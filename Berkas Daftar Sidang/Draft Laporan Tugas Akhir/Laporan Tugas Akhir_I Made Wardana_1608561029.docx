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bookmarkStart w:id="0" w:name="_GoBack"/>
      <w:bookmarkEnd w:id="0"/>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1" w:name="_Toc41332405"/>
      <w:r w:rsidR="00305893">
        <w:lastRenderedPageBreak/>
        <w:t>LEMBAR PERNYATAAN</w:t>
      </w:r>
      <w:bookmarkEnd w:id="1"/>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429F0865"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w:t>
      </w:r>
      <w:commentRangeStart w:id="2"/>
      <w:r>
        <w:rPr>
          <w:rFonts w:ascii="Times New Roman" w:eastAsia="Times New Roman" w:hAnsi="Times New Roman" w:cs="Times New Roman"/>
          <w:sz w:val="24"/>
          <w:szCs w:val="24"/>
        </w:rPr>
        <w:t xml:space="preserve">Pada penelitian ini </w:t>
      </w:r>
      <w:del w:id="3" w:author="Cokorda Rai Adi Pramartha" w:date="2020-05-30T10:04:00Z">
        <w:r w:rsidDel="00061EBB">
          <w:rPr>
            <w:rFonts w:ascii="Times New Roman" w:eastAsia="Times New Roman" w:hAnsi="Times New Roman" w:cs="Times New Roman"/>
            <w:sz w:val="24"/>
            <w:szCs w:val="24"/>
          </w:rPr>
          <w:delText xml:space="preserve">dibangun </w:delText>
        </w:r>
      </w:del>
      <w:ins w:id="4" w:author="Cokorda Rai Adi Pramartha" w:date="2020-05-30T10:04:00Z">
        <w:r w:rsidR="00061EBB">
          <w:rPr>
            <w:rFonts w:ascii="Times New Roman" w:eastAsia="Times New Roman" w:hAnsi="Times New Roman" w:cs="Times New Roman"/>
            <w:sz w:val="24"/>
            <w:szCs w:val="24"/>
          </w:rPr>
          <w:t xml:space="preserve">dilakukan pengembangan </w:t>
        </w:r>
      </w:ins>
      <w:del w:id="5" w:author="Cokorda Rai Adi Pramartha" w:date="2020-05-30T10:04:00Z">
        <w:r w:rsidDel="00061EBB">
          <w:rPr>
            <w:rFonts w:ascii="Times New Roman" w:eastAsia="Times New Roman" w:hAnsi="Times New Roman" w:cs="Times New Roman"/>
            <w:sz w:val="24"/>
            <w:szCs w:val="24"/>
          </w:rPr>
          <w:delText>sebuah</w:delText>
        </w:r>
        <w:r w:rsidR="006417DC" w:rsidDel="00061EBB">
          <w:rPr>
            <w:rFonts w:ascii="Times New Roman" w:eastAsia="Times New Roman" w:hAnsi="Times New Roman" w:cs="Times New Roman"/>
            <w:sz w:val="24"/>
            <w:szCs w:val="24"/>
          </w:rPr>
          <w:delText xml:space="preserve"> </w:delText>
        </w:r>
      </w:del>
      <w:r w:rsidR="006417DC">
        <w:rPr>
          <w:rFonts w:ascii="Times New Roman" w:eastAsia="Times New Roman" w:hAnsi="Times New Roman" w:cs="Times New Roman"/>
          <w:sz w:val="24"/>
          <w:szCs w:val="24"/>
        </w:rPr>
        <w:t xml:space="preserve">ontologi </w:t>
      </w:r>
      <w:del w:id="6" w:author="Cokorda Rai Adi Pramartha" w:date="2020-05-30T10:04:00Z">
        <w:r w:rsidR="006417DC" w:rsidDel="00061EBB">
          <w:rPr>
            <w:rFonts w:ascii="Times New Roman" w:eastAsia="Times New Roman" w:hAnsi="Times New Roman" w:cs="Times New Roman"/>
            <w:sz w:val="24"/>
            <w:szCs w:val="24"/>
          </w:rPr>
          <w:delText xml:space="preserve">yang </w:delText>
        </w:r>
      </w:del>
      <w:ins w:id="7" w:author="Cokorda Rai Adi Pramartha" w:date="2020-05-30T10:04:00Z">
        <w:r w:rsidR="00061EBB">
          <w:rPr>
            <w:rFonts w:ascii="Times New Roman" w:eastAsia="Times New Roman" w:hAnsi="Times New Roman" w:cs="Times New Roman"/>
            <w:sz w:val="24"/>
            <w:szCs w:val="24"/>
          </w:rPr>
          <w:t xml:space="preserve">untuk </w:t>
        </w:r>
      </w:ins>
      <w:r w:rsidR="006417DC">
        <w:rPr>
          <w:rFonts w:ascii="Times New Roman" w:eastAsia="Times New Roman" w:hAnsi="Times New Roman" w:cs="Times New Roman"/>
          <w:sz w:val="24"/>
          <w:szCs w:val="24"/>
        </w:rPr>
        <w:t>mendokumentasikan pengetahuan Gamelan Bali dengan metode Methontology</w:t>
      </w:r>
      <w:ins w:id="8" w:author="Cokorda Rai Adi Pramartha" w:date="2020-05-30T10:04:00Z">
        <w:r w:rsidR="00061EBB">
          <w:rPr>
            <w:rFonts w:ascii="Times New Roman" w:eastAsia="Times New Roman" w:hAnsi="Times New Roman" w:cs="Times New Roman"/>
            <w:sz w:val="24"/>
            <w:szCs w:val="24"/>
          </w:rPr>
          <w:t>.  Ontologi ini</w:t>
        </w:r>
      </w:ins>
      <w:del w:id="9" w:author="Cokorda Rai Adi Pramartha" w:date="2020-05-30T10:04:00Z">
        <w:r w:rsidR="006417DC" w:rsidDel="00061EBB">
          <w:rPr>
            <w:rFonts w:ascii="Times New Roman" w:eastAsia="Times New Roman" w:hAnsi="Times New Roman" w:cs="Times New Roman"/>
            <w:sz w:val="24"/>
            <w:szCs w:val="24"/>
          </w:rPr>
          <w:delText>,</w:delText>
        </w:r>
      </w:del>
      <w:r w:rsidR="006417DC">
        <w:rPr>
          <w:rFonts w:ascii="Times New Roman" w:eastAsia="Times New Roman" w:hAnsi="Times New Roman" w:cs="Times New Roman"/>
          <w:sz w:val="24"/>
          <w:szCs w:val="24"/>
        </w:rPr>
        <w:t xml:space="preserve"> </w:t>
      </w:r>
      <w:del w:id="10" w:author="Cokorda Rai Adi Pramartha" w:date="2020-05-30T10:04:00Z">
        <w:r w:rsidR="006417DC" w:rsidDel="00061EBB">
          <w:rPr>
            <w:rFonts w:ascii="Times New Roman" w:eastAsia="Times New Roman" w:hAnsi="Times New Roman" w:cs="Times New Roman"/>
            <w:sz w:val="24"/>
            <w:szCs w:val="24"/>
          </w:rPr>
          <w:delText xml:space="preserve">yang </w:delText>
        </w:r>
      </w:del>
      <w:commentRangeEnd w:id="2"/>
      <w:r w:rsidR="00603748">
        <w:rPr>
          <w:rStyle w:val="CommentReference"/>
        </w:rPr>
        <w:commentReference w:id="2"/>
      </w:r>
      <w:r w:rsidR="006417DC">
        <w:rPr>
          <w:rFonts w:ascii="Times New Roman" w:eastAsia="Times New Roman" w:hAnsi="Times New Roman" w:cs="Times New Roman"/>
          <w:sz w:val="24"/>
          <w:szCs w:val="24"/>
        </w:rPr>
        <w:t>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3971C509"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xml:space="preserve">, especially the younger generation who lack understanding and know about Balinese gamelan knowledge, Balinese gamelan knowledge will be increasingly rare and difficult to find. In this research, </w:t>
      </w:r>
      <w:commentRangeStart w:id="11"/>
      <w:r w:rsidRPr="00BB684F">
        <w:rPr>
          <w:rFonts w:ascii="Times New Roman" w:eastAsia="Times New Roman" w:hAnsi="Times New Roman" w:cs="Times New Roman"/>
          <w:sz w:val="24"/>
          <w:szCs w:val="24"/>
        </w:rPr>
        <w:t xml:space="preserve">an ontology </w:t>
      </w:r>
      <w:del w:id="12" w:author="Made Wardana" w:date="2020-05-30T16:22:00Z">
        <w:r w:rsidRPr="00BB684F" w:rsidDel="00EF43E8">
          <w:rPr>
            <w:rFonts w:ascii="Times New Roman" w:eastAsia="Times New Roman" w:hAnsi="Times New Roman" w:cs="Times New Roman"/>
            <w:sz w:val="24"/>
            <w:szCs w:val="24"/>
          </w:rPr>
          <w:delText xml:space="preserve">was </w:delText>
        </w:r>
      </w:del>
      <w:ins w:id="13" w:author="Made Wardana" w:date="2020-05-30T16:22:00Z">
        <w:r w:rsidR="00EF43E8">
          <w:rPr>
            <w:rFonts w:ascii="Times New Roman" w:eastAsia="Times New Roman" w:hAnsi="Times New Roman" w:cs="Times New Roman"/>
            <w:sz w:val="24"/>
            <w:szCs w:val="24"/>
          </w:rPr>
          <w:t>is</w:t>
        </w:r>
        <w:r w:rsidR="00EF43E8" w:rsidRPr="00BB684F">
          <w:rPr>
            <w:rFonts w:ascii="Times New Roman" w:eastAsia="Times New Roman" w:hAnsi="Times New Roman" w:cs="Times New Roman"/>
            <w:sz w:val="24"/>
            <w:szCs w:val="24"/>
          </w:rPr>
          <w:t xml:space="preserve"> </w:t>
        </w:r>
      </w:ins>
      <w:del w:id="14" w:author="Made Wardana" w:date="2020-05-30T16:18:00Z">
        <w:r w:rsidRPr="00BB684F" w:rsidDel="00E85163">
          <w:rPr>
            <w:rFonts w:ascii="Times New Roman" w:eastAsia="Times New Roman" w:hAnsi="Times New Roman" w:cs="Times New Roman"/>
            <w:sz w:val="24"/>
            <w:szCs w:val="24"/>
          </w:rPr>
          <w:delText xml:space="preserve">built </w:delText>
        </w:r>
      </w:del>
      <w:ins w:id="15" w:author="Made Wardana" w:date="2020-05-30T16:18:00Z">
        <w:r w:rsidR="00E85163">
          <w:rPr>
            <w:rFonts w:ascii="Times New Roman" w:eastAsia="Times New Roman" w:hAnsi="Times New Roman" w:cs="Times New Roman"/>
            <w:sz w:val="24"/>
            <w:szCs w:val="24"/>
          </w:rPr>
          <w:t>developed</w:t>
        </w:r>
        <w:r w:rsidR="00E85163" w:rsidRPr="00BB684F">
          <w:rPr>
            <w:rFonts w:ascii="Times New Roman" w:eastAsia="Times New Roman" w:hAnsi="Times New Roman" w:cs="Times New Roman"/>
            <w:sz w:val="24"/>
            <w:szCs w:val="24"/>
          </w:rPr>
          <w:t xml:space="preserve"> </w:t>
        </w:r>
      </w:ins>
      <w:del w:id="16" w:author="Made Wardana" w:date="2020-05-30T16:19:00Z">
        <w:r w:rsidRPr="00BB684F" w:rsidDel="00EF43E8">
          <w:rPr>
            <w:rFonts w:ascii="Times New Roman" w:eastAsia="Times New Roman" w:hAnsi="Times New Roman" w:cs="Times New Roman"/>
            <w:sz w:val="24"/>
            <w:szCs w:val="24"/>
          </w:rPr>
          <w:delText xml:space="preserve">which </w:delText>
        </w:r>
      </w:del>
      <w:ins w:id="17" w:author="Made Wardana" w:date="2020-05-30T16:19:00Z">
        <w:r w:rsidR="00EF43E8">
          <w:rPr>
            <w:rFonts w:ascii="Times New Roman" w:eastAsia="Times New Roman" w:hAnsi="Times New Roman" w:cs="Times New Roman"/>
            <w:sz w:val="24"/>
            <w:szCs w:val="24"/>
          </w:rPr>
          <w:t>in order to</w:t>
        </w:r>
        <w:r w:rsidR="00EF43E8" w:rsidRPr="00BB684F">
          <w:rPr>
            <w:rFonts w:ascii="Times New Roman" w:eastAsia="Times New Roman" w:hAnsi="Times New Roman" w:cs="Times New Roman"/>
            <w:sz w:val="24"/>
            <w:szCs w:val="24"/>
          </w:rPr>
          <w:t xml:space="preserve"> </w:t>
        </w:r>
      </w:ins>
      <w:r w:rsidRPr="00BB684F">
        <w:rPr>
          <w:rFonts w:ascii="Times New Roman" w:eastAsia="Times New Roman" w:hAnsi="Times New Roman" w:cs="Times New Roman"/>
          <w:sz w:val="24"/>
          <w:szCs w:val="24"/>
        </w:rPr>
        <w:t>documented Balinese Gamelan knowledge using the Methontology method</w:t>
      </w:r>
      <w:del w:id="18" w:author="Made Wardana" w:date="2020-05-30T16:20:00Z">
        <w:r w:rsidRPr="00BB684F" w:rsidDel="00EF43E8">
          <w:rPr>
            <w:rFonts w:ascii="Times New Roman" w:eastAsia="Times New Roman" w:hAnsi="Times New Roman" w:cs="Times New Roman"/>
            <w:sz w:val="24"/>
            <w:szCs w:val="24"/>
          </w:rPr>
          <w:delText>, which was then</w:delText>
        </w:r>
      </w:del>
      <w:ins w:id="19" w:author="Made Wardana" w:date="2020-05-30T16:20:00Z">
        <w:r w:rsidR="00EF43E8">
          <w:rPr>
            <w:rFonts w:ascii="Times New Roman" w:eastAsia="Times New Roman" w:hAnsi="Times New Roman" w:cs="Times New Roman"/>
            <w:sz w:val="24"/>
            <w:szCs w:val="24"/>
          </w:rPr>
          <w:t>. Then, this ontology is</w:t>
        </w:r>
      </w:ins>
      <w:commentRangeEnd w:id="11"/>
      <w:r w:rsidR="00603748">
        <w:rPr>
          <w:rStyle w:val="CommentReference"/>
        </w:rPr>
        <w:commentReference w:id="11"/>
      </w:r>
      <w:r w:rsidRPr="00BB684F">
        <w:rPr>
          <w:rFonts w:ascii="Times New Roman" w:eastAsia="Times New Roman" w:hAnsi="Times New Roman" w:cs="Times New Roman"/>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20" w:name="_heading=h.mzre8pu0x9to" w:colFirst="0" w:colLast="0"/>
      <w:bookmarkEnd w:id="20"/>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21" w:name="_Toc41332406"/>
      <w:r>
        <w:t>KATA PENGANTAR</w:t>
      </w:r>
      <w:bookmarkEnd w:id="21"/>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22" w:name="_Toc41332407"/>
      <w:r>
        <w:t>DAFTAR ISI</w:t>
      </w:r>
      <w:bookmarkEnd w:id="22"/>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E85163"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E85163">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E85163">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E85163">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23" w:name="_Toc41332408"/>
      <w:r>
        <w:t>DAFTAR TABEL</w:t>
      </w:r>
      <w:bookmarkEnd w:id="23"/>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E85163"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24" w:name="_Toc41332409"/>
      <w:r>
        <w:t>DAFTAR GAMBAR</w:t>
      </w:r>
      <w:bookmarkEnd w:id="24"/>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E8516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E8516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E8516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E85163"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E85163"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E8516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25" w:name="_Toc41332410"/>
      <w:r>
        <w:t>DAFTAR LAMPIRAN</w:t>
      </w:r>
      <w:bookmarkEnd w:id="25"/>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11"/>
          <w:footerReference w:type="default" r:id="rId12"/>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26" w:name="_Toc41332411"/>
      <w:r w:rsidRPr="00F019DF">
        <w:rPr>
          <w:rFonts w:cs="Times New Roman"/>
          <w:szCs w:val="28"/>
        </w:rPr>
        <w:t>BAB I</w:t>
      </w:r>
      <w:bookmarkEnd w:id="26"/>
    </w:p>
    <w:p w14:paraId="45664D80" w14:textId="77777777" w:rsidR="00CD39AC" w:rsidRPr="00F019DF" w:rsidRDefault="00CD39AC" w:rsidP="00F019DF">
      <w:pPr>
        <w:pStyle w:val="Heading1"/>
        <w:rPr>
          <w:rFonts w:cs="Times New Roman"/>
          <w:szCs w:val="28"/>
        </w:rPr>
      </w:pPr>
      <w:bookmarkStart w:id="27" w:name="_Toc39936329"/>
      <w:bookmarkStart w:id="28" w:name="_Toc41332412"/>
      <w:r w:rsidRPr="00F019DF">
        <w:rPr>
          <w:rFonts w:cs="Times New Roman"/>
          <w:szCs w:val="28"/>
        </w:rPr>
        <w:t>PENDAHULUAN</w:t>
      </w:r>
      <w:bookmarkEnd w:id="27"/>
      <w:bookmarkEnd w:id="28"/>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29" w:name="_Toc41332413"/>
      <w:r w:rsidRPr="00762AC2">
        <w:t>Latar Belakang</w:t>
      </w:r>
      <w:bookmarkEnd w:id="29"/>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5A98D482"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commentRangeStart w:id="30"/>
      <w:del w:id="31" w:author="Cokorda Rai Adi Pramartha" w:date="2020-05-30T10:07:00Z">
        <w:r w:rsidR="003A55C5" w:rsidDel="00061EBB">
          <w:rPr>
            <w:rFonts w:ascii="Times New Roman" w:hAnsi="Times New Roman" w:cs="Times New Roman"/>
            <w:sz w:val="24"/>
            <w:szCs w:val="24"/>
          </w:rPr>
          <w:delText>membangun</w:delText>
        </w:r>
        <w:r w:rsidR="003A55C5" w:rsidRPr="004504B0" w:rsidDel="00061EBB">
          <w:rPr>
            <w:rFonts w:ascii="Times New Roman" w:hAnsi="Times New Roman" w:cs="Times New Roman"/>
            <w:sz w:val="24"/>
            <w:szCs w:val="24"/>
          </w:rPr>
          <w:delText xml:space="preserve"> </w:delText>
        </w:r>
      </w:del>
      <w:ins w:id="32" w:author="Cokorda Rai Adi Pramartha" w:date="2020-05-30T10:07:00Z">
        <w:r w:rsidR="00061EBB">
          <w:rPr>
            <w:rFonts w:ascii="Times New Roman" w:hAnsi="Times New Roman" w:cs="Times New Roman"/>
            <w:sz w:val="24"/>
            <w:szCs w:val="24"/>
          </w:rPr>
          <w:t>mengembangkan</w:t>
        </w:r>
      </w:ins>
      <w:commentRangeEnd w:id="30"/>
      <w:r w:rsidR="00603748">
        <w:rPr>
          <w:rStyle w:val="CommentReference"/>
        </w:rPr>
        <w:commentReference w:id="30"/>
      </w:r>
      <w:ins w:id="33" w:author="Cokorda Rai Adi Pramartha" w:date="2020-05-30T10:07:00Z">
        <w:r w:rsidR="00061EBB" w:rsidRPr="004504B0">
          <w:rPr>
            <w:rFonts w:ascii="Times New Roman" w:hAnsi="Times New Roman" w:cs="Times New Roman"/>
            <w:sz w:val="24"/>
            <w:szCs w:val="24"/>
          </w:rPr>
          <w:t xml:space="preserve"> </w:t>
        </w:r>
      </w:ins>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34" w:name="_Toc41332414"/>
      <w:r w:rsidRPr="00762AC2">
        <w:t>Rumusan Masalah</w:t>
      </w:r>
      <w:bookmarkEnd w:id="34"/>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35" w:name="_Toc39936332"/>
      <w:bookmarkStart w:id="36" w:name="_Toc41332415"/>
      <w:r w:rsidRPr="004313E9">
        <w:rPr>
          <w:b w:val="0"/>
        </w:rPr>
        <w:t>Bagaimana metode Methontology digunakan untuk mengembangkan ontologi gamelan Bali?</w:t>
      </w:r>
      <w:bookmarkEnd w:id="35"/>
      <w:bookmarkEnd w:id="36"/>
    </w:p>
    <w:p w14:paraId="2D56A33B" w14:textId="54631644" w:rsidR="004504B0" w:rsidRPr="004313E9" w:rsidRDefault="004504B0" w:rsidP="004313E9">
      <w:pPr>
        <w:pStyle w:val="Heading3"/>
        <w:ind w:left="709"/>
        <w:rPr>
          <w:b w:val="0"/>
        </w:rPr>
      </w:pPr>
      <w:bookmarkStart w:id="37" w:name="_Toc39936333"/>
      <w:bookmarkStart w:id="38" w:name="_Toc41332416"/>
      <w:r w:rsidRPr="004313E9">
        <w:rPr>
          <w:b w:val="0"/>
        </w:rPr>
        <w:t>Bagaimana metode Prototyping digunakan untuk merancang bangun sistem manajemen pengetahuan gamelan Bali berbasis web dengan mengimplementasikan ontologi gamelan Bali?</w:t>
      </w:r>
      <w:bookmarkEnd w:id="37"/>
      <w:bookmarkEnd w:id="38"/>
    </w:p>
    <w:p w14:paraId="756CE53D" w14:textId="0708D4F0" w:rsidR="004504B0" w:rsidRPr="004313E9" w:rsidRDefault="004504B0" w:rsidP="004313E9">
      <w:pPr>
        <w:pStyle w:val="Heading3"/>
        <w:spacing w:after="240"/>
        <w:ind w:left="709"/>
        <w:rPr>
          <w:b w:val="0"/>
        </w:rPr>
      </w:pPr>
      <w:bookmarkStart w:id="39" w:name="_Toc39936334"/>
      <w:bookmarkStart w:id="40" w:name="_Toc41332417"/>
      <w:r w:rsidRPr="004313E9">
        <w:rPr>
          <w:b w:val="0"/>
        </w:rPr>
        <w:t>Bagaimana pengujian dan evaluasi dilakukan terhadap sistem untuk mengetahui seberapa bermanfaat dan mudah digunakan sistem manajemen pengetahuan gamelan Bali berbasis web yang dikembangkan?</w:t>
      </w:r>
      <w:bookmarkEnd w:id="39"/>
      <w:bookmarkEnd w:id="40"/>
    </w:p>
    <w:p w14:paraId="73F9CE68" w14:textId="394FF6DC" w:rsidR="00213C4D" w:rsidRDefault="00213C4D" w:rsidP="00336B24">
      <w:pPr>
        <w:pStyle w:val="Heading2"/>
      </w:pPr>
      <w:bookmarkStart w:id="41" w:name="_Toc41332418"/>
      <w:r>
        <w:t>Batasan Masalah</w:t>
      </w:r>
      <w:bookmarkEnd w:id="41"/>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42" w:name="_Toc41332419"/>
      <w:r>
        <w:t>Tujuan penelitian</w:t>
      </w:r>
      <w:bookmarkEnd w:id="42"/>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43"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43"/>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44" w:name="_Toc41332420"/>
      <w:r w:rsidRPr="00860CD7">
        <w:t>Manfaat Penelitian</w:t>
      </w:r>
      <w:bookmarkEnd w:id="44"/>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45"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45"/>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3"/>
          <w:footerReference w:type="default" r:id="rId14"/>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46" w:name="_Toc41332421"/>
      <w:r>
        <w:t>BAB II</w:t>
      </w:r>
      <w:bookmarkEnd w:id="46"/>
    </w:p>
    <w:p w14:paraId="47ABACB0" w14:textId="4AFD950B" w:rsidR="007C19A7" w:rsidRDefault="00BE722C" w:rsidP="000C36CE">
      <w:pPr>
        <w:pStyle w:val="Heading1"/>
      </w:pPr>
      <w:bookmarkStart w:id="47" w:name="_Toc39936345"/>
      <w:bookmarkStart w:id="48" w:name="_Toc41332422"/>
      <w:r>
        <w:t>TINJAUAN PUSTAKA</w:t>
      </w:r>
      <w:bookmarkEnd w:id="47"/>
      <w:bookmarkEnd w:id="48"/>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49" w:name="_Toc39936346"/>
      <w:bookmarkStart w:id="50" w:name="_Toc40897822"/>
      <w:bookmarkStart w:id="51" w:name="_Toc41257914"/>
      <w:bookmarkStart w:id="52" w:name="_Toc41332342"/>
      <w:bookmarkStart w:id="53" w:name="_Toc41332423"/>
      <w:bookmarkEnd w:id="49"/>
      <w:bookmarkEnd w:id="50"/>
      <w:bookmarkEnd w:id="51"/>
      <w:bookmarkEnd w:id="52"/>
      <w:bookmarkEnd w:id="53"/>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54" w:name="_Toc39936347"/>
      <w:bookmarkStart w:id="55" w:name="_Toc40897823"/>
      <w:bookmarkStart w:id="56" w:name="_Toc41257915"/>
      <w:bookmarkStart w:id="57" w:name="_Toc41332343"/>
      <w:bookmarkStart w:id="58" w:name="_Toc41332424"/>
      <w:bookmarkEnd w:id="54"/>
      <w:bookmarkEnd w:id="55"/>
      <w:bookmarkEnd w:id="56"/>
      <w:bookmarkEnd w:id="57"/>
      <w:bookmarkEnd w:id="58"/>
    </w:p>
    <w:p w14:paraId="2380DB23" w14:textId="3845CCC2" w:rsidR="00BE722C" w:rsidRPr="000C36CE" w:rsidRDefault="00BE722C" w:rsidP="00626649">
      <w:pPr>
        <w:pStyle w:val="Heading2"/>
        <w:numPr>
          <w:ilvl w:val="1"/>
          <w:numId w:val="5"/>
        </w:numPr>
        <w:tabs>
          <w:tab w:val="left" w:pos="900"/>
        </w:tabs>
        <w:ind w:left="360"/>
      </w:pPr>
      <w:bookmarkStart w:id="59" w:name="_Toc41332425"/>
      <w:r w:rsidRPr="000C36CE">
        <w:t xml:space="preserve">Tinjauan </w:t>
      </w:r>
      <w:r w:rsidR="00BF35B3" w:rsidRPr="000C36CE">
        <w:t>Studi</w:t>
      </w:r>
      <w:bookmarkEnd w:id="5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60" w:name="_Toc41332426"/>
      <w:r w:rsidRPr="007E7BCC">
        <w:t>Web</w:t>
      </w:r>
      <w:r w:rsidR="00AC5743">
        <w:t>site</w:t>
      </w:r>
      <w:bookmarkEnd w:id="6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61" w:name="_Toc41332427"/>
      <w:r>
        <w:rPr>
          <w:lang w:val="en-US"/>
        </w:rPr>
        <w:t>Semantic Web</w:t>
      </w:r>
      <w:bookmarkEnd w:id="61"/>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62" w:name="_Toc39937672"/>
      <w:r>
        <w:t xml:space="preserve">Gambar 2. </w:t>
      </w:r>
      <w:r w:rsidR="00E85163">
        <w:fldChar w:fldCharType="begin"/>
      </w:r>
      <w:r w:rsidR="00E85163">
        <w:instrText xml:space="preserve"> SEQ Gambar_2. \* ARABIC </w:instrText>
      </w:r>
      <w:r w:rsidR="00E85163">
        <w:fldChar w:fldCharType="separate"/>
      </w:r>
      <w:r w:rsidR="005A220E">
        <w:rPr>
          <w:noProof/>
        </w:rPr>
        <w:t>1</w:t>
      </w:r>
      <w:r w:rsidR="00E85163">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6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63" w:name="_Toc41332428"/>
      <w:r w:rsidRPr="00471A48">
        <w:t>Ontologi dan Peranannya dalam Pelestarian Budaya</w:t>
      </w:r>
      <w:bookmarkEnd w:id="6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64" w:name="_Toc20874234"/>
      <w:bookmarkStart w:id="65" w:name="_Toc41332429"/>
      <w:r w:rsidRPr="00F54986">
        <w:rPr>
          <w:lang w:val="en-US"/>
        </w:rPr>
        <w:t>OWL (Ontology Web Language)</w:t>
      </w:r>
      <w:bookmarkEnd w:id="64"/>
      <w:bookmarkEnd w:id="6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66" w:name="_Toc20874235"/>
      <w:bookmarkStart w:id="67" w:name="_Toc41332430"/>
      <w:r w:rsidRPr="006B6912">
        <w:rPr>
          <w:lang w:val="en-US"/>
        </w:rPr>
        <w:t>RDF (</w:t>
      </w:r>
      <w:r w:rsidRPr="006B6912">
        <w:rPr>
          <w:i/>
          <w:iCs/>
          <w:lang w:val="en-US"/>
        </w:rPr>
        <w:t>Resource Description Framework</w:t>
      </w:r>
      <w:r w:rsidRPr="006B6912">
        <w:rPr>
          <w:lang w:val="en-US"/>
        </w:rPr>
        <w:t>)</w:t>
      </w:r>
      <w:bookmarkEnd w:id="66"/>
      <w:bookmarkEnd w:id="6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68" w:name="_Toc41332431"/>
      <w:r>
        <w:rPr>
          <w:lang w:val="en-US"/>
        </w:rPr>
        <w:t>SPARQL</w:t>
      </w:r>
      <w:bookmarkEnd w:id="6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69" w:name="_Toc41332432"/>
      <w:r>
        <w:t>Apache Jena Fuseki</w:t>
      </w:r>
      <w:bookmarkEnd w:id="6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7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7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71" w:name="_Toc20874237"/>
      <w:bookmarkStart w:id="72" w:name="_Toc41332433"/>
      <w:r w:rsidRPr="006B6912">
        <w:rPr>
          <w:lang w:val="en-US"/>
        </w:rPr>
        <w:t>Protégé</w:t>
      </w:r>
      <w:bookmarkEnd w:id="71"/>
      <w:bookmarkEnd w:id="7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73" w:name="_Toc41332434"/>
      <w:r w:rsidRPr="0026477B">
        <w:rPr>
          <w:lang w:val="en-US"/>
        </w:rPr>
        <w:t>Technology Acceptance Model (TAM)</w:t>
      </w:r>
      <w:bookmarkEnd w:id="73"/>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7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7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7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75"/>
    </w:p>
    <w:p w14:paraId="29676E3E" w14:textId="6FD8D5CF" w:rsidR="0026477B" w:rsidRPr="0026477B" w:rsidRDefault="009E05A1" w:rsidP="009E05A1">
      <w:pPr>
        <w:pStyle w:val="Caption"/>
        <w:rPr>
          <w:rFonts w:cs="Times New Roman"/>
          <w:szCs w:val="24"/>
          <w:lang w:val="en-ID"/>
        </w:rPr>
      </w:pPr>
      <w:bookmarkStart w:id="76" w:name="_Toc39937673"/>
      <w:r>
        <w:t xml:space="preserve">Gambar 2. </w:t>
      </w:r>
      <w:r w:rsidR="00E85163">
        <w:fldChar w:fldCharType="begin"/>
      </w:r>
      <w:r w:rsidR="00E85163">
        <w:instrText xml:space="preserve"> SEQ Gambar_2. \* ARABIC </w:instrText>
      </w:r>
      <w:r w:rsidR="00E85163">
        <w:fldChar w:fldCharType="separate"/>
      </w:r>
      <w:r w:rsidR="005A220E">
        <w:rPr>
          <w:noProof/>
        </w:rPr>
        <w:t>2</w:t>
      </w:r>
      <w:r w:rsidR="00E85163">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76"/>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77" w:name="_Toc20874238"/>
      <w:bookmarkStart w:id="78" w:name="_Toc41332435"/>
      <w:r w:rsidRPr="0026477B">
        <w:rPr>
          <w:lang w:val="en-US"/>
        </w:rPr>
        <w:t>Warisan Budaya Digital</w:t>
      </w:r>
      <w:bookmarkEnd w:id="77"/>
      <w:bookmarkEnd w:id="7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79" w:name="_Toc41332436"/>
      <w:r>
        <w:rPr>
          <w:lang w:val="en-US"/>
        </w:rPr>
        <w:t>Gamelan</w:t>
      </w:r>
      <w:r w:rsidR="00C31434" w:rsidRPr="000C36CE">
        <w:t xml:space="preserve"> Tradisional Bali</w:t>
      </w:r>
      <w:bookmarkEnd w:id="79"/>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80" w:name="_Toc41332437"/>
      <w:r w:rsidRPr="00E23FFD">
        <w:rPr>
          <w:lang w:val="en-US"/>
        </w:rPr>
        <w:t>Kerangka Kerja Tri Hita Karana (THK) dan Desa Kala Patra (DKP)</w:t>
      </w:r>
      <w:bookmarkEnd w:id="80"/>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81" w:name="_Toc39937674"/>
      <w:r>
        <w:t xml:space="preserve">Gambar 2. </w:t>
      </w:r>
      <w:r w:rsidR="00E85163">
        <w:fldChar w:fldCharType="begin"/>
      </w:r>
      <w:r w:rsidR="00E85163">
        <w:instrText xml:space="preserve"> SEQ Gambar_2. \* ARABIC </w:instrText>
      </w:r>
      <w:r w:rsidR="00E85163">
        <w:fldChar w:fldCharType="separate"/>
      </w:r>
      <w:r w:rsidR="005A220E">
        <w:rPr>
          <w:noProof/>
        </w:rPr>
        <w:t>3</w:t>
      </w:r>
      <w:r w:rsidR="00E85163">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81"/>
    </w:p>
    <w:p w14:paraId="4B851855" w14:textId="0C54DE5A" w:rsidR="00FA4FDA" w:rsidRDefault="003A3ABF" w:rsidP="00626649">
      <w:pPr>
        <w:pStyle w:val="Heading2"/>
        <w:numPr>
          <w:ilvl w:val="1"/>
          <w:numId w:val="5"/>
        </w:numPr>
        <w:ind w:left="360"/>
      </w:pPr>
      <w:bookmarkStart w:id="82" w:name="_Toc41332438"/>
      <w:r>
        <w:rPr>
          <w:lang w:val="en-US"/>
        </w:rPr>
        <w:t>Metode Methontology</w:t>
      </w:r>
      <w:bookmarkEnd w:id="82"/>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8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89522"/>
                    </a:xfrm>
                    <a:prstGeom prst="rect">
                      <a:avLst/>
                    </a:prstGeom>
                  </pic:spPr>
                </pic:pic>
              </a:graphicData>
            </a:graphic>
          </wp:inline>
        </w:drawing>
      </w:r>
      <w:bookmarkEnd w:id="83"/>
    </w:p>
    <w:p w14:paraId="2FE0AF36" w14:textId="09056968" w:rsidR="00E23FFD" w:rsidRPr="00E23FFD" w:rsidRDefault="009E05A1" w:rsidP="009E05A1">
      <w:pPr>
        <w:pStyle w:val="Caption"/>
        <w:rPr>
          <w:rFonts w:eastAsia="Calibri" w:cs="Times New Roman"/>
          <w:szCs w:val="24"/>
        </w:rPr>
      </w:pPr>
      <w:bookmarkStart w:id="84" w:name="_Toc39937675"/>
      <w:r>
        <w:t xml:space="preserve">Gambar 2. </w:t>
      </w:r>
      <w:r w:rsidR="00E85163">
        <w:fldChar w:fldCharType="begin"/>
      </w:r>
      <w:r w:rsidR="00E85163">
        <w:instrText xml:space="preserve"> SEQ Gambar_2. \* ARABIC </w:instrText>
      </w:r>
      <w:r w:rsidR="00E85163">
        <w:fldChar w:fldCharType="separate"/>
      </w:r>
      <w:r w:rsidR="005A220E">
        <w:rPr>
          <w:noProof/>
        </w:rPr>
        <w:t>4</w:t>
      </w:r>
      <w:r w:rsidR="00E85163">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84"/>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85" w:name="_Toc41332439"/>
      <w:r>
        <w:rPr>
          <w:rStyle w:val="Heading2Char"/>
          <w:iCs/>
          <w:lang w:val="en-US"/>
        </w:rPr>
        <w:t>Metode Prototyping</w:t>
      </w:r>
      <w:bookmarkEnd w:id="8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86" w:name="_Toc39937676"/>
      <w:r>
        <w:t xml:space="preserve">Gambar 2. </w:t>
      </w:r>
      <w:r w:rsidR="00E85163">
        <w:fldChar w:fldCharType="begin"/>
      </w:r>
      <w:r w:rsidR="00E85163">
        <w:instrText xml:space="preserve"> SEQ Gambar_2. \* ARABIC </w:instrText>
      </w:r>
      <w:r w:rsidR="00E85163">
        <w:fldChar w:fldCharType="separate"/>
      </w:r>
      <w:r w:rsidR="005A220E">
        <w:rPr>
          <w:noProof/>
        </w:rPr>
        <w:t>5</w:t>
      </w:r>
      <w:r w:rsidR="00E85163">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86"/>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20"/>
          <w:footerReference w:type="default" r:id="rId21"/>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87" w:name="_Toc41332440"/>
      <w:r>
        <w:rPr>
          <w:rFonts w:eastAsia="Calibri"/>
        </w:rPr>
        <w:t>BAB III</w:t>
      </w:r>
      <w:bookmarkEnd w:id="87"/>
    </w:p>
    <w:p w14:paraId="6AFFC08D" w14:textId="0DBC80AA" w:rsidR="001523DC" w:rsidRDefault="00C72CC9" w:rsidP="00C133FC">
      <w:pPr>
        <w:pStyle w:val="Heading1"/>
        <w:rPr>
          <w:rFonts w:eastAsia="Calibri"/>
        </w:rPr>
      </w:pPr>
      <w:bookmarkStart w:id="88" w:name="_Toc41332441"/>
      <w:r>
        <w:rPr>
          <w:rFonts w:eastAsia="Calibri"/>
        </w:rPr>
        <w:t>METODOLOGI PENELITIAN</w:t>
      </w:r>
      <w:bookmarkEnd w:id="88"/>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89" w:name="_Toc40897845"/>
      <w:bookmarkStart w:id="90" w:name="_Toc41257937"/>
      <w:bookmarkStart w:id="91" w:name="_Toc41332361"/>
      <w:bookmarkStart w:id="92" w:name="_Toc41332442"/>
      <w:bookmarkEnd w:id="89"/>
      <w:bookmarkEnd w:id="90"/>
      <w:bookmarkEnd w:id="91"/>
      <w:bookmarkEnd w:id="92"/>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93" w:name="_Toc40897846"/>
      <w:bookmarkStart w:id="94" w:name="_Toc41257938"/>
      <w:bookmarkStart w:id="95" w:name="_Toc41332362"/>
      <w:bookmarkStart w:id="96" w:name="_Toc41332443"/>
      <w:bookmarkEnd w:id="93"/>
      <w:bookmarkEnd w:id="94"/>
      <w:bookmarkEnd w:id="95"/>
      <w:bookmarkEnd w:id="9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97" w:name="_Toc41332444"/>
      <w:r>
        <w:rPr>
          <w:rStyle w:val="Heading2Char"/>
          <w:b/>
          <w:lang w:val="en-US"/>
        </w:rPr>
        <w:t>Pengumpulan Data</w:t>
      </w:r>
      <w:bookmarkEnd w:id="9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98" w:name="_Ref40806300"/>
      <w:bookmarkStart w:id="99" w:name="_Toc41332486"/>
      <w:r>
        <w:t xml:space="preserve">Tabel 3. </w:t>
      </w:r>
      <w:r w:rsidR="00E85163">
        <w:fldChar w:fldCharType="begin"/>
      </w:r>
      <w:r w:rsidR="00E85163">
        <w:instrText xml:space="preserve"> SEQ Tabel_3. \* ARABIC </w:instrText>
      </w:r>
      <w:r w:rsidR="00E85163">
        <w:fldChar w:fldCharType="separate"/>
      </w:r>
      <w:r>
        <w:rPr>
          <w:noProof/>
        </w:rPr>
        <w:t>1</w:t>
      </w:r>
      <w:r w:rsidR="00E85163">
        <w:rPr>
          <w:noProof/>
        </w:rPr>
        <w:fldChar w:fldCharType="end"/>
      </w:r>
      <w:bookmarkEnd w:id="98"/>
      <w:r w:rsidRPr="00781351">
        <w:t xml:space="preserve"> Data Barungan Gamelan Bali Beserta Sumbernya</w:t>
      </w:r>
      <w:bookmarkEnd w:id="9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E8516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100" w:name="_Toc41332445"/>
      <w:r>
        <w:rPr>
          <w:rStyle w:val="Heading2Char"/>
          <w:b/>
          <w:lang w:val="en-US"/>
        </w:rPr>
        <w:t>Alur Penelitian</w:t>
      </w:r>
      <w:bookmarkEnd w:id="10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101" w:name="_Toc41332446"/>
      <w:r>
        <w:rPr>
          <w:rStyle w:val="Heading2Char"/>
          <w:b/>
          <w:lang w:val="en-US"/>
        </w:rPr>
        <w:t>Pembangunan Ontologi</w:t>
      </w:r>
      <w:bookmarkEnd w:id="101"/>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102" w:name="_Toc41332447"/>
      <w:r w:rsidRPr="005C0AAC">
        <w:t>Tahap Spesifikasi</w:t>
      </w:r>
      <w:bookmarkEnd w:id="102"/>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103" w:name="_Toc41332448"/>
      <w:r w:rsidRPr="00362F84">
        <w:t>Tahap Akuisisi Pengetahuan</w:t>
      </w:r>
      <w:bookmarkEnd w:id="103"/>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104" w:name="_Toc41332449"/>
      <w:r w:rsidRPr="00362F84">
        <w:t>Tahap Konseptualisasi</w:t>
      </w:r>
      <w:bookmarkEnd w:id="104"/>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105" w:name="_Toc41332450"/>
      <w:r w:rsidRPr="005C0AAC">
        <w:t xml:space="preserve">Tahap </w:t>
      </w:r>
      <w:r>
        <w:t>Integrasi</w:t>
      </w:r>
      <w:bookmarkEnd w:id="105"/>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106" w:name="_Toc41332451"/>
      <w:r w:rsidRPr="005C0AAC">
        <w:t xml:space="preserve">Tahap </w:t>
      </w:r>
      <w:r>
        <w:t>Implement</w:t>
      </w:r>
      <w:r w:rsidRPr="005C0AAC">
        <w:t>asi</w:t>
      </w:r>
      <w:bookmarkEnd w:id="106"/>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107" w:name="_Toc41332452"/>
      <w:r w:rsidRPr="005C0AAC">
        <w:t xml:space="preserve">Tahap </w:t>
      </w:r>
      <w:r>
        <w:t>Evaluasi</w:t>
      </w:r>
      <w:bookmarkEnd w:id="107"/>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8" w:name="_Toc41332453"/>
      <w:r w:rsidRPr="005C0AAC">
        <w:t xml:space="preserve">Tahap </w:t>
      </w:r>
      <w:r>
        <w:t>Dokumentasi</w:t>
      </w:r>
      <w:bookmarkEnd w:id="108"/>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9" w:name="_Toc41332454"/>
      <w:r>
        <w:rPr>
          <w:rStyle w:val="Heading2Char"/>
          <w:b/>
          <w:lang w:val="en-US"/>
        </w:rPr>
        <w:t>Tahap Pembangunan Sistem</w:t>
      </w:r>
      <w:bookmarkEnd w:id="109"/>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110" w:name="_Ref40806252"/>
      <w:bookmarkStart w:id="111" w:name="_Toc41332511"/>
      <w:r>
        <w:t xml:space="preserve">Gambar 3. </w:t>
      </w:r>
      <w:r w:rsidR="00E85163">
        <w:fldChar w:fldCharType="begin"/>
      </w:r>
      <w:r w:rsidR="00E85163">
        <w:instrText xml:space="preserve"> SEQ Gambar_3. \* ARABIC </w:instrText>
      </w:r>
      <w:r w:rsidR="00E85163">
        <w:fldChar w:fldCharType="separate"/>
      </w:r>
      <w:r w:rsidR="00214A49">
        <w:rPr>
          <w:noProof/>
        </w:rPr>
        <w:t>1</w:t>
      </w:r>
      <w:r w:rsidR="00E85163">
        <w:rPr>
          <w:noProof/>
        </w:rPr>
        <w:fldChar w:fldCharType="end"/>
      </w:r>
      <w:bookmarkEnd w:id="110"/>
      <w:r>
        <w:t xml:space="preserve"> Tahapan Pembangunan Sistem dengan Metode Prototyping</w:t>
      </w:r>
      <w:bookmarkEnd w:id="111"/>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112" w:name="_Toc41332455"/>
      <w:r>
        <w:t>Pengumpulan Kebutuhan</w:t>
      </w:r>
      <w:bookmarkEnd w:id="112"/>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13" w:name="_Ref40804531"/>
      <w:bookmarkStart w:id="114" w:name="_Toc41332487"/>
      <w:r>
        <w:t xml:space="preserve">Tabel 3. </w:t>
      </w:r>
      <w:r w:rsidR="00E85163">
        <w:fldChar w:fldCharType="begin"/>
      </w:r>
      <w:r w:rsidR="00E85163">
        <w:instrText xml:space="preserve"> SEQ Tabel_3. \* ARABIC </w:instrText>
      </w:r>
      <w:r w:rsidR="00E85163">
        <w:fldChar w:fldCharType="separate"/>
      </w:r>
      <w:r>
        <w:rPr>
          <w:noProof/>
        </w:rPr>
        <w:t>2</w:t>
      </w:r>
      <w:r w:rsidR="00E85163">
        <w:rPr>
          <w:noProof/>
        </w:rPr>
        <w:fldChar w:fldCharType="end"/>
      </w:r>
      <w:bookmarkEnd w:id="113"/>
      <w:r w:rsidRPr="009E05A1">
        <w:rPr>
          <w:rFonts w:eastAsia="Times New Roman" w:cs="Times New Roman"/>
          <w:szCs w:val="24"/>
        </w:rPr>
        <w:t xml:space="preserve"> </w:t>
      </w:r>
      <w:r>
        <w:rPr>
          <w:rFonts w:eastAsia="Times New Roman" w:cs="Times New Roman"/>
          <w:szCs w:val="24"/>
        </w:rPr>
        <w:t>Kebutuhan Fungsional Sistem</w:t>
      </w:r>
      <w:bookmarkEnd w:id="11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15" w:name="_Toc41332456"/>
      <w:r>
        <w:t xml:space="preserve">Membangun </w:t>
      </w:r>
      <w:r>
        <w:rPr>
          <w:i/>
        </w:rPr>
        <w:t>Prototype</w:t>
      </w:r>
      <w:bookmarkEnd w:id="115"/>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116" w:name="_Ref40804396"/>
      <w:bookmarkStart w:id="117" w:name="_Toc41332512"/>
      <w:r>
        <w:t xml:space="preserve">Gambar 3. </w:t>
      </w:r>
      <w:r w:rsidR="00E85163">
        <w:fldChar w:fldCharType="begin"/>
      </w:r>
      <w:r w:rsidR="00E85163">
        <w:instrText xml:space="preserve"> SEQ Gambar_3. \* ARABIC </w:instrText>
      </w:r>
      <w:r w:rsidR="00E85163">
        <w:fldChar w:fldCharType="separate"/>
      </w:r>
      <w:r w:rsidR="00214A49">
        <w:rPr>
          <w:noProof/>
        </w:rPr>
        <w:t>2</w:t>
      </w:r>
      <w:r w:rsidR="00E85163">
        <w:rPr>
          <w:noProof/>
        </w:rPr>
        <w:fldChar w:fldCharType="end"/>
      </w:r>
      <w:bookmarkEnd w:id="116"/>
      <w:r w:rsidRPr="009E05A1">
        <w:rPr>
          <w:rFonts w:eastAsia="Times New Roman" w:cs="Times New Roman"/>
          <w:szCs w:val="24"/>
        </w:rPr>
        <w:t xml:space="preserve"> </w:t>
      </w:r>
      <w:r>
        <w:rPr>
          <w:rFonts w:eastAsia="Times New Roman" w:cs="Times New Roman"/>
          <w:szCs w:val="24"/>
        </w:rPr>
        <w:t>Diagram Alir Sistem</w:t>
      </w:r>
      <w:bookmarkEnd w:id="117"/>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18" w:name="_Ref40804353"/>
      <w:bookmarkStart w:id="119" w:name="_Toc41332488"/>
      <w:r>
        <w:t xml:space="preserve">Tabel 3. </w:t>
      </w:r>
      <w:r w:rsidR="00E85163">
        <w:fldChar w:fldCharType="begin"/>
      </w:r>
      <w:r w:rsidR="00E85163">
        <w:instrText xml:space="preserve"> SEQ Tabel_3. \* ARABIC </w:instrText>
      </w:r>
      <w:r w:rsidR="00E85163">
        <w:fldChar w:fldCharType="separate"/>
      </w:r>
      <w:r>
        <w:rPr>
          <w:noProof/>
        </w:rPr>
        <w:t>3</w:t>
      </w:r>
      <w:r w:rsidR="00E85163">
        <w:rPr>
          <w:noProof/>
        </w:rPr>
        <w:fldChar w:fldCharType="end"/>
      </w:r>
      <w:bookmarkEnd w:id="11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1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20" w:name="_Ref40804336"/>
      <w:bookmarkStart w:id="121" w:name="_Toc41332489"/>
      <w:r>
        <w:t xml:space="preserve">Tabel 3. </w:t>
      </w:r>
      <w:r w:rsidR="00E85163">
        <w:fldChar w:fldCharType="begin"/>
      </w:r>
      <w:r w:rsidR="00E85163">
        <w:instrText xml:space="preserve"> SEQ Tabel_3. \* ARABIC </w:instrText>
      </w:r>
      <w:r w:rsidR="00E85163">
        <w:fldChar w:fldCharType="separate"/>
      </w:r>
      <w:r>
        <w:rPr>
          <w:noProof/>
        </w:rPr>
        <w:t>4</w:t>
      </w:r>
      <w:r w:rsidR="00E85163">
        <w:rPr>
          <w:noProof/>
        </w:rPr>
        <w:fldChar w:fldCharType="end"/>
      </w:r>
      <w:bookmarkEnd w:id="12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2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22" w:name="_Ref40804276"/>
      <w:bookmarkStart w:id="123" w:name="_Toc41332513"/>
      <w:r>
        <w:t xml:space="preserve">Gambar 3. </w:t>
      </w:r>
      <w:r w:rsidR="00E85163">
        <w:fldChar w:fldCharType="begin"/>
      </w:r>
      <w:r w:rsidR="00E85163">
        <w:instrText xml:space="preserve"> SEQ Gambar_3. \* ARABIC </w:instrText>
      </w:r>
      <w:r w:rsidR="00E85163">
        <w:fldChar w:fldCharType="separate"/>
      </w:r>
      <w:r w:rsidR="00214A49">
        <w:rPr>
          <w:noProof/>
        </w:rPr>
        <w:t>3</w:t>
      </w:r>
      <w:r w:rsidR="00E85163">
        <w:rPr>
          <w:noProof/>
        </w:rPr>
        <w:fldChar w:fldCharType="end"/>
      </w:r>
      <w:bookmarkEnd w:id="122"/>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23"/>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24" w:name="_Ref40804032"/>
      <w:bookmarkStart w:id="125" w:name="_Toc41332514"/>
      <w:r>
        <w:t xml:space="preserve">Gambar 3. </w:t>
      </w:r>
      <w:r w:rsidR="00E85163">
        <w:fldChar w:fldCharType="begin"/>
      </w:r>
      <w:r w:rsidR="00E85163">
        <w:instrText xml:space="preserve"> SEQ Gambar_3. \* ARABIC </w:instrText>
      </w:r>
      <w:r w:rsidR="00E85163">
        <w:fldChar w:fldCharType="separate"/>
      </w:r>
      <w:r w:rsidR="00214A49">
        <w:rPr>
          <w:noProof/>
        </w:rPr>
        <w:t>4</w:t>
      </w:r>
      <w:r w:rsidR="00E85163">
        <w:rPr>
          <w:noProof/>
        </w:rPr>
        <w:fldChar w:fldCharType="end"/>
      </w:r>
      <w:bookmarkEnd w:id="124"/>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25"/>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26" w:name="_Ref40804147"/>
      <w:bookmarkStart w:id="127" w:name="_Toc41332515"/>
      <w:r>
        <w:t xml:space="preserve">Gambar 3. </w:t>
      </w:r>
      <w:r w:rsidR="00E85163">
        <w:fldChar w:fldCharType="begin"/>
      </w:r>
      <w:r w:rsidR="00E85163">
        <w:instrText xml:space="preserve"> SEQ Gambar_3. \* ARABIC </w:instrText>
      </w:r>
      <w:r w:rsidR="00E85163">
        <w:fldChar w:fldCharType="separate"/>
      </w:r>
      <w:r w:rsidR="00214A49">
        <w:rPr>
          <w:noProof/>
        </w:rPr>
        <w:t>5</w:t>
      </w:r>
      <w:r w:rsidR="00E85163">
        <w:rPr>
          <w:noProof/>
        </w:rPr>
        <w:fldChar w:fldCharType="end"/>
      </w:r>
      <w:bookmarkEnd w:id="126"/>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27"/>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28" w:name="_Ref40804011"/>
      <w:bookmarkStart w:id="129" w:name="_Toc41332516"/>
      <w:r>
        <w:t xml:space="preserve">Gambar 3. </w:t>
      </w:r>
      <w:r w:rsidR="00E85163">
        <w:fldChar w:fldCharType="begin"/>
      </w:r>
      <w:r w:rsidR="00E85163">
        <w:instrText xml:space="preserve"> SEQ Gambar_3. \* ARABIC </w:instrText>
      </w:r>
      <w:r w:rsidR="00E85163">
        <w:fldChar w:fldCharType="separate"/>
      </w:r>
      <w:r w:rsidR="00214A49">
        <w:rPr>
          <w:noProof/>
        </w:rPr>
        <w:t>6</w:t>
      </w:r>
      <w:r w:rsidR="00E85163">
        <w:rPr>
          <w:noProof/>
        </w:rPr>
        <w:fldChar w:fldCharType="end"/>
      </w:r>
      <w:bookmarkEnd w:id="128"/>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29"/>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30" w:name="_Ref40803974"/>
      <w:bookmarkStart w:id="131" w:name="_Toc41332517"/>
      <w:r>
        <w:t xml:space="preserve">Gambar 3. </w:t>
      </w:r>
      <w:r w:rsidR="00E85163">
        <w:fldChar w:fldCharType="begin"/>
      </w:r>
      <w:r w:rsidR="00E85163">
        <w:instrText xml:space="preserve"> SEQ Gambar_3. \* ARABIC </w:instrText>
      </w:r>
      <w:r w:rsidR="00E85163">
        <w:fldChar w:fldCharType="separate"/>
      </w:r>
      <w:r w:rsidR="00214A49">
        <w:rPr>
          <w:noProof/>
        </w:rPr>
        <w:t>7</w:t>
      </w:r>
      <w:r w:rsidR="00E85163">
        <w:rPr>
          <w:noProof/>
        </w:rPr>
        <w:fldChar w:fldCharType="end"/>
      </w:r>
      <w:bookmarkEnd w:id="130"/>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31"/>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32" w:name="_Ref40802468"/>
      <w:bookmarkStart w:id="133" w:name="_Toc41332518"/>
      <w:r>
        <w:t xml:space="preserve">Gambar 3. </w:t>
      </w:r>
      <w:r w:rsidR="00E85163">
        <w:fldChar w:fldCharType="begin"/>
      </w:r>
      <w:r w:rsidR="00E85163">
        <w:instrText xml:space="preserve"> SEQ Gambar_3. \* ARABIC </w:instrText>
      </w:r>
      <w:r w:rsidR="00E85163">
        <w:fldChar w:fldCharType="separate"/>
      </w:r>
      <w:r w:rsidR="00214A49">
        <w:rPr>
          <w:noProof/>
        </w:rPr>
        <w:t>8</w:t>
      </w:r>
      <w:r w:rsidR="00E85163">
        <w:rPr>
          <w:noProof/>
        </w:rPr>
        <w:fldChar w:fldCharType="end"/>
      </w:r>
      <w:bookmarkEnd w:id="132"/>
      <w:r w:rsidRPr="009E05A1">
        <w:rPr>
          <w:rFonts w:eastAsia="Times New Roman" w:cs="Times New Roman"/>
          <w:szCs w:val="24"/>
        </w:rPr>
        <w:t xml:space="preserve"> </w:t>
      </w:r>
      <w:r>
        <w:rPr>
          <w:rFonts w:eastAsia="Times New Roman" w:cs="Times New Roman"/>
          <w:szCs w:val="24"/>
        </w:rPr>
        <w:t>Diagram Hirarki Ontologi Gamelan</w:t>
      </w:r>
      <w:bookmarkEnd w:id="133"/>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34" w:name="_Ref40802408"/>
      <w:bookmarkStart w:id="135" w:name="_Toc41332519"/>
      <w:r>
        <w:t xml:space="preserve">Gambar 3. </w:t>
      </w:r>
      <w:r w:rsidR="00E85163">
        <w:fldChar w:fldCharType="begin"/>
      </w:r>
      <w:r w:rsidR="00E85163">
        <w:instrText xml:space="preserve"> SEQ Gambar_3. \* ARABIC </w:instrText>
      </w:r>
      <w:r w:rsidR="00E85163">
        <w:fldChar w:fldCharType="separate"/>
      </w:r>
      <w:r w:rsidR="00214A49">
        <w:rPr>
          <w:noProof/>
        </w:rPr>
        <w:t>9</w:t>
      </w:r>
      <w:r w:rsidR="00E85163">
        <w:rPr>
          <w:noProof/>
        </w:rPr>
        <w:fldChar w:fldCharType="end"/>
      </w:r>
      <w:bookmarkEnd w:id="134"/>
      <w:r w:rsidRPr="009E05A1">
        <w:rPr>
          <w:rFonts w:eastAsia="Times New Roman" w:cs="Times New Roman"/>
          <w:szCs w:val="24"/>
        </w:rPr>
        <w:t xml:space="preserve"> </w:t>
      </w:r>
      <w:r>
        <w:rPr>
          <w:rFonts w:eastAsia="Times New Roman" w:cs="Times New Roman"/>
          <w:szCs w:val="24"/>
        </w:rPr>
        <w:t>Rancangan Antarmuka Halaman Utama</w:t>
      </w:r>
      <w:bookmarkEnd w:id="135"/>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36" w:name="_Ref40802531"/>
      <w:bookmarkStart w:id="137" w:name="_Toc41332520"/>
      <w:r>
        <w:t xml:space="preserve">Gambar 3. </w:t>
      </w:r>
      <w:r w:rsidR="00E85163">
        <w:fldChar w:fldCharType="begin"/>
      </w:r>
      <w:r w:rsidR="00E85163">
        <w:instrText xml:space="preserve"> SEQ Gambar_3. \* ARABIC </w:instrText>
      </w:r>
      <w:r w:rsidR="00E85163">
        <w:fldChar w:fldCharType="separate"/>
      </w:r>
      <w:r w:rsidR="00214A49">
        <w:rPr>
          <w:noProof/>
        </w:rPr>
        <w:t>10</w:t>
      </w:r>
      <w:r w:rsidR="00E85163">
        <w:rPr>
          <w:noProof/>
        </w:rPr>
        <w:fldChar w:fldCharType="end"/>
      </w:r>
      <w:bookmarkEnd w:id="136"/>
      <w:r w:rsidRPr="009E05A1">
        <w:rPr>
          <w:rFonts w:eastAsia="Times New Roman" w:cs="Times New Roman"/>
          <w:szCs w:val="24"/>
        </w:rPr>
        <w:t xml:space="preserve"> </w:t>
      </w:r>
      <w:r>
        <w:rPr>
          <w:rFonts w:eastAsia="Times New Roman" w:cs="Times New Roman"/>
          <w:szCs w:val="24"/>
        </w:rPr>
        <w:t>Rancangan Antarmuka Halaman Penjelajahan</w:t>
      </w:r>
      <w:bookmarkEnd w:id="137"/>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38" w:name="_Ref40802633"/>
      <w:bookmarkStart w:id="139" w:name="_Toc41332521"/>
      <w:r>
        <w:t xml:space="preserve">Gambar 3. </w:t>
      </w:r>
      <w:r w:rsidR="00E85163">
        <w:fldChar w:fldCharType="begin"/>
      </w:r>
      <w:r w:rsidR="00E85163">
        <w:instrText xml:space="preserve"> SEQ Gambar_3. \* ARABIC </w:instrText>
      </w:r>
      <w:r w:rsidR="00E85163">
        <w:fldChar w:fldCharType="separate"/>
      </w:r>
      <w:r w:rsidR="00214A49">
        <w:rPr>
          <w:noProof/>
        </w:rPr>
        <w:t>11</w:t>
      </w:r>
      <w:r w:rsidR="00E85163">
        <w:rPr>
          <w:noProof/>
        </w:rPr>
        <w:fldChar w:fldCharType="end"/>
      </w:r>
      <w:bookmarkEnd w:id="138"/>
      <w:r w:rsidRPr="009E05A1">
        <w:rPr>
          <w:rFonts w:eastAsia="Times New Roman" w:cs="Times New Roman"/>
          <w:szCs w:val="24"/>
        </w:rPr>
        <w:t xml:space="preserve"> </w:t>
      </w:r>
      <w:r>
        <w:rPr>
          <w:rFonts w:eastAsia="Times New Roman" w:cs="Times New Roman"/>
          <w:szCs w:val="24"/>
        </w:rPr>
        <w:t>Rancangan Antarmuka Halaman Penjelajahan</w:t>
      </w:r>
      <w:bookmarkEnd w:id="139"/>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40" w:name="_Ref40802742"/>
      <w:bookmarkStart w:id="141" w:name="_Toc41332522"/>
      <w:r>
        <w:t xml:space="preserve">Gambar 3. </w:t>
      </w:r>
      <w:r w:rsidR="00E85163">
        <w:fldChar w:fldCharType="begin"/>
      </w:r>
      <w:r w:rsidR="00E85163">
        <w:instrText xml:space="preserve"> SEQ Gambar_3. \* ARABIC </w:instrText>
      </w:r>
      <w:r w:rsidR="00E85163">
        <w:fldChar w:fldCharType="separate"/>
      </w:r>
      <w:r w:rsidR="00214A49">
        <w:rPr>
          <w:noProof/>
        </w:rPr>
        <w:t>12</w:t>
      </w:r>
      <w:r w:rsidR="00E85163">
        <w:rPr>
          <w:noProof/>
        </w:rPr>
        <w:fldChar w:fldCharType="end"/>
      </w:r>
      <w:bookmarkEnd w:id="140"/>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41"/>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42" w:name="_Ref40803848"/>
      <w:bookmarkStart w:id="143" w:name="_Ref40803839"/>
      <w:bookmarkStart w:id="144" w:name="_Toc41332490"/>
      <w:r>
        <w:t xml:space="preserve">Tabel 3. </w:t>
      </w:r>
      <w:r w:rsidR="00E85163">
        <w:fldChar w:fldCharType="begin"/>
      </w:r>
      <w:r w:rsidR="00E85163">
        <w:instrText xml:space="preserve"> SEQ Tabel_3. \* ARABIC </w:instrText>
      </w:r>
      <w:r w:rsidR="00E85163">
        <w:fldChar w:fldCharType="separate"/>
      </w:r>
      <w:r>
        <w:rPr>
          <w:noProof/>
        </w:rPr>
        <w:t>5</w:t>
      </w:r>
      <w:r w:rsidR="00E85163">
        <w:rPr>
          <w:noProof/>
        </w:rPr>
        <w:fldChar w:fldCharType="end"/>
      </w:r>
      <w:bookmarkEnd w:id="142"/>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43"/>
      <w:bookmarkEnd w:id="14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45" w:name="_Toc41332457"/>
      <w:r>
        <w:t xml:space="preserve">Evaluasi </w:t>
      </w:r>
      <w:r>
        <w:rPr>
          <w:i/>
        </w:rPr>
        <w:t>Prototype</w:t>
      </w:r>
      <w:bookmarkEnd w:id="145"/>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46" w:name="_Toc41332458"/>
      <w:r>
        <w:t>Pembangunan Sistem</w:t>
      </w:r>
      <w:bookmarkEnd w:id="146"/>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47" w:name="_Toc41332459"/>
      <w:r>
        <w:t>Pengujian Sistem</w:t>
      </w:r>
      <w:bookmarkEnd w:id="147"/>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48" w:name="_Toc41332491"/>
      <w:r>
        <w:t xml:space="preserve">Tabel 3. </w:t>
      </w:r>
      <w:r w:rsidR="00E85163">
        <w:fldChar w:fldCharType="begin"/>
      </w:r>
      <w:r w:rsidR="00E85163">
        <w:instrText xml:space="preserve"> SEQ Tabel_3. \* ARABIC </w:instrText>
      </w:r>
      <w:r w:rsidR="00E85163">
        <w:fldChar w:fldCharType="separate"/>
      </w:r>
      <w:r>
        <w:rPr>
          <w:noProof/>
        </w:rPr>
        <w:t>6</w:t>
      </w:r>
      <w:r w:rsidR="00E85163">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4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49" w:name="_Toc41332492"/>
      <w:r>
        <w:t xml:space="preserve">Tabel 3. </w:t>
      </w:r>
      <w:r w:rsidR="00E85163">
        <w:fldChar w:fldCharType="begin"/>
      </w:r>
      <w:r w:rsidR="00E85163">
        <w:instrText xml:space="preserve"> SEQ Tabel_3. \* ARABIC </w:instrText>
      </w:r>
      <w:r w:rsidR="00E85163">
        <w:fldChar w:fldCharType="separate"/>
      </w:r>
      <w:r>
        <w:rPr>
          <w:noProof/>
        </w:rPr>
        <w:t>7</w:t>
      </w:r>
      <w:r w:rsidR="00E85163">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4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50" w:name="_Toc41332523"/>
      <w:r>
        <w:t xml:space="preserve">Gambar 3. </w:t>
      </w:r>
      <w:r w:rsidR="00E85163">
        <w:fldChar w:fldCharType="begin"/>
      </w:r>
      <w:r w:rsidR="00E85163">
        <w:instrText xml:space="preserve"> SEQ Gambar_3. \* ARABIC </w:instrText>
      </w:r>
      <w:r w:rsidR="00E85163">
        <w:fldChar w:fldCharType="separate"/>
      </w:r>
      <w:r w:rsidR="00214A49">
        <w:rPr>
          <w:noProof/>
        </w:rPr>
        <w:t>13</w:t>
      </w:r>
      <w:r w:rsidR="00E85163">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50"/>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51" w:name="_Toc41332524"/>
      <w:r>
        <w:t xml:space="preserve">Gambar 3. </w:t>
      </w:r>
      <w:r w:rsidR="00E85163">
        <w:fldChar w:fldCharType="begin"/>
      </w:r>
      <w:r w:rsidR="00E85163">
        <w:instrText xml:space="preserve"> SEQ Gambar_3. \* ARABIC </w:instrText>
      </w:r>
      <w:r w:rsidR="00E85163">
        <w:fldChar w:fldCharType="separate"/>
      </w:r>
      <w:r w:rsidR="00214A49">
        <w:rPr>
          <w:noProof/>
        </w:rPr>
        <w:t>14</w:t>
      </w:r>
      <w:r w:rsidR="00E85163">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51"/>
    </w:p>
    <w:p w14:paraId="6D0A623C" w14:textId="77777777" w:rsidR="00EF4DF4" w:rsidRDefault="00EF4DF4" w:rsidP="009139AC">
      <w:pPr>
        <w:pStyle w:val="Heading3"/>
        <w:ind w:left="709"/>
      </w:pPr>
      <w:bookmarkStart w:id="152" w:name="_Toc41332460"/>
      <w:r>
        <w:t>Evaluasi Sistem</w:t>
      </w:r>
      <w:bookmarkEnd w:id="152"/>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53" w:name="_Toc41332525"/>
      <w:r>
        <w:t xml:space="preserve">Gambar 3. </w:t>
      </w:r>
      <w:r w:rsidR="00E85163">
        <w:fldChar w:fldCharType="begin"/>
      </w:r>
      <w:r w:rsidR="00E85163">
        <w:instrText xml:space="preserve"> SEQ Gambar_3. \* ARABIC </w:instrText>
      </w:r>
      <w:r w:rsidR="00E85163">
        <w:fldChar w:fldCharType="separate"/>
      </w:r>
      <w:r w:rsidR="00214A49">
        <w:rPr>
          <w:noProof/>
        </w:rPr>
        <w:t>15</w:t>
      </w:r>
      <w:r w:rsidR="00E85163">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53"/>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54" w:name="_Toc41332461"/>
      <w:r>
        <w:rPr>
          <w:rStyle w:val="Heading2Char"/>
          <w:b/>
          <w:lang w:val="en-US"/>
        </w:rPr>
        <w:t>Tahap Pengolahan dan Analisis Data</w:t>
      </w:r>
      <w:bookmarkEnd w:id="154"/>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55" w:name="_heading=h.gjdgxs" w:colFirst="0" w:colLast="0"/>
      <w:bookmarkEnd w:id="155"/>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56" w:name="_Ref40900626"/>
      <w:bookmarkStart w:id="157" w:name="_Toc41332493"/>
      <w:r>
        <w:t xml:space="preserve">Tabel 3. </w:t>
      </w:r>
      <w:r w:rsidR="00E85163">
        <w:fldChar w:fldCharType="begin"/>
      </w:r>
      <w:r w:rsidR="00E85163">
        <w:instrText xml:space="preserve"> SEQ Tabel_3. \* ARABIC </w:instrText>
      </w:r>
      <w:r w:rsidR="00E85163">
        <w:fldChar w:fldCharType="separate"/>
      </w:r>
      <w:r w:rsidR="00781351">
        <w:rPr>
          <w:noProof/>
        </w:rPr>
        <w:t>8</w:t>
      </w:r>
      <w:r w:rsidR="00E85163">
        <w:rPr>
          <w:noProof/>
        </w:rPr>
        <w:fldChar w:fldCharType="end"/>
      </w:r>
      <w:bookmarkEnd w:id="156"/>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57"/>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58" w:name="_Ref40900617"/>
      <w:bookmarkStart w:id="159" w:name="_Toc41332494"/>
      <w:r>
        <w:t xml:space="preserve">Tabel 3. </w:t>
      </w:r>
      <w:r w:rsidR="00E85163">
        <w:fldChar w:fldCharType="begin"/>
      </w:r>
      <w:r w:rsidR="00E85163">
        <w:instrText xml:space="preserve"> SEQ Tabel_3. \* ARABIC </w:instrText>
      </w:r>
      <w:r w:rsidR="00E85163">
        <w:fldChar w:fldCharType="separate"/>
      </w:r>
      <w:r w:rsidR="00781351">
        <w:rPr>
          <w:noProof/>
        </w:rPr>
        <w:t>9</w:t>
      </w:r>
      <w:r w:rsidR="00E85163">
        <w:rPr>
          <w:noProof/>
        </w:rPr>
        <w:fldChar w:fldCharType="end"/>
      </w:r>
      <w:bookmarkEnd w:id="158"/>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59"/>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8"/>
          <w:footerReference w:type="default" r:id="rId39"/>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60" w:name="_Toc41332462"/>
      <w:r>
        <w:rPr>
          <w:rFonts w:eastAsia="Calibri"/>
        </w:rPr>
        <w:t>BAB IV</w:t>
      </w:r>
      <w:bookmarkEnd w:id="160"/>
    </w:p>
    <w:p w14:paraId="1B10F175" w14:textId="070EAB45" w:rsidR="0003549E" w:rsidRPr="0003549E" w:rsidRDefault="0003549E" w:rsidP="006F24FD">
      <w:pPr>
        <w:pStyle w:val="Heading1"/>
        <w:rPr>
          <w:rFonts w:eastAsia="Calibri"/>
        </w:rPr>
      </w:pPr>
      <w:bookmarkStart w:id="161" w:name="_Toc39936370"/>
      <w:bookmarkStart w:id="162" w:name="_Toc41332463"/>
      <w:r>
        <w:rPr>
          <w:rFonts w:eastAsia="Calibri"/>
        </w:rPr>
        <w:t>HASIL DAN PEMBAHASAN</w:t>
      </w:r>
      <w:bookmarkEnd w:id="161"/>
      <w:bookmarkEnd w:id="162"/>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63" w:name="_Toc41257959"/>
      <w:bookmarkStart w:id="164" w:name="_Toc41332383"/>
      <w:bookmarkStart w:id="165" w:name="_Toc41332464"/>
      <w:bookmarkEnd w:id="163"/>
      <w:bookmarkEnd w:id="164"/>
      <w:bookmarkEnd w:id="165"/>
    </w:p>
    <w:p w14:paraId="24C0B3D0" w14:textId="712AA5FB" w:rsidR="00DC2C5F" w:rsidRDefault="00DC2C5F" w:rsidP="00DC2C5F">
      <w:pPr>
        <w:pStyle w:val="Heading2"/>
        <w:ind w:left="709" w:hanging="709"/>
        <w:rPr>
          <w:lang w:val="en-US"/>
        </w:rPr>
      </w:pPr>
      <w:bookmarkStart w:id="166" w:name="_Toc41332465"/>
      <w:r>
        <w:rPr>
          <w:lang w:val="en-US"/>
        </w:rPr>
        <w:t>Implementasi Ontologi</w:t>
      </w:r>
      <w:bookmarkEnd w:id="166"/>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67" w:name="_Toc41332466"/>
      <w:r w:rsidRPr="005C0AAC">
        <w:t>Tahap Spesifikasi</w:t>
      </w:r>
      <w:bookmarkEnd w:id="167"/>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68" w:name="_Toc41332467"/>
      <w:r w:rsidRPr="00362F84">
        <w:t>Tahap Akuisisi Pengetahuan</w:t>
      </w:r>
      <w:bookmarkEnd w:id="168"/>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69" w:name="_Toc41332468"/>
      <w:r w:rsidRPr="00362F84">
        <w:t>Tahap Konseptualisasi</w:t>
      </w:r>
      <w:bookmarkEnd w:id="169"/>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70"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70"/>
    </w:p>
    <w:p w14:paraId="71BDF89B" w14:textId="77777777" w:rsidR="00DC2C5F" w:rsidRPr="005C0AAC" w:rsidRDefault="00DC2C5F" w:rsidP="00DC2C5F">
      <w:pPr>
        <w:pStyle w:val="Heading3"/>
        <w:ind w:left="709"/>
      </w:pPr>
      <w:bookmarkStart w:id="171" w:name="_Toc41332469"/>
      <w:r w:rsidRPr="005C0AAC">
        <w:t xml:space="preserve">Tahap </w:t>
      </w:r>
      <w:r>
        <w:t>Integrasi</w:t>
      </w:r>
      <w:bookmarkEnd w:id="171"/>
    </w:p>
    <w:p w14:paraId="1FF75536" w14:textId="7399E78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72" w:name="_Toc41332470"/>
      <w:r w:rsidRPr="005C0AAC">
        <w:t xml:space="preserve">Tahap </w:t>
      </w:r>
      <w:r>
        <w:t>Implement</w:t>
      </w:r>
      <w:r w:rsidRPr="005C0AAC">
        <w:t>asi</w:t>
      </w:r>
      <w:bookmarkEnd w:id="172"/>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73" w:name="_Toc41332533"/>
      <w:r>
        <w:t xml:space="preserve">Gambar 4. </w:t>
      </w:r>
      <w:r w:rsidR="00E85163">
        <w:fldChar w:fldCharType="begin"/>
      </w:r>
      <w:r w:rsidR="00E85163">
        <w:instrText xml:space="preserve"> SEQ Gambar_4. \* ARABIC </w:instrText>
      </w:r>
      <w:r w:rsidR="00E85163">
        <w:fldChar w:fldCharType="separate"/>
      </w:r>
      <w:r w:rsidR="00E808CB">
        <w:rPr>
          <w:noProof/>
        </w:rPr>
        <w:t>2</w:t>
      </w:r>
      <w:r w:rsidR="00E85163">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73"/>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74" w:name="_Toc41332534"/>
      <w:r>
        <w:t xml:space="preserve">Gambar 4. </w:t>
      </w:r>
      <w:r w:rsidR="00E85163">
        <w:fldChar w:fldCharType="begin"/>
      </w:r>
      <w:r w:rsidR="00E85163">
        <w:instrText xml:space="preserve"> SEQ Gambar_4. \* ARABIC </w:instrText>
      </w:r>
      <w:r w:rsidR="00E85163">
        <w:fldChar w:fldCharType="separate"/>
      </w:r>
      <w:r w:rsidR="00E808CB">
        <w:rPr>
          <w:noProof/>
        </w:rPr>
        <w:t>3</w:t>
      </w:r>
      <w:r w:rsidR="00E85163">
        <w:rPr>
          <w:noProof/>
        </w:rPr>
        <w:fldChar w:fldCharType="end"/>
      </w:r>
      <w:r w:rsidRPr="00D77024">
        <w:t xml:space="preserve"> Object Properties pada Ontologi Gamelan Bali</w:t>
      </w:r>
      <w:bookmarkEnd w:id="174"/>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75" w:name="_Toc41332471"/>
      <w:r w:rsidRPr="005C0AAC">
        <w:t xml:space="preserve">Tahap </w:t>
      </w:r>
      <w:r>
        <w:t>Evaluasi</w:t>
      </w:r>
      <w:bookmarkEnd w:id="175"/>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r w:rsidR="00E85163">
        <w:fldChar w:fldCharType="begin"/>
      </w:r>
      <w:r w:rsidR="00E85163">
        <w:instrText xml:space="preserve"> SEQ Gambar_4. \* ARABIC </w:instrText>
      </w:r>
      <w:r w:rsidR="00E85163">
        <w:fldChar w:fldCharType="separate"/>
      </w:r>
      <w:r>
        <w:rPr>
          <w:noProof/>
        </w:rPr>
        <w:t>4</w:t>
      </w:r>
      <w:r w:rsidR="00E85163">
        <w:rPr>
          <w:noProof/>
        </w:rPr>
        <w:fldChar w:fldCharType="end"/>
      </w:r>
      <w:r>
        <w:t xml:space="preserve"> Log Proses Reasoning Ontologi Gamelan Bali</w:t>
      </w:r>
    </w:p>
    <w:p w14:paraId="7F84A010" w14:textId="77777777" w:rsidR="00DC2C5F" w:rsidRPr="005C0AAC" w:rsidRDefault="00DC2C5F" w:rsidP="00DC2C5F">
      <w:pPr>
        <w:pStyle w:val="Heading3"/>
        <w:ind w:left="709"/>
      </w:pPr>
      <w:bookmarkStart w:id="176" w:name="_Toc41332472"/>
      <w:r w:rsidRPr="005C0AAC">
        <w:t xml:space="preserve">Tahap </w:t>
      </w:r>
      <w:r>
        <w:t>Dokumentasi</w:t>
      </w:r>
      <w:bookmarkEnd w:id="176"/>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77" w:name="_Toc41332535"/>
      <w:r>
        <w:t xml:space="preserve">Gambar 4. </w:t>
      </w:r>
      <w:r w:rsidR="00E85163">
        <w:fldChar w:fldCharType="begin"/>
      </w:r>
      <w:r w:rsidR="00E85163">
        <w:instrText xml:space="preserve"> SEQ Gambar_4. \* ARABIC </w:instrText>
      </w:r>
      <w:r w:rsidR="00E85163">
        <w:fldChar w:fldCharType="separate"/>
      </w:r>
      <w:r w:rsidR="00E808CB">
        <w:rPr>
          <w:noProof/>
        </w:rPr>
        <w:t>5</w:t>
      </w:r>
      <w:r w:rsidR="00E85163">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77"/>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78" w:name="_Toc41332473"/>
      <w:r>
        <w:rPr>
          <w:lang w:val="en-US"/>
        </w:rPr>
        <w:t>Implementasi Sistem</w:t>
      </w:r>
      <w:bookmarkEnd w:id="178"/>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79" w:name="_Toc41332474"/>
      <w:r>
        <w:rPr>
          <w:lang w:val="en-US"/>
        </w:rPr>
        <w:t>Lingkungan Implementasi</w:t>
      </w:r>
      <w:bookmarkEnd w:id="179"/>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0" w:name="_heading=h.ybofxbos2o7y" w:colFirst="0" w:colLast="0"/>
      <w:bookmarkEnd w:id="180"/>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1" w:name="_heading=h.tcrniw9okxej" w:colFirst="0" w:colLast="0"/>
      <w:bookmarkStart w:id="182" w:name="_heading=h.9banlbuuev0h" w:colFirst="0" w:colLast="0"/>
      <w:bookmarkEnd w:id="181"/>
      <w:bookmarkEnd w:id="182"/>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3" w:name="_heading=h.1moqvf8orxo1" w:colFirst="0" w:colLast="0"/>
      <w:bookmarkStart w:id="184" w:name="_heading=h.bpyjiplbmcg4" w:colFirst="0" w:colLast="0"/>
      <w:bookmarkEnd w:id="183"/>
      <w:bookmarkEnd w:id="184"/>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5" w:name="_heading=h.sp20p1cdo60o" w:colFirst="0" w:colLast="0"/>
      <w:bookmarkEnd w:id="185"/>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86" w:name="_heading=h.l2j3aldxox2i" w:colFirst="0" w:colLast="0"/>
      <w:bookmarkEnd w:id="186"/>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7" w:name="_heading=h.kbwvwmpbj9d8" w:colFirst="0" w:colLast="0"/>
      <w:bookmarkEnd w:id="187"/>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88" w:name="_heading=h.7t7n7nyb4xry" w:colFirst="0" w:colLast="0"/>
      <w:bookmarkEnd w:id="188"/>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89" w:name="_heading=h.htej7r7o0sgj" w:colFirst="0" w:colLast="0"/>
      <w:bookmarkEnd w:id="189"/>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90" w:name="_Toc41332475"/>
      <w:r>
        <w:rPr>
          <w:lang w:val="en-US"/>
        </w:rPr>
        <w:t>Implementasi Ontologi ke Dalam Sistem</w:t>
      </w:r>
      <w:bookmarkEnd w:id="190"/>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91" w:name="_Toc41332495"/>
      <w:r>
        <w:t xml:space="preserve">Tabel 4. </w:t>
      </w:r>
      <w:r w:rsidR="00E85163">
        <w:fldChar w:fldCharType="begin"/>
      </w:r>
      <w:r w:rsidR="00E85163">
        <w:instrText xml:space="preserve"> SEQ Tabel_4. \* ARABIC </w:instrText>
      </w:r>
      <w:r w:rsidR="00E85163">
        <w:fldChar w:fldCharType="separate"/>
      </w:r>
      <w:r>
        <w:rPr>
          <w:noProof/>
        </w:rPr>
        <w:t>1</w:t>
      </w:r>
      <w:r w:rsidR="00E85163">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91"/>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92" w:name="_Toc41332476"/>
      <w:r>
        <w:rPr>
          <w:lang w:val="en-US"/>
        </w:rPr>
        <w:t>Implementasi Antarmuka Sistem</w:t>
      </w:r>
      <w:bookmarkEnd w:id="192"/>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93"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93"/>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94" w:name="_Toc41332537"/>
      <w:r>
        <w:t xml:space="preserve">Gambar 4. </w:t>
      </w:r>
      <w:r w:rsidR="00E85163">
        <w:fldChar w:fldCharType="begin"/>
      </w:r>
      <w:r w:rsidR="00E85163">
        <w:instrText xml:space="preserve"> SEQ Gambar_4. \* ARABIC </w:instrText>
      </w:r>
      <w:r w:rsidR="00E85163">
        <w:fldChar w:fldCharType="separate"/>
      </w:r>
      <w:r w:rsidR="00E808CB">
        <w:rPr>
          <w:noProof/>
        </w:rPr>
        <w:t>7</w:t>
      </w:r>
      <w:r w:rsidR="00E85163">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94"/>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95" w:name="_Toc41332538"/>
      <w:r>
        <w:t xml:space="preserve">Gambar 4. </w:t>
      </w:r>
      <w:r w:rsidR="00E85163">
        <w:fldChar w:fldCharType="begin"/>
      </w:r>
      <w:r w:rsidR="00E85163">
        <w:instrText xml:space="preserve"> SEQ Gambar_4. \* ARABIC </w:instrText>
      </w:r>
      <w:r w:rsidR="00E85163">
        <w:fldChar w:fldCharType="separate"/>
      </w:r>
      <w:r w:rsidR="00E808CB">
        <w:rPr>
          <w:noProof/>
        </w:rPr>
        <w:t>8</w:t>
      </w:r>
      <w:r w:rsidR="00E85163">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95"/>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96" w:name="_Toc41332477"/>
      <w:r>
        <w:rPr>
          <w:lang w:val="en-US"/>
        </w:rPr>
        <w:t>Implementasi Pengujian Dan Evaluasi Sistem</w:t>
      </w:r>
      <w:bookmarkEnd w:id="19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32F1BA2B" w:rsidR="00BE1422" w:rsidRPr="005C0AAC" w:rsidRDefault="00BE1422" w:rsidP="00BE1422">
      <w:pPr>
        <w:pStyle w:val="Heading3"/>
        <w:ind w:left="709"/>
      </w:pPr>
      <w:bookmarkStart w:id="197" w:name="_Toc41332478"/>
      <w:commentRangeStart w:id="198"/>
      <w:commentRangeStart w:id="199"/>
      <w:r>
        <w:t xml:space="preserve">Pengujian </w:t>
      </w:r>
      <w:del w:id="200" w:author="Made Wardana" w:date="2020-05-30T16:23:00Z">
        <w:r w:rsidRPr="00BE1422" w:rsidDel="00EF43E8">
          <w:rPr>
            <w:lang w:val="en-US"/>
          </w:rPr>
          <w:delText>Black-Box</w:delText>
        </w:r>
        <w:bookmarkEnd w:id="197"/>
        <w:commentRangeEnd w:id="198"/>
        <w:r w:rsidR="009600A4" w:rsidDel="00EF43E8">
          <w:rPr>
            <w:rStyle w:val="CommentReference"/>
            <w:rFonts w:asciiTheme="minorHAnsi" w:hAnsiTheme="minorHAnsi" w:cstheme="minorBidi"/>
            <w:b w:val="0"/>
            <w:lang w:val="en-US"/>
          </w:rPr>
          <w:commentReference w:id="198"/>
        </w:r>
      </w:del>
      <w:commentRangeEnd w:id="199"/>
      <w:r w:rsidR="00FD6353">
        <w:rPr>
          <w:rStyle w:val="CommentReference"/>
          <w:rFonts w:asciiTheme="minorHAnsi" w:hAnsiTheme="minorHAnsi" w:cstheme="minorBidi"/>
          <w:b w:val="0"/>
          <w:lang w:val="en-US"/>
        </w:rPr>
        <w:commentReference w:id="199"/>
      </w:r>
      <w:ins w:id="201" w:author="Made Wardana" w:date="2020-05-30T16:23:00Z">
        <w:r w:rsidR="00EF43E8">
          <w:rPr>
            <w:lang w:val="en-US"/>
          </w:rPr>
          <w:t>Fungsionalitas</w:t>
        </w:r>
      </w:ins>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ins w:id="202" w:author="Made Wardana" w:date="2020-05-30T16:25:00Z">
        <w:r>
          <w:rPr>
            <w:rFonts w:ascii="Times New Roman" w:eastAsia="Times New Roman" w:hAnsi="Times New Roman" w:cs="Times New Roman"/>
            <w:sz w:val="24"/>
            <w:szCs w:val="24"/>
          </w:rPr>
          <w:t>Dalam tahap ini, dilakukan p</w:t>
        </w:r>
      </w:ins>
      <w:ins w:id="203" w:author="Made Wardana" w:date="2020-05-30T16:24:00Z">
        <w:r>
          <w:rPr>
            <w:rFonts w:ascii="Times New Roman" w:eastAsia="Times New Roman" w:hAnsi="Times New Roman" w:cs="Times New Roman"/>
            <w:sz w:val="24"/>
            <w:szCs w:val="24"/>
          </w:rPr>
          <w:t xml:space="preserve">engujian </w:t>
        </w:r>
      </w:ins>
      <w:ins w:id="204" w:author="Made Wardana" w:date="2020-05-30T16:25:00Z">
        <w:r>
          <w:rPr>
            <w:rFonts w:ascii="Times New Roman" w:eastAsia="Times New Roman" w:hAnsi="Times New Roman" w:cs="Times New Roman"/>
            <w:sz w:val="24"/>
            <w:szCs w:val="24"/>
          </w:rPr>
          <w:t>f</w:t>
        </w:r>
      </w:ins>
      <w:ins w:id="205" w:author="Made Wardana" w:date="2020-05-30T16:24:00Z">
        <w:r>
          <w:rPr>
            <w:rFonts w:ascii="Times New Roman" w:eastAsia="Times New Roman" w:hAnsi="Times New Roman" w:cs="Times New Roman"/>
            <w:sz w:val="24"/>
            <w:szCs w:val="24"/>
          </w:rPr>
          <w:t>ungsionalitas</w:t>
        </w:r>
      </w:ins>
      <w:ins w:id="206" w:author="Made Wardana" w:date="2020-05-30T16:25:00Z">
        <w:r>
          <w:rPr>
            <w:rFonts w:ascii="Times New Roman" w:eastAsia="Times New Roman" w:hAnsi="Times New Roman" w:cs="Times New Roman"/>
            <w:sz w:val="24"/>
            <w:szCs w:val="24"/>
          </w:rPr>
          <w:t xml:space="preserve"> terhadap sistem dengan menggunakan </w:t>
        </w:r>
        <w:r>
          <w:rPr>
            <w:rFonts w:ascii="Times New Roman" w:eastAsia="Times New Roman" w:hAnsi="Times New Roman" w:cs="Times New Roman"/>
            <w:i/>
            <w:sz w:val="24"/>
            <w:szCs w:val="24"/>
          </w:rPr>
          <w:t>Black-Box Testing.</w:t>
        </w:r>
      </w:ins>
      <w:ins w:id="207" w:author="Made Wardana" w:date="2020-05-30T16:24:00Z">
        <w:r>
          <w:rPr>
            <w:rFonts w:ascii="Times New Roman" w:eastAsia="Times New Roman" w:hAnsi="Times New Roman" w:cs="Times New Roman"/>
            <w:sz w:val="24"/>
            <w:szCs w:val="24"/>
          </w:rPr>
          <w:t xml:space="preserve"> </w:t>
        </w:r>
      </w:ins>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208" w:name="_Toc41332496"/>
      <w:r>
        <w:t xml:space="preserve">Tabel 4. </w:t>
      </w:r>
      <w:r w:rsidR="00E85163">
        <w:fldChar w:fldCharType="begin"/>
      </w:r>
      <w:r w:rsidR="00E85163">
        <w:instrText xml:space="preserve"> SEQ Tabel_4. \* ARABIC </w:instrText>
      </w:r>
      <w:r w:rsidR="00E85163">
        <w:fldChar w:fldCharType="separate"/>
      </w:r>
      <w:r w:rsidR="00214A49">
        <w:rPr>
          <w:noProof/>
        </w:rPr>
        <w:t>2</w:t>
      </w:r>
      <w:r w:rsidR="00E85163">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20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209" w:name="_Toc41332497"/>
      <w:r>
        <w:t xml:space="preserve">Tabel 4. </w:t>
      </w:r>
      <w:r w:rsidR="00E85163">
        <w:fldChar w:fldCharType="begin"/>
      </w:r>
      <w:r w:rsidR="00E85163">
        <w:instrText xml:space="preserve"> SEQ Tabel_4. \* ARABIC </w:instrText>
      </w:r>
      <w:r w:rsidR="00E85163">
        <w:fldChar w:fldCharType="separate"/>
      </w:r>
      <w:r w:rsidR="00214A49">
        <w:rPr>
          <w:noProof/>
        </w:rPr>
        <w:t>3</w:t>
      </w:r>
      <w:r w:rsidR="00E85163">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20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210" w:name="_Toc41332498"/>
      <w:r>
        <w:t xml:space="preserve">Tabel 4. </w:t>
      </w:r>
      <w:r w:rsidR="00E85163">
        <w:fldChar w:fldCharType="begin"/>
      </w:r>
      <w:r w:rsidR="00E85163">
        <w:instrText xml:space="preserve"> SEQ Tabel_4. \* ARABIC </w:instrText>
      </w:r>
      <w:r w:rsidR="00E85163">
        <w:fldChar w:fldCharType="separate"/>
      </w:r>
      <w:r w:rsidR="00214A49">
        <w:rPr>
          <w:noProof/>
        </w:rPr>
        <w:t>4</w:t>
      </w:r>
      <w:r w:rsidR="00E85163">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21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211" w:name="_Toc41332479"/>
      <w:r>
        <w:rPr>
          <w:lang w:val="en-US"/>
        </w:rPr>
        <w:t>Partisipan dan Pengumpulan Data</w:t>
      </w:r>
      <w:bookmarkEnd w:id="21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212" w:name="_Toc41332480"/>
      <w:r>
        <w:rPr>
          <w:lang w:val="en-US"/>
        </w:rPr>
        <w:t xml:space="preserve">Implementasi </w:t>
      </w:r>
      <w:r>
        <w:t xml:space="preserve">Pengujian </w:t>
      </w:r>
      <w:r>
        <w:rPr>
          <w:lang w:val="en-US"/>
        </w:rPr>
        <w:t>Akurasi</w:t>
      </w:r>
      <w:bookmarkEnd w:id="21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213" w:name="_Toc41332481"/>
      <w:r>
        <w:rPr>
          <w:lang w:val="en-US"/>
        </w:rPr>
        <w:t>Hasil Pengolahan dan Analisis Data</w:t>
      </w:r>
      <w:bookmarkEnd w:id="21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214" w:name="_Ref41317656"/>
      <w:bookmarkStart w:id="215" w:name="_Toc41332499"/>
      <w:r>
        <w:t xml:space="preserve">Tabel 4. </w:t>
      </w:r>
      <w:r w:rsidR="00E85163">
        <w:fldChar w:fldCharType="begin"/>
      </w:r>
      <w:r w:rsidR="00E85163">
        <w:instrText xml:space="preserve"> SEQ Tabel_4. \* ARABIC </w:instrText>
      </w:r>
      <w:r w:rsidR="00E85163">
        <w:fldChar w:fldCharType="separate"/>
      </w:r>
      <w:r w:rsidR="00214A49">
        <w:rPr>
          <w:noProof/>
        </w:rPr>
        <w:t>5</w:t>
      </w:r>
      <w:r w:rsidR="00E85163">
        <w:rPr>
          <w:noProof/>
        </w:rPr>
        <w:fldChar w:fldCharType="end"/>
      </w:r>
      <w:bookmarkEnd w:id="214"/>
      <w:r>
        <w:t xml:space="preserve"> Karakteristik Responden</w:t>
      </w:r>
      <w:bookmarkEnd w:id="21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216" w:name="_Toc41332482"/>
      <w:r>
        <w:rPr>
          <w:lang w:val="en-US"/>
        </w:rPr>
        <w:t>Pengujian Akurasi</w:t>
      </w:r>
      <w:bookmarkEnd w:id="21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217" w:name="_Toc41332500"/>
      <w:r>
        <w:t xml:space="preserve">Tabel 4. </w:t>
      </w:r>
      <w:r w:rsidR="00E85163">
        <w:fldChar w:fldCharType="begin"/>
      </w:r>
      <w:r w:rsidR="00E85163">
        <w:instrText xml:space="preserve"> SEQ Tabel_4. \* ARABIC </w:instrText>
      </w:r>
      <w:r w:rsidR="00E85163">
        <w:fldChar w:fldCharType="separate"/>
      </w:r>
      <w:r w:rsidR="00214A49">
        <w:rPr>
          <w:noProof/>
        </w:rPr>
        <w:t>6</w:t>
      </w:r>
      <w:r w:rsidR="00E85163">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21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218" w:name="_Toc41332501"/>
      <w:r>
        <w:t xml:space="preserve">Tabel 4. </w:t>
      </w:r>
      <w:r w:rsidR="00E85163">
        <w:fldChar w:fldCharType="begin"/>
      </w:r>
      <w:r w:rsidR="00E85163">
        <w:instrText xml:space="preserve"> SEQ Tabel_4. \* ARABIC </w:instrText>
      </w:r>
      <w:r w:rsidR="00E85163">
        <w:fldChar w:fldCharType="separate"/>
      </w:r>
      <w:r w:rsidR="00214A49">
        <w:rPr>
          <w:noProof/>
        </w:rPr>
        <w:t>7</w:t>
      </w:r>
      <w:r w:rsidR="00E85163">
        <w:rPr>
          <w:noProof/>
        </w:rPr>
        <w:fldChar w:fldCharType="end"/>
      </w:r>
      <w:r>
        <w:t xml:space="preserve"> Hasil Analisis Statistik Pengujian Akurasi </w:t>
      </w:r>
      <w:r>
        <w:rPr>
          <w:rFonts w:eastAsia="Times New Roman" w:cs="Times New Roman"/>
          <w:szCs w:val="24"/>
        </w:rPr>
        <w:t xml:space="preserve">Penjelajahan </w:t>
      </w:r>
      <w:r>
        <w:t>Sistem</w:t>
      </w:r>
      <w:bookmarkEnd w:id="21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commentRangeStart w:id="219"/>
            <w:r w:rsidRPr="00C52083">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commentRangeEnd w:id="219"/>
            <w:r w:rsidR="00603748">
              <w:rPr>
                <w:rStyle w:val="CommentReference"/>
              </w:rPr>
              <w:commentReference w:id="219"/>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CD6EF0" w14:textId="1482696C" w:rsidR="00B93AC8" w:rsidRDefault="00B93AC8" w:rsidP="00B93AC8">
      <w:pPr>
        <w:pStyle w:val="Caption"/>
        <w:rPr>
          <w:rFonts w:eastAsia="Times New Roman" w:cs="Times New Roman"/>
          <w:szCs w:val="24"/>
        </w:rPr>
      </w:pPr>
      <w:bookmarkStart w:id="220" w:name="_Toc41332539"/>
      <w:r>
        <w:t xml:space="preserve">Gambar 4. </w:t>
      </w:r>
      <w:r w:rsidR="00E85163">
        <w:fldChar w:fldCharType="begin"/>
      </w:r>
      <w:r w:rsidR="00E85163">
        <w:instrText xml:space="preserve"> SEQ Gambar_4. \* ARABIC </w:instrText>
      </w:r>
      <w:r w:rsidR="00E85163">
        <w:fldChar w:fldCharType="separate"/>
      </w:r>
      <w:r w:rsidR="00E808CB">
        <w:rPr>
          <w:noProof/>
        </w:rPr>
        <w:t>9</w:t>
      </w:r>
      <w:r w:rsidR="00E85163">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220"/>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21" w:name="_Toc41332502"/>
      <w:r>
        <w:t xml:space="preserve">Tabel 4. </w:t>
      </w:r>
      <w:r w:rsidR="00E85163">
        <w:fldChar w:fldCharType="begin"/>
      </w:r>
      <w:r w:rsidR="00E85163">
        <w:instrText xml:space="preserve"> SEQ Tabel_4. \* ARABIC </w:instrText>
      </w:r>
      <w:r w:rsidR="00E85163">
        <w:fldChar w:fldCharType="separate"/>
      </w:r>
      <w:r w:rsidR="00214A49">
        <w:rPr>
          <w:noProof/>
        </w:rPr>
        <w:t>8</w:t>
      </w:r>
      <w:r w:rsidR="00E85163">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21"/>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22" w:name="_Toc41332503"/>
      <w:r>
        <w:t xml:space="preserve">Tabel 4. </w:t>
      </w:r>
      <w:r w:rsidR="00E85163">
        <w:fldChar w:fldCharType="begin"/>
      </w:r>
      <w:r w:rsidR="00E85163">
        <w:instrText xml:space="preserve"> SEQ Tabel_4. \* ARABIC </w:instrText>
      </w:r>
      <w:r w:rsidR="00E85163">
        <w:fldChar w:fldCharType="separate"/>
      </w:r>
      <w:r w:rsidR="00214A49">
        <w:rPr>
          <w:noProof/>
        </w:rPr>
        <w:t>9</w:t>
      </w:r>
      <w:r w:rsidR="00E85163">
        <w:rPr>
          <w:noProof/>
        </w:rPr>
        <w:fldChar w:fldCharType="end"/>
      </w:r>
      <w:r>
        <w:t xml:space="preserve"> Hasil Analisis Statistik </w:t>
      </w:r>
      <w:r w:rsidR="00B93AC8">
        <w:t xml:space="preserve">Pengujian </w:t>
      </w:r>
      <w:r>
        <w:t>Akurasi Pencarian Sistem</w:t>
      </w:r>
      <w:bookmarkEnd w:id="222"/>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FA60CE" w14:textId="4EF13B8A" w:rsidR="00820611" w:rsidRDefault="00820611" w:rsidP="00820611">
      <w:pPr>
        <w:pStyle w:val="Caption"/>
        <w:rPr>
          <w:rFonts w:eastAsia="Times New Roman" w:cs="Times New Roman"/>
          <w:szCs w:val="24"/>
        </w:rPr>
      </w:pPr>
      <w:bookmarkStart w:id="223" w:name="_Toc41332540"/>
      <w:r>
        <w:t xml:space="preserve">Gambar 4. </w:t>
      </w:r>
      <w:r w:rsidR="00E85163">
        <w:fldChar w:fldCharType="begin"/>
      </w:r>
      <w:r w:rsidR="00E85163">
        <w:instrText xml:space="preserve"> SEQ Gambar_4. \* ARABIC </w:instrText>
      </w:r>
      <w:r w:rsidR="00E85163">
        <w:fldChar w:fldCharType="separate"/>
      </w:r>
      <w:r w:rsidR="00E808CB">
        <w:rPr>
          <w:noProof/>
        </w:rPr>
        <w:t>10</w:t>
      </w:r>
      <w:r w:rsidR="00E85163">
        <w:rPr>
          <w:noProof/>
        </w:rPr>
        <w:fldChar w:fldCharType="end"/>
      </w:r>
      <w:r>
        <w:t xml:space="preserve"> Grafik Batang Rerata </w:t>
      </w:r>
      <w:r w:rsidR="00C52083">
        <w:t xml:space="preserve">Hasil </w:t>
      </w:r>
      <w:r w:rsidR="00B93AC8">
        <w:t>Pengujian Akurasi Pencarian Sistem</w:t>
      </w:r>
      <w:bookmarkEnd w:id="223"/>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24" w:name="_Ref40913617"/>
      <w:bookmarkStart w:id="225" w:name="_Toc41332504"/>
      <w:r>
        <w:t xml:space="preserve">Tabel 4. </w:t>
      </w:r>
      <w:r w:rsidR="00E85163">
        <w:fldChar w:fldCharType="begin"/>
      </w:r>
      <w:r w:rsidR="00E85163">
        <w:instrText xml:space="preserve"> SEQ Tabel_4. \* ARABIC </w:instrText>
      </w:r>
      <w:r w:rsidR="00E85163">
        <w:fldChar w:fldCharType="separate"/>
      </w:r>
      <w:r w:rsidR="00214A49">
        <w:rPr>
          <w:noProof/>
        </w:rPr>
        <w:t>10</w:t>
      </w:r>
      <w:r w:rsidR="00E85163">
        <w:rPr>
          <w:noProof/>
        </w:rPr>
        <w:fldChar w:fldCharType="end"/>
      </w:r>
      <w:bookmarkEnd w:id="224"/>
      <w:r>
        <w:t xml:space="preserve"> Hasil Analisis Statistik Evaluasi Persepsi Kegunaan</w:t>
      </w:r>
      <w:bookmarkEnd w:id="225"/>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4512059" w14:textId="68352292" w:rsidR="00BE2B4A" w:rsidRDefault="00DB384C" w:rsidP="00DB384C">
      <w:pPr>
        <w:pStyle w:val="Caption"/>
        <w:rPr>
          <w:rFonts w:eastAsia="Times New Roman" w:cs="Times New Roman"/>
          <w:szCs w:val="24"/>
        </w:rPr>
      </w:pPr>
      <w:bookmarkStart w:id="226" w:name="_Ref40915376"/>
      <w:bookmarkStart w:id="227" w:name="_Toc41332541"/>
      <w:r>
        <w:t xml:space="preserve">Gambar 4. </w:t>
      </w:r>
      <w:r w:rsidR="00E85163">
        <w:fldChar w:fldCharType="begin"/>
      </w:r>
      <w:r w:rsidR="00E85163">
        <w:instrText xml:space="preserve"> SEQ Gambar_4. \* ARABIC </w:instrText>
      </w:r>
      <w:r w:rsidR="00E85163">
        <w:fldChar w:fldCharType="separate"/>
      </w:r>
      <w:r w:rsidR="00E808CB">
        <w:rPr>
          <w:noProof/>
        </w:rPr>
        <w:t>11</w:t>
      </w:r>
      <w:r w:rsidR="00E85163">
        <w:rPr>
          <w:noProof/>
        </w:rPr>
        <w:fldChar w:fldCharType="end"/>
      </w:r>
      <w:bookmarkEnd w:id="226"/>
      <w:r>
        <w:t xml:space="preserve"> Grafik Batang Rerata Evaluasi Persepsi Kegunaan</w:t>
      </w:r>
      <w:bookmarkEnd w:id="227"/>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28" w:name="_Toc41332505"/>
      <w:r>
        <w:t xml:space="preserve">Tabel 4. </w:t>
      </w:r>
      <w:r w:rsidR="00E85163">
        <w:fldChar w:fldCharType="begin"/>
      </w:r>
      <w:r w:rsidR="00E85163">
        <w:instrText xml:space="preserve"> SEQ Tabel_4. \* ARABIC </w:instrText>
      </w:r>
      <w:r w:rsidR="00E85163">
        <w:fldChar w:fldCharType="separate"/>
      </w:r>
      <w:r w:rsidR="00214A49">
        <w:rPr>
          <w:noProof/>
        </w:rPr>
        <w:t>11</w:t>
      </w:r>
      <w:r w:rsidR="00E85163">
        <w:rPr>
          <w:noProof/>
        </w:rPr>
        <w:fldChar w:fldCharType="end"/>
      </w:r>
      <w:r>
        <w:t xml:space="preserve"> Hasil Analisis Statistik Evaluasi Persepsi Kemudahan Penggunaan</w:t>
      </w:r>
      <w:bookmarkEnd w:id="228"/>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4DB63" w14:textId="16CDB772" w:rsidR="002B43C0" w:rsidRDefault="002B43C0" w:rsidP="002B43C0">
      <w:pPr>
        <w:pStyle w:val="Caption"/>
        <w:rPr>
          <w:rFonts w:eastAsia="Times New Roman" w:cs="Times New Roman"/>
          <w:szCs w:val="24"/>
        </w:rPr>
      </w:pPr>
      <w:bookmarkStart w:id="229" w:name="_Toc41332542"/>
      <w:r>
        <w:t xml:space="preserve">Gambar 4. </w:t>
      </w:r>
      <w:r w:rsidR="00E85163">
        <w:fldChar w:fldCharType="begin"/>
      </w:r>
      <w:r w:rsidR="00E85163">
        <w:instrText xml:space="preserve"> SEQ Gambar_4. \* ARABIC </w:instrText>
      </w:r>
      <w:r w:rsidR="00E85163">
        <w:fldChar w:fldCharType="separate"/>
      </w:r>
      <w:r w:rsidR="00E808CB">
        <w:rPr>
          <w:noProof/>
        </w:rPr>
        <w:t>12</w:t>
      </w:r>
      <w:r w:rsidR="00E85163">
        <w:rPr>
          <w:noProof/>
        </w:rPr>
        <w:fldChar w:fldCharType="end"/>
      </w:r>
      <w:r>
        <w:t xml:space="preserve"> Grafik Batang Rerata Evaluasi Persepsi </w:t>
      </w:r>
      <w:r w:rsidR="005F0450">
        <w:t>Kemudahan Penggunaan</w:t>
      </w:r>
      <w:bookmarkEnd w:id="229"/>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6"/>
          <w:footerReference w:type="default" r:id="rId57"/>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230" w:name="_Toc41332483"/>
      <w:r>
        <w:rPr>
          <w:rFonts w:eastAsia="Calibri"/>
        </w:rPr>
        <w:t>BAB V</w:t>
      </w:r>
      <w:bookmarkEnd w:id="230"/>
    </w:p>
    <w:p w14:paraId="4667F02E" w14:textId="02D49206" w:rsidR="001C1096" w:rsidRDefault="007D63A0" w:rsidP="003842A8">
      <w:pPr>
        <w:pStyle w:val="Heading1"/>
        <w:rPr>
          <w:rFonts w:eastAsia="Calibri"/>
        </w:rPr>
      </w:pPr>
      <w:bookmarkStart w:id="231" w:name="_Toc39936372"/>
      <w:bookmarkStart w:id="232" w:name="_Toc41332484"/>
      <w:r>
        <w:rPr>
          <w:rFonts w:eastAsia="Calibri"/>
        </w:rPr>
        <w:t>KESIMPULAN DAN SARAN</w:t>
      </w:r>
      <w:bookmarkEnd w:id="231"/>
      <w:bookmarkEnd w:id="232"/>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4E23D34" w14:textId="77777777" w:rsidR="00964503" w:rsidRDefault="00964503" w:rsidP="00964503">
      <w:pPr>
        <w:numPr>
          <w:ilvl w:val="0"/>
          <w:numId w:val="36"/>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29D02F11" w14:textId="701B3847" w:rsidR="001E568F" w:rsidRPr="00964503" w:rsidRDefault="00964503" w:rsidP="00FD6353">
      <w:pPr>
        <w:numPr>
          <w:ilvl w:val="0"/>
          <w:numId w:val="36"/>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sidR="00FD6353">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4F5372BF" w14:textId="753CDD9F" w:rsidR="001E568F" w:rsidRPr="00BB5E4F" w:rsidRDefault="0034728D" w:rsidP="0034728D">
      <w:pPr>
        <w:numPr>
          <w:ilvl w:val="0"/>
          <w:numId w:val="36"/>
        </w:numPr>
        <w:spacing w:after="0" w:line="360" w:lineRule="auto"/>
        <w:jc w:val="both"/>
        <w:rPr>
          <w:rFonts w:ascii="Times New Roman" w:eastAsia="Times New Roman" w:hAnsi="Times New Roman" w:cs="Times New Roman"/>
          <w:sz w:val="24"/>
          <w:szCs w:val="24"/>
        </w:r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w:t>
      </w:r>
      <w:r>
        <w:rPr>
          <w:rFonts w:ascii="Times New Roman" w:eastAsia="Times New Roman" w:hAnsi="Times New Roman" w:cs="Times New Roman"/>
          <w:sz w:val="24"/>
          <w:szCs w:val="24"/>
        </w:rPr>
        <w:t xml:space="preserve">peserta pengujian, didapatkan </w:t>
      </w:r>
      <w:commentRangeStart w:id="233"/>
      <w:commentRangeStart w:id="234"/>
      <w:r w:rsidR="001E568F"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 xml:space="preserve">berupa </w:t>
      </w:r>
      <w:r w:rsidR="00FD6353">
        <w:rPr>
          <w:rFonts w:ascii="Times New Roman" w:eastAsia="Times New Roman" w:hAnsi="Times New Roman" w:cs="Times New Roman"/>
          <w:sz w:val="24"/>
          <w:szCs w:val="24"/>
        </w:rPr>
        <w:t>nilai rata-</w:t>
      </w:r>
      <w:r w:rsidRPr="00BB5E4F">
        <w:rPr>
          <w:rFonts w:ascii="Times New Roman" w:eastAsia="Times New Roman" w:hAnsi="Times New Roman" w:cs="Times New Roman"/>
          <w:sz w:val="24"/>
          <w:szCs w:val="24"/>
        </w:rPr>
        <w:t xml:space="preserve">rata </w:t>
      </w:r>
      <w:r w:rsidR="001E568F" w:rsidRPr="00BB5E4F">
        <w:rPr>
          <w:rFonts w:ascii="Times New Roman" w:eastAsia="Times New Roman" w:hAnsi="Times New Roman" w:cs="Times New Roman"/>
          <w:sz w:val="24"/>
          <w:szCs w:val="24"/>
        </w:rPr>
        <w:t xml:space="preserve">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001E568F" w:rsidRPr="00BB5E4F">
        <w:rPr>
          <w:rFonts w:ascii="Times New Roman" w:eastAsia="Times New Roman" w:hAnsi="Times New Roman" w:cs="Times New Roman"/>
          <w:sz w:val="24"/>
          <w:szCs w:val="24"/>
        </w:rPr>
        <w:t xml:space="preserve"> sebesar </w:t>
      </w:r>
      <w:r w:rsidR="00DA73DC">
        <w:rPr>
          <w:rFonts w:ascii="Times New Roman" w:eastAsia="Times New Roman" w:hAnsi="Times New Roman" w:cs="Times New Roman"/>
          <w:sz w:val="24"/>
          <w:szCs w:val="24"/>
        </w:rPr>
        <w:t>1,08</w:t>
      </w:r>
      <w:r>
        <w:rPr>
          <w:rFonts w:ascii="Times New Roman" w:eastAsia="Times New Roman" w:hAnsi="Times New Roman" w:cs="Times New Roman"/>
          <w:sz w:val="24"/>
          <w:szCs w:val="24"/>
        </w:rPr>
        <w:t xml:space="preserve"> dan</w:t>
      </w:r>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001E568F"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00FD6353">
        <w:rPr>
          <w:rFonts w:ascii="Times New Roman" w:eastAsia="Times New Roman" w:hAnsi="Times New Roman" w:cs="Times New Roman"/>
          <w:sz w:val="24"/>
          <w:szCs w:val="24"/>
        </w:rPr>
        <w:t xml:space="preserve"> sistem</w:t>
      </w:r>
      <w:r w:rsidR="001E568F" w:rsidRPr="00BB5E4F">
        <w:rPr>
          <w:rFonts w:ascii="Times New Roman" w:eastAsia="Times New Roman" w:hAnsi="Times New Roman" w:cs="Times New Roman"/>
          <w:sz w:val="24"/>
          <w:szCs w:val="24"/>
        </w:rPr>
        <w:t xml:space="preserve"> telah dapat dianggap </w:t>
      </w:r>
      <w:r w:rsidR="00FD6353">
        <w:rPr>
          <w:rFonts w:ascii="Times New Roman" w:eastAsia="Times New Roman" w:hAnsi="Times New Roman" w:cs="Times New Roman"/>
          <w:sz w:val="24"/>
          <w:szCs w:val="24"/>
        </w:rPr>
        <w:t xml:space="preserve">relatif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001E568F" w:rsidRPr="00BB5E4F">
        <w:rPr>
          <w:rFonts w:ascii="Times New Roman" w:eastAsia="Times New Roman" w:hAnsi="Times New Roman" w:cs="Times New Roman"/>
          <w:sz w:val="24"/>
          <w:szCs w:val="24"/>
        </w:rPr>
        <w:t xml:space="preserve">. </w:t>
      </w:r>
      <w:commentRangeEnd w:id="233"/>
      <w:r w:rsidR="009600A4">
        <w:rPr>
          <w:rStyle w:val="CommentReference"/>
        </w:rPr>
        <w:commentReference w:id="233"/>
      </w:r>
      <w:commentRangeEnd w:id="234"/>
      <w:r w:rsidR="00FD6353">
        <w:rPr>
          <w:rStyle w:val="CommentReference"/>
        </w:rPr>
        <w:commentReference w:id="234"/>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001E568F"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skor </w:t>
      </w:r>
      <w:r w:rsidR="001E568F" w:rsidRPr="00BB5E4F">
        <w:rPr>
          <w:rFonts w:ascii="Times New Roman" w:eastAsia="Times New Roman" w:hAnsi="Times New Roman" w:cs="Times New Roman"/>
          <w:sz w:val="24"/>
          <w:szCs w:val="24"/>
        </w:rPr>
        <w:t xml:space="preserve">nilai </w:t>
      </w:r>
      <w:r w:rsidR="00FD6353">
        <w:rPr>
          <w:rFonts w:ascii="Times New Roman" w:eastAsia="Times New Roman" w:hAnsi="Times New Roman" w:cs="Times New Roman"/>
          <w:sz w:val="24"/>
          <w:szCs w:val="24"/>
        </w:rPr>
        <w:t>rata-</w:t>
      </w:r>
      <w:r w:rsidR="001E568F"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w:t>
      </w:r>
      <w:r>
        <w:rPr>
          <w:rFonts w:ascii="Times New Roman" w:eastAsia="Times New Roman" w:hAnsi="Times New Roman" w:cs="Times New Roman"/>
          <w:sz w:val="24"/>
          <w:szCs w:val="24"/>
        </w:rPr>
        <w:t xml:space="preserve">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001E568F" w:rsidRPr="00BB5E4F">
        <w:rPr>
          <w:rFonts w:ascii="Times New Roman" w:eastAsia="Times New Roman" w:hAnsi="Times New Roman" w:cs="Times New Roman"/>
          <w:sz w:val="24"/>
          <w:szCs w:val="24"/>
        </w:rPr>
        <w:t xml:space="preserve">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dan</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rata-rata peserta setuju bahwa sistem</w:t>
      </w:r>
      <w:r w:rsidR="001E568F"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w:t>
      </w:r>
      <w:r w:rsidR="00FD6353">
        <w:rPr>
          <w:rFonts w:ascii="Times New Roman" w:eastAsia="Times New Roman" w:hAnsi="Times New Roman" w:cs="Times New Roman"/>
          <w:sz w:val="24"/>
          <w:szCs w:val="24"/>
        </w:rPr>
        <w:t xml:space="preserve"> relatif</w:t>
      </w:r>
      <w:r w:rsidR="001E568F" w:rsidRPr="00BB5E4F">
        <w:rPr>
          <w:rFonts w:ascii="Times New Roman" w:eastAsia="Times New Roman" w:hAnsi="Times New Roman" w:cs="Times New Roman"/>
          <w:sz w:val="24"/>
          <w:szCs w:val="24"/>
        </w:rPr>
        <w:t xml:space="preserve">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06381B45" w:rsidR="001E568F" w:rsidRPr="0034728D" w:rsidRDefault="00214A49" w:rsidP="00102B6A">
      <w:pPr>
        <w:numPr>
          <w:ilvl w:val="0"/>
          <w:numId w:val="35"/>
        </w:numPr>
        <w:spacing w:before="240" w:after="0" w:line="360" w:lineRule="auto"/>
        <w:jc w:val="both"/>
        <w:rPr>
          <w:rFonts w:ascii="Times New Roman" w:eastAsia="Times New Roman" w:hAnsi="Times New Roman" w:cs="Times New Roman"/>
          <w:sz w:val="24"/>
          <w:szCs w:val="24"/>
        </w:rPr>
      </w:pPr>
      <w:bookmarkStart w:id="235" w:name="_heading=h.ojlsflkmkkax" w:colFirst="0" w:colLast="0"/>
      <w:bookmarkEnd w:id="235"/>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p>
    <w:p w14:paraId="74340364" w14:textId="2D77E939" w:rsidR="001E568F" w:rsidRPr="0034728D"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236" w:name="_heading=h.fjff37f93uo" w:colFirst="0" w:colLast="0"/>
      <w:bookmarkStart w:id="237" w:name="_heading=h.2atga9a8tyag" w:colFirst="0" w:colLast="0"/>
      <w:bookmarkEnd w:id="236"/>
      <w:bookmarkEnd w:id="237"/>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38" w:name="_Toc41332485"/>
      <w:r>
        <w:rPr>
          <w:rFonts w:eastAsia="Calibri"/>
        </w:rPr>
        <w:t>DAFTAR PUSTAKA</w:t>
      </w:r>
      <w:bookmarkEnd w:id="238"/>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39" w:name="_heading=h.a00bvaa16bc4" w:colFirst="0" w:colLast="0"/>
          <w:bookmarkEnd w:id="239"/>
        </w:p>
        <w:p w14:paraId="2946158C" w14:textId="56F38EE3" w:rsidR="00D351E8" w:rsidRPr="00D351E8" w:rsidRDefault="00E85163"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60"/>
          <w:footerReference w:type="default" r:id="rId61"/>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w:t>
            </w:r>
            <w:proofErr w:type="gramStart"/>
            <w:r w:rsidRPr="00634EDD">
              <w:rPr>
                <w:rFonts w:ascii="Courier New" w:hAnsi="Courier New" w:cs="Courier New"/>
                <w:sz w:val="20"/>
                <w:szCs w:val="24"/>
              </w:rPr>
              <w:t>request){</w:t>
            </w:r>
            <w:proofErr w:type="gramEnd"/>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w:t>
            </w:r>
            <w:proofErr w:type="gramStart"/>
            <w:r w:rsidRPr="00634EDD">
              <w:rPr>
                <w:rFonts w:ascii="Courier New" w:hAnsi="Courier New" w:cs="Courier New"/>
                <w:sz w:val="20"/>
                <w:szCs w:val="24"/>
              </w:rPr>
              <w:t>request,EXTR</w:t>
            </w:r>
            <w:proofErr w:type="gramEnd"/>
            <w:r w:rsidRPr="00634EDD">
              <w:rPr>
                <w:rFonts w:ascii="Courier New" w:hAnsi="Courier New" w:cs="Courier New"/>
                <w:sz w:val="20"/>
                <w:szCs w:val="24"/>
              </w:rPr>
              <w:t>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?column { ?column rdfs:subClassOf thk:Upacara . }  ORDER </w:t>
            </w:r>
            <w:proofErr w:type="gramStart"/>
            <w:r w:rsidRPr="00634EDD">
              <w:rPr>
                <w:rFonts w:ascii="Courier New" w:hAnsi="Courier New" w:cs="Courier New"/>
                <w:sz w:val="20"/>
                <w:szCs w:val="24"/>
              </w:rPr>
              <w:t>BY ?column</w:t>
            </w:r>
            <w:proofErr w:type="gramEnd"/>
            <w:r w:rsidRPr="00634EDD">
              <w:rPr>
                <w:rFonts w:ascii="Courier New" w:hAnsi="Courier New" w:cs="Courier New"/>
                <w:sz w:val="20"/>
                <w:szCs w:val="24"/>
              </w:rPr>
              <w:t>");</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formAktivitas .</w:t>
            </w:r>
            <w:proofErr w:type="gramEnd"/>
            <w:r w:rsidRPr="00634EDD">
              <w:rPr>
                <w:rFonts w:ascii="Courier New" w:hAnsi="Courier New" w:cs="Courier New"/>
                <w:sz w:val="20"/>
                <w:szCs w:val="24"/>
              </w:rPr>
              <w:t>=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formGolongan .</w:t>
            </w:r>
            <w:proofErr w:type="gramEnd"/>
            <w:r w:rsidRPr="00634EDD">
              <w:rPr>
                <w:rFonts w:ascii="Courier New" w:hAnsi="Courier New" w:cs="Courier New"/>
                <w:sz w:val="20"/>
                <w:szCs w:val="24"/>
              </w:rPr>
              <w:t>=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liGolongan .</w:t>
            </w:r>
            <w:proofErr w:type="gramEnd"/>
            <w:r w:rsidRPr="00634EDD">
              <w:rPr>
                <w:rFonts w:ascii="Courier New" w:hAnsi="Courier New" w:cs="Courier New"/>
                <w:sz w:val="20"/>
                <w:szCs w:val="24"/>
              </w:rPr>
              <w:t>=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formInstrumen .</w:t>
            </w:r>
            <w:proofErr w:type="gramEnd"/>
            <w:r w:rsidRPr="00634EDD">
              <w:rPr>
                <w:rFonts w:ascii="Courier New" w:hAnsi="Courier New" w:cs="Courier New"/>
                <w:sz w:val="20"/>
                <w:szCs w:val="24"/>
              </w:rPr>
              <w:t>=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liInstrumen .</w:t>
            </w:r>
            <w:proofErr w:type="gramEnd"/>
            <w:r w:rsidRPr="00634EDD">
              <w:rPr>
                <w:rFonts w:ascii="Courier New" w:hAnsi="Courier New" w:cs="Courier New"/>
                <w:sz w:val="20"/>
                <w:szCs w:val="24"/>
              </w:rPr>
              <w:t>=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formJumlahNada .</w:t>
            </w:r>
            <w:proofErr w:type="gramEnd"/>
            <w:r w:rsidRPr="00634EDD">
              <w:rPr>
                <w:rFonts w:ascii="Courier New" w:hAnsi="Courier New" w:cs="Courier New"/>
                <w:sz w:val="20"/>
                <w:szCs w:val="24"/>
              </w:rPr>
              <w:t>=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liJumlahNada .</w:t>
            </w:r>
            <w:proofErr w:type="gramEnd"/>
            <w:r w:rsidRPr="00634EDD">
              <w:rPr>
                <w:rFonts w:ascii="Courier New" w:hAnsi="Courier New" w:cs="Courier New"/>
                <w:sz w:val="20"/>
                <w:szCs w:val="24"/>
              </w:rPr>
              <w:t>=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formJumlahPemainGamelan .</w:t>
            </w:r>
            <w:proofErr w:type="gramEnd"/>
            <w:r w:rsidRPr="00634EDD">
              <w:rPr>
                <w:rFonts w:ascii="Courier New" w:hAnsi="Courier New" w:cs="Courier New"/>
                <w:sz w:val="20"/>
                <w:szCs w:val="24"/>
              </w:rPr>
              <w:t>=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liJumlahPemainGamelan .</w:t>
            </w:r>
            <w:proofErr w:type="gramEnd"/>
            <w:r w:rsidRPr="00634EDD">
              <w:rPr>
                <w:rFonts w:ascii="Courier New" w:hAnsi="Courier New" w:cs="Courier New"/>
                <w:sz w:val="20"/>
                <w:szCs w:val="24"/>
              </w:rPr>
              <w:t>=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formKategori .</w:t>
            </w:r>
            <w:proofErr w:type="gramEnd"/>
            <w:r w:rsidRPr="00634EDD">
              <w:rPr>
                <w:rFonts w:ascii="Courier New" w:hAnsi="Courier New" w:cs="Courier New"/>
                <w:sz w:val="20"/>
                <w:szCs w:val="24"/>
              </w:rPr>
              <w:t>=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liKategori .</w:t>
            </w:r>
            <w:proofErr w:type="gramEnd"/>
            <w:r w:rsidRPr="00634EDD">
              <w:rPr>
                <w:rFonts w:ascii="Courier New" w:hAnsi="Courier New" w:cs="Courier New"/>
                <w:sz w:val="20"/>
                <w:szCs w:val="24"/>
              </w:rPr>
              <w:t>=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formLaras .</w:t>
            </w:r>
            <w:proofErr w:type="gramEnd"/>
            <w:r w:rsidRPr="00634EDD">
              <w:rPr>
                <w:rFonts w:ascii="Courier New" w:hAnsi="Courier New" w:cs="Courier New"/>
                <w:sz w:val="20"/>
                <w:szCs w:val="24"/>
              </w:rPr>
              <w:t>=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liLaras .</w:t>
            </w:r>
            <w:proofErr w:type="gramEnd"/>
            <w:r w:rsidRPr="00634EDD">
              <w:rPr>
                <w:rFonts w:ascii="Courier New" w:hAnsi="Courier New" w:cs="Courier New"/>
                <w:sz w:val="20"/>
                <w:szCs w:val="24"/>
              </w:rPr>
              <w:t>=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"SELECT </w:t>
            </w:r>
            <w:proofErr w:type="gramStart"/>
            <w:r w:rsidRPr="00634EDD">
              <w:rPr>
                <w:rFonts w:ascii="Courier New" w:hAnsi="Courier New" w:cs="Courier New"/>
                <w:sz w:val="20"/>
                <w:szCs w:val="24"/>
              </w:rPr>
              <w:t>DISTINCT ?soundSource</w:t>
            </w:r>
            <w:proofErr w:type="gramEnd"/>
            <w:r w:rsidRPr="00634EDD">
              <w:rPr>
                <w:rFonts w:ascii="Courier New" w:hAnsi="Courier New" w:cs="Courier New"/>
                <w:sz w:val="20"/>
                <w:szCs w:val="24"/>
              </w:rPr>
              <w:t xml:space="preserv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?soundSource</w:t>
            </w:r>
            <w:proofErr w:type="gramEnd"/>
            <w:r w:rsidRPr="00634EDD">
              <w:rPr>
                <w:rFonts w:ascii="Courier New" w:hAnsi="Courier New" w:cs="Courier New"/>
                <w:sz w:val="20"/>
                <w:szCs w:val="24"/>
              </w:rPr>
              <w:t xml:space="preserv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  ORDER</w:t>
            </w:r>
            <w:proofErr w:type="gramEnd"/>
            <w:r w:rsidRPr="00634EDD">
              <w:rPr>
                <w:rFonts w:ascii="Courier New" w:hAnsi="Courier New" w:cs="Courier New"/>
                <w:sz w:val="20"/>
                <w:szCs w:val="24"/>
              </w:rPr>
              <w:t xml:space="preserve">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foreach ($resultTeknikPermainan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formTeknikPermainan .</w:t>
            </w:r>
            <w:proofErr w:type="gramEnd"/>
            <w:r w:rsidRPr="00634EDD">
              <w:rPr>
                <w:rFonts w:ascii="Courier New" w:hAnsi="Courier New" w:cs="Courier New"/>
                <w:sz w:val="20"/>
                <w:szCs w:val="24"/>
              </w:rPr>
              <w:t>=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liTeknikPermainan .</w:t>
            </w:r>
            <w:proofErr w:type="gramEnd"/>
            <w:r w:rsidRPr="00634EDD">
              <w:rPr>
                <w:rFonts w:ascii="Courier New" w:hAnsi="Courier New" w:cs="Courier New"/>
                <w:sz w:val="20"/>
                <w:szCs w:val="24"/>
              </w:rPr>
              <w:t>=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w:t>
            </w:r>
            <w:proofErr w:type="gramEnd"/>
            <w:r w:rsidRPr="00150C72">
              <w:rPr>
                <w:rFonts w:ascii="Courier New" w:hAnsi="Courier New" w:cs="Courier New"/>
                <w:sz w:val="20"/>
                <w:szCs w:val="24"/>
              </w:rPr>
              <w:t xml:space="preserve">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&lt;http://www.w3.org/2000/01/rdf-schema#domain&gt;)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formHasil .</w:t>
            </w:r>
            <w:proofErr w:type="gramEnd"/>
            <w:r w:rsidRPr="00150C72">
              <w:rPr>
                <w:rFonts w:ascii="Courier New" w:hAnsi="Courier New" w:cs="Courier New"/>
                <w:sz w:val="20"/>
                <w:szCs w:val="24"/>
              </w:rPr>
              <w:t>=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&lt;http://www.w3.org/1999/02/22-rdf-syntax-ns#type&gt;)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$queryStringProperty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$tempArray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$array = </w:t>
            </w:r>
            <w:proofErr w:type="gramStart"/>
            <w:r w:rsidRPr="00150C72">
              <w:rPr>
                <w:rFonts w:ascii="Courier New" w:hAnsi="Courier New" w:cs="Courier New"/>
                <w:sz w:val="20"/>
                <w:szCs w:val="24"/>
              </w:rPr>
              <w:t>explode(</w:t>
            </w:r>
            <w:proofErr w:type="gramEnd"/>
            <w:r w:rsidRPr="00150C72">
              <w:rPr>
                <w:rFonts w:ascii="Courier New" w:hAnsi="Courier New" w:cs="Courier New"/>
                <w:sz w:val="20"/>
                <w:szCs w:val="24"/>
              </w:rPr>
              <w:t>'""',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 xml:space="preserve">if(strstr($row-&gt;property, '#') == </w:t>
            </w:r>
            <w:proofErr w:type="gramStart"/>
            <w:r w:rsidRPr="00150C72">
              <w:rPr>
                <w:rFonts w:ascii="Courier New" w:hAnsi="Courier New" w:cs="Courier New"/>
                <w:sz w:val="20"/>
                <w:szCs w:val="24"/>
              </w:rPr>
              <w:t>false){</w:t>
            </w:r>
            <w:proofErr w:type="gramEnd"/>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rdfs:".$arrayProperty[$i]."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thk:".$arrayProperty[$i]."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$arrayTempProperty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$arrayStringObject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$arrayValueObject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foreach ($resultSpecificProperty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if(strstr($row-&gt;object, '#') == false &amp;&amp; strstr($row-&gt;object, '/') == </w:t>
            </w:r>
            <w:proofErr w:type="gramStart"/>
            <w:r w:rsidRPr="00150C72">
              <w:rPr>
                <w:rFonts w:ascii="Courier New" w:hAnsi="Courier New" w:cs="Courier New"/>
                <w:sz w:val="20"/>
                <w:szCs w:val="24"/>
              </w:rPr>
              <w:t>true){</w:t>
            </w:r>
            <w:proofErr w:type="gramEnd"/>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 xml:space="preserve">elseif(strstr($row-&gt;object, '#') == </w:t>
            </w:r>
            <w:proofErr w:type="gramStart"/>
            <w:r w:rsidRPr="00150C72">
              <w:rPr>
                <w:rFonts w:ascii="Courier New" w:hAnsi="Courier New" w:cs="Courier New"/>
                <w:sz w:val="20"/>
                <w:szCs w:val="24"/>
              </w:rPr>
              <w:t>true){</w:t>
            </w:r>
            <w:proofErr w:type="gramEnd"/>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"&lt;li&gt;&lt;a href=\"./browsingList.php?action=viewlink&amp;value=".$arrayValueObject[$i][$j]." \"&gt;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w:t>
            </w:r>
            <w:proofErr w:type="gramStart"/>
            <w:r w:rsidRPr="00150C72">
              <w:rPr>
                <w:rFonts w:ascii="Courier New" w:hAnsi="Courier New" w:cs="Courier New"/>
                <w:sz w:val="20"/>
                <w:szCs w:val="24"/>
              </w:rPr>
              <w:t>request){</w:t>
            </w:r>
            <w:proofErr w:type="gramEnd"/>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roofErr w:type="gramStart"/>
            <w:r w:rsidRPr="00150C72">
              <w:rPr>
                <w:rFonts w:ascii="Courier New" w:hAnsi="Courier New" w:cs="Courier New"/>
                <w:sz w:val="20"/>
                <w:szCs w:val="24"/>
              </w:rPr>
              <w:t>"){</w:t>
            </w:r>
            <w:proofErr w:type="gramEnd"/>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error .</w:t>
            </w:r>
            <w:proofErr w:type="gramEnd"/>
            <w:r w:rsidRPr="00150C72">
              <w:rPr>
                <w:rFonts w:ascii="Courier New" w:hAnsi="Courier New" w:cs="Courier New"/>
                <w:sz w:val="20"/>
                <w:szCs w:val="24"/>
              </w:rPr>
              <w:t>="Tidak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roofErr w:type="gramStart"/>
            <w:r w:rsidRPr="00150C72">
              <w:rPr>
                <w:rFonts w:ascii="Courier New" w:hAnsi="Courier New" w:cs="Courier New"/>
                <w:sz w:val="20"/>
                <w:szCs w:val="24"/>
              </w:rPr>
              <w:t>"){</w:t>
            </w:r>
            <w:proofErr w:type="gramEnd"/>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roofErr w:type="gramStart"/>
            <w:r w:rsidRPr="00150C72">
              <w:rPr>
                <w:rFonts w:ascii="Courier New" w:hAnsi="Courier New" w:cs="Courier New"/>
                <w:sz w:val="20"/>
                <w:szCs w:val="24"/>
              </w:rPr>
              <w:t>"){</w:t>
            </w:r>
            <w:proofErr w:type="gramEnd"/>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cbinputaktivitas!=</w:t>
            </w:r>
            <w:proofErr w:type="gramEnd"/>
            <w:r w:rsidRPr="00150C72">
              <w:rPr>
                <w:rFonts w:ascii="Courier New" w:hAnsi="Courier New" w:cs="Courier New"/>
                <w:sz w:val="20"/>
                <w:szCs w:val="24"/>
              </w:rPr>
              <w:t>""){</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$qaktivitas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cbinputgolongan!=</w:t>
            </w:r>
            <w:proofErr w:type="gramEnd"/>
            <w:r w:rsidRPr="00150C72">
              <w:rPr>
                <w:rFonts w:ascii="Courier New" w:hAnsi="Courier New" w:cs="Courier New"/>
                <w:sz w:val="20"/>
                <w:szCs w:val="24"/>
              </w:rPr>
              <w:t>""){</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$qgolongan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cbinputinstrumen!=</w:t>
            </w:r>
            <w:proofErr w:type="gramEnd"/>
            <w:r w:rsidRPr="00150C72">
              <w:rPr>
                <w:rFonts w:ascii="Courier New" w:hAnsi="Courier New" w:cs="Courier New"/>
                <w:sz w:val="20"/>
                <w:szCs w:val="24"/>
              </w:rPr>
              <w:t>""){</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$qinstrumen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cbinputjumlahnada!=</w:t>
            </w:r>
            <w:proofErr w:type="gramEnd"/>
            <w:r w:rsidR="00150C72" w:rsidRPr="00150C72">
              <w:rPr>
                <w:rFonts w:ascii="Courier New" w:hAnsi="Courier New" w:cs="Courier New"/>
                <w:sz w:val="20"/>
                <w:szCs w:val="24"/>
              </w:rPr>
              <w:t>""){</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$qjumlahnada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cbinputjumlahpemaingamelan!=</w:t>
            </w:r>
            <w:proofErr w:type="gramEnd"/>
            <w:r w:rsidR="00150C72" w:rsidRPr="00150C72">
              <w:rPr>
                <w:rFonts w:ascii="Courier New" w:hAnsi="Courier New" w:cs="Courier New"/>
                <w:sz w:val="20"/>
                <w:szCs w:val="24"/>
              </w:rPr>
              <w:t>""){</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$qjumlahpemaingamelan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cbinputkategori!=</w:t>
            </w:r>
            <w:proofErr w:type="gramEnd"/>
            <w:r w:rsidR="00150C72" w:rsidRPr="00150C72">
              <w:rPr>
                <w:rFonts w:ascii="Courier New" w:hAnsi="Courier New" w:cs="Courier New"/>
                <w:sz w:val="20"/>
                <w:szCs w:val="24"/>
              </w:rPr>
              <w:t>""){</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$qkategori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cbinputlaras!=</w:t>
            </w:r>
            <w:proofErr w:type="gramEnd"/>
            <w:r w:rsidR="00150C72" w:rsidRPr="00150C72">
              <w:rPr>
                <w:rFonts w:ascii="Courier New" w:hAnsi="Courier New" w:cs="Courier New"/>
                <w:sz w:val="20"/>
                <w:szCs w:val="24"/>
              </w:rPr>
              <w:t>""){</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$qlaras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cbinputteknikpermainan!=</w:t>
            </w:r>
            <w:proofErr w:type="gramEnd"/>
            <w:r w:rsidR="00150C72" w:rsidRPr="00150C72">
              <w:rPr>
                <w:rFonts w:ascii="Courier New" w:hAnsi="Courier New" w:cs="Courier New"/>
                <w:sz w:val="20"/>
                <w:szCs w:val="24"/>
              </w:rPr>
              <w:t>""){</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$qteknikpermainan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w:t>
            </w:r>
            <w:proofErr w:type="gramStart"/>
            <w:r w:rsidRPr="007B5713">
              <w:rPr>
                <w:rFonts w:ascii="Courier New" w:hAnsi="Courier New" w:cs="Courier New"/>
                <w:sz w:val="20"/>
                <w:szCs w:val="24"/>
              </w:rPr>
              <w:t>query(</w:t>
            </w:r>
            <w:proofErr w:type="gramEnd"/>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"SELECT DISTINCT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gramEnd"/>
            <w:r>
              <w:rPr>
                <w:rFonts w:ascii="Courier New" w:hAnsi="Courier New" w:cs="Courier New"/>
                <w:sz w:val="20"/>
                <w:szCs w:val="24"/>
              </w:rPr>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 ORDER </w:t>
            </w:r>
            <w:proofErr w:type="gramStart"/>
            <w:r w:rsidRPr="007B5713">
              <w:rPr>
                <w:rFonts w:ascii="Courier New" w:hAnsi="Courier New" w:cs="Courier New"/>
                <w:sz w:val="20"/>
                <w:szCs w:val="24"/>
              </w:rPr>
              <w:t>BY ?output</w:t>
            </w:r>
            <w:proofErr w:type="gramEnd"/>
            <w:r w:rsidRPr="007B5713">
              <w:rPr>
                <w:rFonts w:ascii="Courier New" w:hAnsi="Courier New" w:cs="Courier New"/>
                <w:sz w:val="20"/>
                <w:szCs w:val="24"/>
              </w:rPr>
              <w: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w:t>
            </w:r>
            <w:proofErr w:type="gramStart"/>
            <w:r w:rsidRPr="007B5713">
              <w:rPr>
                <w:rFonts w:ascii="Courier New" w:hAnsi="Courier New" w:cs="Courier New"/>
                <w:sz w:val="20"/>
                <w:szCs w:val="24"/>
              </w:rPr>
              <w:t>tempArray[</w:t>
            </w:r>
            <w:proofErr w:type="gramEnd"/>
            <w:r w:rsidRPr="007B5713">
              <w:rPr>
                <w:rFonts w:ascii="Courier New" w:hAnsi="Courier New" w:cs="Courier New"/>
                <w:sz w:val="20"/>
                <w:szCs w:val="24"/>
              </w:rPr>
              <w:t>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 xml:space="preserve">'/(?&lt;!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w:t>
            </w:r>
            <w:proofErr w:type="gramStart"/>
            <w:r w:rsidRPr="007B5713">
              <w:rPr>
                <w:rFonts w:ascii="Courier New" w:hAnsi="Courier New" w:cs="Courier New"/>
                <w:sz w:val="20"/>
                <w:szCs w:val="24"/>
              </w:rPr>
              <w:t>./browsingResult.php?action</w:t>
            </w:r>
            <w:proofErr w:type="gramEnd"/>
            <w:r w:rsidRPr="007B5713">
              <w:rPr>
                <w:rFonts w:ascii="Courier New" w:hAnsi="Courier New" w:cs="Courier New"/>
                <w:sz w:val="20"/>
                <w:szCs w:val="24"/>
              </w:rPr>
              <w:t>=viewlink&amp;value=".$voutput."\"&gt;".$outputlink."&lt;/a&gt;";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 xml:space="preserve">=$i.".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2"/>
      <w:pgSz w:w="11906" w:h="16838" w:code="9"/>
      <w:pgMar w:top="2268" w:right="1701" w:bottom="1701" w:left="2268" w:header="720" w:footer="720" w:gutter="0"/>
      <w:pgNumType w:start="8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ade Wardana" w:date="2020-05-30T17:44:00Z" w:initials="MW">
    <w:p w14:paraId="0514A21C" w14:textId="18757F08" w:rsidR="00603748" w:rsidRDefault="00603748">
      <w:pPr>
        <w:pStyle w:val="CommentText"/>
      </w:pPr>
      <w:r>
        <w:rPr>
          <w:rStyle w:val="CommentReference"/>
        </w:rPr>
        <w:annotationRef/>
      </w:r>
      <w:r>
        <w:t>Terima kasih atas perbaikannya pak</w:t>
      </w:r>
    </w:p>
  </w:comment>
  <w:comment w:id="11" w:author="Made Wardana" w:date="2020-05-30T17:46:00Z" w:initials="MW">
    <w:p w14:paraId="29070F00" w14:textId="709501CE" w:rsidR="00603748" w:rsidRDefault="00603748">
      <w:pPr>
        <w:pStyle w:val="CommentText"/>
      </w:pPr>
      <w:r>
        <w:rPr>
          <w:rStyle w:val="CommentReference"/>
        </w:rPr>
        <w:annotationRef/>
      </w:r>
      <w:r>
        <w:t>Telah saya sesuaikan sesuai dengan di atas pak</w:t>
      </w:r>
    </w:p>
  </w:comment>
  <w:comment w:id="30" w:author="Made Wardana" w:date="2020-05-30T17:46:00Z" w:initials="MW">
    <w:p w14:paraId="16C60B2B" w14:textId="58F84B9D" w:rsidR="00603748" w:rsidRDefault="00603748">
      <w:pPr>
        <w:pStyle w:val="CommentText"/>
      </w:pPr>
      <w:r>
        <w:rPr>
          <w:rStyle w:val="CommentReference"/>
        </w:rPr>
        <w:annotationRef/>
      </w:r>
      <w:r>
        <w:t>Terima kasih atas perbaikannya pak</w:t>
      </w:r>
    </w:p>
  </w:comment>
  <w:comment w:id="198" w:author="Cokorda Rai Adi Pramartha" w:date="2020-05-30T10:10:00Z" w:initials="CRAP">
    <w:p w14:paraId="4CE428A6" w14:textId="44AFD0C6" w:rsidR="00E85163" w:rsidRDefault="00E85163">
      <w:pPr>
        <w:pStyle w:val="CommentText"/>
      </w:pPr>
      <w:r>
        <w:rPr>
          <w:rStyle w:val="CommentReference"/>
        </w:rPr>
        <w:annotationRef/>
      </w:r>
      <w:r>
        <w:t>Mungkin yang dimaksud disini adalah functional testing?</w:t>
      </w:r>
    </w:p>
  </w:comment>
  <w:comment w:id="199" w:author="Made Wardana" w:date="2020-05-30T17:35:00Z" w:initials="MW">
    <w:p w14:paraId="566DDFA8" w14:textId="661FD6D1" w:rsidR="00FD6353" w:rsidRDefault="00FD6353">
      <w:pPr>
        <w:pStyle w:val="CommentText"/>
      </w:pPr>
      <w:r>
        <w:rPr>
          <w:rStyle w:val="CommentReference"/>
        </w:rPr>
        <w:annotationRef/>
      </w:r>
      <w:r w:rsidR="00603748">
        <w:t>Baik pak, t</w:t>
      </w:r>
      <w:r>
        <w:t>elah saya sesuaikan pak</w:t>
      </w:r>
    </w:p>
  </w:comment>
  <w:comment w:id="219" w:author="Made Wardana" w:date="2020-05-30T17:41:00Z" w:initials="MW">
    <w:p w14:paraId="6DED8670" w14:textId="05C010AF" w:rsidR="00603748" w:rsidRDefault="00603748">
      <w:pPr>
        <w:pStyle w:val="CommentText"/>
      </w:pPr>
      <w:r>
        <w:t>Terima kasih atas sarannya pak, untuk kolom yang dimaksud t</w:t>
      </w:r>
      <w:r>
        <w:rPr>
          <w:rStyle w:val="CommentReference"/>
        </w:rPr>
        <w:annotationRef/>
      </w:r>
      <w:r>
        <w:t>elah saya hapus pada semua tabel pak</w:t>
      </w:r>
    </w:p>
  </w:comment>
  <w:comment w:id="233" w:author="Cokorda Rai Adi Pramartha" w:date="2020-05-30T10:13:00Z" w:initials="CRAP">
    <w:p w14:paraId="4E64C2DB" w14:textId="0C52592D" w:rsidR="00E85163" w:rsidRDefault="00E85163">
      <w:pPr>
        <w:pStyle w:val="CommentText"/>
      </w:pPr>
      <w:r>
        <w:rPr>
          <w:rStyle w:val="CommentReference"/>
        </w:rPr>
        <w:annotationRef/>
      </w:r>
      <w:r>
        <w:t>Tidak tidak menjawab rumusan masalah ke 2.  Cek ulang.  Kesimpulan menjawab rumusan masalah.</w:t>
      </w:r>
    </w:p>
  </w:comment>
  <w:comment w:id="234" w:author="Made Wardana" w:date="2020-05-30T17:32:00Z" w:initials="MW">
    <w:p w14:paraId="37AE054A" w14:textId="77777777" w:rsidR="00FD6353" w:rsidRDefault="00FD6353">
      <w:pPr>
        <w:pStyle w:val="CommentText"/>
      </w:pPr>
      <w:r>
        <w:rPr>
          <w:rStyle w:val="CommentReference"/>
        </w:rPr>
        <w:annotationRef/>
      </w:r>
      <w:r>
        <w:t>Telah saya susun ulang pak sesuai urutan rumusan masalah</w:t>
      </w:r>
    </w:p>
    <w:p w14:paraId="58CBB7EB" w14:textId="332F4670" w:rsidR="00FD6353" w:rsidRDefault="00FD635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14A21C" w15:done="0"/>
  <w15:commentEx w15:paraId="29070F00" w15:done="0"/>
  <w15:commentEx w15:paraId="16C60B2B" w15:done="0"/>
  <w15:commentEx w15:paraId="4CE428A6" w15:done="0"/>
  <w15:commentEx w15:paraId="566DDFA8" w15:paraIdParent="4CE428A6" w15:done="0"/>
  <w15:commentEx w15:paraId="6DED8670" w15:done="0"/>
  <w15:commentEx w15:paraId="4E64C2DB" w15:done="0"/>
  <w15:commentEx w15:paraId="58CBB7EB" w15:paraIdParent="4E64C2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E428A6" w16cid:durableId="227CAF9A"/>
  <w16cid:commentId w16cid:paraId="27E92761" w16cid:durableId="227CB00E"/>
  <w16cid:commentId w16cid:paraId="4E64C2DB" w16cid:durableId="227CB0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346A8" w14:textId="77777777" w:rsidR="00301A76" w:rsidRDefault="00301A76" w:rsidP="00414C4A">
      <w:pPr>
        <w:spacing w:after="0" w:line="240" w:lineRule="auto"/>
      </w:pPr>
      <w:r>
        <w:separator/>
      </w:r>
    </w:p>
    <w:p w14:paraId="32AA5FAB" w14:textId="77777777" w:rsidR="00301A76" w:rsidRDefault="00301A76"/>
    <w:p w14:paraId="4D24E549" w14:textId="77777777" w:rsidR="00301A76" w:rsidRDefault="00301A76"/>
  </w:endnote>
  <w:endnote w:type="continuationSeparator" w:id="0">
    <w:p w14:paraId="24B28ADF" w14:textId="77777777" w:rsidR="00301A76" w:rsidRDefault="00301A76" w:rsidP="00414C4A">
      <w:pPr>
        <w:spacing w:after="0" w:line="240" w:lineRule="auto"/>
      </w:pPr>
      <w:r>
        <w:continuationSeparator/>
      </w:r>
    </w:p>
    <w:p w14:paraId="708658C3" w14:textId="77777777" w:rsidR="00301A76" w:rsidRDefault="00301A76"/>
    <w:p w14:paraId="6D08232E" w14:textId="77777777" w:rsidR="00301A76" w:rsidRDefault="00301A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1A9B16CC" w:rsidR="00E85163" w:rsidRDefault="00E85163">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03748">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E85163" w:rsidRDefault="00E85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E85163" w:rsidRDefault="00E85163">
        <w:pPr>
          <w:pStyle w:val="Footer"/>
          <w:jc w:val="center"/>
        </w:pPr>
      </w:p>
    </w:sdtContent>
  </w:sdt>
  <w:p w14:paraId="41DE39B0" w14:textId="77777777" w:rsidR="00E85163" w:rsidRDefault="00E85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E85163" w:rsidRDefault="00E85163">
    <w:pPr>
      <w:pStyle w:val="Footer"/>
      <w:jc w:val="center"/>
    </w:pPr>
  </w:p>
  <w:p w14:paraId="45729CF7" w14:textId="77777777" w:rsidR="00E85163" w:rsidRDefault="00E851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E85163" w:rsidRDefault="00E85163">
    <w:pPr>
      <w:pStyle w:val="Footer"/>
      <w:jc w:val="center"/>
    </w:pPr>
  </w:p>
  <w:p w14:paraId="520B60C6" w14:textId="77777777" w:rsidR="00E85163" w:rsidRDefault="00E851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E85163" w:rsidRDefault="00E85163">
    <w:pPr>
      <w:pStyle w:val="Footer"/>
      <w:jc w:val="center"/>
    </w:pPr>
  </w:p>
  <w:p w14:paraId="4C774103" w14:textId="77777777" w:rsidR="00E85163" w:rsidRDefault="00E851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1B6078D4" w:rsidR="00E85163" w:rsidRPr="0092593C" w:rsidRDefault="00E85163">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03748">
          <w:rPr>
            <w:rFonts w:ascii="Times New Roman" w:hAnsi="Times New Roman" w:cs="Times New Roman"/>
            <w:noProof/>
            <w:sz w:val="24"/>
          </w:rPr>
          <w:t>79</w:t>
        </w:r>
        <w:r w:rsidRPr="0092593C">
          <w:rPr>
            <w:rFonts w:ascii="Times New Roman" w:hAnsi="Times New Roman" w:cs="Times New Roman"/>
            <w:noProof/>
            <w:sz w:val="24"/>
          </w:rPr>
          <w:fldChar w:fldCharType="end"/>
        </w:r>
      </w:p>
    </w:sdtContent>
  </w:sdt>
  <w:p w14:paraId="27CF4052" w14:textId="77777777" w:rsidR="00E85163" w:rsidRDefault="00E8516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E85163" w:rsidRDefault="00E8516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E85163" w:rsidRDefault="00E85163">
    <w:pPr>
      <w:pStyle w:val="Footer"/>
      <w:jc w:val="center"/>
    </w:pPr>
  </w:p>
  <w:p w14:paraId="05C754D2" w14:textId="77777777" w:rsidR="00E85163" w:rsidRDefault="00E85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2E870" w14:textId="77777777" w:rsidR="00301A76" w:rsidRDefault="00301A76" w:rsidP="00414C4A">
      <w:pPr>
        <w:spacing w:after="0" w:line="240" w:lineRule="auto"/>
      </w:pPr>
      <w:r>
        <w:separator/>
      </w:r>
    </w:p>
    <w:p w14:paraId="3D5C0188" w14:textId="77777777" w:rsidR="00301A76" w:rsidRDefault="00301A76"/>
    <w:p w14:paraId="0DB38704" w14:textId="77777777" w:rsidR="00301A76" w:rsidRDefault="00301A76"/>
  </w:footnote>
  <w:footnote w:type="continuationSeparator" w:id="0">
    <w:p w14:paraId="6DFB767C" w14:textId="77777777" w:rsidR="00301A76" w:rsidRDefault="00301A76" w:rsidP="00414C4A">
      <w:pPr>
        <w:spacing w:after="0" w:line="240" w:lineRule="auto"/>
      </w:pPr>
      <w:r>
        <w:continuationSeparator/>
      </w:r>
    </w:p>
    <w:p w14:paraId="62FD5E31" w14:textId="77777777" w:rsidR="00301A76" w:rsidRDefault="00301A76"/>
    <w:p w14:paraId="2D13746A" w14:textId="77777777" w:rsidR="00301A76" w:rsidRDefault="00301A7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E85163" w:rsidRDefault="00E85163">
    <w:pPr>
      <w:pStyle w:val="Header"/>
      <w:jc w:val="right"/>
    </w:pPr>
  </w:p>
  <w:p w14:paraId="573DBEC6" w14:textId="77777777" w:rsidR="00E85163" w:rsidRDefault="00E85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61ECA956" w:rsidR="00E85163" w:rsidRDefault="00E85163">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03748">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E85163" w:rsidRDefault="00E851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447E7244" w:rsidR="00E85163" w:rsidRDefault="00E85163">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03748">
          <w:rPr>
            <w:rFonts w:ascii="Times New Roman" w:hAnsi="Times New Roman" w:cs="Times New Roman"/>
            <w:noProof/>
            <w:sz w:val="24"/>
            <w:szCs w:val="24"/>
          </w:rPr>
          <w:t>6</w:t>
        </w:r>
        <w:r w:rsidRPr="00CD43D6">
          <w:rPr>
            <w:rFonts w:ascii="Times New Roman" w:hAnsi="Times New Roman" w:cs="Times New Roman"/>
            <w:noProof/>
            <w:sz w:val="24"/>
            <w:szCs w:val="24"/>
          </w:rPr>
          <w:fldChar w:fldCharType="end"/>
        </w:r>
      </w:p>
    </w:sdtContent>
  </w:sdt>
  <w:p w14:paraId="67A63239" w14:textId="77777777" w:rsidR="00E85163" w:rsidRDefault="00E851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491304F5" w:rsidR="00E85163" w:rsidRDefault="00E85163">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603748">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E85163" w:rsidRDefault="00E851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36CB06A7" w:rsidR="00E85163" w:rsidRDefault="00E85163">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603748">
          <w:rPr>
            <w:rFonts w:ascii="Times New Roman" w:hAnsi="Times New Roman" w:cs="Times New Roman"/>
            <w:noProof/>
            <w:sz w:val="24"/>
            <w:szCs w:val="24"/>
          </w:rPr>
          <w:t>80</w:t>
        </w:r>
        <w:r w:rsidRPr="00666C70">
          <w:rPr>
            <w:rFonts w:ascii="Times New Roman" w:hAnsi="Times New Roman" w:cs="Times New Roman"/>
            <w:noProof/>
            <w:sz w:val="24"/>
            <w:szCs w:val="24"/>
          </w:rPr>
          <w:fldChar w:fldCharType="end"/>
        </w:r>
      </w:p>
    </w:sdtContent>
  </w:sdt>
  <w:p w14:paraId="24F141BE" w14:textId="77777777" w:rsidR="00E85163" w:rsidRDefault="00E851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E85163" w:rsidRDefault="00E8516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3DFAE0CE" w:rsidR="00E85163" w:rsidRPr="0092593C" w:rsidRDefault="00E85163">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03748">
          <w:rPr>
            <w:rFonts w:ascii="Times New Roman" w:hAnsi="Times New Roman" w:cs="Times New Roman"/>
            <w:noProof/>
            <w:sz w:val="24"/>
          </w:rPr>
          <w:t>86</w:t>
        </w:r>
        <w:r w:rsidRPr="0092593C">
          <w:rPr>
            <w:rFonts w:ascii="Times New Roman" w:hAnsi="Times New Roman" w:cs="Times New Roman"/>
            <w:noProof/>
            <w:sz w:val="24"/>
          </w:rPr>
          <w:fldChar w:fldCharType="end"/>
        </w:r>
      </w:p>
    </w:sdtContent>
  </w:sdt>
  <w:p w14:paraId="5DE2175C" w14:textId="77777777" w:rsidR="00E85163" w:rsidRDefault="00E85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korda Rai Adi Pramartha">
    <w15:presenceInfo w15:providerId="AD" w15:userId="S::cpra4661@uni.sydney.edu.au::35eeaf76-5fee-4227-90c4-f9f6858cbe7d"/>
  </w15:person>
  <w15:person w15:author="Made Wardana">
    <w15:presenceInfo w15:providerId="Windows Live" w15:userId="86b5eab3fd6d48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22345"/>
    <w:rsid w:val="0032680C"/>
    <w:rsid w:val="00327F4C"/>
    <w:rsid w:val="00330E96"/>
    <w:rsid w:val="00336829"/>
    <w:rsid w:val="00336B24"/>
    <w:rsid w:val="00342BEC"/>
    <w:rsid w:val="00345832"/>
    <w:rsid w:val="0034728D"/>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3AAC"/>
    <w:rsid w:val="0099046F"/>
    <w:rsid w:val="00995B09"/>
    <w:rsid w:val="009968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D5EFA"/>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D1"/>
    <w:rsid w:val="00EA10FF"/>
    <w:rsid w:val="00EA252A"/>
    <w:rsid w:val="00EA3067"/>
    <w:rsid w:val="00EA6E26"/>
    <w:rsid w:val="00EB3146"/>
    <w:rsid w:val="00EB5A99"/>
    <w:rsid w:val="00EB627C"/>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chart" Target="charts/chart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3.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chart" Target="charts/chart2.xml"/><Relationship Id="rId58" Type="http://schemas.openxmlformats.org/officeDocument/2006/relationships/header" Target="header6.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5.xml"/><Relationship Id="rId61" Type="http://schemas.openxmlformats.org/officeDocument/2006/relationships/footer" Target="footer7.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image" Target="media/image29.png"/><Relationship Id="rId5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27</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28</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29</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30</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31</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32</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33</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34</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35</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36</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38</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39</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40</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41</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42</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43</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44</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45</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46</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47</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48</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49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50</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51</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52</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53</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54</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55</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s>
</file>

<file path=customXml/itemProps1.xml><?xml version="1.0" encoding="utf-8"?>
<ds:datastoreItem xmlns:ds="http://schemas.openxmlformats.org/officeDocument/2006/customXml" ds:itemID="{37EC4A07-31CD-4544-A403-66A0B3C7E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140</Pages>
  <Words>29059</Words>
  <Characters>165639</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84</cp:revision>
  <cp:lastPrinted>2020-03-19T23:47:00Z</cp:lastPrinted>
  <dcterms:created xsi:type="dcterms:W3CDTF">2020-04-19T06:33:00Z</dcterms:created>
  <dcterms:modified xsi:type="dcterms:W3CDTF">2020-05-30T09:47:00Z</dcterms:modified>
</cp:coreProperties>
</file>