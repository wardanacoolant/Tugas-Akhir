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F60E40" w14:textId="77777777" w:rsidR="009F0D7D" w:rsidRPr="00514E03" w:rsidRDefault="009F0D7D" w:rsidP="009F0D7D">
      <w:pPr>
        <w:spacing w:line="360" w:lineRule="auto"/>
        <w:jc w:val="center"/>
        <w:rPr>
          <w:rFonts w:ascii="Times New Roman" w:hAnsi="Times New Roman" w:cs="Times New Roman"/>
          <w:b/>
          <w:sz w:val="24"/>
          <w:szCs w:val="24"/>
        </w:rPr>
      </w:pPr>
      <w:r w:rsidRPr="00514E03">
        <w:rPr>
          <w:rFonts w:ascii="Times New Roman" w:hAnsi="Times New Roman" w:cs="Times New Roman"/>
          <w:b/>
          <w:sz w:val="24"/>
          <w:szCs w:val="24"/>
        </w:rPr>
        <w:t>SISTEM PENGKLASIFIKASIAN TARIAN TRADISIONAL BALI DENGAN PENDEKATAN ONTOLOGI SEMANTIK</w:t>
      </w:r>
    </w:p>
    <w:p w14:paraId="6D345BD2" w14:textId="77777777" w:rsidR="00697450" w:rsidRPr="00514E03" w:rsidRDefault="00697450" w:rsidP="00697450">
      <w:pPr>
        <w:spacing w:after="0" w:line="360" w:lineRule="auto"/>
        <w:rPr>
          <w:rFonts w:ascii="Times New Roman" w:hAnsi="Times New Roman" w:cs="Times New Roman"/>
          <w:b/>
          <w:sz w:val="24"/>
          <w:szCs w:val="24"/>
          <w:lang w:val="en-ID"/>
        </w:rPr>
      </w:pPr>
    </w:p>
    <w:p w14:paraId="0CB38938" w14:textId="77777777" w:rsidR="00697450" w:rsidRPr="00514E03" w:rsidRDefault="00697450" w:rsidP="009748EE">
      <w:pPr>
        <w:spacing w:after="0" w:line="360" w:lineRule="auto"/>
        <w:rPr>
          <w:rFonts w:ascii="Times New Roman" w:hAnsi="Times New Roman" w:cs="Times New Roman"/>
          <w:b/>
          <w:sz w:val="24"/>
          <w:szCs w:val="24"/>
          <w:lang w:val="en-ID"/>
        </w:rPr>
      </w:pPr>
    </w:p>
    <w:p w14:paraId="5EA3DB9E"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4F2D3808"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SKRIPSI</w:t>
      </w:r>
    </w:p>
    <w:p w14:paraId="14CB5982"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58359875" w14:textId="77777777" w:rsidR="0040232A" w:rsidRPr="00514E03" w:rsidRDefault="0040232A" w:rsidP="00697450">
      <w:pPr>
        <w:spacing w:after="0" w:line="360" w:lineRule="auto"/>
        <w:jc w:val="center"/>
        <w:rPr>
          <w:rFonts w:ascii="Times New Roman" w:hAnsi="Times New Roman" w:cs="Times New Roman"/>
          <w:b/>
          <w:sz w:val="24"/>
          <w:szCs w:val="24"/>
          <w:lang w:val="en-ID"/>
        </w:rPr>
      </w:pPr>
    </w:p>
    <w:p w14:paraId="1B269E3E"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noProof/>
          <w:sz w:val="24"/>
          <w:szCs w:val="24"/>
        </w:rPr>
        <w:drawing>
          <wp:inline distT="0" distB="0" distL="0" distR="0" wp14:anchorId="6CA2B2C5" wp14:editId="38B1310B">
            <wp:extent cx="1400175" cy="1400175"/>
            <wp:effectExtent l="0" t="0" r="0" b="0"/>
            <wp:docPr id="1" name="Picture 1" descr="C:\Users\user\Pictures\Logo-Universitas-Udayana-B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Logo-Universitas-Udayana-Bal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p>
    <w:p w14:paraId="33916CEB"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6D0C3648"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088B49DE"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629D77BA" w14:textId="10EC916F" w:rsidR="00697450" w:rsidRPr="00514E03" w:rsidRDefault="009F0D7D" w:rsidP="00697450">
      <w:pPr>
        <w:spacing w:after="0" w:line="360" w:lineRule="auto"/>
        <w:ind w:right="4"/>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IRIANTO LIKO KOTEN</w:t>
      </w:r>
    </w:p>
    <w:p w14:paraId="4E070F9C" w14:textId="2F2BFD7E" w:rsidR="00697450" w:rsidRPr="00514E03" w:rsidRDefault="00697450" w:rsidP="00697450">
      <w:pPr>
        <w:spacing w:after="0" w:line="360" w:lineRule="auto"/>
        <w:ind w:right="4"/>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 xml:space="preserve">NIM. </w:t>
      </w:r>
      <w:r w:rsidR="009F0D7D" w:rsidRPr="00514E03">
        <w:rPr>
          <w:rFonts w:ascii="Times New Roman" w:hAnsi="Times New Roman" w:cs="Times New Roman"/>
          <w:b/>
          <w:sz w:val="24"/>
          <w:szCs w:val="24"/>
          <w:lang w:val="en-ID"/>
        </w:rPr>
        <w:t>1608561005</w:t>
      </w:r>
    </w:p>
    <w:p w14:paraId="7FEEA2DE"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00EB1EA1"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5702C341"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20097A5F"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26A840B7" w14:textId="7F86BA58" w:rsidR="00697450" w:rsidRPr="0085184C" w:rsidRDefault="008402F0" w:rsidP="008402F0">
      <w:pPr>
        <w:pStyle w:val="Heading1"/>
        <w:jc w:val="center"/>
        <w:rPr>
          <w:rFonts w:ascii="Times New Roman" w:hAnsi="Times New Roman"/>
          <w:b/>
          <w:color w:val="FFFFFF" w:themeColor="background1"/>
          <w:sz w:val="28"/>
          <w:szCs w:val="28"/>
          <w:lang w:val="en-ID"/>
        </w:rPr>
      </w:pPr>
      <w:bookmarkStart w:id="0" w:name="_Toc40930803"/>
      <w:r w:rsidRPr="0085184C">
        <w:rPr>
          <w:rFonts w:ascii="Times New Roman" w:hAnsi="Times New Roman"/>
          <w:b/>
          <w:color w:val="FFFFFF" w:themeColor="background1"/>
          <w:sz w:val="28"/>
          <w:szCs w:val="28"/>
          <w:lang w:val="en-ID"/>
        </w:rPr>
        <w:t>LEMBAR JUDUL</w:t>
      </w:r>
      <w:bookmarkEnd w:id="0"/>
    </w:p>
    <w:p w14:paraId="1FC77AC8"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42BE1D61" w14:textId="77777777" w:rsidR="00697450" w:rsidRPr="00514E03" w:rsidRDefault="0017185F"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PROGRAM STUDI TEKNIK INFORMATIKA</w:t>
      </w:r>
    </w:p>
    <w:p w14:paraId="1279DA19"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FAKULTAS MATEMATIKA DAN ILMU PENGETAHUAN</w:t>
      </w:r>
      <w:r w:rsidR="0017185F" w:rsidRPr="00514E03">
        <w:rPr>
          <w:rFonts w:ascii="Times New Roman" w:hAnsi="Times New Roman" w:cs="Times New Roman"/>
          <w:b/>
          <w:sz w:val="24"/>
          <w:szCs w:val="24"/>
          <w:lang w:val="en-ID"/>
        </w:rPr>
        <w:t xml:space="preserve"> ALAM</w:t>
      </w:r>
    </w:p>
    <w:p w14:paraId="67B0ABF9"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UNIVERSITAS UDAYANA</w:t>
      </w:r>
    </w:p>
    <w:p w14:paraId="7FC266D0"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BUKIT JIMBARAN</w:t>
      </w:r>
    </w:p>
    <w:p w14:paraId="5FEF4753" w14:textId="6382E3D9" w:rsidR="00697450" w:rsidRPr="00514E03" w:rsidRDefault="00F35868"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2020</w:t>
      </w:r>
    </w:p>
    <w:p w14:paraId="79902E77" w14:textId="77777777" w:rsidR="0017185F" w:rsidRPr="00514E03" w:rsidRDefault="0017185F" w:rsidP="00697450">
      <w:pPr>
        <w:pStyle w:val="Heading1"/>
        <w:spacing w:before="0" w:line="240" w:lineRule="auto"/>
        <w:jc w:val="center"/>
        <w:rPr>
          <w:rFonts w:ascii="Times New Roman" w:hAnsi="Times New Roman"/>
          <w:b/>
          <w:color w:val="auto"/>
          <w:sz w:val="24"/>
          <w:szCs w:val="24"/>
          <w:lang w:val="en-ID"/>
        </w:rPr>
        <w:sectPr w:rsidR="0017185F" w:rsidRPr="00514E03" w:rsidSect="001815B5">
          <w:headerReference w:type="default" r:id="rId9"/>
          <w:footerReference w:type="default" r:id="rId10"/>
          <w:footerReference w:type="first" r:id="rId11"/>
          <w:pgSz w:w="11906" w:h="16838" w:code="9"/>
          <w:pgMar w:top="2268" w:right="1701" w:bottom="1701" w:left="2268" w:header="720" w:footer="720" w:gutter="0"/>
          <w:pgNumType w:fmt="lowerRoman"/>
          <w:cols w:space="720"/>
          <w:docGrid w:linePitch="360"/>
        </w:sectPr>
      </w:pPr>
      <w:bookmarkStart w:id="1" w:name="_Toc524442598"/>
    </w:p>
    <w:p w14:paraId="2B5379FA" w14:textId="6B70D9DB" w:rsidR="00C96ECA" w:rsidRPr="008402F0" w:rsidRDefault="00C96ECA" w:rsidP="008402F0">
      <w:pPr>
        <w:pStyle w:val="Heading1"/>
        <w:jc w:val="center"/>
        <w:rPr>
          <w:rFonts w:ascii="Times New Roman" w:hAnsi="Times New Roman"/>
          <w:b/>
          <w:color w:val="auto"/>
          <w:sz w:val="28"/>
          <w:szCs w:val="28"/>
          <w:lang w:val="en-ID"/>
        </w:rPr>
      </w:pPr>
      <w:bookmarkStart w:id="2" w:name="_Toc6432361"/>
      <w:bookmarkStart w:id="3" w:name="_Toc8118305"/>
      <w:bookmarkStart w:id="4" w:name="_Toc40930804"/>
      <w:r w:rsidRPr="008402F0">
        <w:rPr>
          <w:rFonts w:ascii="Times New Roman" w:hAnsi="Times New Roman"/>
          <w:b/>
          <w:color w:val="auto"/>
          <w:sz w:val="28"/>
          <w:szCs w:val="28"/>
          <w:lang w:val="en-ID"/>
        </w:rPr>
        <w:lastRenderedPageBreak/>
        <w:t>SURAT PERNYATAAN KEASLIAN KARYA ILMIAH</w:t>
      </w:r>
      <w:bookmarkEnd w:id="2"/>
      <w:bookmarkEnd w:id="3"/>
      <w:bookmarkEnd w:id="4"/>
    </w:p>
    <w:p w14:paraId="3C7B3148" w14:textId="77777777" w:rsidR="00E203F5" w:rsidRPr="00514E03" w:rsidRDefault="00E203F5" w:rsidP="00C96ECA">
      <w:pPr>
        <w:spacing w:after="0" w:line="360" w:lineRule="auto"/>
        <w:ind w:left="14" w:right="47" w:hanging="10"/>
        <w:jc w:val="both"/>
        <w:rPr>
          <w:rFonts w:ascii="Times New Roman" w:eastAsia="Times New Roman" w:hAnsi="Times New Roman" w:cs="Times New Roman"/>
          <w:color w:val="000000"/>
          <w:sz w:val="24"/>
          <w:szCs w:val="24"/>
        </w:rPr>
      </w:pPr>
    </w:p>
    <w:p w14:paraId="5D1E593E" w14:textId="77777777"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Yang bertanda tangan di bawah ini menyatakan bahwa naskah Skripsi dengan judul:</w:t>
      </w:r>
      <w:r w:rsidRPr="00514E03">
        <w:rPr>
          <w:rFonts w:ascii="Times New Roman" w:eastAsia="Times New Roman" w:hAnsi="Times New Roman" w:cs="Times New Roman"/>
          <w:b/>
          <w:color w:val="000000"/>
          <w:sz w:val="24"/>
          <w:szCs w:val="24"/>
        </w:rPr>
        <w:t xml:space="preserve"> </w:t>
      </w:r>
    </w:p>
    <w:p w14:paraId="7DE8A3D6" w14:textId="77777777" w:rsidR="00941BAD" w:rsidRPr="00514E03" w:rsidRDefault="00941BAD" w:rsidP="00941BAD">
      <w:pPr>
        <w:spacing w:line="360" w:lineRule="auto"/>
        <w:jc w:val="both"/>
        <w:rPr>
          <w:rFonts w:ascii="Times New Roman" w:hAnsi="Times New Roman" w:cs="Times New Roman"/>
          <w:b/>
          <w:sz w:val="24"/>
          <w:szCs w:val="24"/>
        </w:rPr>
      </w:pPr>
      <w:r w:rsidRPr="00514E03">
        <w:rPr>
          <w:rFonts w:ascii="Times New Roman" w:hAnsi="Times New Roman" w:cs="Times New Roman"/>
          <w:b/>
          <w:sz w:val="24"/>
          <w:szCs w:val="24"/>
        </w:rPr>
        <w:t>SISTEM PENGKLASIFIKASIAN TARIAN TRADISIONAL BALI DENGAN PENDEKATAN ONTOLOGI SEMANTIK</w:t>
      </w:r>
    </w:p>
    <w:p w14:paraId="283768C0" w14:textId="1132C54C" w:rsidR="00C96ECA" w:rsidRPr="00514E03" w:rsidRDefault="00C96ECA" w:rsidP="00C96ECA">
      <w:pPr>
        <w:spacing w:after="0" w:line="360" w:lineRule="auto"/>
        <w:ind w:left="14" w:right="1984"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Nama</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xml:space="preserve">: </w:t>
      </w:r>
      <w:r w:rsidR="00941BAD" w:rsidRPr="00514E03">
        <w:rPr>
          <w:rFonts w:ascii="Times New Roman" w:eastAsia="Times New Roman" w:hAnsi="Times New Roman" w:cs="Times New Roman"/>
          <w:color w:val="000000"/>
          <w:sz w:val="24"/>
          <w:szCs w:val="24"/>
        </w:rPr>
        <w:t>Irianto Liko Koten</w:t>
      </w:r>
    </w:p>
    <w:p w14:paraId="70BA584D" w14:textId="2AC6605C" w:rsidR="00C96ECA" w:rsidRPr="00514E03" w:rsidRDefault="00C96ECA" w:rsidP="00C96ECA">
      <w:pPr>
        <w:spacing w:after="0" w:line="360" w:lineRule="auto"/>
        <w:ind w:left="14" w:right="3921"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NIM </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xml:space="preserve">: </w:t>
      </w:r>
      <w:r w:rsidR="00941BAD" w:rsidRPr="00514E03">
        <w:rPr>
          <w:rFonts w:ascii="Times New Roman" w:eastAsia="Times New Roman" w:hAnsi="Times New Roman" w:cs="Times New Roman"/>
          <w:color w:val="000000"/>
          <w:sz w:val="24"/>
          <w:szCs w:val="24"/>
        </w:rPr>
        <w:t>1608561005</w:t>
      </w:r>
    </w:p>
    <w:p w14:paraId="37DA77E9" w14:textId="77777777"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Program Studi</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xml:space="preserve">: Teknik Informatika </w:t>
      </w:r>
    </w:p>
    <w:p w14:paraId="5336FBE3" w14:textId="181E6784" w:rsidR="00C96ECA" w:rsidRPr="00514E03" w:rsidRDefault="00941BAD" w:rsidP="00C96ECA">
      <w:pPr>
        <w:tabs>
          <w:tab w:val="center" w:pos="1985"/>
        </w:tabs>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E-mail</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iriantokoten</w:t>
      </w:r>
      <w:r w:rsidR="00C96ECA" w:rsidRPr="00514E03">
        <w:rPr>
          <w:rFonts w:ascii="Times New Roman" w:eastAsia="Times New Roman" w:hAnsi="Times New Roman" w:cs="Times New Roman"/>
          <w:color w:val="000000"/>
          <w:sz w:val="24"/>
          <w:szCs w:val="24"/>
        </w:rPr>
        <w:t xml:space="preserve">@gmail.com </w:t>
      </w:r>
    </w:p>
    <w:p w14:paraId="7F6A0FEC" w14:textId="31268B0C"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Nomor telp/HP</w:t>
      </w:r>
      <w:r w:rsidRPr="00514E03">
        <w:rPr>
          <w:rFonts w:ascii="Times New Roman" w:eastAsia="Times New Roman" w:hAnsi="Times New Roman" w:cs="Times New Roman"/>
          <w:color w:val="000000"/>
          <w:sz w:val="24"/>
          <w:szCs w:val="24"/>
        </w:rPr>
        <w:tab/>
        <w:t xml:space="preserve">: </w:t>
      </w:r>
      <w:r w:rsidR="00941BAD" w:rsidRPr="00514E03">
        <w:rPr>
          <w:rFonts w:ascii="Times New Roman" w:eastAsia="Times New Roman" w:hAnsi="Times New Roman" w:cs="Times New Roman"/>
          <w:color w:val="000000"/>
          <w:sz w:val="24"/>
          <w:szCs w:val="24"/>
        </w:rPr>
        <w:t>081353823897</w:t>
      </w:r>
    </w:p>
    <w:p w14:paraId="22F1D67C" w14:textId="33DF64FF" w:rsidR="00C96ECA" w:rsidRPr="00514E03" w:rsidRDefault="00C96ECA" w:rsidP="00C96ECA">
      <w:pPr>
        <w:spacing w:after="0" w:line="360" w:lineRule="auto"/>
        <w:ind w:left="2127" w:hanging="2127"/>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Alamat </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xml:space="preserve">: Jl. </w:t>
      </w:r>
      <w:r w:rsidR="00941BAD" w:rsidRPr="00514E03">
        <w:rPr>
          <w:rFonts w:ascii="Times New Roman" w:eastAsia="Times New Roman" w:hAnsi="Times New Roman" w:cs="Times New Roman"/>
          <w:color w:val="000000"/>
          <w:sz w:val="24"/>
          <w:szCs w:val="24"/>
        </w:rPr>
        <w:t>Raya Kampus Unud Gang Melatih Bukit Jimbaran</w:t>
      </w:r>
    </w:p>
    <w:p w14:paraId="32BE0F5E" w14:textId="77777777"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 </w:t>
      </w:r>
    </w:p>
    <w:p w14:paraId="40604517" w14:textId="77777777"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Demikian Surat Pernyataan ini saya buat dengan sesungguhnya untuk dapat dipergunakan bilamana diperlukan. </w:t>
      </w:r>
    </w:p>
    <w:p w14:paraId="4847692F" w14:textId="77777777" w:rsidR="00C96ECA" w:rsidRPr="00514E03" w:rsidRDefault="00C96ECA" w:rsidP="00C96ECA">
      <w:pPr>
        <w:spacing w:after="0" w:line="360" w:lineRule="auto"/>
        <w:ind w:left="3969" w:right="555" w:hanging="10"/>
        <w:jc w:val="both"/>
        <w:rPr>
          <w:rFonts w:ascii="Times New Roman" w:eastAsia="Times New Roman" w:hAnsi="Times New Roman" w:cs="Times New Roman"/>
          <w:color w:val="000000"/>
          <w:sz w:val="24"/>
          <w:szCs w:val="24"/>
        </w:rPr>
      </w:pPr>
    </w:p>
    <w:p w14:paraId="3B3ACBB0" w14:textId="77777777" w:rsidR="00640E94" w:rsidRDefault="00B8780B" w:rsidP="00685F2F">
      <w:pPr>
        <w:spacing w:after="0" w:line="360" w:lineRule="auto"/>
        <w:ind w:left="3969" w:right="-1" w:hanging="10"/>
        <w:jc w:val="right"/>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 </w:t>
      </w:r>
      <w:r w:rsidR="00685F2F">
        <w:rPr>
          <w:rFonts w:ascii="Times New Roman" w:eastAsia="Times New Roman" w:hAnsi="Times New Roman" w:cs="Times New Roman"/>
          <w:color w:val="000000"/>
          <w:sz w:val="24"/>
          <w:szCs w:val="24"/>
        </w:rPr>
        <w:t>Bukit Jimbaran, 20 Mei</w:t>
      </w:r>
      <w:r w:rsidR="00E87110" w:rsidRPr="00514E03">
        <w:rPr>
          <w:rFonts w:ascii="Times New Roman" w:eastAsia="Times New Roman" w:hAnsi="Times New Roman" w:cs="Times New Roman"/>
          <w:color w:val="000000"/>
          <w:sz w:val="24"/>
          <w:szCs w:val="24"/>
        </w:rPr>
        <w:t xml:space="preserve"> 2020</w:t>
      </w:r>
      <w:r w:rsidRPr="00514E03">
        <w:rPr>
          <w:rFonts w:ascii="Times New Roman" w:eastAsia="Times New Roman" w:hAnsi="Times New Roman" w:cs="Times New Roman"/>
          <w:color w:val="000000"/>
          <w:sz w:val="24"/>
          <w:szCs w:val="24"/>
        </w:rPr>
        <w:t xml:space="preserve"> </w:t>
      </w:r>
    </w:p>
    <w:p w14:paraId="33FAD1A4" w14:textId="79F8073E" w:rsidR="00C96ECA" w:rsidRPr="00514E03" w:rsidRDefault="00C96ECA" w:rsidP="00685F2F">
      <w:pPr>
        <w:spacing w:after="0" w:line="360" w:lineRule="auto"/>
        <w:ind w:left="3969" w:right="-1" w:hanging="10"/>
        <w:jc w:val="right"/>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Yang membuat pernyataan,</w:t>
      </w:r>
    </w:p>
    <w:p w14:paraId="38493E18" w14:textId="77777777" w:rsidR="00C96ECA" w:rsidRPr="00514E03" w:rsidRDefault="00C96ECA" w:rsidP="00685F2F">
      <w:pPr>
        <w:spacing w:after="0" w:line="360" w:lineRule="auto"/>
        <w:ind w:left="3969" w:right="-1" w:hanging="10"/>
        <w:jc w:val="right"/>
        <w:rPr>
          <w:rFonts w:ascii="Times New Roman" w:eastAsia="Times New Roman" w:hAnsi="Times New Roman" w:cs="Times New Roman"/>
          <w:color w:val="000000"/>
          <w:sz w:val="24"/>
          <w:szCs w:val="24"/>
        </w:rPr>
      </w:pPr>
    </w:p>
    <w:p w14:paraId="6CDFFD6D" w14:textId="77777777" w:rsidR="00C96ECA" w:rsidRPr="00514E03" w:rsidRDefault="00C96ECA" w:rsidP="00685F2F">
      <w:pPr>
        <w:spacing w:after="0" w:line="360" w:lineRule="auto"/>
        <w:ind w:right="-1"/>
        <w:jc w:val="right"/>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 </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FF0000"/>
          <w:sz w:val="24"/>
          <w:szCs w:val="24"/>
        </w:rPr>
        <w:t xml:space="preserve">  </w:t>
      </w:r>
      <w:r w:rsidRPr="00514E03">
        <w:rPr>
          <w:rFonts w:ascii="Times New Roman" w:eastAsia="Times New Roman" w:hAnsi="Times New Roman" w:cs="Times New Roman"/>
          <w:color w:val="000000"/>
          <w:sz w:val="24"/>
          <w:szCs w:val="24"/>
        </w:rPr>
        <w:t xml:space="preserve">       </w:t>
      </w:r>
    </w:p>
    <w:p w14:paraId="680A2F36" w14:textId="0BE2CA31" w:rsidR="00C96ECA" w:rsidRPr="00514E03" w:rsidRDefault="00941BAD" w:rsidP="00685F2F">
      <w:pPr>
        <w:spacing w:after="0" w:line="360" w:lineRule="auto"/>
        <w:ind w:left="4110" w:right="-1" w:hanging="11"/>
        <w:jc w:val="right"/>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Irianto Liko Koten</w:t>
      </w:r>
    </w:p>
    <w:p w14:paraId="69C22B1E" w14:textId="12C004A6" w:rsidR="00C96ECA" w:rsidRPr="00514E03" w:rsidRDefault="002365A9" w:rsidP="00685F2F">
      <w:pPr>
        <w:spacing w:after="0" w:line="360" w:lineRule="auto"/>
        <w:ind w:left="4111" w:right="-1" w:hanging="10"/>
        <w:jc w:val="right"/>
        <w:rPr>
          <w:rFonts w:ascii="Times New Roman" w:eastAsia="Times New Roman" w:hAnsi="Times New Roman" w:cs="Times New Roman"/>
          <w:sz w:val="24"/>
          <w:szCs w:val="24"/>
          <w:lang w:val="en-ID"/>
        </w:rPr>
      </w:pPr>
      <w:r w:rsidRPr="00514E03">
        <w:rPr>
          <w:rFonts w:ascii="Times New Roman" w:eastAsia="Times New Roman" w:hAnsi="Times New Roman" w:cs="Times New Roman"/>
          <w:color w:val="000000"/>
          <w:sz w:val="24"/>
          <w:szCs w:val="24"/>
        </w:rPr>
        <w:t xml:space="preserve">NIM. </w:t>
      </w:r>
      <w:r w:rsidR="00941BAD" w:rsidRPr="00514E03">
        <w:rPr>
          <w:rFonts w:ascii="Times New Roman" w:eastAsia="Times New Roman" w:hAnsi="Times New Roman" w:cs="Times New Roman"/>
          <w:color w:val="000000"/>
          <w:sz w:val="24"/>
          <w:szCs w:val="24"/>
        </w:rPr>
        <w:t>1608561005</w:t>
      </w:r>
    </w:p>
    <w:p w14:paraId="5104BFE6" w14:textId="77777777" w:rsidR="00941BAD" w:rsidRPr="00514E03" w:rsidRDefault="00941BAD">
      <w:pPr>
        <w:rPr>
          <w:rFonts w:ascii="Times New Roman" w:eastAsia="Times New Roman" w:hAnsi="Times New Roman" w:cs="Times New Roman"/>
          <w:b/>
          <w:sz w:val="24"/>
          <w:szCs w:val="24"/>
          <w:lang w:val="en-ID"/>
        </w:rPr>
      </w:pPr>
      <w:bookmarkStart w:id="5" w:name="_Toc8118306"/>
      <w:r w:rsidRPr="00514E03">
        <w:rPr>
          <w:rFonts w:ascii="Times New Roman" w:hAnsi="Times New Roman" w:cs="Times New Roman"/>
          <w:b/>
          <w:sz w:val="24"/>
          <w:szCs w:val="24"/>
          <w:lang w:val="en-ID"/>
        </w:rPr>
        <w:br w:type="page"/>
      </w:r>
    </w:p>
    <w:p w14:paraId="58FD0B71" w14:textId="6EA1D211" w:rsidR="00697450" w:rsidRPr="008402F0" w:rsidRDefault="00697450" w:rsidP="008402F0">
      <w:pPr>
        <w:pStyle w:val="Heading1"/>
        <w:jc w:val="center"/>
        <w:rPr>
          <w:rFonts w:ascii="Times New Roman" w:hAnsi="Times New Roman"/>
          <w:b/>
          <w:color w:val="auto"/>
          <w:sz w:val="28"/>
          <w:szCs w:val="28"/>
          <w:lang w:val="en-ID"/>
        </w:rPr>
      </w:pPr>
      <w:bookmarkStart w:id="6" w:name="_Toc40930805"/>
      <w:r w:rsidRPr="008402F0">
        <w:rPr>
          <w:rFonts w:ascii="Times New Roman" w:hAnsi="Times New Roman"/>
          <w:b/>
          <w:color w:val="auto"/>
          <w:sz w:val="28"/>
          <w:szCs w:val="28"/>
          <w:lang w:val="en-ID"/>
        </w:rPr>
        <w:lastRenderedPageBreak/>
        <w:t>LEMBAR PENGESAHAN TUGAS AKHIR</w:t>
      </w:r>
      <w:bookmarkEnd w:id="1"/>
      <w:bookmarkEnd w:id="5"/>
      <w:bookmarkEnd w:id="6"/>
    </w:p>
    <w:p w14:paraId="7EACDD51" w14:textId="77777777" w:rsidR="00697450" w:rsidRPr="00514E03" w:rsidRDefault="00697450" w:rsidP="008402F0">
      <w:pPr>
        <w:spacing w:after="0" w:line="360" w:lineRule="auto"/>
        <w:rPr>
          <w:rFonts w:ascii="Times New Roman" w:hAnsi="Times New Roman" w:cs="Times New Roman"/>
          <w:b/>
          <w:sz w:val="24"/>
          <w:szCs w:val="24"/>
          <w:lang w:val="en-ID"/>
        </w:rPr>
      </w:pPr>
    </w:p>
    <w:p w14:paraId="7D245EFE" w14:textId="375C1C33" w:rsidR="00571C34" w:rsidRPr="00514E03" w:rsidRDefault="00571C34" w:rsidP="008402F0">
      <w:pPr>
        <w:spacing w:after="0" w:line="360" w:lineRule="auto"/>
        <w:ind w:left="2160" w:hanging="2160"/>
        <w:jc w:val="both"/>
        <w:rPr>
          <w:rFonts w:ascii="Times New Roman" w:hAnsi="Times New Roman" w:cs="Times New Roman"/>
          <w:sz w:val="24"/>
          <w:szCs w:val="24"/>
        </w:rPr>
      </w:pPr>
      <w:r w:rsidRPr="00514E03">
        <w:rPr>
          <w:rFonts w:ascii="Times New Roman" w:hAnsi="Times New Roman" w:cs="Times New Roman"/>
          <w:sz w:val="24"/>
          <w:szCs w:val="24"/>
          <w:lang w:val="en-ID"/>
        </w:rPr>
        <w:t xml:space="preserve">Judul </w:t>
      </w:r>
      <w:r w:rsidRPr="00514E03">
        <w:rPr>
          <w:rFonts w:ascii="Times New Roman" w:hAnsi="Times New Roman" w:cs="Times New Roman"/>
          <w:sz w:val="24"/>
          <w:szCs w:val="24"/>
          <w:lang w:val="en-ID"/>
        </w:rPr>
        <w:tab/>
        <w:t xml:space="preserve">: </w:t>
      </w:r>
      <w:r w:rsidRPr="00514E03">
        <w:rPr>
          <w:rFonts w:ascii="Times New Roman" w:hAnsi="Times New Roman" w:cs="Times New Roman"/>
          <w:sz w:val="24"/>
          <w:szCs w:val="24"/>
        </w:rPr>
        <w:t>Sistem Pengklasifikasian Tarian Tradisional Bali Dengan Pendekatan Ontologi Semantik</w:t>
      </w:r>
    </w:p>
    <w:p w14:paraId="24D71F9F" w14:textId="355A32E3" w:rsidR="00697450" w:rsidRPr="00514E03" w:rsidRDefault="00697450" w:rsidP="00697450">
      <w:pPr>
        <w:spacing w:after="0" w:line="360" w:lineRule="auto"/>
        <w:rPr>
          <w:rFonts w:ascii="Times New Roman" w:hAnsi="Times New Roman" w:cs="Times New Roman"/>
          <w:sz w:val="24"/>
          <w:szCs w:val="24"/>
          <w:lang w:val="en-ID"/>
        </w:rPr>
      </w:pPr>
      <w:r w:rsidRPr="00514E03">
        <w:rPr>
          <w:rFonts w:ascii="Times New Roman" w:hAnsi="Times New Roman" w:cs="Times New Roman"/>
          <w:sz w:val="24"/>
          <w:szCs w:val="24"/>
          <w:lang w:val="en-ID"/>
        </w:rPr>
        <w:t>Nama</w:t>
      </w:r>
      <w:r w:rsidRPr="00514E03">
        <w:rPr>
          <w:rFonts w:ascii="Times New Roman" w:hAnsi="Times New Roman" w:cs="Times New Roman"/>
          <w:sz w:val="24"/>
          <w:szCs w:val="24"/>
          <w:lang w:val="en-ID"/>
        </w:rPr>
        <w:tab/>
      </w:r>
      <w:r w:rsidRPr="00514E03">
        <w:rPr>
          <w:rFonts w:ascii="Times New Roman" w:hAnsi="Times New Roman" w:cs="Times New Roman"/>
          <w:sz w:val="24"/>
          <w:szCs w:val="24"/>
          <w:lang w:val="en-ID"/>
        </w:rPr>
        <w:tab/>
      </w:r>
      <w:r w:rsidRPr="00514E03">
        <w:rPr>
          <w:rFonts w:ascii="Times New Roman" w:hAnsi="Times New Roman" w:cs="Times New Roman"/>
          <w:sz w:val="24"/>
          <w:szCs w:val="24"/>
          <w:lang w:val="en-ID"/>
        </w:rPr>
        <w:tab/>
        <w:t xml:space="preserve">: </w:t>
      </w:r>
      <w:r w:rsidR="00571C34" w:rsidRPr="00514E03">
        <w:rPr>
          <w:rFonts w:ascii="Times New Roman" w:hAnsi="Times New Roman" w:cs="Times New Roman"/>
          <w:sz w:val="24"/>
          <w:szCs w:val="24"/>
          <w:lang w:val="en-ID"/>
        </w:rPr>
        <w:t>Irianto Liko Koten</w:t>
      </w:r>
    </w:p>
    <w:p w14:paraId="6BE4DD0B" w14:textId="1DA39F0B" w:rsidR="00697450" w:rsidRPr="00514E03" w:rsidRDefault="00697450" w:rsidP="00697450">
      <w:pPr>
        <w:spacing w:after="0" w:line="360" w:lineRule="auto"/>
        <w:rPr>
          <w:rFonts w:ascii="Times New Roman" w:hAnsi="Times New Roman" w:cs="Times New Roman"/>
          <w:sz w:val="24"/>
          <w:szCs w:val="24"/>
          <w:lang w:val="en-ID"/>
        </w:rPr>
      </w:pPr>
      <w:r w:rsidRPr="00514E03">
        <w:rPr>
          <w:rFonts w:ascii="Times New Roman" w:hAnsi="Times New Roman" w:cs="Times New Roman"/>
          <w:sz w:val="24"/>
          <w:szCs w:val="24"/>
          <w:lang w:val="en-ID"/>
        </w:rPr>
        <w:t>NIM</w:t>
      </w:r>
      <w:r w:rsidRPr="00514E03">
        <w:rPr>
          <w:rFonts w:ascii="Times New Roman" w:hAnsi="Times New Roman" w:cs="Times New Roman"/>
          <w:sz w:val="24"/>
          <w:szCs w:val="24"/>
          <w:lang w:val="en-ID"/>
        </w:rPr>
        <w:tab/>
      </w:r>
      <w:r w:rsidRPr="00514E03">
        <w:rPr>
          <w:rFonts w:ascii="Times New Roman" w:hAnsi="Times New Roman" w:cs="Times New Roman"/>
          <w:sz w:val="24"/>
          <w:szCs w:val="24"/>
          <w:lang w:val="en-ID"/>
        </w:rPr>
        <w:tab/>
      </w:r>
      <w:r w:rsidRPr="00514E03">
        <w:rPr>
          <w:rFonts w:ascii="Times New Roman" w:hAnsi="Times New Roman" w:cs="Times New Roman"/>
          <w:sz w:val="24"/>
          <w:szCs w:val="24"/>
          <w:lang w:val="en-ID"/>
        </w:rPr>
        <w:tab/>
        <w:t xml:space="preserve">: </w:t>
      </w:r>
      <w:r w:rsidR="00571C34" w:rsidRPr="00514E03">
        <w:rPr>
          <w:rFonts w:ascii="Times New Roman" w:hAnsi="Times New Roman" w:cs="Times New Roman"/>
          <w:sz w:val="24"/>
          <w:szCs w:val="24"/>
          <w:lang w:val="en-ID"/>
        </w:rPr>
        <w:t>1608561005</w:t>
      </w:r>
    </w:p>
    <w:p w14:paraId="4600D75F" w14:textId="70CDD6A7" w:rsidR="00697450" w:rsidRPr="00514E03" w:rsidRDefault="00697450" w:rsidP="00697450">
      <w:pPr>
        <w:spacing w:after="0" w:line="360" w:lineRule="auto"/>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Tanggal </w:t>
      </w:r>
      <w:r w:rsidR="005A2E62" w:rsidRPr="00514E03">
        <w:rPr>
          <w:rFonts w:ascii="Times New Roman" w:hAnsi="Times New Roman" w:cs="Times New Roman"/>
          <w:sz w:val="24"/>
          <w:szCs w:val="24"/>
          <w:lang w:val="en-ID"/>
        </w:rPr>
        <w:t>Disetujui</w:t>
      </w:r>
      <w:r w:rsidRPr="00514E03">
        <w:rPr>
          <w:rFonts w:ascii="Times New Roman" w:hAnsi="Times New Roman" w:cs="Times New Roman"/>
          <w:sz w:val="24"/>
          <w:szCs w:val="24"/>
          <w:lang w:val="en-ID"/>
        </w:rPr>
        <w:tab/>
        <w:t xml:space="preserve">: </w:t>
      </w:r>
    </w:p>
    <w:p w14:paraId="29533267" w14:textId="77777777" w:rsidR="00697450" w:rsidRPr="00514E03" w:rsidRDefault="00697450" w:rsidP="00697450">
      <w:pPr>
        <w:spacing w:after="0" w:line="240" w:lineRule="auto"/>
        <w:jc w:val="center"/>
        <w:rPr>
          <w:rFonts w:ascii="Times New Roman" w:hAnsi="Times New Roman" w:cs="Times New Roman"/>
          <w:sz w:val="24"/>
          <w:szCs w:val="24"/>
          <w:lang w:val="en-GB"/>
        </w:rPr>
      </w:pPr>
    </w:p>
    <w:p w14:paraId="77C1598E" w14:textId="77777777" w:rsidR="00697450" w:rsidRPr="00514E03" w:rsidRDefault="00697450" w:rsidP="00697450">
      <w:pPr>
        <w:jc w:val="center"/>
        <w:rPr>
          <w:rFonts w:ascii="Times New Roman" w:hAnsi="Times New Roman" w:cs="Times New Roman"/>
          <w:sz w:val="24"/>
          <w:szCs w:val="24"/>
          <w:lang w:val="en-GB"/>
        </w:rPr>
      </w:pPr>
      <w:r w:rsidRPr="00514E03">
        <w:rPr>
          <w:rFonts w:ascii="Times New Roman" w:hAnsi="Times New Roman" w:cs="Times New Roman"/>
          <w:sz w:val="24"/>
          <w:szCs w:val="24"/>
          <w:lang w:val="en-GB"/>
        </w:rPr>
        <w:t xml:space="preserve">Disetujui Oleh: </w:t>
      </w:r>
    </w:p>
    <w:tbl>
      <w:tblPr>
        <w:tblW w:w="10485" w:type="dxa"/>
        <w:jc w:val="center"/>
        <w:tblLook w:val="04A0" w:firstRow="1" w:lastRow="0" w:firstColumn="1" w:lastColumn="0" w:noHBand="0" w:noVBand="1"/>
      </w:tblPr>
      <w:tblGrid>
        <w:gridCol w:w="4932"/>
        <w:gridCol w:w="5553"/>
      </w:tblGrid>
      <w:tr w:rsidR="00697450" w:rsidRPr="00514E03" w14:paraId="5393463D" w14:textId="77777777" w:rsidTr="00F5712A">
        <w:trPr>
          <w:jc w:val="center"/>
        </w:trPr>
        <w:tc>
          <w:tcPr>
            <w:tcW w:w="4932" w:type="dxa"/>
            <w:shd w:val="clear" w:color="auto" w:fill="auto"/>
          </w:tcPr>
          <w:p w14:paraId="4F958902" w14:textId="77777777" w:rsidR="00697450" w:rsidRPr="00514E03" w:rsidRDefault="005A2E62" w:rsidP="00E50D1B">
            <w:pPr>
              <w:spacing w:after="0"/>
              <w:jc w:val="center"/>
              <w:rPr>
                <w:rFonts w:ascii="Times New Roman" w:hAnsi="Times New Roman" w:cs="Times New Roman"/>
                <w:sz w:val="24"/>
                <w:szCs w:val="24"/>
              </w:rPr>
            </w:pPr>
            <w:r w:rsidRPr="00514E03">
              <w:rPr>
                <w:rFonts w:ascii="Times New Roman" w:hAnsi="Times New Roman" w:cs="Times New Roman"/>
                <w:sz w:val="24"/>
                <w:szCs w:val="24"/>
              </w:rPr>
              <w:t>Pembimbing I,</w:t>
            </w:r>
          </w:p>
          <w:p w14:paraId="36B5E546" w14:textId="77777777" w:rsidR="00697450" w:rsidRPr="00514E03" w:rsidRDefault="00697450" w:rsidP="00E50D1B">
            <w:pPr>
              <w:spacing w:after="0"/>
              <w:jc w:val="center"/>
              <w:rPr>
                <w:rFonts w:ascii="Times New Roman" w:hAnsi="Times New Roman" w:cs="Times New Roman"/>
                <w:sz w:val="24"/>
                <w:szCs w:val="24"/>
                <w:lang w:val="en-ID"/>
              </w:rPr>
            </w:pPr>
          </w:p>
          <w:p w14:paraId="7B297635" w14:textId="77777777" w:rsidR="00697450" w:rsidRPr="00514E03" w:rsidRDefault="00697450" w:rsidP="00E50D1B">
            <w:pPr>
              <w:spacing w:after="0"/>
              <w:jc w:val="center"/>
              <w:rPr>
                <w:rFonts w:ascii="Times New Roman" w:hAnsi="Times New Roman" w:cs="Times New Roman"/>
                <w:sz w:val="24"/>
                <w:szCs w:val="24"/>
                <w:lang w:val="en-ID"/>
              </w:rPr>
            </w:pPr>
          </w:p>
          <w:p w14:paraId="00A8CFE9" w14:textId="77777777" w:rsidR="005A2E62" w:rsidRPr="00514E03" w:rsidRDefault="005A2E62" w:rsidP="00E50D1B">
            <w:pPr>
              <w:spacing w:after="0"/>
              <w:jc w:val="center"/>
              <w:rPr>
                <w:rFonts w:ascii="Times New Roman" w:hAnsi="Times New Roman" w:cs="Times New Roman"/>
                <w:sz w:val="24"/>
                <w:szCs w:val="24"/>
                <w:lang w:val="en-ID"/>
              </w:rPr>
            </w:pPr>
          </w:p>
          <w:p w14:paraId="673CCC79" w14:textId="77777777" w:rsidR="005A2E62" w:rsidRPr="00514E03" w:rsidRDefault="005A2E62" w:rsidP="00571C34">
            <w:pPr>
              <w:spacing w:after="0"/>
              <w:jc w:val="center"/>
              <w:rPr>
                <w:rFonts w:ascii="Times New Roman" w:hAnsi="Times New Roman" w:cs="Times New Roman"/>
                <w:sz w:val="24"/>
                <w:szCs w:val="24"/>
                <w:lang w:val="en-ID"/>
              </w:rPr>
            </w:pPr>
          </w:p>
          <w:p w14:paraId="1DD08BCA" w14:textId="77777777" w:rsidR="00571C34" w:rsidRPr="00514E03" w:rsidRDefault="00571C34" w:rsidP="00571C34">
            <w:pPr>
              <w:spacing w:line="360" w:lineRule="auto"/>
              <w:jc w:val="center"/>
              <w:rPr>
                <w:rFonts w:ascii="Times New Roman" w:hAnsi="Times New Roman" w:cs="Times New Roman"/>
                <w:sz w:val="24"/>
                <w:szCs w:val="24"/>
                <w:u w:val="single"/>
                <w:lang w:val="en-GB"/>
              </w:rPr>
            </w:pPr>
            <w:r w:rsidRPr="00514E03">
              <w:rPr>
                <w:rFonts w:ascii="Times New Roman" w:hAnsi="Times New Roman" w:cs="Times New Roman"/>
                <w:sz w:val="24"/>
                <w:szCs w:val="24"/>
                <w:u w:val="single"/>
                <w:lang w:val="en-GB"/>
              </w:rPr>
              <w:t>Cokorda Rai Adi Pramartha, ST., MM., Ph.D</w:t>
            </w:r>
          </w:p>
          <w:p w14:paraId="370C0775" w14:textId="30C8AE39" w:rsidR="00697450" w:rsidRPr="00514E03" w:rsidRDefault="00571C34" w:rsidP="00571C34">
            <w:pPr>
              <w:spacing w:line="360" w:lineRule="auto"/>
              <w:jc w:val="center"/>
              <w:rPr>
                <w:rFonts w:ascii="Times New Roman" w:hAnsi="Times New Roman" w:cs="Times New Roman"/>
                <w:sz w:val="24"/>
                <w:szCs w:val="24"/>
                <w:u w:val="single"/>
                <w:lang w:val="en-GB"/>
              </w:rPr>
            </w:pPr>
            <w:r w:rsidRPr="00514E03">
              <w:rPr>
                <w:rFonts w:ascii="Times New Roman" w:hAnsi="Times New Roman" w:cs="Times New Roman"/>
                <w:sz w:val="24"/>
                <w:szCs w:val="24"/>
                <w:lang w:val="en-GB"/>
              </w:rPr>
              <w:t>NIP.</w:t>
            </w:r>
            <w:r w:rsidRPr="00514E03">
              <w:rPr>
                <w:rFonts w:ascii="Times New Roman" w:hAnsi="Times New Roman" w:cs="Times New Roman"/>
                <w:sz w:val="24"/>
                <w:szCs w:val="24"/>
              </w:rPr>
              <w:t xml:space="preserve"> </w:t>
            </w:r>
            <w:r w:rsidRPr="00514E03">
              <w:rPr>
                <w:rFonts w:ascii="Times New Roman" w:hAnsi="Times New Roman" w:cs="Times New Roman"/>
                <w:sz w:val="24"/>
                <w:szCs w:val="24"/>
                <w:lang w:val="en-GB"/>
              </w:rPr>
              <w:t>197806212006041002</w:t>
            </w:r>
          </w:p>
        </w:tc>
        <w:tc>
          <w:tcPr>
            <w:tcW w:w="5553" w:type="dxa"/>
            <w:shd w:val="clear" w:color="auto" w:fill="auto"/>
          </w:tcPr>
          <w:p w14:paraId="6386E8D8" w14:textId="77777777" w:rsidR="00697450" w:rsidRPr="00514E03" w:rsidRDefault="005A2E62" w:rsidP="00E50D1B">
            <w:pPr>
              <w:spacing w:after="0"/>
              <w:jc w:val="center"/>
              <w:rPr>
                <w:rFonts w:ascii="Times New Roman" w:hAnsi="Times New Roman" w:cs="Times New Roman"/>
                <w:sz w:val="24"/>
                <w:szCs w:val="24"/>
              </w:rPr>
            </w:pPr>
            <w:r w:rsidRPr="00514E03">
              <w:rPr>
                <w:rFonts w:ascii="Times New Roman" w:hAnsi="Times New Roman" w:cs="Times New Roman"/>
                <w:sz w:val="24"/>
                <w:szCs w:val="24"/>
              </w:rPr>
              <w:t>Pembimbing</w:t>
            </w:r>
            <w:r w:rsidR="00697450" w:rsidRPr="00514E03">
              <w:rPr>
                <w:rFonts w:ascii="Times New Roman" w:hAnsi="Times New Roman" w:cs="Times New Roman"/>
                <w:sz w:val="24"/>
                <w:szCs w:val="24"/>
              </w:rPr>
              <w:t xml:space="preserve"> I</w:t>
            </w:r>
            <w:r w:rsidRPr="00514E03">
              <w:rPr>
                <w:rFonts w:ascii="Times New Roman" w:hAnsi="Times New Roman" w:cs="Times New Roman"/>
                <w:sz w:val="24"/>
                <w:szCs w:val="24"/>
              </w:rPr>
              <w:t>I,</w:t>
            </w:r>
          </w:p>
          <w:p w14:paraId="499FA266" w14:textId="77777777" w:rsidR="00697450" w:rsidRPr="00514E03" w:rsidRDefault="00697450" w:rsidP="00E50D1B">
            <w:pPr>
              <w:spacing w:after="0"/>
              <w:jc w:val="center"/>
              <w:rPr>
                <w:rFonts w:ascii="Times New Roman" w:hAnsi="Times New Roman" w:cs="Times New Roman"/>
                <w:sz w:val="24"/>
                <w:szCs w:val="24"/>
                <w:lang w:val="en-ID"/>
              </w:rPr>
            </w:pPr>
          </w:p>
          <w:p w14:paraId="0C260D88" w14:textId="77777777" w:rsidR="00697450" w:rsidRPr="00514E03" w:rsidRDefault="00697450" w:rsidP="00E50D1B">
            <w:pPr>
              <w:spacing w:after="0"/>
              <w:jc w:val="center"/>
              <w:rPr>
                <w:rFonts w:ascii="Times New Roman" w:hAnsi="Times New Roman" w:cs="Times New Roman"/>
                <w:sz w:val="24"/>
                <w:szCs w:val="24"/>
                <w:lang w:val="en-ID"/>
              </w:rPr>
            </w:pPr>
          </w:p>
          <w:p w14:paraId="2AE1D228" w14:textId="77777777" w:rsidR="005A2E62" w:rsidRPr="00514E03" w:rsidRDefault="005A2E62" w:rsidP="00E50D1B">
            <w:pPr>
              <w:spacing w:after="0"/>
              <w:jc w:val="center"/>
              <w:rPr>
                <w:rFonts w:ascii="Times New Roman" w:hAnsi="Times New Roman" w:cs="Times New Roman"/>
                <w:sz w:val="24"/>
                <w:szCs w:val="24"/>
                <w:lang w:val="en-ID"/>
              </w:rPr>
            </w:pPr>
          </w:p>
          <w:p w14:paraId="34480167" w14:textId="77777777" w:rsidR="005A2E62" w:rsidRPr="00514E03" w:rsidRDefault="005A2E62" w:rsidP="00E50D1B">
            <w:pPr>
              <w:spacing w:after="0"/>
              <w:jc w:val="center"/>
              <w:rPr>
                <w:rFonts w:ascii="Times New Roman" w:hAnsi="Times New Roman" w:cs="Times New Roman"/>
                <w:sz w:val="24"/>
                <w:szCs w:val="24"/>
                <w:lang w:val="en-ID"/>
              </w:rPr>
            </w:pPr>
          </w:p>
          <w:p w14:paraId="290078F0" w14:textId="10076B83" w:rsidR="00571C34" w:rsidRPr="00514E03" w:rsidRDefault="00571C34" w:rsidP="00571C34">
            <w:pPr>
              <w:spacing w:line="360" w:lineRule="auto"/>
              <w:jc w:val="center"/>
              <w:rPr>
                <w:rFonts w:ascii="Times New Roman" w:hAnsi="Times New Roman" w:cs="Times New Roman"/>
                <w:sz w:val="24"/>
                <w:szCs w:val="24"/>
                <w:u w:val="single"/>
                <w:lang w:val="en-GB"/>
              </w:rPr>
            </w:pPr>
            <w:r w:rsidRPr="00514E03">
              <w:rPr>
                <w:rFonts w:ascii="Times New Roman" w:hAnsi="Times New Roman" w:cs="Times New Roman"/>
                <w:sz w:val="24"/>
                <w:szCs w:val="24"/>
                <w:u w:val="single"/>
                <w:lang w:val="it-IT"/>
              </w:rPr>
              <w:t>I Gusti Agung Gede Arya Kadyanan, S.Kom, M.K</w:t>
            </w:r>
            <w:r w:rsidR="001F59D6" w:rsidRPr="00514E03">
              <w:rPr>
                <w:rFonts w:ascii="Times New Roman" w:hAnsi="Times New Roman" w:cs="Times New Roman"/>
                <w:sz w:val="24"/>
                <w:szCs w:val="24"/>
                <w:u w:val="single"/>
                <w:lang w:val="it-IT"/>
              </w:rPr>
              <w:t>om</w:t>
            </w:r>
          </w:p>
          <w:p w14:paraId="1AB2AC93" w14:textId="5DCDF78C" w:rsidR="00697450" w:rsidRPr="00514E03" w:rsidRDefault="00571C34" w:rsidP="00E203F5">
            <w:pPr>
              <w:spacing w:line="360" w:lineRule="auto"/>
              <w:jc w:val="center"/>
              <w:rPr>
                <w:rFonts w:ascii="Times New Roman" w:hAnsi="Times New Roman" w:cs="Times New Roman"/>
                <w:sz w:val="24"/>
                <w:szCs w:val="24"/>
                <w:lang w:val="en-GB"/>
              </w:rPr>
            </w:pPr>
            <w:r w:rsidRPr="00514E03">
              <w:rPr>
                <w:rFonts w:ascii="Times New Roman" w:hAnsi="Times New Roman" w:cs="Times New Roman"/>
                <w:sz w:val="24"/>
                <w:szCs w:val="24"/>
                <w:lang w:val="en-GB"/>
              </w:rPr>
              <w:t xml:space="preserve">NIP. </w:t>
            </w:r>
            <w:r w:rsidRPr="00514E03">
              <w:rPr>
                <w:rFonts w:ascii="Times New Roman" w:hAnsi="Times New Roman" w:cs="Times New Roman"/>
                <w:sz w:val="24"/>
                <w:szCs w:val="24"/>
              </w:rPr>
              <w:t xml:space="preserve"> </w:t>
            </w:r>
            <w:r w:rsidRPr="00514E03">
              <w:rPr>
                <w:rFonts w:ascii="Times New Roman" w:hAnsi="Times New Roman" w:cs="Times New Roman"/>
                <w:sz w:val="24"/>
                <w:szCs w:val="24"/>
                <w:lang w:val="it-IT"/>
              </w:rPr>
              <w:t xml:space="preserve"> 198501302015041003</w:t>
            </w:r>
          </w:p>
        </w:tc>
      </w:tr>
    </w:tbl>
    <w:p w14:paraId="53FA6CE6" w14:textId="77777777" w:rsidR="005A2E62" w:rsidRPr="00514E03" w:rsidRDefault="005A2E62" w:rsidP="00697450">
      <w:pPr>
        <w:spacing w:before="240" w:after="0"/>
        <w:jc w:val="center"/>
        <w:rPr>
          <w:rFonts w:ascii="Times New Roman" w:hAnsi="Times New Roman" w:cs="Times New Roman"/>
          <w:sz w:val="24"/>
          <w:szCs w:val="24"/>
          <w:lang w:val="en-ID"/>
        </w:rPr>
      </w:pPr>
    </w:p>
    <w:p w14:paraId="49308C1F" w14:textId="77777777" w:rsidR="005A2E62" w:rsidRPr="00514E03" w:rsidRDefault="005A2E62" w:rsidP="00697450">
      <w:pPr>
        <w:spacing w:before="240" w:after="0"/>
        <w:jc w:val="center"/>
        <w:rPr>
          <w:rFonts w:ascii="Times New Roman" w:hAnsi="Times New Roman" w:cs="Times New Roman"/>
          <w:sz w:val="24"/>
          <w:szCs w:val="24"/>
          <w:lang w:val="en-ID"/>
        </w:rPr>
      </w:pPr>
    </w:p>
    <w:p w14:paraId="667C4F8F" w14:textId="77777777" w:rsidR="005A2E62" w:rsidRPr="00514E03" w:rsidRDefault="005A2E62" w:rsidP="00697450">
      <w:pPr>
        <w:spacing w:before="240" w:after="0"/>
        <w:jc w:val="center"/>
        <w:rPr>
          <w:rFonts w:ascii="Times New Roman" w:hAnsi="Times New Roman" w:cs="Times New Roman"/>
          <w:sz w:val="24"/>
          <w:szCs w:val="24"/>
          <w:lang w:val="en-ID"/>
        </w:rPr>
      </w:pPr>
    </w:p>
    <w:p w14:paraId="4A051A08" w14:textId="77777777" w:rsidR="005A2E62" w:rsidRPr="00514E03" w:rsidRDefault="005A2E62" w:rsidP="00697450">
      <w:pPr>
        <w:spacing w:before="240" w:after="0"/>
        <w:jc w:val="center"/>
        <w:rPr>
          <w:rFonts w:ascii="Times New Roman" w:hAnsi="Times New Roman" w:cs="Times New Roman"/>
          <w:sz w:val="24"/>
          <w:szCs w:val="24"/>
          <w:lang w:val="en-ID"/>
        </w:rPr>
      </w:pPr>
    </w:p>
    <w:p w14:paraId="40C49320" w14:textId="77777777" w:rsidR="005A2E62" w:rsidRPr="00514E03" w:rsidRDefault="005A2E62" w:rsidP="00697450">
      <w:pPr>
        <w:spacing w:before="240" w:after="0"/>
        <w:jc w:val="center"/>
        <w:rPr>
          <w:rFonts w:ascii="Times New Roman" w:hAnsi="Times New Roman" w:cs="Times New Roman"/>
          <w:sz w:val="24"/>
          <w:szCs w:val="24"/>
          <w:lang w:val="en-ID"/>
        </w:rPr>
      </w:pPr>
    </w:p>
    <w:p w14:paraId="504D13E2" w14:textId="77777777" w:rsidR="005A2E62" w:rsidRPr="00514E03" w:rsidRDefault="005A2E62" w:rsidP="005A2E62">
      <w:pPr>
        <w:spacing w:before="240" w:after="0"/>
        <w:rPr>
          <w:rFonts w:ascii="Times New Roman" w:hAnsi="Times New Roman" w:cs="Times New Roman"/>
          <w:sz w:val="24"/>
          <w:szCs w:val="24"/>
          <w:lang w:val="en-ID"/>
        </w:rPr>
      </w:pPr>
    </w:p>
    <w:p w14:paraId="3800961A" w14:textId="77777777" w:rsidR="005A2E62" w:rsidRPr="00514E03" w:rsidRDefault="00697450" w:rsidP="005A2E62">
      <w:pPr>
        <w:spacing w:after="0" w:line="360" w:lineRule="auto"/>
        <w:jc w:val="center"/>
        <w:rPr>
          <w:rFonts w:ascii="Times New Roman" w:hAnsi="Times New Roman" w:cs="Times New Roman"/>
          <w:sz w:val="24"/>
          <w:szCs w:val="24"/>
          <w:lang w:val="en-ID"/>
        </w:rPr>
      </w:pPr>
      <w:r w:rsidRPr="00514E03">
        <w:rPr>
          <w:rFonts w:ascii="Times New Roman" w:hAnsi="Times New Roman" w:cs="Times New Roman"/>
          <w:sz w:val="24"/>
          <w:szCs w:val="24"/>
          <w:lang w:val="en-ID"/>
        </w:rPr>
        <w:t>Mengetahui,</w:t>
      </w:r>
    </w:p>
    <w:p w14:paraId="098B247D" w14:textId="77777777" w:rsidR="005A2E62" w:rsidRPr="00514E03" w:rsidRDefault="005A2E62" w:rsidP="005A2E62">
      <w:pPr>
        <w:spacing w:after="0" w:line="360" w:lineRule="auto"/>
        <w:jc w:val="center"/>
        <w:rPr>
          <w:rFonts w:ascii="Times New Roman" w:hAnsi="Times New Roman" w:cs="Times New Roman"/>
          <w:sz w:val="24"/>
          <w:szCs w:val="24"/>
          <w:lang w:val="en-ID"/>
        </w:rPr>
      </w:pPr>
      <w:r w:rsidRPr="00514E03">
        <w:rPr>
          <w:rFonts w:ascii="Times New Roman" w:hAnsi="Times New Roman" w:cs="Times New Roman"/>
          <w:sz w:val="24"/>
          <w:szCs w:val="24"/>
          <w:lang w:val="en-ID"/>
        </w:rPr>
        <w:t>Komisi Seminar dan Tugas Akhir</w:t>
      </w:r>
    </w:p>
    <w:p w14:paraId="3A037600" w14:textId="77777777" w:rsidR="00697450" w:rsidRPr="00514E03" w:rsidRDefault="00A43F49" w:rsidP="005A2E62">
      <w:pPr>
        <w:spacing w:after="0" w:line="360" w:lineRule="auto"/>
        <w:jc w:val="center"/>
        <w:rPr>
          <w:rFonts w:ascii="Times New Roman" w:hAnsi="Times New Roman" w:cs="Times New Roman"/>
          <w:sz w:val="24"/>
          <w:szCs w:val="24"/>
          <w:lang w:val="en-ID"/>
        </w:rPr>
      </w:pPr>
      <w:r w:rsidRPr="00514E03">
        <w:rPr>
          <w:rFonts w:ascii="Times New Roman" w:hAnsi="Times New Roman" w:cs="Times New Roman"/>
          <w:sz w:val="24"/>
          <w:szCs w:val="24"/>
          <w:lang w:val="en-ID"/>
        </w:rPr>
        <w:t>Program Studi Teknik Informatika</w:t>
      </w:r>
      <w:r w:rsidR="005A2E62" w:rsidRPr="00514E03">
        <w:rPr>
          <w:rFonts w:ascii="Times New Roman" w:hAnsi="Times New Roman" w:cs="Times New Roman"/>
          <w:sz w:val="24"/>
          <w:szCs w:val="24"/>
          <w:lang w:val="en-ID"/>
        </w:rPr>
        <w:t xml:space="preserve"> </w:t>
      </w:r>
      <w:r w:rsidRPr="00514E03">
        <w:rPr>
          <w:rFonts w:ascii="Times New Roman" w:hAnsi="Times New Roman" w:cs="Times New Roman"/>
          <w:sz w:val="24"/>
          <w:szCs w:val="24"/>
          <w:lang w:val="en-ID"/>
        </w:rPr>
        <w:t>FMIPA Universitas Udayana</w:t>
      </w:r>
    </w:p>
    <w:p w14:paraId="31D2A662" w14:textId="77777777" w:rsidR="00697450" w:rsidRPr="00514E03" w:rsidRDefault="00697450" w:rsidP="00697450">
      <w:pPr>
        <w:spacing w:after="0"/>
        <w:rPr>
          <w:rFonts w:ascii="Times New Roman" w:hAnsi="Times New Roman" w:cs="Times New Roman"/>
          <w:sz w:val="24"/>
          <w:szCs w:val="24"/>
          <w:lang w:val="en-ID"/>
        </w:rPr>
      </w:pPr>
    </w:p>
    <w:p w14:paraId="7945C2E8" w14:textId="77777777" w:rsidR="005A2E62" w:rsidRPr="00514E03" w:rsidRDefault="005A2E62" w:rsidP="00697450">
      <w:pPr>
        <w:spacing w:after="0"/>
        <w:rPr>
          <w:rFonts w:ascii="Times New Roman" w:hAnsi="Times New Roman" w:cs="Times New Roman"/>
          <w:sz w:val="24"/>
          <w:szCs w:val="24"/>
          <w:lang w:val="en-ID"/>
        </w:rPr>
      </w:pPr>
    </w:p>
    <w:p w14:paraId="04533F29" w14:textId="77777777" w:rsidR="005A2E62" w:rsidRPr="00514E03" w:rsidRDefault="005A2E62" w:rsidP="00697450">
      <w:pPr>
        <w:spacing w:after="0"/>
        <w:rPr>
          <w:rFonts w:ascii="Times New Roman" w:hAnsi="Times New Roman" w:cs="Times New Roman"/>
          <w:sz w:val="24"/>
          <w:szCs w:val="24"/>
          <w:lang w:val="en-ID"/>
        </w:rPr>
      </w:pPr>
    </w:p>
    <w:p w14:paraId="08AACB8F" w14:textId="77777777" w:rsidR="00697450" w:rsidRPr="00514E03" w:rsidRDefault="00697450" w:rsidP="00697450">
      <w:pPr>
        <w:spacing w:after="0"/>
        <w:jc w:val="center"/>
        <w:rPr>
          <w:rFonts w:ascii="Times New Roman" w:hAnsi="Times New Roman" w:cs="Times New Roman"/>
          <w:sz w:val="24"/>
          <w:szCs w:val="24"/>
          <w:lang w:val="en-ID"/>
        </w:rPr>
      </w:pPr>
    </w:p>
    <w:p w14:paraId="1B4FE140" w14:textId="77777777" w:rsidR="005A2E62" w:rsidRPr="00514E03" w:rsidRDefault="005A2E62" w:rsidP="005A2E62">
      <w:pPr>
        <w:tabs>
          <w:tab w:val="left" w:pos="1843"/>
          <w:tab w:val="left" w:pos="1985"/>
        </w:tabs>
        <w:spacing w:after="0" w:line="360" w:lineRule="auto"/>
        <w:jc w:val="center"/>
        <w:rPr>
          <w:rFonts w:ascii="Times New Roman" w:hAnsi="Times New Roman" w:cs="Times New Roman"/>
          <w:sz w:val="24"/>
          <w:szCs w:val="24"/>
          <w:u w:val="single"/>
        </w:rPr>
      </w:pPr>
      <w:r w:rsidRPr="00514E03">
        <w:rPr>
          <w:rFonts w:ascii="Times New Roman" w:hAnsi="Times New Roman" w:cs="Times New Roman"/>
          <w:sz w:val="24"/>
          <w:szCs w:val="24"/>
          <w:u w:val="single"/>
        </w:rPr>
        <w:t xml:space="preserve">I </w:t>
      </w:r>
      <w:r w:rsidR="00E203F5" w:rsidRPr="00514E03">
        <w:rPr>
          <w:rFonts w:ascii="Times New Roman" w:hAnsi="Times New Roman" w:cs="Times New Roman"/>
          <w:sz w:val="24"/>
          <w:szCs w:val="24"/>
          <w:u w:val="single"/>
        </w:rPr>
        <w:t>Gusti Ngurah Anom Cahyadi Putra, S.T., M.Cs.</w:t>
      </w:r>
    </w:p>
    <w:p w14:paraId="628125D8" w14:textId="77777777" w:rsidR="00697450" w:rsidRPr="00514E03" w:rsidRDefault="005A2E62" w:rsidP="005A2E62">
      <w:pPr>
        <w:spacing w:after="0" w:line="360" w:lineRule="auto"/>
        <w:jc w:val="center"/>
        <w:rPr>
          <w:rFonts w:ascii="Times New Roman" w:hAnsi="Times New Roman" w:cs="Times New Roman"/>
          <w:sz w:val="24"/>
          <w:szCs w:val="24"/>
          <w:lang w:val="en-ID"/>
        </w:rPr>
      </w:pPr>
      <w:r w:rsidRPr="00514E03">
        <w:rPr>
          <w:rFonts w:ascii="Times New Roman" w:hAnsi="Times New Roman" w:cs="Times New Roman"/>
          <w:sz w:val="24"/>
          <w:szCs w:val="24"/>
        </w:rPr>
        <w:t xml:space="preserve">NIP. </w:t>
      </w:r>
      <w:r w:rsidR="00E203F5" w:rsidRPr="00514E03">
        <w:rPr>
          <w:rFonts w:ascii="Times New Roman" w:hAnsi="Times New Roman" w:cs="Times New Roman"/>
          <w:sz w:val="24"/>
          <w:szCs w:val="24"/>
        </w:rPr>
        <w:t>198403172019031005</w:t>
      </w:r>
    </w:p>
    <w:p w14:paraId="0F95C842" w14:textId="3DB38D83" w:rsidR="00A43F49" w:rsidRPr="00514E03" w:rsidRDefault="00A43F49" w:rsidP="00E203F5">
      <w:pPr>
        <w:spacing w:after="0" w:line="360" w:lineRule="auto"/>
        <w:ind w:left="1418" w:hanging="1418"/>
        <w:jc w:val="both"/>
        <w:rPr>
          <w:rFonts w:ascii="Times New Roman" w:hAnsi="Times New Roman" w:cs="Times New Roman"/>
          <w:b/>
          <w:sz w:val="24"/>
          <w:szCs w:val="24"/>
        </w:rPr>
      </w:pPr>
      <w:r w:rsidRPr="00514E03">
        <w:rPr>
          <w:rFonts w:ascii="Times New Roman" w:hAnsi="Times New Roman" w:cs="Times New Roman"/>
          <w:sz w:val="24"/>
          <w:szCs w:val="24"/>
        </w:rPr>
        <w:lastRenderedPageBreak/>
        <w:t>Judul</w:t>
      </w:r>
      <w:r w:rsidRPr="00514E03">
        <w:rPr>
          <w:rFonts w:ascii="Times New Roman" w:hAnsi="Times New Roman" w:cs="Times New Roman"/>
          <w:sz w:val="24"/>
          <w:szCs w:val="24"/>
        </w:rPr>
        <w:tab/>
        <w:t xml:space="preserve">: </w:t>
      </w:r>
      <w:r w:rsidR="0051404A" w:rsidRPr="00514E03">
        <w:rPr>
          <w:rFonts w:ascii="Times New Roman" w:hAnsi="Times New Roman" w:cs="Times New Roman"/>
          <w:sz w:val="24"/>
          <w:szCs w:val="24"/>
        </w:rPr>
        <w:t>Sistem Pengklasifikasian Tarian Tradisional Bali Dengan Pendekatan Ontologi Semantik</w:t>
      </w:r>
    </w:p>
    <w:p w14:paraId="003037F7" w14:textId="2F631CA6" w:rsidR="00A43F49" w:rsidRPr="00514E03" w:rsidRDefault="00A43F49" w:rsidP="005F6DD5">
      <w:pPr>
        <w:spacing w:after="0" w:line="360" w:lineRule="auto"/>
        <w:ind w:left="851" w:hanging="851"/>
        <w:rPr>
          <w:rFonts w:ascii="Times New Roman" w:hAnsi="Times New Roman" w:cs="Times New Roman"/>
          <w:sz w:val="24"/>
          <w:szCs w:val="24"/>
        </w:rPr>
      </w:pPr>
      <w:r w:rsidRPr="00514E03">
        <w:rPr>
          <w:rFonts w:ascii="Times New Roman" w:hAnsi="Times New Roman" w:cs="Times New Roman"/>
          <w:sz w:val="24"/>
          <w:szCs w:val="24"/>
        </w:rPr>
        <w:t xml:space="preserve">Nama </w:t>
      </w:r>
      <w:r w:rsidRPr="00514E03">
        <w:rPr>
          <w:rFonts w:ascii="Times New Roman" w:hAnsi="Times New Roman" w:cs="Times New Roman"/>
          <w:sz w:val="24"/>
          <w:szCs w:val="24"/>
        </w:rPr>
        <w:tab/>
      </w:r>
      <w:r w:rsidRPr="00514E03">
        <w:rPr>
          <w:rFonts w:ascii="Times New Roman" w:hAnsi="Times New Roman" w:cs="Times New Roman"/>
          <w:sz w:val="24"/>
          <w:szCs w:val="24"/>
        </w:rPr>
        <w:tab/>
        <w:t xml:space="preserve">: </w:t>
      </w:r>
      <w:r w:rsidR="0051404A" w:rsidRPr="00514E03">
        <w:rPr>
          <w:rFonts w:ascii="Times New Roman" w:hAnsi="Times New Roman" w:cs="Times New Roman"/>
          <w:sz w:val="24"/>
          <w:szCs w:val="24"/>
        </w:rPr>
        <w:t>Irianto Liko Koten</w:t>
      </w:r>
      <w:r w:rsidR="00E203F5" w:rsidRPr="00514E03">
        <w:rPr>
          <w:rFonts w:ascii="Times New Roman" w:hAnsi="Times New Roman" w:cs="Times New Roman"/>
          <w:sz w:val="24"/>
          <w:szCs w:val="24"/>
        </w:rPr>
        <w:t xml:space="preserve"> (NIM</w:t>
      </w:r>
      <w:r w:rsidRPr="00514E03">
        <w:rPr>
          <w:rFonts w:ascii="Times New Roman" w:hAnsi="Times New Roman" w:cs="Times New Roman"/>
          <w:sz w:val="24"/>
          <w:szCs w:val="24"/>
        </w:rPr>
        <w:t xml:space="preserve">: </w:t>
      </w:r>
      <w:r w:rsidR="00301467" w:rsidRPr="00514E03">
        <w:rPr>
          <w:rFonts w:ascii="Times New Roman" w:hAnsi="Times New Roman" w:cs="Times New Roman"/>
          <w:sz w:val="24"/>
          <w:szCs w:val="24"/>
        </w:rPr>
        <w:t>1608561005</w:t>
      </w:r>
      <w:r w:rsidRPr="00514E03">
        <w:rPr>
          <w:rFonts w:ascii="Times New Roman" w:hAnsi="Times New Roman" w:cs="Times New Roman"/>
          <w:sz w:val="24"/>
          <w:szCs w:val="24"/>
        </w:rPr>
        <w:t>)</w:t>
      </w:r>
    </w:p>
    <w:p w14:paraId="63EC0187" w14:textId="1E17D1CC" w:rsidR="00301467" w:rsidRPr="00514E03" w:rsidRDefault="00A43F49" w:rsidP="00110191">
      <w:pPr>
        <w:spacing w:after="0" w:line="360" w:lineRule="auto"/>
        <w:rPr>
          <w:rFonts w:ascii="Times New Roman" w:hAnsi="Times New Roman" w:cs="Times New Roman"/>
          <w:sz w:val="24"/>
          <w:szCs w:val="24"/>
          <w:lang w:val="en-GB"/>
        </w:rPr>
      </w:pPr>
      <w:r w:rsidRPr="00514E03">
        <w:rPr>
          <w:rFonts w:ascii="Times New Roman" w:hAnsi="Times New Roman" w:cs="Times New Roman"/>
          <w:sz w:val="24"/>
          <w:szCs w:val="24"/>
        </w:rPr>
        <w:t xml:space="preserve">Pembimbing </w:t>
      </w:r>
      <w:r w:rsidRPr="00514E03">
        <w:rPr>
          <w:rFonts w:ascii="Times New Roman" w:hAnsi="Times New Roman" w:cs="Times New Roman"/>
          <w:sz w:val="24"/>
          <w:szCs w:val="24"/>
        </w:rPr>
        <w:tab/>
        <w:t xml:space="preserve">: 1. </w:t>
      </w:r>
      <w:r w:rsidR="00301467" w:rsidRPr="00514E03">
        <w:rPr>
          <w:rFonts w:ascii="Times New Roman" w:hAnsi="Times New Roman" w:cs="Times New Roman"/>
          <w:sz w:val="24"/>
          <w:szCs w:val="24"/>
          <w:lang w:val="en-GB"/>
        </w:rPr>
        <w:t>Cokorda Rai Adi Pramartha, ST., MM., Ph.D</w:t>
      </w:r>
    </w:p>
    <w:p w14:paraId="7F5AA268" w14:textId="3E08C9B7" w:rsidR="00301467" w:rsidRPr="00514E03" w:rsidRDefault="00A43F49" w:rsidP="00110191">
      <w:pPr>
        <w:spacing w:after="0" w:line="360" w:lineRule="auto"/>
        <w:ind w:left="1440" w:firstLine="120"/>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2. </w:t>
      </w:r>
      <w:r w:rsidR="00301467" w:rsidRPr="00514E03">
        <w:rPr>
          <w:rFonts w:ascii="Times New Roman" w:hAnsi="Times New Roman" w:cs="Times New Roman"/>
          <w:sz w:val="24"/>
          <w:szCs w:val="24"/>
          <w:lang w:val="it-IT"/>
        </w:rPr>
        <w:t>I Gusti Agung Gede Arya Kadyanan, S.Kom, M.K</w:t>
      </w:r>
      <w:r w:rsidR="001F59D6" w:rsidRPr="00514E03">
        <w:rPr>
          <w:rFonts w:ascii="Times New Roman" w:hAnsi="Times New Roman" w:cs="Times New Roman"/>
          <w:sz w:val="24"/>
          <w:szCs w:val="24"/>
          <w:lang w:val="it-IT"/>
        </w:rPr>
        <w:t>om</w:t>
      </w:r>
    </w:p>
    <w:p w14:paraId="7B7DD2F9" w14:textId="77777777" w:rsidR="005F6DD5" w:rsidRPr="00514E03" w:rsidRDefault="005F6DD5" w:rsidP="005F6DD5">
      <w:pPr>
        <w:spacing w:after="0"/>
        <w:ind w:left="1440" w:firstLine="120"/>
        <w:rPr>
          <w:rFonts w:ascii="Times New Roman" w:hAnsi="Times New Roman" w:cs="Times New Roman"/>
          <w:sz w:val="24"/>
          <w:szCs w:val="24"/>
          <w:lang w:val="en-ID"/>
        </w:rPr>
      </w:pPr>
    </w:p>
    <w:p w14:paraId="3EB1AB64" w14:textId="529E37CF" w:rsidR="00532E90" w:rsidRPr="00514E03" w:rsidRDefault="00532E90" w:rsidP="008402F0">
      <w:pPr>
        <w:pStyle w:val="Heading1"/>
        <w:jc w:val="center"/>
        <w:rPr>
          <w:rFonts w:ascii="Times New Roman" w:hAnsi="Times New Roman"/>
          <w:sz w:val="24"/>
          <w:szCs w:val="24"/>
          <w:lang w:val="en-ID"/>
        </w:rPr>
      </w:pPr>
      <w:bookmarkStart w:id="7" w:name="_Toc40930806"/>
      <w:r w:rsidRPr="008402F0">
        <w:rPr>
          <w:rFonts w:ascii="Times New Roman" w:hAnsi="Times New Roman"/>
          <w:b/>
          <w:color w:val="auto"/>
          <w:sz w:val="28"/>
          <w:szCs w:val="28"/>
          <w:lang w:val="en-ID"/>
        </w:rPr>
        <w:t>ABSTRAK</w:t>
      </w:r>
      <w:bookmarkEnd w:id="7"/>
    </w:p>
    <w:p w14:paraId="4108FB3D" w14:textId="77777777" w:rsidR="00532E90" w:rsidRPr="00514E03" w:rsidRDefault="00532E90" w:rsidP="00532E90">
      <w:pPr>
        <w:spacing w:after="0" w:line="360" w:lineRule="auto"/>
        <w:ind w:left="1418" w:hanging="1418"/>
        <w:jc w:val="both"/>
        <w:rPr>
          <w:rFonts w:ascii="Times New Roman" w:eastAsia="Times New Roman" w:hAnsi="Times New Roman" w:cs="Times New Roman"/>
          <w:sz w:val="24"/>
          <w:szCs w:val="24"/>
          <w:lang w:val="en-ID"/>
        </w:rPr>
      </w:pPr>
    </w:p>
    <w:p w14:paraId="109B19D2" w14:textId="51E7DE20" w:rsidR="00532E90" w:rsidRPr="00514E03" w:rsidRDefault="00532E90" w:rsidP="00532E90">
      <w:pPr>
        <w:spacing w:after="0" w:line="360" w:lineRule="auto"/>
        <w:ind w:firstLine="720"/>
        <w:jc w:val="both"/>
        <w:rPr>
          <w:rFonts w:ascii="Times New Roman" w:eastAsia="Times New Roman" w:hAnsi="Times New Roman" w:cs="Times New Roman"/>
          <w:sz w:val="24"/>
          <w:szCs w:val="24"/>
          <w:lang w:val="en-ID"/>
        </w:rPr>
      </w:pPr>
      <w:commentRangeStart w:id="8"/>
      <w:r w:rsidRPr="00514E03">
        <w:rPr>
          <w:rFonts w:ascii="Times New Roman" w:eastAsia="Times New Roman" w:hAnsi="Times New Roman" w:cs="Times New Roman"/>
          <w:sz w:val="24"/>
          <w:szCs w:val="24"/>
          <w:lang w:val="en-ID"/>
        </w:rPr>
        <w:t>Bali adalah sebuah pulau di Indonesia yang kaya akan budaya, misalnya, adalah tarian tradisional. Pertunjukan tarian tradisional beragam dari satu desa ke desa lain di Bali. Pengetahuan tari tradisional Bali harus ditangkap dan didokumentasikan dengan baik dalam bentuk digital sehingga dapat dibagikan dengan mudah kepada orang-orang dan generasi yang berbeda di seluruh dunia. Penggunaan ontologi sebagai teknik representasi informasi adalah solusi yang lebih disukai dalam hal ini karena ontologi dapat digunakan untuk meningkatkan pengembangan aplikasi semantik, terutama ketika berhadapan dengan web semantik. Dalam proyek ini, ontologi dibangun menggunakan alat pengembangan ontologi Protege. Kami mengikuti metode pengembangan ontologi metontologi di mana metodologi ini dengan jelas menggambarkan masing-masing kegiatannya. Dalam penelitian ini, kami fokus untuk menggambarkan semua varian tarian tradisional Bali. Di masa depan, kami berharap lebih banyak jenis tarian dapat didokumentasikan menggunakan ontologi yang kami usulkan.</w:t>
      </w:r>
      <w:commentRangeEnd w:id="8"/>
      <w:r w:rsidR="00A55E1D">
        <w:rPr>
          <w:rStyle w:val="CommentReference"/>
        </w:rPr>
        <w:commentReference w:id="8"/>
      </w:r>
    </w:p>
    <w:p w14:paraId="293A4BC8" w14:textId="77777777" w:rsidR="00532E90" w:rsidRPr="00514E03" w:rsidRDefault="00532E90" w:rsidP="00532E90">
      <w:pPr>
        <w:spacing w:after="0" w:line="360" w:lineRule="auto"/>
        <w:ind w:left="1418" w:hanging="1418"/>
        <w:jc w:val="both"/>
        <w:rPr>
          <w:rFonts w:ascii="Times New Roman" w:eastAsia="Times New Roman" w:hAnsi="Times New Roman" w:cs="Times New Roman"/>
          <w:sz w:val="24"/>
          <w:szCs w:val="24"/>
          <w:lang w:val="en-ID"/>
        </w:rPr>
      </w:pPr>
      <w:r w:rsidRPr="00514E03">
        <w:rPr>
          <w:rFonts w:ascii="Times New Roman" w:eastAsia="Times New Roman" w:hAnsi="Times New Roman" w:cs="Times New Roman"/>
          <w:sz w:val="24"/>
          <w:szCs w:val="24"/>
          <w:lang w:val="en-ID"/>
        </w:rPr>
        <w:t> </w:t>
      </w:r>
    </w:p>
    <w:p w14:paraId="0EE71BFF" w14:textId="6C27AC3F" w:rsidR="00532E90" w:rsidRPr="00514E03" w:rsidRDefault="00532E90" w:rsidP="00532E90">
      <w:pPr>
        <w:spacing w:after="0" w:line="360" w:lineRule="auto"/>
        <w:ind w:left="1418" w:hanging="1418"/>
        <w:rPr>
          <w:rFonts w:ascii="Times New Roman" w:eastAsia="Times New Roman" w:hAnsi="Times New Roman" w:cs="Times New Roman"/>
          <w:sz w:val="24"/>
          <w:szCs w:val="24"/>
          <w:lang w:val="en-ID"/>
        </w:rPr>
      </w:pPr>
      <w:r w:rsidRPr="00514E03">
        <w:rPr>
          <w:rFonts w:ascii="Times New Roman" w:eastAsia="Times New Roman" w:hAnsi="Times New Roman" w:cs="Times New Roman"/>
          <w:b/>
          <w:sz w:val="24"/>
          <w:szCs w:val="24"/>
          <w:lang w:val="en-ID"/>
        </w:rPr>
        <w:t>Kata kunci:</w:t>
      </w:r>
      <w:r w:rsidRPr="00514E03">
        <w:rPr>
          <w:rFonts w:ascii="Times New Roman" w:eastAsia="Times New Roman" w:hAnsi="Times New Roman" w:cs="Times New Roman"/>
          <w:sz w:val="24"/>
          <w:szCs w:val="24"/>
          <w:lang w:val="en-ID"/>
        </w:rPr>
        <w:t xml:space="preserve"> Tari Bali, Ontologi, Semantik Web</w:t>
      </w:r>
    </w:p>
    <w:p w14:paraId="0564200B" w14:textId="77777777" w:rsidR="00532E90" w:rsidRPr="00514E03" w:rsidRDefault="00532E90">
      <w:pPr>
        <w:rPr>
          <w:rFonts w:ascii="Times New Roman" w:eastAsia="Times New Roman" w:hAnsi="Times New Roman" w:cs="Times New Roman"/>
          <w:sz w:val="24"/>
          <w:szCs w:val="24"/>
          <w:lang w:val="en-ID"/>
        </w:rPr>
      </w:pPr>
      <w:r w:rsidRPr="00514E03">
        <w:rPr>
          <w:rFonts w:ascii="Times New Roman" w:eastAsia="Times New Roman" w:hAnsi="Times New Roman" w:cs="Times New Roman"/>
          <w:sz w:val="24"/>
          <w:szCs w:val="24"/>
          <w:lang w:val="en-ID"/>
        </w:rPr>
        <w:br w:type="page"/>
      </w:r>
    </w:p>
    <w:p w14:paraId="41381995" w14:textId="3589FBE4" w:rsidR="00A43F49" w:rsidRPr="00514E03" w:rsidRDefault="00A43F49" w:rsidP="00532E90">
      <w:pPr>
        <w:spacing w:after="0" w:line="360" w:lineRule="auto"/>
        <w:ind w:left="1418" w:hanging="1418"/>
        <w:rPr>
          <w:rFonts w:ascii="Times New Roman" w:hAnsi="Times New Roman" w:cs="Times New Roman"/>
          <w:b/>
          <w:sz w:val="24"/>
          <w:szCs w:val="24"/>
        </w:rPr>
      </w:pPr>
      <w:r w:rsidRPr="00514E03">
        <w:rPr>
          <w:rFonts w:ascii="Times New Roman" w:hAnsi="Times New Roman" w:cs="Times New Roman"/>
          <w:sz w:val="24"/>
          <w:szCs w:val="24"/>
        </w:rPr>
        <w:lastRenderedPageBreak/>
        <w:t>Title</w:t>
      </w:r>
      <w:r w:rsidRPr="00514E03">
        <w:rPr>
          <w:rFonts w:ascii="Times New Roman" w:hAnsi="Times New Roman" w:cs="Times New Roman"/>
          <w:sz w:val="24"/>
          <w:szCs w:val="24"/>
        </w:rPr>
        <w:tab/>
        <w:t xml:space="preserve">: </w:t>
      </w:r>
      <w:r w:rsidR="00110191" w:rsidRPr="00514E03">
        <w:rPr>
          <w:rFonts w:ascii="Times New Roman" w:hAnsi="Times New Roman" w:cs="Times New Roman"/>
          <w:sz w:val="24"/>
          <w:szCs w:val="24"/>
          <w:lang w:val="en-ID"/>
        </w:rPr>
        <w:t>Classification System of Traditional Balinese Dances With Semantic Ontology Approach</w:t>
      </w:r>
    </w:p>
    <w:p w14:paraId="203A3D5A" w14:textId="525FA225" w:rsidR="00A43F49" w:rsidRPr="00514E03" w:rsidRDefault="00A43F49" w:rsidP="005F6DD5">
      <w:pPr>
        <w:spacing w:after="0" w:line="360" w:lineRule="auto"/>
        <w:ind w:left="851" w:hanging="851"/>
        <w:rPr>
          <w:rFonts w:ascii="Times New Roman" w:hAnsi="Times New Roman" w:cs="Times New Roman"/>
          <w:sz w:val="24"/>
          <w:szCs w:val="24"/>
        </w:rPr>
      </w:pPr>
      <w:r w:rsidRPr="00514E03">
        <w:rPr>
          <w:rFonts w:ascii="Times New Roman" w:hAnsi="Times New Roman" w:cs="Times New Roman"/>
          <w:sz w:val="24"/>
          <w:szCs w:val="24"/>
        </w:rPr>
        <w:t xml:space="preserve">Name </w:t>
      </w:r>
      <w:r w:rsidRPr="00514E03">
        <w:rPr>
          <w:rFonts w:ascii="Times New Roman" w:hAnsi="Times New Roman" w:cs="Times New Roman"/>
          <w:sz w:val="24"/>
          <w:szCs w:val="24"/>
        </w:rPr>
        <w:tab/>
      </w:r>
      <w:r w:rsidRPr="00514E03">
        <w:rPr>
          <w:rFonts w:ascii="Times New Roman" w:hAnsi="Times New Roman" w:cs="Times New Roman"/>
          <w:sz w:val="24"/>
          <w:szCs w:val="24"/>
        </w:rPr>
        <w:tab/>
        <w:t xml:space="preserve">: </w:t>
      </w:r>
      <w:r w:rsidR="00110191" w:rsidRPr="00514E03">
        <w:rPr>
          <w:rFonts w:ascii="Times New Roman" w:hAnsi="Times New Roman" w:cs="Times New Roman"/>
          <w:sz w:val="24"/>
          <w:szCs w:val="24"/>
        </w:rPr>
        <w:t>Irianto Liko Koten</w:t>
      </w:r>
      <w:r w:rsidR="00E87110" w:rsidRPr="00514E03">
        <w:rPr>
          <w:rFonts w:ascii="Times New Roman" w:hAnsi="Times New Roman" w:cs="Times New Roman"/>
          <w:sz w:val="24"/>
          <w:szCs w:val="24"/>
        </w:rPr>
        <w:t xml:space="preserve"> (NIM</w:t>
      </w:r>
      <w:r w:rsidRPr="00514E03">
        <w:rPr>
          <w:rFonts w:ascii="Times New Roman" w:hAnsi="Times New Roman" w:cs="Times New Roman"/>
          <w:sz w:val="24"/>
          <w:szCs w:val="24"/>
        </w:rPr>
        <w:t xml:space="preserve">: </w:t>
      </w:r>
      <w:r w:rsidR="00110191" w:rsidRPr="00514E03">
        <w:rPr>
          <w:rFonts w:ascii="Times New Roman" w:hAnsi="Times New Roman" w:cs="Times New Roman"/>
          <w:sz w:val="24"/>
          <w:szCs w:val="24"/>
        </w:rPr>
        <w:t>1608561005</w:t>
      </w:r>
      <w:r w:rsidRPr="00514E03">
        <w:rPr>
          <w:rFonts w:ascii="Times New Roman" w:hAnsi="Times New Roman" w:cs="Times New Roman"/>
          <w:sz w:val="24"/>
          <w:szCs w:val="24"/>
        </w:rPr>
        <w:t>)</w:t>
      </w:r>
    </w:p>
    <w:p w14:paraId="58D7FE6C" w14:textId="77777777" w:rsidR="00110191" w:rsidRPr="00514E03" w:rsidRDefault="00A43F49" w:rsidP="00110191">
      <w:pPr>
        <w:spacing w:after="0" w:line="360" w:lineRule="auto"/>
        <w:rPr>
          <w:rFonts w:ascii="Times New Roman" w:hAnsi="Times New Roman" w:cs="Times New Roman"/>
          <w:sz w:val="24"/>
          <w:szCs w:val="24"/>
          <w:lang w:val="en-GB"/>
        </w:rPr>
      </w:pPr>
      <w:r w:rsidRPr="00514E03">
        <w:rPr>
          <w:rFonts w:ascii="Times New Roman" w:hAnsi="Times New Roman" w:cs="Times New Roman"/>
          <w:sz w:val="24"/>
          <w:szCs w:val="24"/>
        </w:rPr>
        <w:t xml:space="preserve">Supervisor </w:t>
      </w:r>
      <w:r w:rsidRPr="00514E03">
        <w:rPr>
          <w:rFonts w:ascii="Times New Roman" w:hAnsi="Times New Roman" w:cs="Times New Roman"/>
          <w:sz w:val="24"/>
          <w:szCs w:val="24"/>
        </w:rPr>
        <w:tab/>
        <w:t xml:space="preserve">: </w:t>
      </w:r>
      <w:r w:rsidR="00110191" w:rsidRPr="00514E03">
        <w:rPr>
          <w:rFonts w:ascii="Times New Roman" w:hAnsi="Times New Roman" w:cs="Times New Roman"/>
          <w:sz w:val="24"/>
          <w:szCs w:val="24"/>
        </w:rPr>
        <w:t xml:space="preserve">1. </w:t>
      </w:r>
      <w:r w:rsidR="00110191" w:rsidRPr="00514E03">
        <w:rPr>
          <w:rFonts w:ascii="Times New Roman" w:hAnsi="Times New Roman" w:cs="Times New Roman"/>
          <w:sz w:val="24"/>
          <w:szCs w:val="24"/>
          <w:lang w:val="en-GB"/>
        </w:rPr>
        <w:t>Cokorda Rai Adi Pramartha, ST., MM., Ph.D</w:t>
      </w:r>
    </w:p>
    <w:p w14:paraId="71484EEC" w14:textId="77777777" w:rsidR="00110191" w:rsidRPr="00514E03" w:rsidRDefault="00110191" w:rsidP="00110191">
      <w:pPr>
        <w:spacing w:after="0" w:line="360" w:lineRule="auto"/>
        <w:ind w:left="1440" w:firstLine="120"/>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2. </w:t>
      </w:r>
      <w:r w:rsidRPr="00514E03">
        <w:rPr>
          <w:rFonts w:ascii="Times New Roman" w:hAnsi="Times New Roman" w:cs="Times New Roman"/>
          <w:sz w:val="24"/>
          <w:szCs w:val="24"/>
          <w:lang w:val="it-IT"/>
        </w:rPr>
        <w:t>I Gusti Agung Gede Arya Kadyanan, S.Kom, M.Kom</w:t>
      </w:r>
    </w:p>
    <w:p w14:paraId="56AECB63" w14:textId="2A7B577C" w:rsidR="00B8780B" w:rsidRPr="00514E03" w:rsidRDefault="00B8780B" w:rsidP="00110191">
      <w:pPr>
        <w:spacing w:after="0" w:line="360" w:lineRule="auto"/>
        <w:rPr>
          <w:rFonts w:ascii="Times New Roman" w:hAnsi="Times New Roman" w:cs="Times New Roman"/>
          <w:sz w:val="24"/>
          <w:szCs w:val="24"/>
          <w:lang w:val="en-ID"/>
        </w:rPr>
      </w:pPr>
    </w:p>
    <w:p w14:paraId="2B6A0D84" w14:textId="69F580F5" w:rsidR="00532E90" w:rsidRPr="008402F0" w:rsidRDefault="00110191" w:rsidP="008402F0">
      <w:pPr>
        <w:pStyle w:val="Heading1"/>
        <w:jc w:val="center"/>
        <w:rPr>
          <w:rFonts w:ascii="Times New Roman" w:hAnsi="Times New Roman"/>
          <w:b/>
          <w:color w:val="auto"/>
          <w:sz w:val="28"/>
          <w:szCs w:val="28"/>
          <w:lang w:val="en-ID"/>
        </w:rPr>
      </w:pPr>
      <w:bookmarkStart w:id="9" w:name="_Toc40930807"/>
      <w:bookmarkStart w:id="10" w:name="_Toc8118308"/>
      <w:r w:rsidRPr="008402F0">
        <w:rPr>
          <w:rFonts w:ascii="Times New Roman" w:hAnsi="Times New Roman"/>
          <w:b/>
          <w:color w:val="auto"/>
          <w:sz w:val="28"/>
          <w:szCs w:val="28"/>
          <w:lang w:val="en-ID"/>
        </w:rPr>
        <w:t>ABSTRACT</w:t>
      </w:r>
      <w:bookmarkEnd w:id="9"/>
    </w:p>
    <w:p w14:paraId="1E954E82" w14:textId="77777777" w:rsidR="00532E90" w:rsidRPr="00514E03" w:rsidRDefault="00532E90" w:rsidP="00532E90">
      <w:pPr>
        <w:spacing w:after="0" w:line="240" w:lineRule="auto"/>
        <w:jc w:val="center"/>
        <w:rPr>
          <w:rFonts w:ascii="Times New Roman" w:hAnsi="Times New Roman" w:cs="Times New Roman"/>
          <w:b/>
          <w:sz w:val="24"/>
          <w:szCs w:val="24"/>
          <w:lang w:eastAsia="ja-JP"/>
        </w:rPr>
      </w:pPr>
    </w:p>
    <w:p w14:paraId="60F184A0" w14:textId="095C46C7" w:rsidR="00532E90" w:rsidRPr="00514E03" w:rsidRDefault="00532E90" w:rsidP="00110191">
      <w:pPr>
        <w:spacing w:after="0" w:line="240" w:lineRule="auto"/>
        <w:ind w:firstLine="720"/>
        <w:jc w:val="both"/>
        <w:rPr>
          <w:rFonts w:ascii="Times New Roman" w:hAnsi="Times New Roman" w:cs="Times New Roman"/>
          <w:iCs/>
          <w:sz w:val="24"/>
          <w:szCs w:val="24"/>
        </w:rPr>
      </w:pPr>
      <w:r w:rsidRPr="00514E03">
        <w:rPr>
          <w:rFonts w:ascii="Times New Roman" w:hAnsi="Times New Roman" w:cs="Times New Roman"/>
          <w:iCs/>
          <w:sz w:val="24"/>
          <w:szCs w:val="24"/>
        </w:rPr>
        <w:t>Bali is an island in Indonesia that is rich in culture, for example, is a traditional dance. The traditional dance performance is diverse from one village to another village in Bali. The traditional Balinese dance knowledge should be captured dan documented well in a digital form so that it can be shared easily to different people and generation across the world. The use of ontology as an information representation technique is the preferred solution in this matter because ontology can be used to enhance the development of semantic applications, especially when dealing with semantic webs. In this project, the ontology was built using Protege ontology development tool.  We follow the methontology ontology development method where this methodology clearly describes each of its activity. In this</w:t>
      </w:r>
      <w:r w:rsidR="00110191" w:rsidRPr="00514E03">
        <w:rPr>
          <w:rFonts w:ascii="Times New Roman" w:hAnsi="Times New Roman" w:cs="Times New Roman"/>
          <w:iCs/>
          <w:sz w:val="24"/>
          <w:szCs w:val="24"/>
        </w:rPr>
        <w:t xml:space="preserve"> study, we focus to describe all</w:t>
      </w:r>
      <w:r w:rsidRPr="00514E03">
        <w:rPr>
          <w:rFonts w:ascii="Times New Roman" w:hAnsi="Times New Roman" w:cs="Times New Roman"/>
          <w:iCs/>
          <w:sz w:val="24"/>
          <w:szCs w:val="24"/>
        </w:rPr>
        <w:t xml:space="preserve"> variants of Balinese traditional dance. In the future, we expect that more type of dance can be documented using our proposed ontology.</w:t>
      </w:r>
    </w:p>
    <w:p w14:paraId="2C79DF31" w14:textId="77777777" w:rsidR="00532E90" w:rsidRPr="00514E03" w:rsidRDefault="00532E90" w:rsidP="00110191">
      <w:pPr>
        <w:spacing w:after="0" w:line="240" w:lineRule="auto"/>
        <w:ind w:firstLine="720"/>
        <w:jc w:val="both"/>
        <w:rPr>
          <w:rFonts w:ascii="Times New Roman" w:hAnsi="Times New Roman" w:cs="Times New Roman"/>
          <w:i/>
          <w:iCs/>
          <w:sz w:val="24"/>
          <w:szCs w:val="24"/>
        </w:rPr>
      </w:pPr>
      <w:r w:rsidRPr="00514E03">
        <w:rPr>
          <w:rFonts w:ascii="Times New Roman" w:hAnsi="Times New Roman" w:cs="Times New Roman"/>
          <w:i/>
          <w:iCs/>
          <w:sz w:val="24"/>
          <w:szCs w:val="24"/>
        </w:rPr>
        <w:t> </w:t>
      </w:r>
    </w:p>
    <w:p w14:paraId="5A74384F" w14:textId="4CBF696A" w:rsidR="00532E90" w:rsidRPr="00514E03" w:rsidRDefault="00532E90" w:rsidP="00110191">
      <w:pPr>
        <w:spacing w:after="0" w:line="240" w:lineRule="auto"/>
        <w:jc w:val="both"/>
        <w:rPr>
          <w:rFonts w:ascii="Times New Roman" w:hAnsi="Times New Roman" w:cs="Times New Roman"/>
          <w:sz w:val="24"/>
          <w:szCs w:val="24"/>
        </w:rPr>
      </w:pPr>
      <w:r w:rsidRPr="00514E03">
        <w:rPr>
          <w:rFonts w:ascii="Times New Roman" w:hAnsi="Times New Roman" w:cs="Times New Roman"/>
          <w:b/>
          <w:bCs/>
          <w:i/>
          <w:iCs/>
          <w:sz w:val="24"/>
          <w:szCs w:val="24"/>
        </w:rPr>
        <w:t>Keywords</w:t>
      </w:r>
      <w:r w:rsidRPr="00514E03">
        <w:rPr>
          <w:rFonts w:ascii="Times New Roman" w:hAnsi="Times New Roman" w:cs="Times New Roman"/>
          <w:b/>
          <w:i/>
          <w:iCs/>
          <w:sz w:val="24"/>
          <w:szCs w:val="24"/>
        </w:rPr>
        <w:t xml:space="preserve">: </w:t>
      </w:r>
      <w:r w:rsidRPr="00514E03">
        <w:rPr>
          <w:rFonts w:ascii="Times New Roman" w:hAnsi="Times New Roman" w:cs="Times New Roman"/>
          <w:i/>
          <w:iCs/>
          <w:color w:val="000000"/>
          <w:sz w:val="24"/>
          <w:szCs w:val="24"/>
        </w:rPr>
        <w:t xml:space="preserve">Balinese Dance, </w:t>
      </w:r>
      <w:r w:rsidRPr="00514E03">
        <w:rPr>
          <w:rFonts w:ascii="Times New Roman" w:hAnsi="Times New Roman" w:cs="Times New Roman"/>
          <w:i/>
          <w:iCs/>
          <w:sz w:val="24"/>
          <w:szCs w:val="24"/>
        </w:rPr>
        <w:t>Ontology,</w:t>
      </w:r>
      <w:r w:rsidR="00110191" w:rsidRPr="00514E03">
        <w:rPr>
          <w:rFonts w:ascii="Times New Roman" w:hAnsi="Times New Roman" w:cs="Times New Roman"/>
          <w:i/>
          <w:iCs/>
          <w:sz w:val="24"/>
          <w:szCs w:val="24"/>
        </w:rPr>
        <w:t xml:space="preserve"> </w:t>
      </w:r>
      <w:r w:rsidRPr="00514E03">
        <w:rPr>
          <w:rFonts w:ascii="Times New Roman" w:hAnsi="Times New Roman" w:cs="Times New Roman"/>
          <w:i/>
          <w:iCs/>
          <w:color w:val="000000"/>
          <w:sz w:val="24"/>
          <w:szCs w:val="24"/>
        </w:rPr>
        <w:t>Semantic Web</w:t>
      </w:r>
    </w:p>
    <w:p w14:paraId="49C0E06C" w14:textId="77777777" w:rsidR="005F6DD5" w:rsidRPr="00514E03" w:rsidRDefault="005F6DD5" w:rsidP="005F6DD5">
      <w:pPr>
        <w:rPr>
          <w:rFonts w:ascii="Times New Roman" w:hAnsi="Times New Roman" w:cs="Times New Roman"/>
          <w:b/>
          <w:sz w:val="24"/>
          <w:szCs w:val="24"/>
          <w:lang w:val="en-ID"/>
        </w:rPr>
      </w:pPr>
    </w:p>
    <w:p w14:paraId="076E70F2" w14:textId="77777777" w:rsidR="00B8780B" w:rsidRPr="00514E03" w:rsidRDefault="00B8780B" w:rsidP="005F6DD5">
      <w:pPr>
        <w:rPr>
          <w:rFonts w:ascii="Times New Roman" w:hAnsi="Times New Roman" w:cs="Times New Roman"/>
          <w:b/>
          <w:sz w:val="24"/>
          <w:szCs w:val="24"/>
          <w:lang w:val="en-ID"/>
        </w:rPr>
      </w:pPr>
    </w:p>
    <w:p w14:paraId="4490DBC9" w14:textId="77777777" w:rsidR="00110191" w:rsidRPr="00514E03" w:rsidRDefault="00110191">
      <w:pPr>
        <w:rPr>
          <w:rFonts w:ascii="Times New Roman" w:eastAsia="Times New Roman" w:hAnsi="Times New Roman" w:cs="Times New Roman"/>
          <w:b/>
          <w:sz w:val="24"/>
          <w:szCs w:val="24"/>
          <w:lang w:val="en-ID"/>
        </w:rPr>
      </w:pPr>
      <w:r w:rsidRPr="00514E03">
        <w:rPr>
          <w:rFonts w:ascii="Times New Roman" w:hAnsi="Times New Roman" w:cs="Times New Roman"/>
          <w:b/>
          <w:sz w:val="24"/>
          <w:szCs w:val="24"/>
          <w:lang w:val="en-ID"/>
        </w:rPr>
        <w:br w:type="page"/>
      </w:r>
    </w:p>
    <w:p w14:paraId="32EFA1FF" w14:textId="2309A878" w:rsidR="00A43F49" w:rsidRPr="008402F0" w:rsidRDefault="00B946C9" w:rsidP="008402F0">
      <w:pPr>
        <w:pStyle w:val="Heading1"/>
        <w:jc w:val="center"/>
        <w:rPr>
          <w:rFonts w:ascii="Times New Roman" w:hAnsi="Times New Roman"/>
          <w:b/>
          <w:color w:val="auto"/>
          <w:sz w:val="28"/>
          <w:szCs w:val="28"/>
          <w:lang w:val="en-ID"/>
        </w:rPr>
      </w:pPr>
      <w:bookmarkStart w:id="11" w:name="_Toc40930808"/>
      <w:r w:rsidRPr="008402F0">
        <w:rPr>
          <w:rFonts w:ascii="Times New Roman" w:hAnsi="Times New Roman"/>
          <w:b/>
          <w:color w:val="auto"/>
          <w:sz w:val="28"/>
          <w:szCs w:val="28"/>
          <w:lang w:val="en-ID"/>
        </w:rPr>
        <w:lastRenderedPageBreak/>
        <w:t>KATA PENGANTAR</w:t>
      </w:r>
      <w:bookmarkEnd w:id="10"/>
      <w:bookmarkEnd w:id="11"/>
    </w:p>
    <w:p w14:paraId="2E268250" w14:textId="77777777" w:rsidR="007A7974" w:rsidRPr="00514E03" w:rsidRDefault="007A7974" w:rsidP="007A7974">
      <w:pPr>
        <w:rPr>
          <w:rFonts w:ascii="Times New Roman" w:hAnsi="Times New Roman" w:cs="Times New Roman"/>
          <w:sz w:val="24"/>
          <w:szCs w:val="24"/>
          <w:lang w:val="en-ID"/>
        </w:rPr>
      </w:pPr>
    </w:p>
    <w:p w14:paraId="3A41763D" w14:textId="3CE32610" w:rsidR="00E90623" w:rsidRPr="00514E03" w:rsidRDefault="00E90623" w:rsidP="00E90623">
      <w:pPr>
        <w:spacing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Penelitian dengan judul “Sistem Pengklasifikasian Tarian Tradisional Bali dengan Pendekatan Ontologi Semantik” ini disusun dalam rangkaian kegiatan pelaksanaan Tugas Akhir di Jurusan Ilmu Komputer FMIPA UNUD.</w:t>
      </w:r>
    </w:p>
    <w:p w14:paraId="7C61D9D3" w14:textId="769B3F64" w:rsidR="00E90623" w:rsidRPr="00514E03" w:rsidRDefault="00E90623" w:rsidP="00E90623">
      <w:p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ab/>
        <w:t>Sehubungan dengan telah terselesaikannya penelitian ini, maka diucapkan terima kasih dan penghargaan kepada berbagai pihak yang telah membantu pengusul, antara lain:</w:t>
      </w:r>
    </w:p>
    <w:p w14:paraId="50EE616C" w14:textId="64C077E1" w:rsidR="00E90623" w:rsidRPr="00514E03" w:rsidRDefault="00E90623" w:rsidP="008D0BBA">
      <w:pPr>
        <w:pStyle w:val="ListParagraph"/>
        <w:numPr>
          <w:ilvl w:val="0"/>
          <w:numId w:val="9"/>
        </w:numPr>
        <w:spacing w:line="360" w:lineRule="auto"/>
        <w:ind w:left="426"/>
        <w:jc w:val="both"/>
        <w:rPr>
          <w:rFonts w:ascii="Times New Roman" w:hAnsi="Times New Roman" w:cs="Times New Roman"/>
          <w:sz w:val="24"/>
          <w:szCs w:val="24"/>
        </w:rPr>
      </w:pPr>
      <w:r w:rsidRPr="00514E03">
        <w:rPr>
          <w:rFonts w:ascii="Times New Roman" w:hAnsi="Times New Roman" w:cs="Times New Roman"/>
          <w:sz w:val="24"/>
          <w:szCs w:val="24"/>
        </w:rPr>
        <w:t>Bapak Cokorda Rai Adi Pramartha</w:t>
      </w:r>
      <w:r w:rsidR="009825A2" w:rsidRPr="00514E03">
        <w:rPr>
          <w:rFonts w:ascii="Times New Roman" w:hAnsi="Times New Roman" w:cs="Times New Roman"/>
          <w:sz w:val="24"/>
          <w:szCs w:val="24"/>
        </w:rPr>
        <w:t>, S.T., M.M.,Ph.D. sebagai</w:t>
      </w:r>
      <w:r w:rsidRPr="00514E03">
        <w:rPr>
          <w:rFonts w:ascii="Times New Roman" w:hAnsi="Times New Roman" w:cs="Times New Roman"/>
          <w:sz w:val="24"/>
          <w:szCs w:val="24"/>
        </w:rPr>
        <w:t xml:space="preserve"> Pembimbing I yang telah banyak membantu </w:t>
      </w:r>
      <w:r w:rsidR="009825A2" w:rsidRPr="00514E03">
        <w:rPr>
          <w:rFonts w:ascii="Times New Roman" w:hAnsi="Times New Roman" w:cs="Times New Roman"/>
          <w:sz w:val="24"/>
          <w:szCs w:val="24"/>
        </w:rPr>
        <w:t>dalam penelitian</w:t>
      </w:r>
      <w:r w:rsidRPr="00514E03">
        <w:rPr>
          <w:rFonts w:ascii="Times New Roman" w:hAnsi="Times New Roman" w:cs="Times New Roman"/>
          <w:sz w:val="24"/>
          <w:szCs w:val="24"/>
        </w:rPr>
        <w:t xml:space="preserve"> ini; </w:t>
      </w:r>
    </w:p>
    <w:p w14:paraId="641C4A1E" w14:textId="7C578166" w:rsidR="00E90623" w:rsidRPr="00514E03" w:rsidRDefault="00E90623" w:rsidP="008D0BBA">
      <w:pPr>
        <w:pStyle w:val="ListParagraph"/>
        <w:numPr>
          <w:ilvl w:val="0"/>
          <w:numId w:val="9"/>
        </w:numPr>
        <w:spacing w:line="360" w:lineRule="auto"/>
        <w:ind w:left="426"/>
        <w:jc w:val="both"/>
        <w:rPr>
          <w:rFonts w:ascii="Times New Roman" w:hAnsi="Times New Roman" w:cs="Times New Roman"/>
          <w:sz w:val="24"/>
          <w:szCs w:val="24"/>
        </w:rPr>
      </w:pPr>
      <w:r w:rsidRPr="00514E03">
        <w:rPr>
          <w:rFonts w:ascii="Times New Roman" w:hAnsi="Times New Roman" w:cs="Times New Roman"/>
          <w:sz w:val="24"/>
          <w:szCs w:val="24"/>
        </w:rPr>
        <w:t xml:space="preserve">Bapak </w:t>
      </w:r>
      <w:r w:rsidRPr="00514E03">
        <w:rPr>
          <w:rFonts w:ascii="Times New Roman" w:hAnsi="Times New Roman" w:cs="Times New Roman"/>
          <w:sz w:val="24"/>
          <w:szCs w:val="24"/>
          <w:lang w:val="it-IT"/>
        </w:rPr>
        <w:t>I Gusti Agung Gede Arya Kadyanan, S.Kom, M.Kom.</w:t>
      </w:r>
      <w:r w:rsidR="009825A2" w:rsidRPr="00514E03">
        <w:rPr>
          <w:rFonts w:ascii="Times New Roman" w:hAnsi="Times New Roman" w:cs="Times New Roman"/>
          <w:sz w:val="24"/>
          <w:szCs w:val="24"/>
        </w:rPr>
        <w:t xml:space="preserve"> sebagai </w:t>
      </w:r>
      <w:r w:rsidRPr="00514E03">
        <w:rPr>
          <w:rFonts w:ascii="Times New Roman" w:hAnsi="Times New Roman" w:cs="Times New Roman"/>
          <w:sz w:val="24"/>
          <w:szCs w:val="24"/>
        </w:rPr>
        <w:t xml:space="preserve">Pembimbing II yang telah bersedia mengkritisi, memeriksa dan menyempurnakan </w:t>
      </w:r>
      <w:r w:rsidR="009825A2" w:rsidRPr="00514E03">
        <w:rPr>
          <w:rFonts w:ascii="Times New Roman" w:hAnsi="Times New Roman" w:cs="Times New Roman"/>
          <w:sz w:val="24"/>
          <w:szCs w:val="24"/>
        </w:rPr>
        <w:t>penelitian</w:t>
      </w:r>
      <w:r w:rsidRPr="00514E03">
        <w:rPr>
          <w:rFonts w:ascii="Times New Roman" w:hAnsi="Times New Roman" w:cs="Times New Roman"/>
          <w:sz w:val="24"/>
          <w:szCs w:val="24"/>
        </w:rPr>
        <w:t xml:space="preserve"> ini;</w:t>
      </w:r>
    </w:p>
    <w:p w14:paraId="2C545198" w14:textId="0FECC0F1" w:rsidR="00E90623" w:rsidRPr="00514E03" w:rsidRDefault="00E90623" w:rsidP="008D0BBA">
      <w:pPr>
        <w:pStyle w:val="ListParagraph"/>
        <w:numPr>
          <w:ilvl w:val="0"/>
          <w:numId w:val="9"/>
        </w:numPr>
        <w:spacing w:line="360" w:lineRule="auto"/>
        <w:ind w:left="426" w:hanging="426"/>
        <w:jc w:val="both"/>
        <w:rPr>
          <w:rFonts w:ascii="Times New Roman" w:hAnsi="Times New Roman" w:cs="Times New Roman"/>
          <w:sz w:val="24"/>
          <w:szCs w:val="24"/>
        </w:rPr>
      </w:pPr>
      <w:r w:rsidRPr="00514E03">
        <w:rPr>
          <w:rFonts w:ascii="Times New Roman" w:hAnsi="Times New Roman" w:cs="Times New Roman"/>
          <w:sz w:val="24"/>
          <w:szCs w:val="24"/>
        </w:rPr>
        <w:t>Bapak-bapak dan ibu-ibu dosen di Jurusan Ilmu Komputer yang telah meluangkan waktu turut memberik</w:t>
      </w:r>
      <w:r w:rsidR="009825A2" w:rsidRPr="00514E03">
        <w:rPr>
          <w:rFonts w:ascii="Times New Roman" w:hAnsi="Times New Roman" w:cs="Times New Roman"/>
          <w:sz w:val="24"/>
          <w:szCs w:val="24"/>
        </w:rPr>
        <w:t>a</w:t>
      </w:r>
      <w:r w:rsidRPr="00514E03">
        <w:rPr>
          <w:rFonts w:ascii="Times New Roman" w:hAnsi="Times New Roman" w:cs="Times New Roman"/>
          <w:sz w:val="24"/>
          <w:szCs w:val="24"/>
        </w:rPr>
        <w:t xml:space="preserve">n saran dan masukan dalam penyempurnaan </w:t>
      </w:r>
      <w:r w:rsidR="009825A2" w:rsidRPr="00514E03">
        <w:rPr>
          <w:rFonts w:ascii="Times New Roman" w:hAnsi="Times New Roman" w:cs="Times New Roman"/>
          <w:sz w:val="24"/>
          <w:szCs w:val="24"/>
        </w:rPr>
        <w:t xml:space="preserve">penelitian </w:t>
      </w:r>
      <w:r w:rsidRPr="00514E03">
        <w:rPr>
          <w:rFonts w:ascii="Times New Roman" w:hAnsi="Times New Roman" w:cs="Times New Roman"/>
          <w:sz w:val="24"/>
          <w:szCs w:val="24"/>
        </w:rPr>
        <w:t>ini;</w:t>
      </w:r>
    </w:p>
    <w:p w14:paraId="39CAEEE3" w14:textId="3D3D59B7" w:rsidR="00E90623" w:rsidRPr="00514E03" w:rsidRDefault="00E90623" w:rsidP="008D0BBA">
      <w:pPr>
        <w:pStyle w:val="ListParagraph"/>
        <w:numPr>
          <w:ilvl w:val="0"/>
          <w:numId w:val="9"/>
        </w:numPr>
        <w:spacing w:line="360" w:lineRule="auto"/>
        <w:ind w:left="426" w:hanging="426"/>
        <w:jc w:val="both"/>
        <w:rPr>
          <w:rFonts w:ascii="Times New Roman" w:hAnsi="Times New Roman" w:cs="Times New Roman"/>
          <w:sz w:val="24"/>
          <w:szCs w:val="24"/>
        </w:rPr>
      </w:pPr>
      <w:r w:rsidRPr="00514E03">
        <w:rPr>
          <w:rFonts w:ascii="Times New Roman" w:hAnsi="Times New Roman" w:cs="Times New Roman"/>
          <w:sz w:val="24"/>
          <w:szCs w:val="24"/>
        </w:rPr>
        <w:t>Kawan-kawan di Jurusan Ilmu Komputer yang telah memberikan dukungan moral dalam penyelesaian</w:t>
      </w:r>
      <w:r w:rsidR="009825A2" w:rsidRPr="00514E03">
        <w:rPr>
          <w:rFonts w:ascii="Times New Roman" w:hAnsi="Times New Roman" w:cs="Times New Roman"/>
          <w:sz w:val="24"/>
          <w:szCs w:val="24"/>
        </w:rPr>
        <w:t xml:space="preserve"> penelitian</w:t>
      </w:r>
      <w:r w:rsidRPr="00514E03">
        <w:rPr>
          <w:rFonts w:ascii="Times New Roman" w:hAnsi="Times New Roman" w:cs="Times New Roman"/>
          <w:sz w:val="24"/>
          <w:szCs w:val="24"/>
        </w:rPr>
        <w:t xml:space="preserve"> ini.</w:t>
      </w:r>
    </w:p>
    <w:p w14:paraId="393B5CEC" w14:textId="77777777" w:rsidR="00E90623" w:rsidRPr="00514E03" w:rsidRDefault="00E90623" w:rsidP="00E90623">
      <w:pPr>
        <w:pStyle w:val="ListParagraph"/>
        <w:spacing w:line="360" w:lineRule="auto"/>
        <w:ind w:left="426"/>
        <w:jc w:val="both"/>
        <w:rPr>
          <w:rFonts w:ascii="Times New Roman" w:hAnsi="Times New Roman" w:cs="Times New Roman"/>
          <w:sz w:val="24"/>
          <w:szCs w:val="24"/>
        </w:rPr>
      </w:pPr>
    </w:p>
    <w:p w14:paraId="35689723" w14:textId="610BE12F" w:rsidR="00E90623" w:rsidRPr="00514E03" w:rsidRDefault="00E90623" w:rsidP="00E90623">
      <w:pPr>
        <w:pStyle w:val="ListParagraph"/>
        <w:spacing w:line="360" w:lineRule="auto"/>
        <w:ind w:left="0" w:firstLine="426"/>
        <w:jc w:val="both"/>
        <w:rPr>
          <w:rFonts w:ascii="Times New Roman" w:hAnsi="Times New Roman" w:cs="Times New Roman"/>
          <w:sz w:val="24"/>
          <w:szCs w:val="24"/>
        </w:rPr>
      </w:pPr>
      <w:r w:rsidRPr="00514E03">
        <w:rPr>
          <w:rFonts w:ascii="Times New Roman" w:hAnsi="Times New Roman" w:cs="Times New Roman"/>
          <w:sz w:val="24"/>
          <w:szCs w:val="24"/>
        </w:rPr>
        <w:t xml:space="preserve">Disadari pula bahwa sudah tentu </w:t>
      </w:r>
      <w:r w:rsidR="009825A2" w:rsidRPr="00514E03">
        <w:rPr>
          <w:rFonts w:ascii="Times New Roman" w:hAnsi="Times New Roman" w:cs="Times New Roman"/>
          <w:sz w:val="24"/>
          <w:szCs w:val="24"/>
        </w:rPr>
        <w:t>penelitian</w:t>
      </w:r>
      <w:r w:rsidRPr="00514E03">
        <w:rPr>
          <w:rFonts w:ascii="Times New Roman" w:hAnsi="Times New Roman" w:cs="Times New Roman"/>
          <w:sz w:val="24"/>
          <w:szCs w:val="24"/>
        </w:rPr>
        <w:t xml:space="preserve"> ini masih mengandung kelemahan dan kekurangan. Memperhatikan hal ini, maka masukan dan saran-saran penyempurnaan sangat diharapkan.</w:t>
      </w:r>
    </w:p>
    <w:p w14:paraId="484B51F6" w14:textId="77777777" w:rsidR="0091202A" w:rsidRPr="00514E03" w:rsidRDefault="0091202A" w:rsidP="0091202A">
      <w:pPr>
        <w:spacing w:after="0" w:line="360" w:lineRule="auto"/>
        <w:ind w:firstLine="851"/>
        <w:jc w:val="both"/>
        <w:rPr>
          <w:rStyle w:val="fontstyle01"/>
          <w:rFonts w:ascii="Times New Roman" w:hAnsi="Times New Roman" w:cs="Times New Roman"/>
          <w:sz w:val="24"/>
          <w:szCs w:val="24"/>
        </w:rPr>
      </w:pPr>
    </w:p>
    <w:p w14:paraId="0C941FB7" w14:textId="6D9BB787" w:rsidR="0091202A" w:rsidRPr="00514E03" w:rsidRDefault="0091202A" w:rsidP="0091202A">
      <w:pPr>
        <w:spacing w:after="0" w:line="360" w:lineRule="auto"/>
        <w:ind w:firstLine="851"/>
        <w:jc w:val="right"/>
        <w:rPr>
          <w:rFonts w:ascii="Times New Roman" w:hAnsi="Times New Roman" w:cs="Times New Roman"/>
          <w:color w:val="000000"/>
          <w:sz w:val="24"/>
          <w:szCs w:val="24"/>
        </w:rPr>
      </w:pPr>
      <w:r w:rsidRPr="00514E03">
        <w:rPr>
          <w:rStyle w:val="fontstyle01"/>
          <w:rFonts w:ascii="Times New Roman" w:hAnsi="Times New Roman" w:cs="Times New Roman"/>
          <w:sz w:val="24"/>
          <w:szCs w:val="24"/>
        </w:rPr>
        <w:t xml:space="preserve">Bukit Jimbaran, </w:t>
      </w:r>
      <w:r w:rsidR="00685F2F">
        <w:rPr>
          <w:rStyle w:val="fontstyle01"/>
          <w:rFonts w:ascii="Times New Roman" w:hAnsi="Times New Roman" w:cs="Times New Roman"/>
          <w:sz w:val="24"/>
          <w:szCs w:val="24"/>
        </w:rPr>
        <w:t>20 Mei</w:t>
      </w:r>
      <w:r w:rsidR="00E87110" w:rsidRPr="00514E03">
        <w:rPr>
          <w:rStyle w:val="fontstyle01"/>
          <w:rFonts w:ascii="Times New Roman" w:hAnsi="Times New Roman" w:cs="Times New Roman"/>
          <w:sz w:val="24"/>
          <w:szCs w:val="24"/>
        </w:rPr>
        <w:t xml:space="preserve"> 2020</w:t>
      </w:r>
    </w:p>
    <w:p w14:paraId="17B84A47" w14:textId="77777777" w:rsidR="009825A2" w:rsidRPr="00514E03" w:rsidRDefault="0091202A" w:rsidP="0091202A">
      <w:pPr>
        <w:spacing w:after="0" w:line="360" w:lineRule="auto"/>
        <w:ind w:firstLine="567"/>
        <w:jc w:val="right"/>
        <w:rPr>
          <w:rStyle w:val="fontstyle01"/>
          <w:rFonts w:ascii="Times New Roman" w:hAnsi="Times New Roman" w:cs="Times New Roman"/>
          <w:sz w:val="24"/>
          <w:szCs w:val="24"/>
        </w:rPr>
      </w:pPr>
      <w:r w:rsidRPr="00514E03">
        <w:rPr>
          <w:rStyle w:val="fontstyle01"/>
          <w:rFonts w:ascii="Times New Roman" w:hAnsi="Times New Roman" w:cs="Times New Roman"/>
          <w:sz w:val="24"/>
          <w:szCs w:val="24"/>
        </w:rPr>
        <w:t>Penyusun</w:t>
      </w:r>
      <w:r w:rsidRPr="00514E03">
        <w:rPr>
          <w:rFonts w:ascii="Times New Roman" w:hAnsi="Times New Roman" w:cs="Times New Roman"/>
          <w:color w:val="000000"/>
          <w:sz w:val="24"/>
          <w:szCs w:val="24"/>
        </w:rPr>
        <w:br/>
      </w:r>
    </w:p>
    <w:p w14:paraId="49942EE4" w14:textId="77777777" w:rsidR="009825A2" w:rsidRPr="00514E03" w:rsidRDefault="009825A2" w:rsidP="0091202A">
      <w:pPr>
        <w:spacing w:after="0" w:line="360" w:lineRule="auto"/>
        <w:ind w:firstLine="567"/>
        <w:jc w:val="right"/>
        <w:rPr>
          <w:rStyle w:val="fontstyle01"/>
          <w:rFonts w:ascii="Times New Roman" w:hAnsi="Times New Roman" w:cs="Times New Roman"/>
          <w:sz w:val="24"/>
          <w:szCs w:val="24"/>
        </w:rPr>
      </w:pPr>
    </w:p>
    <w:p w14:paraId="29915EB0" w14:textId="1B33C22B" w:rsidR="007A7974" w:rsidRPr="00514E03" w:rsidRDefault="009825A2" w:rsidP="0091202A">
      <w:pPr>
        <w:spacing w:after="0" w:line="360" w:lineRule="auto"/>
        <w:ind w:firstLine="567"/>
        <w:jc w:val="right"/>
        <w:rPr>
          <w:rStyle w:val="fontstyle01"/>
          <w:rFonts w:ascii="Times New Roman" w:hAnsi="Times New Roman" w:cs="Times New Roman"/>
          <w:sz w:val="24"/>
          <w:szCs w:val="24"/>
        </w:rPr>
      </w:pPr>
      <w:r w:rsidRPr="00514E03">
        <w:rPr>
          <w:rStyle w:val="fontstyle01"/>
          <w:rFonts w:ascii="Times New Roman" w:hAnsi="Times New Roman" w:cs="Times New Roman"/>
          <w:sz w:val="24"/>
          <w:szCs w:val="24"/>
        </w:rPr>
        <w:t>Irianto Liko Koten</w:t>
      </w:r>
    </w:p>
    <w:p w14:paraId="13BBC27E" w14:textId="1F2E0D40" w:rsidR="008402F0" w:rsidRDefault="008402F0">
      <w:pPr>
        <w:rPr>
          <w:rStyle w:val="fontstyle01"/>
          <w:rFonts w:ascii="Times New Roman" w:eastAsia="Times New Roman" w:hAnsi="Times New Roman" w:cs="Times New Roman"/>
          <w:sz w:val="24"/>
          <w:szCs w:val="24"/>
        </w:rPr>
      </w:pPr>
      <w:bookmarkStart w:id="12" w:name="_Toc8118310"/>
      <w:r>
        <w:rPr>
          <w:rStyle w:val="fontstyle01"/>
          <w:rFonts w:ascii="Times New Roman" w:hAnsi="Times New Roman" w:cs="Times New Roman"/>
          <w:sz w:val="24"/>
          <w:szCs w:val="24"/>
        </w:rPr>
        <w:br w:type="page"/>
      </w:r>
    </w:p>
    <w:p w14:paraId="59B800B0" w14:textId="2C73B1F7" w:rsidR="008402F0" w:rsidRPr="008402F0" w:rsidRDefault="008402F0" w:rsidP="008402F0">
      <w:pPr>
        <w:pStyle w:val="Heading1"/>
        <w:jc w:val="center"/>
        <w:rPr>
          <w:rFonts w:ascii="Times New Roman" w:hAnsi="Times New Roman"/>
          <w:b/>
          <w:color w:val="auto"/>
          <w:sz w:val="28"/>
          <w:szCs w:val="28"/>
          <w:lang w:val="en-ID"/>
        </w:rPr>
      </w:pPr>
      <w:bookmarkStart w:id="13" w:name="_Toc40930809"/>
      <w:r w:rsidRPr="008402F0">
        <w:rPr>
          <w:rFonts w:ascii="Times New Roman" w:hAnsi="Times New Roman"/>
          <w:b/>
          <w:color w:val="auto"/>
          <w:sz w:val="28"/>
          <w:szCs w:val="28"/>
          <w:lang w:val="en-ID"/>
        </w:rPr>
        <w:lastRenderedPageBreak/>
        <w:t>DAFTAR ISI</w:t>
      </w:r>
      <w:bookmarkEnd w:id="13"/>
    </w:p>
    <w:sdt>
      <w:sdtPr>
        <w:rPr>
          <w:rFonts w:asciiTheme="minorHAnsi" w:eastAsiaTheme="minorHAnsi" w:hAnsiTheme="minorHAnsi" w:cstheme="minorBidi"/>
          <w:color w:val="auto"/>
          <w:sz w:val="22"/>
          <w:szCs w:val="22"/>
        </w:rPr>
        <w:id w:val="1414195212"/>
        <w:docPartObj>
          <w:docPartGallery w:val="Table of Contents"/>
          <w:docPartUnique/>
        </w:docPartObj>
      </w:sdtPr>
      <w:sdtEndPr>
        <w:rPr>
          <w:bCs/>
          <w:noProof/>
        </w:rPr>
      </w:sdtEndPr>
      <w:sdtContent>
        <w:p w14:paraId="45996DED" w14:textId="5EA36242" w:rsidR="00094F2B" w:rsidRPr="00586C1B" w:rsidRDefault="00094F2B">
          <w:pPr>
            <w:pStyle w:val="TOCHeading"/>
          </w:pPr>
        </w:p>
        <w:p w14:paraId="45FE1CFA" w14:textId="18487FE7" w:rsidR="00094F2B" w:rsidRPr="00586C1B" w:rsidRDefault="00094F2B">
          <w:pPr>
            <w:pStyle w:val="TOC1"/>
            <w:rPr>
              <w:rFonts w:eastAsiaTheme="minorEastAsia"/>
              <w:noProof/>
            </w:rPr>
          </w:pPr>
          <w:r w:rsidRPr="00586C1B">
            <w:fldChar w:fldCharType="begin"/>
          </w:r>
          <w:r w:rsidRPr="00586C1B">
            <w:instrText xml:space="preserve"> TOC \o "1-3" \h \z \u </w:instrText>
          </w:r>
          <w:r w:rsidRPr="00586C1B">
            <w:fldChar w:fldCharType="separate"/>
          </w:r>
          <w:hyperlink w:anchor="_Toc40930803" w:history="1">
            <w:r w:rsidRPr="00586C1B">
              <w:rPr>
                <w:rStyle w:val="Hyperlink"/>
                <w:rFonts w:ascii="Times New Roman" w:hAnsi="Times New Roman"/>
                <w:noProof/>
                <w:lang w:val="en-ID"/>
              </w:rPr>
              <w:t>LEMBAR JUDUL</w:t>
            </w:r>
            <w:r w:rsidRPr="00586C1B">
              <w:rPr>
                <w:noProof/>
                <w:webHidden/>
              </w:rPr>
              <w:tab/>
            </w:r>
            <w:r w:rsidRPr="00586C1B">
              <w:rPr>
                <w:noProof/>
                <w:webHidden/>
              </w:rPr>
              <w:fldChar w:fldCharType="begin"/>
            </w:r>
            <w:r w:rsidRPr="00586C1B">
              <w:rPr>
                <w:noProof/>
                <w:webHidden/>
              </w:rPr>
              <w:instrText xml:space="preserve"> PAGEREF _Toc40930803 \h </w:instrText>
            </w:r>
            <w:r w:rsidRPr="00586C1B">
              <w:rPr>
                <w:noProof/>
                <w:webHidden/>
              </w:rPr>
            </w:r>
            <w:r w:rsidRPr="00586C1B">
              <w:rPr>
                <w:noProof/>
                <w:webHidden/>
              </w:rPr>
              <w:fldChar w:fldCharType="separate"/>
            </w:r>
            <w:r w:rsidR="00994983">
              <w:rPr>
                <w:noProof/>
                <w:webHidden/>
              </w:rPr>
              <w:t>i</w:t>
            </w:r>
            <w:r w:rsidRPr="00586C1B">
              <w:rPr>
                <w:noProof/>
                <w:webHidden/>
              </w:rPr>
              <w:fldChar w:fldCharType="end"/>
            </w:r>
          </w:hyperlink>
        </w:p>
        <w:p w14:paraId="40AA8E58" w14:textId="3F4B745A" w:rsidR="00094F2B" w:rsidRPr="00586C1B" w:rsidRDefault="00A55E1D">
          <w:pPr>
            <w:pStyle w:val="TOC1"/>
            <w:rPr>
              <w:rFonts w:eastAsiaTheme="minorEastAsia"/>
              <w:noProof/>
            </w:rPr>
          </w:pPr>
          <w:hyperlink w:anchor="_Toc40930804" w:history="1">
            <w:r w:rsidR="00094F2B" w:rsidRPr="00586C1B">
              <w:rPr>
                <w:rStyle w:val="Hyperlink"/>
                <w:rFonts w:ascii="Times New Roman" w:hAnsi="Times New Roman"/>
                <w:noProof/>
                <w:lang w:val="en-ID"/>
              </w:rPr>
              <w:t>SURAT PERNYATAAN KEASLIAN KARYA ILMIAH</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_Toc40930804 \h </w:instrText>
            </w:r>
            <w:r w:rsidR="00094F2B" w:rsidRPr="00586C1B">
              <w:rPr>
                <w:noProof/>
                <w:webHidden/>
              </w:rPr>
            </w:r>
            <w:r w:rsidR="00094F2B" w:rsidRPr="00586C1B">
              <w:rPr>
                <w:noProof/>
                <w:webHidden/>
              </w:rPr>
              <w:fldChar w:fldCharType="separate"/>
            </w:r>
            <w:r w:rsidR="00994983">
              <w:rPr>
                <w:noProof/>
                <w:webHidden/>
              </w:rPr>
              <w:t>ii</w:t>
            </w:r>
            <w:r w:rsidR="00094F2B" w:rsidRPr="00586C1B">
              <w:rPr>
                <w:noProof/>
                <w:webHidden/>
              </w:rPr>
              <w:fldChar w:fldCharType="end"/>
            </w:r>
          </w:hyperlink>
        </w:p>
        <w:p w14:paraId="6A23928B" w14:textId="0066C240" w:rsidR="00094F2B" w:rsidRPr="00586C1B" w:rsidRDefault="00A55E1D">
          <w:pPr>
            <w:pStyle w:val="TOC1"/>
            <w:rPr>
              <w:rFonts w:eastAsiaTheme="minorEastAsia"/>
              <w:noProof/>
            </w:rPr>
          </w:pPr>
          <w:hyperlink w:anchor="_Toc40930805" w:history="1">
            <w:r w:rsidR="00094F2B" w:rsidRPr="00586C1B">
              <w:rPr>
                <w:rStyle w:val="Hyperlink"/>
                <w:rFonts w:ascii="Times New Roman" w:hAnsi="Times New Roman"/>
                <w:noProof/>
                <w:lang w:val="en-ID"/>
              </w:rPr>
              <w:t>LEMBAR PENGESAHAN TUGAS AKHIR</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_Toc40930805 \h </w:instrText>
            </w:r>
            <w:r w:rsidR="00094F2B" w:rsidRPr="00586C1B">
              <w:rPr>
                <w:noProof/>
                <w:webHidden/>
              </w:rPr>
            </w:r>
            <w:r w:rsidR="00094F2B" w:rsidRPr="00586C1B">
              <w:rPr>
                <w:noProof/>
                <w:webHidden/>
              </w:rPr>
              <w:fldChar w:fldCharType="separate"/>
            </w:r>
            <w:r w:rsidR="00994983">
              <w:rPr>
                <w:noProof/>
                <w:webHidden/>
              </w:rPr>
              <w:t>iii</w:t>
            </w:r>
            <w:r w:rsidR="00094F2B" w:rsidRPr="00586C1B">
              <w:rPr>
                <w:noProof/>
                <w:webHidden/>
              </w:rPr>
              <w:fldChar w:fldCharType="end"/>
            </w:r>
          </w:hyperlink>
        </w:p>
        <w:p w14:paraId="71B9D0C2" w14:textId="02521C4E" w:rsidR="00094F2B" w:rsidRPr="00586C1B" w:rsidRDefault="00A55E1D">
          <w:pPr>
            <w:pStyle w:val="TOC1"/>
            <w:rPr>
              <w:rFonts w:eastAsiaTheme="minorEastAsia"/>
              <w:noProof/>
            </w:rPr>
          </w:pPr>
          <w:hyperlink w:anchor="_Toc40930806" w:history="1">
            <w:r w:rsidR="00094F2B" w:rsidRPr="00586C1B">
              <w:rPr>
                <w:rStyle w:val="Hyperlink"/>
                <w:rFonts w:ascii="Times New Roman" w:hAnsi="Times New Roman"/>
                <w:noProof/>
                <w:lang w:val="en-ID"/>
              </w:rPr>
              <w:t>ABSTRAK</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_Toc40930806 \h </w:instrText>
            </w:r>
            <w:r w:rsidR="00094F2B" w:rsidRPr="00586C1B">
              <w:rPr>
                <w:noProof/>
                <w:webHidden/>
              </w:rPr>
            </w:r>
            <w:r w:rsidR="00094F2B" w:rsidRPr="00586C1B">
              <w:rPr>
                <w:noProof/>
                <w:webHidden/>
              </w:rPr>
              <w:fldChar w:fldCharType="separate"/>
            </w:r>
            <w:r w:rsidR="00994983">
              <w:rPr>
                <w:noProof/>
                <w:webHidden/>
              </w:rPr>
              <w:t>iv</w:t>
            </w:r>
            <w:r w:rsidR="00094F2B" w:rsidRPr="00586C1B">
              <w:rPr>
                <w:noProof/>
                <w:webHidden/>
              </w:rPr>
              <w:fldChar w:fldCharType="end"/>
            </w:r>
          </w:hyperlink>
        </w:p>
        <w:p w14:paraId="008AA2C2" w14:textId="0A7F0DDB" w:rsidR="00094F2B" w:rsidRPr="00586C1B" w:rsidRDefault="00A55E1D">
          <w:pPr>
            <w:pStyle w:val="TOC1"/>
            <w:rPr>
              <w:rFonts w:eastAsiaTheme="minorEastAsia"/>
              <w:noProof/>
            </w:rPr>
          </w:pPr>
          <w:hyperlink w:anchor="_Toc40930807" w:history="1">
            <w:r w:rsidR="00094F2B" w:rsidRPr="00586C1B">
              <w:rPr>
                <w:rStyle w:val="Hyperlink"/>
                <w:rFonts w:ascii="Times New Roman" w:hAnsi="Times New Roman"/>
                <w:noProof/>
                <w:lang w:val="en-ID"/>
              </w:rPr>
              <w:t>ABSTRACT</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_Toc40930807 \h </w:instrText>
            </w:r>
            <w:r w:rsidR="00094F2B" w:rsidRPr="00586C1B">
              <w:rPr>
                <w:noProof/>
                <w:webHidden/>
              </w:rPr>
            </w:r>
            <w:r w:rsidR="00094F2B" w:rsidRPr="00586C1B">
              <w:rPr>
                <w:noProof/>
                <w:webHidden/>
              </w:rPr>
              <w:fldChar w:fldCharType="separate"/>
            </w:r>
            <w:r w:rsidR="00994983">
              <w:rPr>
                <w:noProof/>
                <w:webHidden/>
              </w:rPr>
              <w:t>v</w:t>
            </w:r>
            <w:r w:rsidR="00094F2B" w:rsidRPr="00586C1B">
              <w:rPr>
                <w:noProof/>
                <w:webHidden/>
              </w:rPr>
              <w:fldChar w:fldCharType="end"/>
            </w:r>
          </w:hyperlink>
        </w:p>
        <w:p w14:paraId="61929EC0" w14:textId="0F32A36B" w:rsidR="00094F2B" w:rsidRPr="00586C1B" w:rsidRDefault="00A55E1D">
          <w:pPr>
            <w:pStyle w:val="TOC1"/>
            <w:rPr>
              <w:rFonts w:eastAsiaTheme="minorEastAsia"/>
              <w:noProof/>
            </w:rPr>
          </w:pPr>
          <w:hyperlink w:anchor="_Toc40930808" w:history="1">
            <w:r w:rsidR="00094F2B" w:rsidRPr="00586C1B">
              <w:rPr>
                <w:rStyle w:val="Hyperlink"/>
                <w:rFonts w:ascii="Times New Roman" w:hAnsi="Times New Roman"/>
                <w:noProof/>
                <w:lang w:val="en-ID"/>
              </w:rPr>
              <w:t>KATA PENGANTAR</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_Toc40930808 \h </w:instrText>
            </w:r>
            <w:r w:rsidR="00094F2B" w:rsidRPr="00586C1B">
              <w:rPr>
                <w:noProof/>
                <w:webHidden/>
              </w:rPr>
            </w:r>
            <w:r w:rsidR="00094F2B" w:rsidRPr="00586C1B">
              <w:rPr>
                <w:noProof/>
                <w:webHidden/>
              </w:rPr>
              <w:fldChar w:fldCharType="separate"/>
            </w:r>
            <w:r w:rsidR="00994983">
              <w:rPr>
                <w:noProof/>
                <w:webHidden/>
              </w:rPr>
              <w:t>vi</w:t>
            </w:r>
            <w:r w:rsidR="00094F2B" w:rsidRPr="00586C1B">
              <w:rPr>
                <w:noProof/>
                <w:webHidden/>
              </w:rPr>
              <w:fldChar w:fldCharType="end"/>
            </w:r>
          </w:hyperlink>
        </w:p>
        <w:p w14:paraId="50E12762" w14:textId="424885F1" w:rsidR="00094F2B" w:rsidRPr="00586C1B" w:rsidRDefault="00A55E1D">
          <w:pPr>
            <w:pStyle w:val="TOC1"/>
            <w:rPr>
              <w:rFonts w:eastAsiaTheme="minorEastAsia"/>
              <w:noProof/>
            </w:rPr>
          </w:pPr>
          <w:hyperlink w:anchor="_Toc40930809" w:history="1">
            <w:r w:rsidR="00094F2B" w:rsidRPr="00586C1B">
              <w:rPr>
                <w:rStyle w:val="Hyperlink"/>
                <w:rFonts w:ascii="Times New Roman" w:hAnsi="Times New Roman"/>
                <w:noProof/>
                <w:lang w:val="en-ID"/>
              </w:rPr>
              <w:t>DAFTAR ISI</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_Toc40930809 \h </w:instrText>
            </w:r>
            <w:r w:rsidR="00094F2B" w:rsidRPr="00586C1B">
              <w:rPr>
                <w:noProof/>
                <w:webHidden/>
              </w:rPr>
            </w:r>
            <w:r w:rsidR="00094F2B" w:rsidRPr="00586C1B">
              <w:rPr>
                <w:noProof/>
                <w:webHidden/>
              </w:rPr>
              <w:fldChar w:fldCharType="separate"/>
            </w:r>
            <w:r w:rsidR="00994983">
              <w:rPr>
                <w:noProof/>
                <w:webHidden/>
              </w:rPr>
              <w:t>vii</w:t>
            </w:r>
            <w:r w:rsidR="00094F2B" w:rsidRPr="00586C1B">
              <w:rPr>
                <w:noProof/>
                <w:webHidden/>
              </w:rPr>
              <w:fldChar w:fldCharType="end"/>
            </w:r>
          </w:hyperlink>
        </w:p>
        <w:p w14:paraId="68B0B4AA" w14:textId="6FBB1A5B" w:rsidR="00094F2B" w:rsidRPr="00586C1B" w:rsidRDefault="00A55E1D">
          <w:pPr>
            <w:pStyle w:val="TOC1"/>
            <w:rPr>
              <w:rFonts w:eastAsiaTheme="minorEastAsia"/>
              <w:noProof/>
            </w:rPr>
          </w:pPr>
          <w:hyperlink w:anchor="_Toc40930810" w:history="1">
            <w:r w:rsidR="00094F2B" w:rsidRPr="00586C1B">
              <w:rPr>
                <w:rStyle w:val="Hyperlink"/>
                <w:rFonts w:ascii="Times New Roman" w:hAnsi="Times New Roman"/>
                <w:noProof/>
                <w:lang w:val="en-ID"/>
              </w:rPr>
              <w:t>DAFTAR TABEL</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_Toc40930810 \h </w:instrText>
            </w:r>
            <w:r w:rsidR="00094F2B" w:rsidRPr="00586C1B">
              <w:rPr>
                <w:noProof/>
                <w:webHidden/>
              </w:rPr>
            </w:r>
            <w:r w:rsidR="00094F2B" w:rsidRPr="00586C1B">
              <w:rPr>
                <w:noProof/>
                <w:webHidden/>
              </w:rPr>
              <w:fldChar w:fldCharType="separate"/>
            </w:r>
            <w:r w:rsidR="00994983">
              <w:rPr>
                <w:noProof/>
                <w:webHidden/>
              </w:rPr>
              <w:t>x</w:t>
            </w:r>
            <w:r w:rsidR="00094F2B" w:rsidRPr="00586C1B">
              <w:rPr>
                <w:noProof/>
                <w:webHidden/>
              </w:rPr>
              <w:fldChar w:fldCharType="end"/>
            </w:r>
          </w:hyperlink>
        </w:p>
        <w:p w14:paraId="5E0FC455" w14:textId="6CC47685" w:rsidR="00094F2B" w:rsidRPr="00586C1B" w:rsidRDefault="00A55E1D">
          <w:pPr>
            <w:pStyle w:val="TOC1"/>
            <w:rPr>
              <w:rFonts w:eastAsiaTheme="minorEastAsia"/>
              <w:noProof/>
            </w:rPr>
          </w:pPr>
          <w:hyperlink w:anchor="_Toc40930811" w:history="1">
            <w:r w:rsidR="00094F2B" w:rsidRPr="00586C1B">
              <w:rPr>
                <w:rStyle w:val="Hyperlink"/>
                <w:rFonts w:ascii="Times New Roman" w:hAnsi="Times New Roman"/>
                <w:noProof/>
                <w:lang w:val="en-ID"/>
              </w:rPr>
              <w:t>DAFTAR GAMBAR</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_Toc40930811 \h </w:instrText>
            </w:r>
            <w:r w:rsidR="00094F2B" w:rsidRPr="00586C1B">
              <w:rPr>
                <w:noProof/>
                <w:webHidden/>
              </w:rPr>
            </w:r>
            <w:r w:rsidR="00094F2B" w:rsidRPr="00586C1B">
              <w:rPr>
                <w:noProof/>
                <w:webHidden/>
              </w:rPr>
              <w:fldChar w:fldCharType="separate"/>
            </w:r>
            <w:r w:rsidR="00994983">
              <w:rPr>
                <w:noProof/>
                <w:webHidden/>
              </w:rPr>
              <w:t>xi</w:t>
            </w:r>
            <w:r w:rsidR="00094F2B" w:rsidRPr="00586C1B">
              <w:rPr>
                <w:noProof/>
                <w:webHidden/>
              </w:rPr>
              <w:fldChar w:fldCharType="end"/>
            </w:r>
          </w:hyperlink>
        </w:p>
        <w:p w14:paraId="1DEBE445" w14:textId="14F68303" w:rsidR="00094F2B" w:rsidRPr="00586C1B" w:rsidRDefault="00A55E1D">
          <w:pPr>
            <w:pStyle w:val="TOC1"/>
            <w:rPr>
              <w:rFonts w:eastAsiaTheme="minorEastAsia"/>
              <w:noProof/>
            </w:rPr>
          </w:pPr>
          <w:hyperlink w:anchor="_Toc40930812" w:history="1">
            <w:r w:rsidR="00094F2B" w:rsidRPr="00586C1B">
              <w:rPr>
                <w:rStyle w:val="Hyperlink"/>
                <w:rFonts w:ascii="Times New Roman" w:hAnsi="Times New Roman"/>
                <w:noProof/>
                <w:lang w:val="en-ID"/>
              </w:rPr>
              <w:t>DAFTAR LAMPIRAN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_Toc40930812 \h </w:instrText>
            </w:r>
            <w:r w:rsidR="00094F2B" w:rsidRPr="00586C1B">
              <w:rPr>
                <w:noProof/>
                <w:webHidden/>
              </w:rPr>
            </w:r>
            <w:r w:rsidR="00094F2B" w:rsidRPr="00586C1B">
              <w:rPr>
                <w:noProof/>
                <w:webHidden/>
              </w:rPr>
              <w:fldChar w:fldCharType="separate"/>
            </w:r>
            <w:r w:rsidR="00994983">
              <w:rPr>
                <w:noProof/>
                <w:webHidden/>
              </w:rPr>
              <w:t>xiii</w:t>
            </w:r>
            <w:r w:rsidR="00094F2B" w:rsidRPr="00586C1B">
              <w:rPr>
                <w:noProof/>
                <w:webHidden/>
              </w:rPr>
              <w:fldChar w:fldCharType="end"/>
            </w:r>
          </w:hyperlink>
        </w:p>
        <w:p w14:paraId="7DA0FA69" w14:textId="02BCF0A5" w:rsidR="00094F2B" w:rsidRPr="00586C1B" w:rsidRDefault="00A55E1D">
          <w:pPr>
            <w:pStyle w:val="TOC1"/>
            <w:rPr>
              <w:rFonts w:eastAsiaTheme="minorEastAsia"/>
              <w:noProof/>
            </w:rPr>
          </w:pPr>
          <w:hyperlink w:anchor="_Toc40930813" w:history="1">
            <w:r w:rsidR="00094F2B" w:rsidRPr="00586C1B">
              <w:rPr>
                <w:rStyle w:val="Hyperlink"/>
                <w:rFonts w:ascii="Times New Roman" w:hAnsi="Times New Roman"/>
                <w:noProof/>
                <w:lang w:val="en-ID"/>
              </w:rPr>
              <w:t>BAB I  PENDAHULUAN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_Toc40930813 \h </w:instrText>
            </w:r>
            <w:r w:rsidR="00094F2B" w:rsidRPr="00586C1B">
              <w:rPr>
                <w:noProof/>
                <w:webHidden/>
              </w:rPr>
            </w:r>
            <w:r w:rsidR="00094F2B" w:rsidRPr="00586C1B">
              <w:rPr>
                <w:noProof/>
                <w:webHidden/>
              </w:rPr>
              <w:fldChar w:fldCharType="separate"/>
            </w:r>
            <w:r w:rsidR="00994983">
              <w:rPr>
                <w:noProof/>
                <w:webHidden/>
              </w:rPr>
              <w:t>1</w:t>
            </w:r>
            <w:r w:rsidR="00094F2B" w:rsidRPr="00586C1B">
              <w:rPr>
                <w:noProof/>
                <w:webHidden/>
              </w:rPr>
              <w:fldChar w:fldCharType="end"/>
            </w:r>
          </w:hyperlink>
        </w:p>
        <w:p w14:paraId="23B39C10" w14:textId="51BE465F" w:rsidR="00094F2B" w:rsidRPr="00586C1B" w:rsidRDefault="00A55E1D">
          <w:pPr>
            <w:pStyle w:val="TOC2"/>
            <w:tabs>
              <w:tab w:val="left" w:pos="880"/>
              <w:tab w:val="right" w:leader="dot" w:pos="7927"/>
            </w:tabs>
            <w:rPr>
              <w:rFonts w:eastAsiaTheme="minorEastAsia"/>
              <w:noProof/>
            </w:rPr>
          </w:pPr>
          <w:hyperlink w:anchor="_Toc40930814" w:history="1">
            <w:r w:rsidR="00094F2B" w:rsidRPr="00586C1B">
              <w:rPr>
                <w:rStyle w:val="Hyperlink"/>
                <w:rFonts w:ascii="Times New Roman" w:hAnsi="Times New Roman" w:cs="Times New Roman"/>
                <w:noProof/>
              </w:rPr>
              <w:t>1.1</w:t>
            </w:r>
            <w:r w:rsidR="00094F2B" w:rsidRPr="00586C1B">
              <w:rPr>
                <w:rFonts w:eastAsiaTheme="minorEastAsia"/>
                <w:noProof/>
              </w:rPr>
              <w:tab/>
            </w:r>
            <w:r w:rsidR="00094F2B" w:rsidRPr="00586C1B">
              <w:rPr>
                <w:rStyle w:val="Hyperlink"/>
                <w:rFonts w:ascii="Times New Roman" w:hAnsi="Times New Roman" w:cs="Times New Roman"/>
                <w:noProof/>
              </w:rPr>
              <w:t>Latar Belakang</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_Toc40930814 \h </w:instrText>
            </w:r>
            <w:r w:rsidR="00094F2B" w:rsidRPr="00586C1B">
              <w:rPr>
                <w:noProof/>
                <w:webHidden/>
              </w:rPr>
            </w:r>
            <w:r w:rsidR="00094F2B" w:rsidRPr="00586C1B">
              <w:rPr>
                <w:noProof/>
                <w:webHidden/>
              </w:rPr>
              <w:fldChar w:fldCharType="separate"/>
            </w:r>
            <w:r w:rsidR="00994983">
              <w:rPr>
                <w:noProof/>
                <w:webHidden/>
              </w:rPr>
              <w:t>1</w:t>
            </w:r>
            <w:r w:rsidR="00094F2B" w:rsidRPr="00586C1B">
              <w:rPr>
                <w:noProof/>
                <w:webHidden/>
              </w:rPr>
              <w:fldChar w:fldCharType="end"/>
            </w:r>
          </w:hyperlink>
        </w:p>
        <w:p w14:paraId="3C76C67D" w14:textId="58ADBC26" w:rsidR="00094F2B" w:rsidRPr="00586C1B" w:rsidRDefault="00A55E1D">
          <w:pPr>
            <w:pStyle w:val="TOC2"/>
            <w:tabs>
              <w:tab w:val="left" w:pos="880"/>
              <w:tab w:val="right" w:leader="dot" w:pos="7927"/>
            </w:tabs>
            <w:rPr>
              <w:rFonts w:eastAsiaTheme="minorEastAsia"/>
              <w:noProof/>
            </w:rPr>
          </w:pPr>
          <w:hyperlink w:anchor="_Toc40930815" w:history="1">
            <w:r w:rsidR="00094F2B" w:rsidRPr="00586C1B">
              <w:rPr>
                <w:rStyle w:val="Hyperlink"/>
                <w:rFonts w:ascii="Times New Roman" w:hAnsi="Times New Roman" w:cs="Times New Roman"/>
                <w:noProof/>
              </w:rPr>
              <w:t>1.2</w:t>
            </w:r>
            <w:r w:rsidR="00094F2B" w:rsidRPr="00586C1B">
              <w:rPr>
                <w:rFonts w:eastAsiaTheme="minorEastAsia"/>
                <w:noProof/>
              </w:rPr>
              <w:tab/>
            </w:r>
            <w:r w:rsidR="00094F2B" w:rsidRPr="00586C1B">
              <w:rPr>
                <w:rStyle w:val="Hyperlink"/>
                <w:rFonts w:ascii="Times New Roman" w:hAnsi="Times New Roman" w:cs="Times New Roman"/>
                <w:noProof/>
              </w:rPr>
              <w:t>Rumusan Masalah</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_Toc40930815 \h </w:instrText>
            </w:r>
            <w:r w:rsidR="00094F2B" w:rsidRPr="00586C1B">
              <w:rPr>
                <w:noProof/>
                <w:webHidden/>
              </w:rPr>
            </w:r>
            <w:r w:rsidR="00094F2B" w:rsidRPr="00586C1B">
              <w:rPr>
                <w:noProof/>
                <w:webHidden/>
              </w:rPr>
              <w:fldChar w:fldCharType="separate"/>
            </w:r>
            <w:r w:rsidR="00994983">
              <w:rPr>
                <w:noProof/>
                <w:webHidden/>
              </w:rPr>
              <w:t>3</w:t>
            </w:r>
            <w:r w:rsidR="00094F2B" w:rsidRPr="00586C1B">
              <w:rPr>
                <w:noProof/>
                <w:webHidden/>
              </w:rPr>
              <w:fldChar w:fldCharType="end"/>
            </w:r>
          </w:hyperlink>
        </w:p>
        <w:p w14:paraId="33A9777D" w14:textId="1BDCAE6D" w:rsidR="00094F2B" w:rsidRPr="00586C1B" w:rsidRDefault="00A55E1D">
          <w:pPr>
            <w:pStyle w:val="TOC2"/>
            <w:tabs>
              <w:tab w:val="left" w:pos="880"/>
              <w:tab w:val="right" w:leader="dot" w:pos="7927"/>
            </w:tabs>
            <w:rPr>
              <w:rFonts w:eastAsiaTheme="minorEastAsia"/>
              <w:noProof/>
            </w:rPr>
          </w:pPr>
          <w:hyperlink w:anchor="_Toc40930816" w:history="1">
            <w:r w:rsidR="00094F2B" w:rsidRPr="00586C1B">
              <w:rPr>
                <w:rStyle w:val="Hyperlink"/>
                <w:rFonts w:ascii="Times New Roman" w:hAnsi="Times New Roman" w:cs="Times New Roman"/>
                <w:noProof/>
              </w:rPr>
              <w:t>1.3</w:t>
            </w:r>
            <w:r w:rsidR="00094F2B" w:rsidRPr="00586C1B">
              <w:rPr>
                <w:rFonts w:eastAsiaTheme="minorEastAsia"/>
                <w:noProof/>
              </w:rPr>
              <w:tab/>
            </w:r>
            <w:r w:rsidR="00094F2B" w:rsidRPr="00586C1B">
              <w:rPr>
                <w:rStyle w:val="Hyperlink"/>
                <w:rFonts w:ascii="Times New Roman" w:hAnsi="Times New Roman" w:cs="Times New Roman"/>
                <w:noProof/>
              </w:rPr>
              <w:t>Batasan Masalah</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_Toc40930816 \h </w:instrText>
            </w:r>
            <w:r w:rsidR="00094F2B" w:rsidRPr="00586C1B">
              <w:rPr>
                <w:noProof/>
                <w:webHidden/>
              </w:rPr>
            </w:r>
            <w:r w:rsidR="00094F2B" w:rsidRPr="00586C1B">
              <w:rPr>
                <w:noProof/>
                <w:webHidden/>
              </w:rPr>
              <w:fldChar w:fldCharType="separate"/>
            </w:r>
            <w:r w:rsidR="00994983">
              <w:rPr>
                <w:noProof/>
                <w:webHidden/>
              </w:rPr>
              <w:t>3</w:t>
            </w:r>
            <w:r w:rsidR="00094F2B" w:rsidRPr="00586C1B">
              <w:rPr>
                <w:noProof/>
                <w:webHidden/>
              </w:rPr>
              <w:fldChar w:fldCharType="end"/>
            </w:r>
          </w:hyperlink>
        </w:p>
        <w:p w14:paraId="0759B43B" w14:textId="58F1C4D5" w:rsidR="00094F2B" w:rsidRPr="00586C1B" w:rsidRDefault="00A55E1D">
          <w:pPr>
            <w:pStyle w:val="TOC2"/>
            <w:tabs>
              <w:tab w:val="left" w:pos="880"/>
              <w:tab w:val="right" w:leader="dot" w:pos="7927"/>
            </w:tabs>
            <w:rPr>
              <w:rFonts w:eastAsiaTheme="minorEastAsia"/>
              <w:noProof/>
            </w:rPr>
          </w:pPr>
          <w:hyperlink w:anchor="_Toc40930817" w:history="1">
            <w:r w:rsidR="00094F2B" w:rsidRPr="00586C1B">
              <w:rPr>
                <w:rStyle w:val="Hyperlink"/>
                <w:rFonts w:ascii="Times New Roman" w:hAnsi="Times New Roman" w:cs="Times New Roman"/>
                <w:noProof/>
              </w:rPr>
              <w:t>1.4</w:t>
            </w:r>
            <w:r w:rsidR="00094F2B" w:rsidRPr="00586C1B">
              <w:rPr>
                <w:rFonts w:eastAsiaTheme="minorEastAsia"/>
                <w:noProof/>
              </w:rPr>
              <w:tab/>
            </w:r>
            <w:r w:rsidR="00094F2B" w:rsidRPr="00586C1B">
              <w:rPr>
                <w:rStyle w:val="Hyperlink"/>
                <w:rFonts w:ascii="Times New Roman" w:hAnsi="Times New Roman" w:cs="Times New Roman"/>
                <w:noProof/>
              </w:rPr>
              <w:t>Tujuan Penelitian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_Toc40930817 \h </w:instrText>
            </w:r>
            <w:r w:rsidR="00094F2B" w:rsidRPr="00586C1B">
              <w:rPr>
                <w:noProof/>
                <w:webHidden/>
              </w:rPr>
            </w:r>
            <w:r w:rsidR="00094F2B" w:rsidRPr="00586C1B">
              <w:rPr>
                <w:noProof/>
                <w:webHidden/>
              </w:rPr>
              <w:fldChar w:fldCharType="separate"/>
            </w:r>
            <w:r w:rsidR="00994983">
              <w:rPr>
                <w:noProof/>
                <w:webHidden/>
              </w:rPr>
              <w:t>3</w:t>
            </w:r>
            <w:r w:rsidR="00094F2B" w:rsidRPr="00586C1B">
              <w:rPr>
                <w:noProof/>
                <w:webHidden/>
              </w:rPr>
              <w:fldChar w:fldCharType="end"/>
            </w:r>
          </w:hyperlink>
        </w:p>
        <w:p w14:paraId="1763E94B" w14:textId="2DA5EB66" w:rsidR="00094F2B" w:rsidRPr="00586C1B" w:rsidRDefault="00A55E1D">
          <w:pPr>
            <w:pStyle w:val="TOC2"/>
            <w:tabs>
              <w:tab w:val="left" w:pos="880"/>
              <w:tab w:val="right" w:leader="dot" w:pos="7927"/>
            </w:tabs>
            <w:rPr>
              <w:rFonts w:eastAsiaTheme="minorEastAsia"/>
              <w:noProof/>
            </w:rPr>
          </w:pPr>
          <w:hyperlink w:anchor="_Toc40930818" w:history="1">
            <w:r w:rsidR="00094F2B" w:rsidRPr="00586C1B">
              <w:rPr>
                <w:rStyle w:val="Hyperlink"/>
                <w:rFonts w:ascii="Times New Roman" w:hAnsi="Times New Roman" w:cs="Times New Roman"/>
                <w:noProof/>
              </w:rPr>
              <w:t>1.5</w:t>
            </w:r>
            <w:r w:rsidR="00094F2B" w:rsidRPr="00586C1B">
              <w:rPr>
                <w:rFonts w:eastAsiaTheme="minorEastAsia"/>
                <w:noProof/>
              </w:rPr>
              <w:tab/>
            </w:r>
            <w:r w:rsidR="00094F2B" w:rsidRPr="00586C1B">
              <w:rPr>
                <w:rStyle w:val="Hyperlink"/>
                <w:rFonts w:ascii="Times New Roman" w:hAnsi="Times New Roman" w:cs="Times New Roman"/>
                <w:noProof/>
              </w:rPr>
              <w:t>Manfaat Penelitian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_Toc40930818 \h </w:instrText>
            </w:r>
            <w:r w:rsidR="00094F2B" w:rsidRPr="00586C1B">
              <w:rPr>
                <w:noProof/>
                <w:webHidden/>
              </w:rPr>
            </w:r>
            <w:r w:rsidR="00094F2B" w:rsidRPr="00586C1B">
              <w:rPr>
                <w:noProof/>
                <w:webHidden/>
              </w:rPr>
              <w:fldChar w:fldCharType="separate"/>
            </w:r>
            <w:r w:rsidR="00994983">
              <w:rPr>
                <w:noProof/>
                <w:webHidden/>
              </w:rPr>
              <w:t>4</w:t>
            </w:r>
            <w:r w:rsidR="00094F2B" w:rsidRPr="00586C1B">
              <w:rPr>
                <w:noProof/>
                <w:webHidden/>
              </w:rPr>
              <w:fldChar w:fldCharType="end"/>
            </w:r>
          </w:hyperlink>
        </w:p>
        <w:p w14:paraId="6EF99C03" w14:textId="0042AD5B" w:rsidR="00094F2B" w:rsidRPr="00586C1B" w:rsidRDefault="00A55E1D">
          <w:pPr>
            <w:pStyle w:val="TOC1"/>
            <w:rPr>
              <w:rFonts w:eastAsiaTheme="minorEastAsia"/>
              <w:noProof/>
            </w:rPr>
          </w:pPr>
          <w:hyperlink w:anchor="_Toc40930819" w:history="1">
            <w:r w:rsidR="00094F2B" w:rsidRPr="00586C1B">
              <w:rPr>
                <w:rStyle w:val="Hyperlink"/>
                <w:rFonts w:ascii="Times New Roman" w:hAnsi="Times New Roman"/>
                <w:noProof/>
                <w:lang w:val="en-ID"/>
              </w:rPr>
              <w:t>BAB II TINJAUAN PUSTAKA</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_Toc40930819 \h </w:instrText>
            </w:r>
            <w:r w:rsidR="00094F2B" w:rsidRPr="00586C1B">
              <w:rPr>
                <w:noProof/>
                <w:webHidden/>
              </w:rPr>
            </w:r>
            <w:r w:rsidR="00094F2B" w:rsidRPr="00586C1B">
              <w:rPr>
                <w:noProof/>
                <w:webHidden/>
              </w:rPr>
              <w:fldChar w:fldCharType="separate"/>
            </w:r>
            <w:r w:rsidR="00994983">
              <w:rPr>
                <w:noProof/>
                <w:webHidden/>
              </w:rPr>
              <w:t>5</w:t>
            </w:r>
            <w:r w:rsidR="00094F2B" w:rsidRPr="00586C1B">
              <w:rPr>
                <w:noProof/>
                <w:webHidden/>
              </w:rPr>
              <w:fldChar w:fldCharType="end"/>
            </w:r>
          </w:hyperlink>
        </w:p>
        <w:p w14:paraId="78E32103" w14:textId="565AAB34" w:rsidR="00094F2B" w:rsidRPr="00586C1B" w:rsidRDefault="00A55E1D">
          <w:pPr>
            <w:pStyle w:val="TOC2"/>
            <w:tabs>
              <w:tab w:val="left" w:pos="880"/>
              <w:tab w:val="right" w:leader="dot" w:pos="7927"/>
            </w:tabs>
            <w:rPr>
              <w:rFonts w:eastAsiaTheme="minorEastAsia"/>
              <w:noProof/>
            </w:rPr>
          </w:pPr>
          <w:hyperlink w:anchor="_Toc40930820" w:history="1">
            <w:r w:rsidR="00094F2B" w:rsidRPr="00586C1B">
              <w:rPr>
                <w:rStyle w:val="Hyperlink"/>
                <w:rFonts w:ascii="Times New Roman" w:hAnsi="Times New Roman" w:cs="Times New Roman"/>
                <w:noProof/>
                <w:lang w:val="en-ID"/>
              </w:rPr>
              <w:t>2.1</w:t>
            </w:r>
            <w:r w:rsidR="00094F2B" w:rsidRPr="00586C1B">
              <w:rPr>
                <w:rFonts w:eastAsiaTheme="minorEastAsia"/>
                <w:noProof/>
              </w:rPr>
              <w:tab/>
            </w:r>
            <w:r w:rsidR="00094F2B" w:rsidRPr="00586C1B">
              <w:rPr>
                <w:rStyle w:val="Hyperlink"/>
                <w:rFonts w:ascii="Times New Roman" w:hAnsi="Times New Roman" w:cs="Times New Roman"/>
                <w:noProof/>
                <w:lang w:val="en-ID"/>
              </w:rPr>
              <w:t>Tinjauan Studi</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_Toc40930820 \h </w:instrText>
            </w:r>
            <w:r w:rsidR="00094F2B" w:rsidRPr="00586C1B">
              <w:rPr>
                <w:noProof/>
                <w:webHidden/>
              </w:rPr>
            </w:r>
            <w:r w:rsidR="00094F2B" w:rsidRPr="00586C1B">
              <w:rPr>
                <w:noProof/>
                <w:webHidden/>
              </w:rPr>
              <w:fldChar w:fldCharType="separate"/>
            </w:r>
            <w:r w:rsidR="00994983">
              <w:rPr>
                <w:noProof/>
                <w:webHidden/>
              </w:rPr>
              <w:t>5</w:t>
            </w:r>
            <w:r w:rsidR="00094F2B" w:rsidRPr="00586C1B">
              <w:rPr>
                <w:noProof/>
                <w:webHidden/>
              </w:rPr>
              <w:fldChar w:fldCharType="end"/>
            </w:r>
          </w:hyperlink>
        </w:p>
        <w:p w14:paraId="3C766F18" w14:textId="76C65433" w:rsidR="00094F2B" w:rsidRPr="00586C1B" w:rsidRDefault="00A55E1D">
          <w:pPr>
            <w:pStyle w:val="TOC2"/>
            <w:tabs>
              <w:tab w:val="left" w:pos="880"/>
              <w:tab w:val="right" w:leader="dot" w:pos="7927"/>
            </w:tabs>
            <w:rPr>
              <w:rFonts w:eastAsiaTheme="minorEastAsia"/>
              <w:noProof/>
            </w:rPr>
          </w:pPr>
          <w:hyperlink w:anchor="_Toc40930821" w:history="1">
            <w:r w:rsidR="00094F2B" w:rsidRPr="00586C1B">
              <w:rPr>
                <w:rStyle w:val="Hyperlink"/>
                <w:rFonts w:ascii="Times New Roman" w:hAnsi="Times New Roman" w:cs="Times New Roman"/>
                <w:noProof/>
                <w:lang w:val="en-ID"/>
              </w:rPr>
              <w:t>2.2</w:t>
            </w:r>
            <w:r w:rsidR="00094F2B" w:rsidRPr="00586C1B">
              <w:rPr>
                <w:rFonts w:eastAsiaTheme="minorEastAsia"/>
                <w:noProof/>
              </w:rPr>
              <w:tab/>
            </w:r>
            <w:r w:rsidR="00094F2B" w:rsidRPr="00586C1B">
              <w:rPr>
                <w:rStyle w:val="Hyperlink"/>
                <w:rFonts w:ascii="Times New Roman" w:hAnsi="Times New Roman" w:cs="Times New Roman"/>
                <w:noProof/>
                <w:lang w:val="en-ID"/>
              </w:rPr>
              <w:t>Warisan Budaya Digital</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_Toc40930821 \h </w:instrText>
            </w:r>
            <w:r w:rsidR="00094F2B" w:rsidRPr="00586C1B">
              <w:rPr>
                <w:noProof/>
                <w:webHidden/>
              </w:rPr>
            </w:r>
            <w:r w:rsidR="00094F2B" w:rsidRPr="00586C1B">
              <w:rPr>
                <w:noProof/>
                <w:webHidden/>
              </w:rPr>
              <w:fldChar w:fldCharType="separate"/>
            </w:r>
            <w:r w:rsidR="00994983">
              <w:rPr>
                <w:noProof/>
                <w:webHidden/>
              </w:rPr>
              <w:t>7</w:t>
            </w:r>
            <w:r w:rsidR="00094F2B" w:rsidRPr="00586C1B">
              <w:rPr>
                <w:noProof/>
                <w:webHidden/>
              </w:rPr>
              <w:fldChar w:fldCharType="end"/>
            </w:r>
          </w:hyperlink>
        </w:p>
        <w:p w14:paraId="1A4B5862" w14:textId="1E239595" w:rsidR="00094F2B" w:rsidRPr="00586C1B" w:rsidRDefault="00A55E1D">
          <w:pPr>
            <w:pStyle w:val="TOC2"/>
            <w:tabs>
              <w:tab w:val="left" w:pos="880"/>
              <w:tab w:val="right" w:leader="dot" w:pos="7927"/>
            </w:tabs>
            <w:rPr>
              <w:rFonts w:eastAsiaTheme="minorEastAsia"/>
              <w:noProof/>
            </w:rPr>
          </w:pPr>
          <w:hyperlink w:anchor="_Toc40930823" w:history="1">
            <w:r w:rsidR="00094F2B" w:rsidRPr="00586C1B">
              <w:rPr>
                <w:rStyle w:val="Hyperlink"/>
                <w:rFonts w:ascii="Times New Roman" w:hAnsi="Times New Roman" w:cs="Times New Roman"/>
                <w:noProof/>
                <w:lang w:val="en-ID"/>
              </w:rPr>
              <w:t>2.3</w:t>
            </w:r>
            <w:r w:rsidR="00094F2B" w:rsidRPr="00586C1B">
              <w:rPr>
                <w:rFonts w:eastAsiaTheme="minorEastAsia"/>
                <w:noProof/>
              </w:rPr>
              <w:tab/>
            </w:r>
            <w:r w:rsidR="00094F2B" w:rsidRPr="00586C1B">
              <w:rPr>
                <w:rStyle w:val="Hyperlink"/>
                <w:rFonts w:ascii="Times New Roman" w:hAnsi="Times New Roman" w:cs="Times New Roman"/>
                <w:noProof/>
                <w:lang w:val="en-ID"/>
              </w:rPr>
              <w:t>Ontologi</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_Toc40930823 \h </w:instrText>
            </w:r>
            <w:r w:rsidR="00094F2B" w:rsidRPr="00586C1B">
              <w:rPr>
                <w:noProof/>
                <w:webHidden/>
              </w:rPr>
            </w:r>
            <w:r w:rsidR="00094F2B" w:rsidRPr="00586C1B">
              <w:rPr>
                <w:noProof/>
                <w:webHidden/>
              </w:rPr>
              <w:fldChar w:fldCharType="separate"/>
            </w:r>
            <w:r w:rsidR="00994983">
              <w:rPr>
                <w:noProof/>
                <w:webHidden/>
              </w:rPr>
              <w:t>8</w:t>
            </w:r>
            <w:r w:rsidR="00094F2B" w:rsidRPr="00586C1B">
              <w:rPr>
                <w:noProof/>
                <w:webHidden/>
              </w:rPr>
              <w:fldChar w:fldCharType="end"/>
            </w:r>
          </w:hyperlink>
        </w:p>
        <w:p w14:paraId="578A6BB6" w14:textId="67DE12FE" w:rsidR="00094F2B" w:rsidRPr="00586C1B" w:rsidRDefault="00A55E1D">
          <w:pPr>
            <w:pStyle w:val="TOC2"/>
            <w:tabs>
              <w:tab w:val="left" w:pos="880"/>
              <w:tab w:val="right" w:leader="dot" w:pos="7927"/>
            </w:tabs>
            <w:rPr>
              <w:rFonts w:eastAsiaTheme="minorEastAsia"/>
              <w:noProof/>
            </w:rPr>
          </w:pPr>
          <w:hyperlink w:anchor="_Toc40930824" w:history="1">
            <w:r w:rsidR="00094F2B" w:rsidRPr="00586C1B">
              <w:rPr>
                <w:rStyle w:val="Hyperlink"/>
                <w:rFonts w:ascii="Times New Roman" w:hAnsi="Times New Roman" w:cs="Times New Roman"/>
                <w:noProof/>
                <w:lang w:val="en-ID"/>
              </w:rPr>
              <w:t>2.4</w:t>
            </w:r>
            <w:r w:rsidR="00094F2B" w:rsidRPr="00586C1B">
              <w:rPr>
                <w:rFonts w:eastAsiaTheme="minorEastAsia"/>
                <w:noProof/>
              </w:rPr>
              <w:tab/>
            </w:r>
            <w:r w:rsidR="00094F2B" w:rsidRPr="00586C1B">
              <w:rPr>
                <w:rStyle w:val="Hyperlink"/>
                <w:rFonts w:ascii="Times New Roman" w:hAnsi="Times New Roman" w:cs="Times New Roman"/>
                <w:noProof/>
                <w:lang w:val="en-ID"/>
              </w:rPr>
              <w:t>Semantik Web</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_Toc40930824 \h </w:instrText>
            </w:r>
            <w:r w:rsidR="00094F2B" w:rsidRPr="00586C1B">
              <w:rPr>
                <w:noProof/>
                <w:webHidden/>
              </w:rPr>
            </w:r>
            <w:r w:rsidR="00094F2B" w:rsidRPr="00586C1B">
              <w:rPr>
                <w:noProof/>
                <w:webHidden/>
              </w:rPr>
              <w:fldChar w:fldCharType="separate"/>
            </w:r>
            <w:r w:rsidR="00994983">
              <w:rPr>
                <w:noProof/>
                <w:webHidden/>
              </w:rPr>
              <w:t>9</w:t>
            </w:r>
            <w:r w:rsidR="00094F2B" w:rsidRPr="00586C1B">
              <w:rPr>
                <w:noProof/>
                <w:webHidden/>
              </w:rPr>
              <w:fldChar w:fldCharType="end"/>
            </w:r>
          </w:hyperlink>
        </w:p>
        <w:p w14:paraId="74530339" w14:textId="7A6EB6A4" w:rsidR="00094F2B" w:rsidRPr="00586C1B" w:rsidRDefault="00A55E1D">
          <w:pPr>
            <w:pStyle w:val="TOC2"/>
            <w:tabs>
              <w:tab w:val="left" w:pos="880"/>
              <w:tab w:val="right" w:leader="dot" w:pos="7927"/>
            </w:tabs>
            <w:rPr>
              <w:rFonts w:eastAsiaTheme="minorEastAsia"/>
              <w:noProof/>
            </w:rPr>
          </w:pPr>
          <w:hyperlink w:anchor="_Toc40930825" w:history="1">
            <w:r w:rsidR="00094F2B" w:rsidRPr="00586C1B">
              <w:rPr>
                <w:rStyle w:val="Hyperlink"/>
                <w:rFonts w:ascii="Times New Roman" w:hAnsi="Times New Roman" w:cs="Times New Roman"/>
                <w:noProof/>
                <w:lang w:val="en-ID"/>
              </w:rPr>
              <w:t>2.5</w:t>
            </w:r>
            <w:r w:rsidR="00094F2B" w:rsidRPr="00586C1B">
              <w:rPr>
                <w:rFonts w:eastAsiaTheme="minorEastAsia"/>
                <w:noProof/>
              </w:rPr>
              <w:tab/>
            </w:r>
            <w:r w:rsidR="00094F2B" w:rsidRPr="00586C1B">
              <w:rPr>
                <w:rStyle w:val="Hyperlink"/>
                <w:rFonts w:ascii="Times New Roman" w:hAnsi="Times New Roman" w:cs="Times New Roman"/>
                <w:noProof/>
                <w:lang w:val="en-ID"/>
              </w:rPr>
              <w:t>Resource Description Framework (RDF)</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_Toc40930825 \h </w:instrText>
            </w:r>
            <w:r w:rsidR="00094F2B" w:rsidRPr="00586C1B">
              <w:rPr>
                <w:noProof/>
                <w:webHidden/>
              </w:rPr>
            </w:r>
            <w:r w:rsidR="00094F2B" w:rsidRPr="00586C1B">
              <w:rPr>
                <w:noProof/>
                <w:webHidden/>
              </w:rPr>
              <w:fldChar w:fldCharType="separate"/>
            </w:r>
            <w:r w:rsidR="00994983">
              <w:rPr>
                <w:noProof/>
                <w:webHidden/>
              </w:rPr>
              <w:t>10</w:t>
            </w:r>
            <w:r w:rsidR="00094F2B" w:rsidRPr="00586C1B">
              <w:rPr>
                <w:noProof/>
                <w:webHidden/>
              </w:rPr>
              <w:fldChar w:fldCharType="end"/>
            </w:r>
          </w:hyperlink>
        </w:p>
        <w:p w14:paraId="2FAFA74E" w14:textId="00D15BA8" w:rsidR="00094F2B" w:rsidRPr="00586C1B" w:rsidRDefault="00A55E1D">
          <w:pPr>
            <w:pStyle w:val="TOC2"/>
            <w:tabs>
              <w:tab w:val="left" w:pos="880"/>
              <w:tab w:val="right" w:leader="dot" w:pos="7927"/>
            </w:tabs>
            <w:rPr>
              <w:rFonts w:eastAsiaTheme="minorEastAsia"/>
              <w:noProof/>
            </w:rPr>
          </w:pPr>
          <w:hyperlink w:anchor="_Toc40930826" w:history="1">
            <w:r w:rsidR="00094F2B" w:rsidRPr="00586C1B">
              <w:rPr>
                <w:rStyle w:val="Hyperlink"/>
                <w:rFonts w:ascii="Times New Roman" w:hAnsi="Times New Roman" w:cs="Times New Roman"/>
                <w:noProof/>
                <w:lang w:val="en-ID"/>
              </w:rPr>
              <w:t>2.6</w:t>
            </w:r>
            <w:r w:rsidR="00094F2B" w:rsidRPr="00586C1B">
              <w:rPr>
                <w:rFonts w:eastAsiaTheme="minorEastAsia"/>
                <w:noProof/>
              </w:rPr>
              <w:tab/>
            </w:r>
            <w:r w:rsidR="00094F2B" w:rsidRPr="00586C1B">
              <w:rPr>
                <w:rStyle w:val="Hyperlink"/>
                <w:rFonts w:ascii="Times New Roman" w:hAnsi="Times New Roman" w:cs="Times New Roman"/>
                <w:noProof/>
                <w:lang w:val="en-ID"/>
              </w:rPr>
              <w:t>Ontology Web Language (OWL)</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_Toc40930826 \h </w:instrText>
            </w:r>
            <w:r w:rsidR="00094F2B" w:rsidRPr="00586C1B">
              <w:rPr>
                <w:noProof/>
                <w:webHidden/>
              </w:rPr>
            </w:r>
            <w:r w:rsidR="00094F2B" w:rsidRPr="00586C1B">
              <w:rPr>
                <w:noProof/>
                <w:webHidden/>
              </w:rPr>
              <w:fldChar w:fldCharType="separate"/>
            </w:r>
            <w:r w:rsidR="00994983">
              <w:rPr>
                <w:noProof/>
                <w:webHidden/>
              </w:rPr>
              <w:t>10</w:t>
            </w:r>
            <w:r w:rsidR="00094F2B" w:rsidRPr="00586C1B">
              <w:rPr>
                <w:noProof/>
                <w:webHidden/>
              </w:rPr>
              <w:fldChar w:fldCharType="end"/>
            </w:r>
          </w:hyperlink>
        </w:p>
        <w:p w14:paraId="00B23016" w14:textId="0BBB36D2" w:rsidR="00094F2B" w:rsidRPr="00586C1B" w:rsidRDefault="00A55E1D">
          <w:pPr>
            <w:pStyle w:val="TOC2"/>
            <w:tabs>
              <w:tab w:val="left" w:pos="880"/>
              <w:tab w:val="right" w:leader="dot" w:pos="7927"/>
            </w:tabs>
            <w:rPr>
              <w:rFonts w:eastAsiaTheme="minorEastAsia"/>
              <w:noProof/>
            </w:rPr>
          </w:pPr>
          <w:hyperlink w:anchor="_Toc40930827" w:history="1">
            <w:r w:rsidR="00094F2B" w:rsidRPr="00586C1B">
              <w:rPr>
                <w:rStyle w:val="Hyperlink"/>
                <w:rFonts w:ascii="Times New Roman" w:hAnsi="Times New Roman" w:cs="Times New Roman"/>
                <w:noProof/>
                <w:lang w:val="en-ID"/>
              </w:rPr>
              <w:t>2.7</w:t>
            </w:r>
            <w:r w:rsidR="00094F2B" w:rsidRPr="00586C1B">
              <w:rPr>
                <w:rFonts w:eastAsiaTheme="minorEastAsia"/>
                <w:noProof/>
              </w:rPr>
              <w:tab/>
            </w:r>
            <w:r w:rsidR="00094F2B" w:rsidRPr="00586C1B">
              <w:rPr>
                <w:rStyle w:val="Hyperlink"/>
                <w:rFonts w:ascii="Times New Roman" w:hAnsi="Times New Roman" w:cs="Times New Roman"/>
                <w:noProof/>
                <w:lang w:val="en-ID"/>
              </w:rPr>
              <w:t>Tarian Tradisional Bali</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_Toc40930827 \h </w:instrText>
            </w:r>
            <w:r w:rsidR="00094F2B" w:rsidRPr="00586C1B">
              <w:rPr>
                <w:noProof/>
                <w:webHidden/>
              </w:rPr>
            </w:r>
            <w:r w:rsidR="00094F2B" w:rsidRPr="00586C1B">
              <w:rPr>
                <w:noProof/>
                <w:webHidden/>
              </w:rPr>
              <w:fldChar w:fldCharType="separate"/>
            </w:r>
            <w:r w:rsidR="00994983">
              <w:rPr>
                <w:noProof/>
                <w:webHidden/>
              </w:rPr>
              <w:t>11</w:t>
            </w:r>
            <w:r w:rsidR="00094F2B" w:rsidRPr="00586C1B">
              <w:rPr>
                <w:noProof/>
                <w:webHidden/>
              </w:rPr>
              <w:fldChar w:fldCharType="end"/>
            </w:r>
          </w:hyperlink>
        </w:p>
        <w:p w14:paraId="4EEB59D0" w14:textId="281510F9" w:rsidR="00094F2B" w:rsidRPr="00586C1B" w:rsidRDefault="00A55E1D">
          <w:pPr>
            <w:pStyle w:val="TOC2"/>
            <w:tabs>
              <w:tab w:val="left" w:pos="880"/>
              <w:tab w:val="right" w:leader="dot" w:pos="7927"/>
            </w:tabs>
            <w:rPr>
              <w:rFonts w:eastAsiaTheme="minorEastAsia"/>
              <w:noProof/>
            </w:rPr>
          </w:pPr>
          <w:hyperlink w:anchor="_Toc40930828" w:history="1">
            <w:r w:rsidR="00094F2B" w:rsidRPr="00586C1B">
              <w:rPr>
                <w:rStyle w:val="Hyperlink"/>
                <w:rFonts w:ascii="Times New Roman" w:hAnsi="Times New Roman" w:cs="Times New Roman"/>
                <w:noProof/>
                <w:lang w:val="en-ID"/>
              </w:rPr>
              <w:t>2.8</w:t>
            </w:r>
            <w:r w:rsidR="00094F2B" w:rsidRPr="00586C1B">
              <w:rPr>
                <w:rFonts w:eastAsiaTheme="minorEastAsia"/>
                <w:noProof/>
              </w:rPr>
              <w:tab/>
            </w:r>
            <w:r w:rsidR="00094F2B" w:rsidRPr="00586C1B">
              <w:rPr>
                <w:rStyle w:val="Hyperlink"/>
                <w:rFonts w:ascii="Times New Roman" w:hAnsi="Times New Roman" w:cs="Times New Roman"/>
                <w:noProof/>
                <w:lang w:val="en-ID"/>
              </w:rPr>
              <w:t>Kerangka Kerja Tri Hita Karana dan Desa Kala Patra</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_Toc40930828 \h </w:instrText>
            </w:r>
            <w:r w:rsidR="00094F2B" w:rsidRPr="00586C1B">
              <w:rPr>
                <w:noProof/>
                <w:webHidden/>
              </w:rPr>
            </w:r>
            <w:r w:rsidR="00094F2B" w:rsidRPr="00586C1B">
              <w:rPr>
                <w:noProof/>
                <w:webHidden/>
              </w:rPr>
              <w:fldChar w:fldCharType="separate"/>
            </w:r>
            <w:r w:rsidR="00994983">
              <w:rPr>
                <w:noProof/>
                <w:webHidden/>
              </w:rPr>
              <w:t>11</w:t>
            </w:r>
            <w:r w:rsidR="00094F2B" w:rsidRPr="00586C1B">
              <w:rPr>
                <w:noProof/>
                <w:webHidden/>
              </w:rPr>
              <w:fldChar w:fldCharType="end"/>
            </w:r>
          </w:hyperlink>
        </w:p>
        <w:p w14:paraId="35E165A5" w14:textId="5E814383" w:rsidR="00094F2B" w:rsidRPr="00586C1B" w:rsidRDefault="00A55E1D">
          <w:pPr>
            <w:pStyle w:val="TOC2"/>
            <w:tabs>
              <w:tab w:val="left" w:pos="880"/>
              <w:tab w:val="right" w:leader="dot" w:pos="7927"/>
            </w:tabs>
            <w:rPr>
              <w:rFonts w:eastAsiaTheme="minorEastAsia"/>
              <w:noProof/>
            </w:rPr>
          </w:pPr>
          <w:hyperlink w:anchor="_Toc40930829" w:history="1">
            <w:r w:rsidR="00094F2B" w:rsidRPr="00586C1B">
              <w:rPr>
                <w:rStyle w:val="Hyperlink"/>
                <w:rFonts w:ascii="Times New Roman" w:hAnsi="Times New Roman" w:cs="Times New Roman"/>
                <w:noProof/>
                <w:lang w:val="en-ID"/>
              </w:rPr>
              <w:t>2.9</w:t>
            </w:r>
            <w:r w:rsidR="00094F2B" w:rsidRPr="00586C1B">
              <w:rPr>
                <w:rFonts w:eastAsiaTheme="minorEastAsia"/>
                <w:noProof/>
              </w:rPr>
              <w:tab/>
            </w:r>
            <w:r w:rsidR="00094F2B" w:rsidRPr="00586C1B">
              <w:rPr>
                <w:rStyle w:val="Hyperlink"/>
                <w:rFonts w:ascii="Times New Roman" w:hAnsi="Times New Roman" w:cs="Times New Roman"/>
                <w:noProof/>
                <w:lang w:val="en-ID"/>
              </w:rPr>
              <w:t>Methontology</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_Toc40930829 \h </w:instrText>
            </w:r>
            <w:r w:rsidR="00094F2B" w:rsidRPr="00586C1B">
              <w:rPr>
                <w:noProof/>
                <w:webHidden/>
              </w:rPr>
            </w:r>
            <w:r w:rsidR="00094F2B" w:rsidRPr="00586C1B">
              <w:rPr>
                <w:noProof/>
                <w:webHidden/>
              </w:rPr>
              <w:fldChar w:fldCharType="separate"/>
            </w:r>
            <w:r w:rsidR="00994983">
              <w:rPr>
                <w:noProof/>
                <w:webHidden/>
              </w:rPr>
              <w:t>13</w:t>
            </w:r>
            <w:r w:rsidR="00094F2B" w:rsidRPr="00586C1B">
              <w:rPr>
                <w:noProof/>
                <w:webHidden/>
              </w:rPr>
              <w:fldChar w:fldCharType="end"/>
            </w:r>
          </w:hyperlink>
        </w:p>
        <w:p w14:paraId="23052B28" w14:textId="13D20F0A" w:rsidR="00094F2B" w:rsidRPr="00586C1B" w:rsidRDefault="00A55E1D">
          <w:pPr>
            <w:pStyle w:val="TOC2"/>
            <w:tabs>
              <w:tab w:val="left" w:pos="880"/>
              <w:tab w:val="right" w:leader="dot" w:pos="7927"/>
            </w:tabs>
            <w:rPr>
              <w:rFonts w:eastAsiaTheme="minorEastAsia"/>
              <w:noProof/>
            </w:rPr>
          </w:pPr>
          <w:hyperlink w:anchor="_Toc40930830" w:history="1">
            <w:r w:rsidR="00094F2B" w:rsidRPr="00586C1B">
              <w:rPr>
                <w:rStyle w:val="Hyperlink"/>
                <w:rFonts w:ascii="Times New Roman" w:hAnsi="Times New Roman" w:cs="Times New Roman"/>
                <w:noProof/>
                <w:lang w:val="en-ID"/>
              </w:rPr>
              <w:t>2.10</w:t>
            </w:r>
            <w:r w:rsidR="00094F2B" w:rsidRPr="00586C1B">
              <w:rPr>
                <w:rFonts w:eastAsiaTheme="minorEastAsia"/>
                <w:noProof/>
              </w:rPr>
              <w:tab/>
            </w:r>
            <w:r w:rsidR="00094F2B" w:rsidRPr="00586C1B">
              <w:rPr>
                <w:rStyle w:val="Hyperlink"/>
                <w:rFonts w:ascii="Times New Roman" w:hAnsi="Times New Roman" w:cs="Times New Roman"/>
                <w:noProof/>
                <w:lang w:val="en-ID"/>
              </w:rPr>
              <w:t>Prototyping</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_Toc40930830 \h </w:instrText>
            </w:r>
            <w:r w:rsidR="00094F2B" w:rsidRPr="00586C1B">
              <w:rPr>
                <w:noProof/>
                <w:webHidden/>
              </w:rPr>
            </w:r>
            <w:r w:rsidR="00094F2B" w:rsidRPr="00586C1B">
              <w:rPr>
                <w:noProof/>
                <w:webHidden/>
              </w:rPr>
              <w:fldChar w:fldCharType="separate"/>
            </w:r>
            <w:r w:rsidR="00994983">
              <w:rPr>
                <w:noProof/>
                <w:webHidden/>
              </w:rPr>
              <w:t>13</w:t>
            </w:r>
            <w:r w:rsidR="00094F2B" w:rsidRPr="00586C1B">
              <w:rPr>
                <w:noProof/>
                <w:webHidden/>
              </w:rPr>
              <w:fldChar w:fldCharType="end"/>
            </w:r>
          </w:hyperlink>
        </w:p>
        <w:p w14:paraId="18556A8F" w14:textId="3ABAB2F3" w:rsidR="00094F2B" w:rsidRPr="00586C1B" w:rsidRDefault="00A55E1D">
          <w:pPr>
            <w:pStyle w:val="TOC2"/>
            <w:tabs>
              <w:tab w:val="left" w:pos="880"/>
              <w:tab w:val="right" w:leader="dot" w:pos="7927"/>
            </w:tabs>
            <w:rPr>
              <w:rFonts w:eastAsiaTheme="minorEastAsia"/>
              <w:noProof/>
            </w:rPr>
          </w:pPr>
          <w:hyperlink w:anchor="_Toc40930831" w:history="1">
            <w:r w:rsidR="00094F2B" w:rsidRPr="00586C1B">
              <w:rPr>
                <w:rStyle w:val="Hyperlink"/>
                <w:rFonts w:ascii="Times New Roman" w:hAnsi="Times New Roman" w:cs="Times New Roman"/>
                <w:noProof/>
                <w:lang w:val="en-ID"/>
              </w:rPr>
              <w:t>2.11</w:t>
            </w:r>
            <w:r w:rsidR="00094F2B" w:rsidRPr="00586C1B">
              <w:rPr>
                <w:rFonts w:eastAsiaTheme="minorEastAsia"/>
                <w:noProof/>
              </w:rPr>
              <w:tab/>
            </w:r>
            <w:r w:rsidR="00094F2B" w:rsidRPr="00586C1B">
              <w:rPr>
                <w:rStyle w:val="Hyperlink"/>
                <w:rFonts w:ascii="Times New Roman" w:hAnsi="Times New Roman" w:cs="Times New Roman"/>
                <w:noProof/>
                <w:lang w:val="en-ID"/>
              </w:rPr>
              <w:t>Protégé</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_Toc40930831 \h </w:instrText>
            </w:r>
            <w:r w:rsidR="00094F2B" w:rsidRPr="00586C1B">
              <w:rPr>
                <w:noProof/>
                <w:webHidden/>
              </w:rPr>
            </w:r>
            <w:r w:rsidR="00094F2B" w:rsidRPr="00586C1B">
              <w:rPr>
                <w:noProof/>
                <w:webHidden/>
              </w:rPr>
              <w:fldChar w:fldCharType="separate"/>
            </w:r>
            <w:r w:rsidR="00994983">
              <w:rPr>
                <w:noProof/>
                <w:webHidden/>
              </w:rPr>
              <w:t>13</w:t>
            </w:r>
            <w:r w:rsidR="00094F2B" w:rsidRPr="00586C1B">
              <w:rPr>
                <w:noProof/>
                <w:webHidden/>
              </w:rPr>
              <w:fldChar w:fldCharType="end"/>
            </w:r>
          </w:hyperlink>
        </w:p>
        <w:p w14:paraId="1FE5BF4D" w14:textId="221DF8BA" w:rsidR="00094F2B" w:rsidRPr="00586C1B" w:rsidRDefault="00A55E1D">
          <w:pPr>
            <w:pStyle w:val="TOC2"/>
            <w:tabs>
              <w:tab w:val="left" w:pos="880"/>
              <w:tab w:val="right" w:leader="dot" w:pos="7927"/>
            </w:tabs>
            <w:rPr>
              <w:rFonts w:eastAsiaTheme="minorEastAsia"/>
              <w:noProof/>
            </w:rPr>
          </w:pPr>
          <w:hyperlink w:anchor="_Toc40930832" w:history="1">
            <w:r w:rsidR="00094F2B" w:rsidRPr="00586C1B">
              <w:rPr>
                <w:rStyle w:val="Hyperlink"/>
                <w:rFonts w:ascii="Times New Roman" w:hAnsi="Times New Roman" w:cs="Times New Roman"/>
                <w:noProof/>
                <w:lang w:val="en-ID"/>
              </w:rPr>
              <w:t>2.12</w:t>
            </w:r>
            <w:r w:rsidR="00094F2B" w:rsidRPr="00586C1B">
              <w:rPr>
                <w:rFonts w:eastAsiaTheme="minorEastAsia"/>
                <w:noProof/>
              </w:rPr>
              <w:tab/>
            </w:r>
            <w:r w:rsidR="00094F2B" w:rsidRPr="00586C1B">
              <w:rPr>
                <w:rStyle w:val="Hyperlink"/>
                <w:rFonts w:ascii="Times New Roman" w:hAnsi="Times New Roman" w:cs="Times New Roman"/>
                <w:noProof/>
                <w:lang w:val="en-ID"/>
              </w:rPr>
              <w:t>SPARQL Query</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_Toc40930832 \h </w:instrText>
            </w:r>
            <w:r w:rsidR="00094F2B" w:rsidRPr="00586C1B">
              <w:rPr>
                <w:noProof/>
                <w:webHidden/>
              </w:rPr>
            </w:r>
            <w:r w:rsidR="00094F2B" w:rsidRPr="00586C1B">
              <w:rPr>
                <w:noProof/>
                <w:webHidden/>
              </w:rPr>
              <w:fldChar w:fldCharType="separate"/>
            </w:r>
            <w:r w:rsidR="00994983">
              <w:rPr>
                <w:noProof/>
                <w:webHidden/>
              </w:rPr>
              <w:t>14</w:t>
            </w:r>
            <w:r w:rsidR="00094F2B" w:rsidRPr="00586C1B">
              <w:rPr>
                <w:noProof/>
                <w:webHidden/>
              </w:rPr>
              <w:fldChar w:fldCharType="end"/>
            </w:r>
          </w:hyperlink>
        </w:p>
        <w:p w14:paraId="4BE8AE29" w14:textId="18D9F1E5" w:rsidR="00094F2B" w:rsidRPr="00586C1B" w:rsidRDefault="00A55E1D">
          <w:pPr>
            <w:pStyle w:val="TOC2"/>
            <w:tabs>
              <w:tab w:val="left" w:pos="880"/>
              <w:tab w:val="right" w:leader="dot" w:pos="7927"/>
            </w:tabs>
            <w:rPr>
              <w:rFonts w:eastAsiaTheme="minorEastAsia"/>
              <w:noProof/>
            </w:rPr>
          </w:pPr>
          <w:hyperlink w:anchor="_Toc40930833" w:history="1">
            <w:r w:rsidR="00094F2B" w:rsidRPr="00586C1B">
              <w:rPr>
                <w:rStyle w:val="Hyperlink"/>
                <w:rFonts w:ascii="Times New Roman" w:hAnsi="Times New Roman" w:cs="Times New Roman"/>
                <w:noProof/>
                <w:lang w:val="en-ID"/>
              </w:rPr>
              <w:t>2.13</w:t>
            </w:r>
            <w:r w:rsidR="00094F2B" w:rsidRPr="00586C1B">
              <w:rPr>
                <w:rFonts w:eastAsiaTheme="minorEastAsia"/>
                <w:noProof/>
              </w:rPr>
              <w:tab/>
            </w:r>
            <w:r w:rsidR="00094F2B" w:rsidRPr="00586C1B">
              <w:rPr>
                <w:rStyle w:val="Hyperlink"/>
                <w:rFonts w:ascii="Times New Roman" w:hAnsi="Times New Roman" w:cs="Times New Roman"/>
                <w:noProof/>
                <w:lang w:val="en-ID"/>
              </w:rPr>
              <w:t>Apache Jena Fuseki</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_Toc40930833 \h </w:instrText>
            </w:r>
            <w:r w:rsidR="00094F2B" w:rsidRPr="00586C1B">
              <w:rPr>
                <w:noProof/>
                <w:webHidden/>
              </w:rPr>
            </w:r>
            <w:r w:rsidR="00094F2B" w:rsidRPr="00586C1B">
              <w:rPr>
                <w:noProof/>
                <w:webHidden/>
              </w:rPr>
              <w:fldChar w:fldCharType="separate"/>
            </w:r>
            <w:r w:rsidR="00994983">
              <w:rPr>
                <w:noProof/>
                <w:webHidden/>
              </w:rPr>
              <w:t>14</w:t>
            </w:r>
            <w:r w:rsidR="00094F2B" w:rsidRPr="00586C1B">
              <w:rPr>
                <w:noProof/>
                <w:webHidden/>
              </w:rPr>
              <w:fldChar w:fldCharType="end"/>
            </w:r>
          </w:hyperlink>
        </w:p>
        <w:p w14:paraId="386E35C9" w14:textId="0C0705FD" w:rsidR="00094F2B" w:rsidRPr="00586C1B" w:rsidRDefault="00A55E1D">
          <w:pPr>
            <w:pStyle w:val="TOC2"/>
            <w:tabs>
              <w:tab w:val="left" w:pos="880"/>
              <w:tab w:val="right" w:leader="dot" w:pos="7927"/>
            </w:tabs>
            <w:rPr>
              <w:rFonts w:eastAsiaTheme="minorEastAsia"/>
              <w:noProof/>
            </w:rPr>
          </w:pPr>
          <w:hyperlink w:anchor="_Toc40930834" w:history="1">
            <w:r w:rsidR="00094F2B" w:rsidRPr="00586C1B">
              <w:rPr>
                <w:rStyle w:val="Hyperlink"/>
                <w:rFonts w:ascii="Times New Roman" w:hAnsi="Times New Roman" w:cs="Times New Roman"/>
                <w:noProof/>
                <w:lang w:val="en-ID"/>
              </w:rPr>
              <w:t>2.14</w:t>
            </w:r>
            <w:r w:rsidR="00094F2B" w:rsidRPr="00586C1B">
              <w:rPr>
                <w:rFonts w:eastAsiaTheme="minorEastAsia"/>
                <w:noProof/>
              </w:rPr>
              <w:tab/>
            </w:r>
            <w:r w:rsidR="00094F2B" w:rsidRPr="00586C1B">
              <w:rPr>
                <w:rStyle w:val="Hyperlink"/>
                <w:rFonts w:ascii="Times New Roman" w:hAnsi="Times New Roman" w:cs="Times New Roman"/>
                <w:noProof/>
                <w:lang w:val="en-ID"/>
              </w:rPr>
              <w:t>Technology Acceptance Model (TAM)</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_Toc40930834 \h </w:instrText>
            </w:r>
            <w:r w:rsidR="00094F2B" w:rsidRPr="00586C1B">
              <w:rPr>
                <w:noProof/>
                <w:webHidden/>
              </w:rPr>
            </w:r>
            <w:r w:rsidR="00094F2B" w:rsidRPr="00586C1B">
              <w:rPr>
                <w:noProof/>
                <w:webHidden/>
              </w:rPr>
              <w:fldChar w:fldCharType="separate"/>
            </w:r>
            <w:r w:rsidR="00994983">
              <w:rPr>
                <w:noProof/>
                <w:webHidden/>
              </w:rPr>
              <w:t>15</w:t>
            </w:r>
            <w:r w:rsidR="00094F2B" w:rsidRPr="00586C1B">
              <w:rPr>
                <w:noProof/>
                <w:webHidden/>
              </w:rPr>
              <w:fldChar w:fldCharType="end"/>
            </w:r>
          </w:hyperlink>
        </w:p>
        <w:p w14:paraId="77122028" w14:textId="2E4A0FA5" w:rsidR="00094F2B" w:rsidRPr="00586C1B" w:rsidRDefault="00A55E1D">
          <w:pPr>
            <w:pStyle w:val="TOC2"/>
            <w:tabs>
              <w:tab w:val="left" w:pos="880"/>
              <w:tab w:val="right" w:leader="dot" w:pos="7927"/>
            </w:tabs>
            <w:rPr>
              <w:rFonts w:eastAsiaTheme="minorEastAsia"/>
              <w:noProof/>
            </w:rPr>
          </w:pPr>
          <w:hyperlink w:anchor="_Toc40930835" w:history="1">
            <w:r w:rsidR="00094F2B" w:rsidRPr="00586C1B">
              <w:rPr>
                <w:rStyle w:val="Hyperlink"/>
                <w:rFonts w:ascii="Times New Roman" w:hAnsi="Times New Roman" w:cs="Times New Roman"/>
                <w:noProof/>
                <w:lang w:val="en-ID"/>
              </w:rPr>
              <w:t>2.15</w:t>
            </w:r>
            <w:r w:rsidR="00094F2B" w:rsidRPr="00586C1B">
              <w:rPr>
                <w:rFonts w:eastAsiaTheme="minorEastAsia"/>
                <w:noProof/>
              </w:rPr>
              <w:tab/>
            </w:r>
            <w:r w:rsidR="00094F2B" w:rsidRPr="00586C1B">
              <w:rPr>
                <w:rStyle w:val="Hyperlink"/>
                <w:rFonts w:ascii="Times New Roman" w:hAnsi="Times New Roman" w:cs="Times New Roman"/>
                <w:noProof/>
                <w:lang w:val="en-ID"/>
              </w:rPr>
              <w:t>Pengukuran Kualitas</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_Toc40930835 \h </w:instrText>
            </w:r>
            <w:r w:rsidR="00094F2B" w:rsidRPr="00586C1B">
              <w:rPr>
                <w:noProof/>
                <w:webHidden/>
              </w:rPr>
            </w:r>
            <w:r w:rsidR="00094F2B" w:rsidRPr="00586C1B">
              <w:rPr>
                <w:noProof/>
                <w:webHidden/>
              </w:rPr>
              <w:fldChar w:fldCharType="separate"/>
            </w:r>
            <w:r w:rsidR="00994983">
              <w:rPr>
                <w:noProof/>
                <w:webHidden/>
              </w:rPr>
              <w:t>15</w:t>
            </w:r>
            <w:r w:rsidR="00094F2B" w:rsidRPr="00586C1B">
              <w:rPr>
                <w:noProof/>
                <w:webHidden/>
              </w:rPr>
              <w:fldChar w:fldCharType="end"/>
            </w:r>
          </w:hyperlink>
        </w:p>
        <w:p w14:paraId="0D688AF5" w14:textId="22ECBB19" w:rsidR="00094F2B" w:rsidRPr="00586C1B" w:rsidRDefault="00A55E1D">
          <w:pPr>
            <w:pStyle w:val="TOC2"/>
            <w:tabs>
              <w:tab w:val="left" w:pos="880"/>
              <w:tab w:val="right" w:leader="dot" w:pos="7927"/>
            </w:tabs>
            <w:rPr>
              <w:rFonts w:eastAsiaTheme="minorEastAsia"/>
              <w:noProof/>
            </w:rPr>
          </w:pPr>
          <w:hyperlink w:anchor="_Toc40930836" w:history="1">
            <w:r w:rsidR="00094F2B" w:rsidRPr="00586C1B">
              <w:rPr>
                <w:rStyle w:val="Hyperlink"/>
                <w:rFonts w:ascii="Times New Roman" w:hAnsi="Times New Roman" w:cs="Times New Roman"/>
                <w:noProof/>
                <w:lang w:val="en-ID"/>
              </w:rPr>
              <w:t>2.16</w:t>
            </w:r>
            <w:r w:rsidR="00094F2B" w:rsidRPr="00586C1B">
              <w:rPr>
                <w:rFonts w:eastAsiaTheme="minorEastAsia"/>
                <w:noProof/>
              </w:rPr>
              <w:tab/>
            </w:r>
            <w:r w:rsidR="00094F2B" w:rsidRPr="00586C1B">
              <w:rPr>
                <w:rStyle w:val="Hyperlink"/>
                <w:rFonts w:ascii="Times New Roman" w:hAnsi="Times New Roman" w:cs="Times New Roman"/>
                <w:noProof/>
                <w:lang w:val="en-ID"/>
              </w:rPr>
              <w:t>PHP</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_Toc40930836 \h </w:instrText>
            </w:r>
            <w:r w:rsidR="00094F2B" w:rsidRPr="00586C1B">
              <w:rPr>
                <w:noProof/>
                <w:webHidden/>
              </w:rPr>
            </w:r>
            <w:r w:rsidR="00094F2B" w:rsidRPr="00586C1B">
              <w:rPr>
                <w:noProof/>
                <w:webHidden/>
              </w:rPr>
              <w:fldChar w:fldCharType="separate"/>
            </w:r>
            <w:r w:rsidR="00994983">
              <w:rPr>
                <w:noProof/>
                <w:webHidden/>
              </w:rPr>
              <w:t>16</w:t>
            </w:r>
            <w:r w:rsidR="00094F2B" w:rsidRPr="00586C1B">
              <w:rPr>
                <w:noProof/>
                <w:webHidden/>
              </w:rPr>
              <w:fldChar w:fldCharType="end"/>
            </w:r>
          </w:hyperlink>
        </w:p>
        <w:p w14:paraId="7EA7862F" w14:textId="3F9B9C1F" w:rsidR="00094F2B" w:rsidRPr="00586C1B" w:rsidRDefault="00A55E1D">
          <w:pPr>
            <w:pStyle w:val="TOC1"/>
            <w:rPr>
              <w:rFonts w:eastAsiaTheme="minorEastAsia"/>
              <w:noProof/>
            </w:rPr>
          </w:pPr>
          <w:hyperlink w:anchor="_Toc40930837" w:history="1">
            <w:r w:rsidR="00094F2B" w:rsidRPr="00586C1B">
              <w:rPr>
                <w:rStyle w:val="Hyperlink"/>
                <w:rFonts w:ascii="Times New Roman" w:hAnsi="Times New Roman"/>
                <w:noProof/>
                <w:lang w:val="en-ID"/>
              </w:rPr>
              <w:t>BAB III METODOLOGI PENELITIAN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_Toc40930837 \h </w:instrText>
            </w:r>
            <w:r w:rsidR="00094F2B" w:rsidRPr="00586C1B">
              <w:rPr>
                <w:noProof/>
                <w:webHidden/>
              </w:rPr>
            </w:r>
            <w:r w:rsidR="00094F2B" w:rsidRPr="00586C1B">
              <w:rPr>
                <w:noProof/>
                <w:webHidden/>
              </w:rPr>
              <w:fldChar w:fldCharType="separate"/>
            </w:r>
            <w:r w:rsidR="00994983">
              <w:rPr>
                <w:noProof/>
                <w:webHidden/>
              </w:rPr>
              <w:t>17</w:t>
            </w:r>
            <w:r w:rsidR="00094F2B" w:rsidRPr="00586C1B">
              <w:rPr>
                <w:noProof/>
                <w:webHidden/>
              </w:rPr>
              <w:fldChar w:fldCharType="end"/>
            </w:r>
          </w:hyperlink>
        </w:p>
        <w:p w14:paraId="7BD3A737" w14:textId="793A9782" w:rsidR="00094F2B" w:rsidRPr="00586C1B" w:rsidRDefault="00A55E1D">
          <w:pPr>
            <w:pStyle w:val="TOC2"/>
            <w:tabs>
              <w:tab w:val="left" w:pos="880"/>
              <w:tab w:val="right" w:leader="dot" w:pos="7927"/>
            </w:tabs>
            <w:rPr>
              <w:rFonts w:eastAsiaTheme="minorEastAsia"/>
              <w:noProof/>
            </w:rPr>
          </w:pPr>
          <w:hyperlink w:anchor="_Toc40930838" w:history="1">
            <w:r w:rsidR="00094F2B" w:rsidRPr="00586C1B">
              <w:rPr>
                <w:rStyle w:val="Hyperlink"/>
                <w:rFonts w:ascii="Times New Roman" w:hAnsi="Times New Roman" w:cs="Times New Roman"/>
                <w:noProof/>
                <w:lang w:val="en-ID"/>
              </w:rPr>
              <w:t>3.1</w:t>
            </w:r>
            <w:r w:rsidR="00094F2B" w:rsidRPr="00586C1B">
              <w:rPr>
                <w:rFonts w:eastAsiaTheme="minorEastAsia"/>
                <w:noProof/>
              </w:rPr>
              <w:tab/>
            </w:r>
            <w:r w:rsidR="00094F2B" w:rsidRPr="00586C1B">
              <w:rPr>
                <w:rStyle w:val="Hyperlink"/>
                <w:rFonts w:ascii="Times New Roman" w:hAnsi="Times New Roman" w:cs="Times New Roman"/>
                <w:noProof/>
                <w:lang w:val="en-ID"/>
              </w:rPr>
              <w:t>Alur Penelitian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_Toc40930838 \h </w:instrText>
            </w:r>
            <w:r w:rsidR="00094F2B" w:rsidRPr="00586C1B">
              <w:rPr>
                <w:noProof/>
                <w:webHidden/>
              </w:rPr>
            </w:r>
            <w:r w:rsidR="00094F2B" w:rsidRPr="00586C1B">
              <w:rPr>
                <w:noProof/>
                <w:webHidden/>
              </w:rPr>
              <w:fldChar w:fldCharType="separate"/>
            </w:r>
            <w:r w:rsidR="00994983">
              <w:rPr>
                <w:noProof/>
                <w:webHidden/>
              </w:rPr>
              <w:t>17</w:t>
            </w:r>
            <w:r w:rsidR="00094F2B" w:rsidRPr="00586C1B">
              <w:rPr>
                <w:noProof/>
                <w:webHidden/>
              </w:rPr>
              <w:fldChar w:fldCharType="end"/>
            </w:r>
          </w:hyperlink>
        </w:p>
        <w:p w14:paraId="138E8409" w14:textId="090FC03F" w:rsidR="00094F2B" w:rsidRPr="00586C1B" w:rsidRDefault="00A55E1D">
          <w:pPr>
            <w:pStyle w:val="TOC2"/>
            <w:tabs>
              <w:tab w:val="left" w:pos="880"/>
              <w:tab w:val="right" w:leader="dot" w:pos="7927"/>
            </w:tabs>
            <w:rPr>
              <w:rFonts w:eastAsiaTheme="minorEastAsia"/>
              <w:noProof/>
            </w:rPr>
          </w:pPr>
          <w:hyperlink w:anchor="_Toc40930842" w:history="1">
            <w:r w:rsidR="00094F2B" w:rsidRPr="00586C1B">
              <w:rPr>
                <w:rStyle w:val="Hyperlink"/>
                <w:rFonts w:ascii="Times New Roman" w:hAnsi="Times New Roman" w:cs="Times New Roman"/>
                <w:noProof/>
                <w:lang w:val="en-ID"/>
              </w:rPr>
              <w:t>3.2</w:t>
            </w:r>
            <w:r w:rsidR="00094F2B" w:rsidRPr="00586C1B">
              <w:rPr>
                <w:rFonts w:eastAsiaTheme="minorEastAsia"/>
                <w:noProof/>
              </w:rPr>
              <w:tab/>
            </w:r>
            <w:r w:rsidR="00094F2B" w:rsidRPr="00586C1B">
              <w:rPr>
                <w:rStyle w:val="Hyperlink"/>
                <w:rFonts w:ascii="Times New Roman" w:hAnsi="Times New Roman" w:cs="Times New Roman"/>
                <w:noProof/>
                <w:lang w:val="en-ID"/>
              </w:rPr>
              <w:t>Analisis Kebutuhan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_Toc40930842 \h </w:instrText>
            </w:r>
            <w:r w:rsidR="00094F2B" w:rsidRPr="00586C1B">
              <w:rPr>
                <w:noProof/>
                <w:webHidden/>
              </w:rPr>
            </w:r>
            <w:r w:rsidR="00094F2B" w:rsidRPr="00586C1B">
              <w:rPr>
                <w:noProof/>
                <w:webHidden/>
              </w:rPr>
              <w:fldChar w:fldCharType="separate"/>
            </w:r>
            <w:r w:rsidR="00994983">
              <w:rPr>
                <w:noProof/>
                <w:webHidden/>
              </w:rPr>
              <w:t>18</w:t>
            </w:r>
            <w:r w:rsidR="00094F2B" w:rsidRPr="00586C1B">
              <w:rPr>
                <w:noProof/>
                <w:webHidden/>
              </w:rPr>
              <w:fldChar w:fldCharType="end"/>
            </w:r>
          </w:hyperlink>
        </w:p>
        <w:p w14:paraId="644D703A" w14:textId="0934237D" w:rsidR="00094F2B" w:rsidRPr="00586C1B" w:rsidRDefault="00A55E1D">
          <w:pPr>
            <w:pStyle w:val="TOC2"/>
            <w:tabs>
              <w:tab w:val="left" w:pos="880"/>
              <w:tab w:val="right" w:leader="dot" w:pos="7927"/>
            </w:tabs>
            <w:rPr>
              <w:rFonts w:eastAsiaTheme="minorEastAsia"/>
              <w:noProof/>
            </w:rPr>
          </w:pPr>
          <w:hyperlink w:anchor="_Toc40930845" w:history="1">
            <w:r w:rsidR="00094F2B" w:rsidRPr="00586C1B">
              <w:rPr>
                <w:rStyle w:val="Hyperlink"/>
                <w:rFonts w:ascii="Times New Roman" w:hAnsi="Times New Roman" w:cs="Times New Roman"/>
                <w:noProof/>
                <w:lang w:val="en-ID"/>
              </w:rPr>
              <w:t>3.3</w:t>
            </w:r>
            <w:r w:rsidR="00094F2B" w:rsidRPr="00586C1B">
              <w:rPr>
                <w:rFonts w:eastAsiaTheme="minorEastAsia"/>
                <w:noProof/>
              </w:rPr>
              <w:tab/>
            </w:r>
            <w:r w:rsidR="00094F2B" w:rsidRPr="00586C1B">
              <w:rPr>
                <w:rStyle w:val="Hyperlink"/>
                <w:rFonts w:ascii="Times New Roman" w:hAnsi="Times New Roman" w:cs="Times New Roman"/>
                <w:noProof/>
                <w:lang w:val="en-ID"/>
              </w:rPr>
              <w:t>Pengumpulan Data</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_Toc40930845 \h </w:instrText>
            </w:r>
            <w:r w:rsidR="00094F2B" w:rsidRPr="00586C1B">
              <w:rPr>
                <w:noProof/>
                <w:webHidden/>
              </w:rPr>
            </w:r>
            <w:r w:rsidR="00094F2B" w:rsidRPr="00586C1B">
              <w:rPr>
                <w:noProof/>
                <w:webHidden/>
              </w:rPr>
              <w:fldChar w:fldCharType="separate"/>
            </w:r>
            <w:r w:rsidR="00994983">
              <w:rPr>
                <w:noProof/>
                <w:webHidden/>
              </w:rPr>
              <w:t>19</w:t>
            </w:r>
            <w:r w:rsidR="00094F2B" w:rsidRPr="00586C1B">
              <w:rPr>
                <w:noProof/>
                <w:webHidden/>
              </w:rPr>
              <w:fldChar w:fldCharType="end"/>
            </w:r>
          </w:hyperlink>
        </w:p>
        <w:p w14:paraId="7520D1A4" w14:textId="1588B109" w:rsidR="00094F2B" w:rsidRPr="00586C1B" w:rsidRDefault="00A55E1D">
          <w:pPr>
            <w:pStyle w:val="TOC2"/>
            <w:tabs>
              <w:tab w:val="left" w:pos="880"/>
              <w:tab w:val="right" w:leader="dot" w:pos="7927"/>
            </w:tabs>
            <w:rPr>
              <w:rFonts w:eastAsiaTheme="minorEastAsia"/>
              <w:noProof/>
            </w:rPr>
          </w:pPr>
          <w:hyperlink w:anchor="_Toc40930848" w:history="1">
            <w:r w:rsidR="00094F2B" w:rsidRPr="00586C1B">
              <w:rPr>
                <w:rStyle w:val="Hyperlink"/>
                <w:rFonts w:ascii="Times New Roman" w:hAnsi="Times New Roman" w:cs="Times New Roman"/>
                <w:noProof/>
              </w:rPr>
              <w:t>3.4</w:t>
            </w:r>
            <w:r w:rsidR="00094F2B" w:rsidRPr="00586C1B">
              <w:rPr>
                <w:rFonts w:eastAsiaTheme="minorEastAsia"/>
                <w:noProof/>
              </w:rPr>
              <w:tab/>
            </w:r>
            <w:r w:rsidR="00094F2B" w:rsidRPr="00586C1B">
              <w:rPr>
                <w:rStyle w:val="Hyperlink"/>
                <w:rFonts w:ascii="Times New Roman" w:hAnsi="Times New Roman" w:cs="Times New Roman"/>
                <w:noProof/>
                <w:lang w:val="en-ID"/>
              </w:rPr>
              <w:t>Metode Penelitian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_Toc40930848 \h </w:instrText>
            </w:r>
            <w:r w:rsidR="00094F2B" w:rsidRPr="00586C1B">
              <w:rPr>
                <w:noProof/>
                <w:webHidden/>
              </w:rPr>
            </w:r>
            <w:r w:rsidR="00094F2B" w:rsidRPr="00586C1B">
              <w:rPr>
                <w:noProof/>
                <w:webHidden/>
              </w:rPr>
              <w:fldChar w:fldCharType="separate"/>
            </w:r>
            <w:r w:rsidR="00994983">
              <w:rPr>
                <w:noProof/>
                <w:webHidden/>
              </w:rPr>
              <w:t>20</w:t>
            </w:r>
            <w:r w:rsidR="00094F2B" w:rsidRPr="00586C1B">
              <w:rPr>
                <w:noProof/>
                <w:webHidden/>
              </w:rPr>
              <w:fldChar w:fldCharType="end"/>
            </w:r>
          </w:hyperlink>
        </w:p>
        <w:p w14:paraId="07178009" w14:textId="146E2768" w:rsidR="00094F2B" w:rsidRPr="00586C1B" w:rsidRDefault="00A55E1D">
          <w:pPr>
            <w:pStyle w:val="TOC2"/>
            <w:tabs>
              <w:tab w:val="left" w:pos="880"/>
              <w:tab w:val="right" w:leader="dot" w:pos="7927"/>
            </w:tabs>
            <w:rPr>
              <w:rFonts w:eastAsiaTheme="minorEastAsia"/>
              <w:noProof/>
            </w:rPr>
          </w:pPr>
          <w:hyperlink w:anchor="_Toc40930849" w:history="1">
            <w:r w:rsidR="00094F2B" w:rsidRPr="00586C1B">
              <w:rPr>
                <w:rStyle w:val="Hyperlink"/>
                <w:rFonts w:ascii="Times New Roman" w:hAnsi="Times New Roman" w:cs="Times New Roman"/>
                <w:noProof/>
                <w:lang w:val="en-ID"/>
              </w:rPr>
              <w:t>3.5</w:t>
            </w:r>
            <w:r w:rsidR="00094F2B" w:rsidRPr="00586C1B">
              <w:rPr>
                <w:rFonts w:eastAsiaTheme="minorEastAsia"/>
                <w:noProof/>
              </w:rPr>
              <w:tab/>
            </w:r>
            <w:r w:rsidR="00094F2B" w:rsidRPr="00586C1B">
              <w:rPr>
                <w:rStyle w:val="Hyperlink"/>
                <w:rFonts w:ascii="Times New Roman" w:hAnsi="Times New Roman" w:cs="Times New Roman"/>
                <w:noProof/>
                <w:lang w:val="en-ID"/>
              </w:rPr>
              <w:t>Tahap Perancangan Ontologi</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_Toc40930849 \h </w:instrText>
            </w:r>
            <w:r w:rsidR="00094F2B" w:rsidRPr="00586C1B">
              <w:rPr>
                <w:noProof/>
                <w:webHidden/>
              </w:rPr>
            </w:r>
            <w:r w:rsidR="00094F2B" w:rsidRPr="00586C1B">
              <w:rPr>
                <w:noProof/>
                <w:webHidden/>
              </w:rPr>
              <w:fldChar w:fldCharType="separate"/>
            </w:r>
            <w:r w:rsidR="00994983">
              <w:rPr>
                <w:noProof/>
                <w:webHidden/>
              </w:rPr>
              <w:t>22</w:t>
            </w:r>
            <w:r w:rsidR="00094F2B" w:rsidRPr="00586C1B">
              <w:rPr>
                <w:noProof/>
                <w:webHidden/>
              </w:rPr>
              <w:fldChar w:fldCharType="end"/>
            </w:r>
          </w:hyperlink>
        </w:p>
        <w:p w14:paraId="2862475F" w14:textId="3DDF1478" w:rsidR="00094F2B" w:rsidRPr="00586C1B" w:rsidRDefault="00A55E1D">
          <w:pPr>
            <w:pStyle w:val="TOC3"/>
            <w:tabs>
              <w:tab w:val="left" w:pos="1320"/>
              <w:tab w:val="right" w:leader="dot" w:pos="7927"/>
            </w:tabs>
            <w:rPr>
              <w:rFonts w:eastAsiaTheme="minorEastAsia"/>
              <w:noProof/>
            </w:rPr>
          </w:pPr>
          <w:hyperlink w:anchor="_Toc40930852" w:history="1">
            <w:r w:rsidR="00094F2B" w:rsidRPr="00586C1B">
              <w:rPr>
                <w:rStyle w:val="Hyperlink"/>
                <w:rFonts w:ascii="Times New Roman" w:hAnsi="Times New Roman" w:cs="Times New Roman"/>
                <w:noProof/>
              </w:rPr>
              <w:t>3.5.1</w:t>
            </w:r>
            <w:r w:rsidR="00094F2B" w:rsidRPr="00586C1B">
              <w:rPr>
                <w:rFonts w:eastAsiaTheme="minorEastAsia"/>
                <w:noProof/>
              </w:rPr>
              <w:tab/>
            </w:r>
            <w:r w:rsidR="00094F2B" w:rsidRPr="00586C1B">
              <w:rPr>
                <w:rStyle w:val="Hyperlink"/>
                <w:rFonts w:ascii="Times New Roman" w:hAnsi="Times New Roman" w:cs="Times New Roman"/>
                <w:noProof/>
              </w:rPr>
              <w:t>Spesification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_Toc40930852 \h </w:instrText>
            </w:r>
            <w:r w:rsidR="00094F2B" w:rsidRPr="00586C1B">
              <w:rPr>
                <w:noProof/>
                <w:webHidden/>
              </w:rPr>
            </w:r>
            <w:r w:rsidR="00094F2B" w:rsidRPr="00586C1B">
              <w:rPr>
                <w:noProof/>
                <w:webHidden/>
              </w:rPr>
              <w:fldChar w:fldCharType="separate"/>
            </w:r>
            <w:r w:rsidR="00994983">
              <w:rPr>
                <w:noProof/>
                <w:webHidden/>
              </w:rPr>
              <w:t>22</w:t>
            </w:r>
            <w:r w:rsidR="00094F2B" w:rsidRPr="00586C1B">
              <w:rPr>
                <w:noProof/>
                <w:webHidden/>
              </w:rPr>
              <w:fldChar w:fldCharType="end"/>
            </w:r>
          </w:hyperlink>
        </w:p>
        <w:p w14:paraId="5D58D091" w14:textId="5C8C67CC" w:rsidR="00094F2B" w:rsidRPr="00586C1B" w:rsidRDefault="00A55E1D">
          <w:pPr>
            <w:pStyle w:val="TOC3"/>
            <w:tabs>
              <w:tab w:val="left" w:pos="1320"/>
              <w:tab w:val="right" w:leader="dot" w:pos="7927"/>
            </w:tabs>
            <w:rPr>
              <w:rFonts w:eastAsiaTheme="minorEastAsia"/>
              <w:noProof/>
            </w:rPr>
          </w:pPr>
          <w:hyperlink w:anchor="_Toc40930853" w:history="1">
            <w:r w:rsidR="00094F2B" w:rsidRPr="00586C1B">
              <w:rPr>
                <w:rStyle w:val="Hyperlink"/>
                <w:rFonts w:ascii="Times New Roman" w:hAnsi="Times New Roman" w:cs="Times New Roman"/>
                <w:noProof/>
              </w:rPr>
              <w:t>3.5.2</w:t>
            </w:r>
            <w:r w:rsidR="00094F2B" w:rsidRPr="00586C1B">
              <w:rPr>
                <w:rFonts w:eastAsiaTheme="minorEastAsia"/>
                <w:noProof/>
              </w:rPr>
              <w:tab/>
            </w:r>
            <w:r w:rsidR="00094F2B" w:rsidRPr="00586C1B">
              <w:rPr>
                <w:rStyle w:val="Hyperlink"/>
                <w:rFonts w:ascii="Times New Roman" w:hAnsi="Times New Roman" w:cs="Times New Roman"/>
                <w:noProof/>
              </w:rPr>
              <w:t>Knowledge Acquisition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_Toc40930853 \h </w:instrText>
            </w:r>
            <w:r w:rsidR="00094F2B" w:rsidRPr="00586C1B">
              <w:rPr>
                <w:noProof/>
                <w:webHidden/>
              </w:rPr>
            </w:r>
            <w:r w:rsidR="00094F2B" w:rsidRPr="00586C1B">
              <w:rPr>
                <w:noProof/>
                <w:webHidden/>
              </w:rPr>
              <w:fldChar w:fldCharType="separate"/>
            </w:r>
            <w:r w:rsidR="00994983">
              <w:rPr>
                <w:noProof/>
                <w:webHidden/>
              </w:rPr>
              <w:t>23</w:t>
            </w:r>
            <w:r w:rsidR="00094F2B" w:rsidRPr="00586C1B">
              <w:rPr>
                <w:noProof/>
                <w:webHidden/>
              </w:rPr>
              <w:fldChar w:fldCharType="end"/>
            </w:r>
          </w:hyperlink>
        </w:p>
        <w:p w14:paraId="33462856" w14:textId="37A9A288" w:rsidR="00094F2B" w:rsidRPr="00586C1B" w:rsidRDefault="00A55E1D">
          <w:pPr>
            <w:pStyle w:val="TOC3"/>
            <w:tabs>
              <w:tab w:val="left" w:pos="1320"/>
              <w:tab w:val="right" w:leader="dot" w:pos="7927"/>
            </w:tabs>
            <w:rPr>
              <w:rFonts w:eastAsiaTheme="minorEastAsia"/>
              <w:noProof/>
            </w:rPr>
          </w:pPr>
          <w:hyperlink w:anchor="_Toc40930854" w:history="1">
            <w:r w:rsidR="00094F2B" w:rsidRPr="00586C1B">
              <w:rPr>
                <w:rStyle w:val="Hyperlink"/>
                <w:rFonts w:ascii="Times New Roman" w:hAnsi="Times New Roman" w:cs="Times New Roman"/>
                <w:noProof/>
              </w:rPr>
              <w:t>3.5.3</w:t>
            </w:r>
            <w:r w:rsidR="00094F2B" w:rsidRPr="00586C1B">
              <w:rPr>
                <w:rFonts w:eastAsiaTheme="minorEastAsia"/>
                <w:noProof/>
              </w:rPr>
              <w:tab/>
            </w:r>
            <w:r w:rsidR="00094F2B" w:rsidRPr="00586C1B">
              <w:rPr>
                <w:rStyle w:val="Hyperlink"/>
                <w:rFonts w:ascii="Times New Roman" w:hAnsi="Times New Roman" w:cs="Times New Roman"/>
                <w:noProof/>
              </w:rPr>
              <w:t>Conceptualization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_Toc40930854 \h </w:instrText>
            </w:r>
            <w:r w:rsidR="00094F2B" w:rsidRPr="00586C1B">
              <w:rPr>
                <w:noProof/>
                <w:webHidden/>
              </w:rPr>
            </w:r>
            <w:r w:rsidR="00094F2B" w:rsidRPr="00586C1B">
              <w:rPr>
                <w:noProof/>
                <w:webHidden/>
              </w:rPr>
              <w:fldChar w:fldCharType="separate"/>
            </w:r>
            <w:r w:rsidR="00994983">
              <w:rPr>
                <w:noProof/>
                <w:webHidden/>
              </w:rPr>
              <w:t>23</w:t>
            </w:r>
            <w:r w:rsidR="00094F2B" w:rsidRPr="00586C1B">
              <w:rPr>
                <w:noProof/>
                <w:webHidden/>
              </w:rPr>
              <w:fldChar w:fldCharType="end"/>
            </w:r>
          </w:hyperlink>
        </w:p>
        <w:p w14:paraId="25864708" w14:textId="7EBC6A95" w:rsidR="00094F2B" w:rsidRPr="00586C1B" w:rsidRDefault="00A55E1D">
          <w:pPr>
            <w:pStyle w:val="TOC3"/>
            <w:tabs>
              <w:tab w:val="left" w:pos="1320"/>
              <w:tab w:val="right" w:leader="dot" w:pos="7927"/>
            </w:tabs>
            <w:rPr>
              <w:rFonts w:eastAsiaTheme="minorEastAsia"/>
              <w:noProof/>
            </w:rPr>
          </w:pPr>
          <w:hyperlink w:anchor="_Toc40930855" w:history="1">
            <w:r w:rsidR="00094F2B" w:rsidRPr="00586C1B">
              <w:rPr>
                <w:rStyle w:val="Hyperlink"/>
                <w:rFonts w:ascii="Times New Roman" w:hAnsi="Times New Roman" w:cs="Times New Roman"/>
                <w:noProof/>
              </w:rPr>
              <w:t>3.5.4</w:t>
            </w:r>
            <w:r w:rsidR="00094F2B" w:rsidRPr="00586C1B">
              <w:rPr>
                <w:rFonts w:eastAsiaTheme="minorEastAsia"/>
                <w:noProof/>
              </w:rPr>
              <w:tab/>
            </w:r>
            <w:r w:rsidR="00094F2B" w:rsidRPr="00586C1B">
              <w:rPr>
                <w:rStyle w:val="Hyperlink"/>
                <w:rFonts w:ascii="Times New Roman" w:hAnsi="Times New Roman" w:cs="Times New Roman"/>
                <w:noProof/>
              </w:rPr>
              <w:t>Integration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_Toc40930855 \h </w:instrText>
            </w:r>
            <w:r w:rsidR="00094F2B" w:rsidRPr="00586C1B">
              <w:rPr>
                <w:noProof/>
                <w:webHidden/>
              </w:rPr>
            </w:r>
            <w:r w:rsidR="00094F2B" w:rsidRPr="00586C1B">
              <w:rPr>
                <w:noProof/>
                <w:webHidden/>
              </w:rPr>
              <w:fldChar w:fldCharType="separate"/>
            </w:r>
            <w:r w:rsidR="00994983">
              <w:rPr>
                <w:noProof/>
                <w:webHidden/>
              </w:rPr>
              <w:t>23</w:t>
            </w:r>
            <w:r w:rsidR="00094F2B" w:rsidRPr="00586C1B">
              <w:rPr>
                <w:noProof/>
                <w:webHidden/>
              </w:rPr>
              <w:fldChar w:fldCharType="end"/>
            </w:r>
          </w:hyperlink>
        </w:p>
        <w:p w14:paraId="2B5FC4F1" w14:textId="255B7B1D" w:rsidR="00094F2B" w:rsidRPr="00586C1B" w:rsidRDefault="00A55E1D">
          <w:pPr>
            <w:pStyle w:val="TOC3"/>
            <w:tabs>
              <w:tab w:val="left" w:pos="1320"/>
              <w:tab w:val="right" w:leader="dot" w:pos="7927"/>
            </w:tabs>
            <w:rPr>
              <w:rFonts w:eastAsiaTheme="minorEastAsia"/>
              <w:noProof/>
            </w:rPr>
          </w:pPr>
          <w:hyperlink w:anchor="_Toc40930856" w:history="1">
            <w:r w:rsidR="00094F2B" w:rsidRPr="00586C1B">
              <w:rPr>
                <w:rStyle w:val="Hyperlink"/>
                <w:rFonts w:ascii="Times New Roman" w:hAnsi="Times New Roman" w:cs="Times New Roman"/>
                <w:noProof/>
              </w:rPr>
              <w:t>3.5.5</w:t>
            </w:r>
            <w:r w:rsidR="00094F2B" w:rsidRPr="00586C1B">
              <w:rPr>
                <w:rFonts w:eastAsiaTheme="minorEastAsia"/>
                <w:noProof/>
              </w:rPr>
              <w:tab/>
            </w:r>
            <w:r w:rsidR="00094F2B" w:rsidRPr="00586C1B">
              <w:rPr>
                <w:rStyle w:val="Hyperlink"/>
                <w:rFonts w:ascii="Times New Roman" w:hAnsi="Times New Roman" w:cs="Times New Roman"/>
                <w:noProof/>
              </w:rPr>
              <w:t>Implementation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_Toc40930856 \h </w:instrText>
            </w:r>
            <w:r w:rsidR="00094F2B" w:rsidRPr="00586C1B">
              <w:rPr>
                <w:noProof/>
                <w:webHidden/>
              </w:rPr>
            </w:r>
            <w:r w:rsidR="00094F2B" w:rsidRPr="00586C1B">
              <w:rPr>
                <w:noProof/>
                <w:webHidden/>
              </w:rPr>
              <w:fldChar w:fldCharType="separate"/>
            </w:r>
            <w:r w:rsidR="00994983">
              <w:rPr>
                <w:noProof/>
                <w:webHidden/>
              </w:rPr>
              <w:t>23</w:t>
            </w:r>
            <w:r w:rsidR="00094F2B" w:rsidRPr="00586C1B">
              <w:rPr>
                <w:noProof/>
                <w:webHidden/>
              </w:rPr>
              <w:fldChar w:fldCharType="end"/>
            </w:r>
          </w:hyperlink>
        </w:p>
        <w:p w14:paraId="14130C86" w14:textId="4E77D356" w:rsidR="00094F2B" w:rsidRPr="00586C1B" w:rsidRDefault="00A55E1D">
          <w:pPr>
            <w:pStyle w:val="TOC3"/>
            <w:tabs>
              <w:tab w:val="left" w:pos="1320"/>
              <w:tab w:val="right" w:leader="dot" w:pos="7927"/>
            </w:tabs>
            <w:rPr>
              <w:rFonts w:eastAsiaTheme="minorEastAsia"/>
              <w:noProof/>
            </w:rPr>
          </w:pPr>
          <w:hyperlink w:anchor="_Toc40930857" w:history="1">
            <w:r w:rsidR="00094F2B" w:rsidRPr="00586C1B">
              <w:rPr>
                <w:rStyle w:val="Hyperlink"/>
                <w:rFonts w:ascii="Times New Roman" w:hAnsi="Times New Roman" w:cs="Times New Roman"/>
                <w:noProof/>
              </w:rPr>
              <w:t>3.5.6</w:t>
            </w:r>
            <w:r w:rsidR="00094F2B" w:rsidRPr="00586C1B">
              <w:rPr>
                <w:rFonts w:eastAsiaTheme="minorEastAsia"/>
                <w:noProof/>
              </w:rPr>
              <w:tab/>
            </w:r>
            <w:r w:rsidR="00094F2B" w:rsidRPr="00586C1B">
              <w:rPr>
                <w:rStyle w:val="Hyperlink"/>
                <w:rFonts w:ascii="Times New Roman" w:hAnsi="Times New Roman" w:cs="Times New Roman"/>
                <w:noProof/>
              </w:rPr>
              <w:t>Evaluation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_Toc40930857 \h </w:instrText>
            </w:r>
            <w:r w:rsidR="00094F2B" w:rsidRPr="00586C1B">
              <w:rPr>
                <w:noProof/>
                <w:webHidden/>
              </w:rPr>
            </w:r>
            <w:r w:rsidR="00094F2B" w:rsidRPr="00586C1B">
              <w:rPr>
                <w:noProof/>
                <w:webHidden/>
              </w:rPr>
              <w:fldChar w:fldCharType="separate"/>
            </w:r>
            <w:r w:rsidR="00994983">
              <w:rPr>
                <w:noProof/>
                <w:webHidden/>
              </w:rPr>
              <w:t>23</w:t>
            </w:r>
            <w:r w:rsidR="00094F2B" w:rsidRPr="00586C1B">
              <w:rPr>
                <w:noProof/>
                <w:webHidden/>
              </w:rPr>
              <w:fldChar w:fldCharType="end"/>
            </w:r>
          </w:hyperlink>
        </w:p>
        <w:p w14:paraId="39D42248" w14:textId="6AB44FC7" w:rsidR="00094F2B" w:rsidRPr="00586C1B" w:rsidRDefault="00A55E1D">
          <w:pPr>
            <w:pStyle w:val="TOC3"/>
            <w:tabs>
              <w:tab w:val="left" w:pos="1320"/>
              <w:tab w:val="right" w:leader="dot" w:pos="7927"/>
            </w:tabs>
            <w:rPr>
              <w:rFonts w:eastAsiaTheme="minorEastAsia"/>
              <w:noProof/>
            </w:rPr>
          </w:pPr>
          <w:hyperlink w:anchor="_Toc40930858" w:history="1">
            <w:r w:rsidR="00094F2B" w:rsidRPr="00586C1B">
              <w:rPr>
                <w:rStyle w:val="Hyperlink"/>
                <w:rFonts w:ascii="Times New Roman" w:hAnsi="Times New Roman" w:cs="Times New Roman"/>
                <w:noProof/>
              </w:rPr>
              <w:t>3.5.7</w:t>
            </w:r>
            <w:r w:rsidR="00094F2B" w:rsidRPr="00586C1B">
              <w:rPr>
                <w:rFonts w:eastAsiaTheme="minorEastAsia"/>
                <w:noProof/>
              </w:rPr>
              <w:tab/>
            </w:r>
            <w:r w:rsidR="00094F2B" w:rsidRPr="00586C1B">
              <w:rPr>
                <w:rStyle w:val="Hyperlink"/>
                <w:rFonts w:ascii="Times New Roman" w:hAnsi="Times New Roman" w:cs="Times New Roman"/>
                <w:noProof/>
              </w:rPr>
              <w:t>Documentation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_Toc40930858 \h </w:instrText>
            </w:r>
            <w:r w:rsidR="00094F2B" w:rsidRPr="00586C1B">
              <w:rPr>
                <w:noProof/>
                <w:webHidden/>
              </w:rPr>
            </w:r>
            <w:r w:rsidR="00094F2B" w:rsidRPr="00586C1B">
              <w:rPr>
                <w:noProof/>
                <w:webHidden/>
              </w:rPr>
              <w:fldChar w:fldCharType="separate"/>
            </w:r>
            <w:r w:rsidR="00994983">
              <w:rPr>
                <w:noProof/>
                <w:webHidden/>
              </w:rPr>
              <w:t>24</w:t>
            </w:r>
            <w:r w:rsidR="00094F2B" w:rsidRPr="00586C1B">
              <w:rPr>
                <w:noProof/>
                <w:webHidden/>
              </w:rPr>
              <w:fldChar w:fldCharType="end"/>
            </w:r>
          </w:hyperlink>
        </w:p>
        <w:p w14:paraId="1A340770" w14:textId="78222EA3" w:rsidR="00094F2B" w:rsidRPr="00586C1B" w:rsidRDefault="00A55E1D">
          <w:pPr>
            <w:pStyle w:val="TOC2"/>
            <w:tabs>
              <w:tab w:val="left" w:pos="880"/>
              <w:tab w:val="right" w:leader="dot" w:pos="7927"/>
            </w:tabs>
            <w:rPr>
              <w:rFonts w:eastAsiaTheme="minorEastAsia"/>
              <w:noProof/>
            </w:rPr>
          </w:pPr>
          <w:hyperlink w:anchor="_Toc40930859" w:history="1">
            <w:r w:rsidR="00094F2B" w:rsidRPr="00586C1B">
              <w:rPr>
                <w:rStyle w:val="Hyperlink"/>
                <w:rFonts w:ascii="Times New Roman" w:hAnsi="Times New Roman" w:cs="Times New Roman"/>
                <w:noProof/>
                <w:lang w:val="en-ID"/>
              </w:rPr>
              <w:t>3.6</w:t>
            </w:r>
            <w:r w:rsidR="00094F2B" w:rsidRPr="00586C1B">
              <w:rPr>
                <w:rFonts w:eastAsiaTheme="minorEastAsia"/>
                <w:noProof/>
              </w:rPr>
              <w:tab/>
            </w:r>
            <w:r w:rsidR="00094F2B" w:rsidRPr="00586C1B">
              <w:rPr>
                <w:rStyle w:val="Hyperlink"/>
                <w:rFonts w:ascii="Times New Roman" w:hAnsi="Times New Roman" w:cs="Times New Roman"/>
                <w:noProof/>
                <w:lang w:val="en-ID"/>
              </w:rPr>
              <w:t>Tahap Perancangan Sistem</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_Toc40930859 \h </w:instrText>
            </w:r>
            <w:r w:rsidR="00094F2B" w:rsidRPr="00586C1B">
              <w:rPr>
                <w:noProof/>
                <w:webHidden/>
              </w:rPr>
            </w:r>
            <w:r w:rsidR="00094F2B" w:rsidRPr="00586C1B">
              <w:rPr>
                <w:noProof/>
                <w:webHidden/>
              </w:rPr>
              <w:fldChar w:fldCharType="separate"/>
            </w:r>
            <w:r w:rsidR="00994983">
              <w:rPr>
                <w:noProof/>
                <w:webHidden/>
              </w:rPr>
              <w:t>24</w:t>
            </w:r>
            <w:r w:rsidR="00094F2B" w:rsidRPr="00586C1B">
              <w:rPr>
                <w:noProof/>
                <w:webHidden/>
              </w:rPr>
              <w:fldChar w:fldCharType="end"/>
            </w:r>
          </w:hyperlink>
        </w:p>
        <w:p w14:paraId="0E155B51" w14:textId="53B0DC23" w:rsidR="00094F2B" w:rsidRPr="00586C1B" w:rsidRDefault="00A55E1D">
          <w:pPr>
            <w:pStyle w:val="TOC3"/>
            <w:tabs>
              <w:tab w:val="left" w:pos="1320"/>
              <w:tab w:val="right" w:leader="dot" w:pos="7927"/>
            </w:tabs>
            <w:rPr>
              <w:rFonts w:eastAsiaTheme="minorEastAsia"/>
              <w:noProof/>
            </w:rPr>
          </w:pPr>
          <w:hyperlink w:anchor="_Toc40930861" w:history="1">
            <w:r w:rsidR="00094F2B" w:rsidRPr="00586C1B">
              <w:rPr>
                <w:rStyle w:val="Hyperlink"/>
                <w:rFonts w:ascii="Times New Roman" w:hAnsi="Times New Roman" w:cs="Times New Roman"/>
                <w:noProof/>
              </w:rPr>
              <w:t>3.6.1</w:t>
            </w:r>
            <w:r w:rsidR="00094F2B" w:rsidRPr="00586C1B">
              <w:rPr>
                <w:rFonts w:eastAsiaTheme="minorEastAsia"/>
                <w:noProof/>
              </w:rPr>
              <w:tab/>
            </w:r>
            <w:r w:rsidR="00094F2B" w:rsidRPr="00586C1B">
              <w:rPr>
                <w:rStyle w:val="Hyperlink"/>
                <w:rFonts w:ascii="Times New Roman" w:hAnsi="Times New Roman" w:cs="Times New Roman"/>
                <w:noProof/>
              </w:rPr>
              <w:t>Pengumpulan Kebutuhan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_Toc40930861 \h </w:instrText>
            </w:r>
            <w:r w:rsidR="00094F2B" w:rsidRPr="00586C1B">
              <w:rPr>
                <w:noProof/>
                <w:webHidden/>
              </w:rPr>
            </w:r>
            <w:r w:rsidR="00094F2B" w:rsidRPr="00586C1B">
              <w:rPr>
                <w:noProof/>
                <w:webHidden/>
              </w:rPr>
              <w:fldChar w:fldCharType="separate"/>
            </w:r>
            <w:r w:rsidR="00994983">
              <w:rPr>
                <w:noProof/>
                <w:webHidden/>
              </w:rPr>
              <w:t>25</w:t>
            </w:r>
            <w:r w:rsidR="00094F2B" w:rsidRPr="00586C1B">
              <w:rPr>
                <w:noProof/>
                <w:webHidden/>
              </w:rPr>
              <w:fldChar w:fldCharType="end"/>
            </w:r>
          </w:hyperlink>
        </w:p>
        <w:p w14:paraId="36F7999C" w14:textId="64657FA6" w:rsidR="00094F2B" w:rsidRPr="00586C1B" w:rsidRDefault="00A55E1D">
          <w:pPr>
            <w:pStyle w:val="TOC3"/>
            <w:tabs>
              <w:tab w:val="left" w:pos="1320"/>
              <w:tab w:val="right" w:leader="dot" w:pos="7927"/>
            </w:tabs>
            <w:rPr>
              <w:rFonts w:eastAsiaTheme="minorEastAsia"/>
              <w:noProof/>
            </w:rPr>
          </w:pPr>
          <w:hyperlink w:anchor="_Toc40930865" w:history="1">
            <w:r w:rsidR="00094F2B" w:rsidRPr="00586C1B">
              <w:rPr>
                <w:rStyle w:val="Hyperlink"/>
                <w:rFonts w:ascii="Times New Roman" w:hAnsi="Times New Roman" w:cs="Times New Roman"/>
                <w:noProof/>
              </w:rPr>
              <w:t>3.6.2</w:t>
            </w:r>
            <w:r w:rsidR="00094F2B" w:rsidRPr="00586C1B">
              <w:rPr>
                <w:rFonts w:eastAsiaTheme="minorEastAsia"/>
                <w:noProof/>
              </w:rPr>
              <w:tab/>
            </w:r>
            <w:r w:rsidR="00094F2B" w:rsidRPr="00586C1B">
              <w:rPr>
                <w:rStyle w:val="Hyperlink"/>
                <w:rFonts w:ascii="Times New Roman" w:hAnsi="Times New Roman" w:cs="Times New Roman"/>
                <w:noProof/>
              </w:rPr>
              <w:t>Membangun Prototyping</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_Toc40930865 \h </w:instrText>
            </w:r>
            <w:r w:rsidR="00094F2B" w:rsidRPr="00586C1B">
              <w:rPr>
                <w:noProof/>
                <w:webHidden/>
              </w:rPr>
            </w:r>
            <w:r w:rsidR="00094F2B" w:rsidRPr="00586C1B">
              <w:rPr>
                <w:noProof/>
                <w:webHidden/>
              </w:rPr>
              <w:fldChar w:fldCharType="separate"/>
            </w:r>
            <w:r w:rsidR="00994983">
              <w:rPr>
                <w:noProof/>
                <w:webHidden/>
              </w:rPr>
              <w:t>25</w:t>
            </w:r>
            <w:r w:rsidR="00094F2B" w:rsidRPr="00586C1B">
              <w:rPr>
                <w:noProof/>
                <w:webHidden/>
              </w:rPr>
              <w:fldChar w:fldCharType="end"/>
            </w:r>
          </w:hyperlink>
        </w:p>
        <w:p w14:paraId="2D20E848" w14:textId="57D4114C" w:rsidR="0061127A" w:rsidRPr="00586C1B" w:rsidRDefault="00A55E1D" w:rsidP="0061127A">
          <w:pPr>
            <w:pStyle w:val="TOC3"/>
            <w:tabs>
              <w:tab w:val="left" w:pos="1320"/>
              <w:tab w:val="right" w:leader="dot" w:pos="7927"/>
            </w:tabs>
            <w:rPr>
              <w:rStyle w:val="Hyperlink"/>
              <w:noProof/>
            </w:rPr>
          </w:pPr>
          <w:hyperlink w:anchor="_Toc40930867" w:history="1">
            <w:r w:rsidR="00094F2B" w:rsidRPr="00586C1B">
              <w:rPr>
                <w:rStyle w:val="Hyperlink"/>
                <w:rFonts w:ascii="Times New Roman" w:hAnsi="Times New Roman" w:cs="Times New Roman"/>
                <w:noProof/>
              </w:rPr>
              <w:t>3.6.3</w:t>
            </w:r>
            <w:r w:rsidR="00094F2B" w:rsidRPr="00586C1B">
              <w:rPr>
                <w:rFonts w:eastAsiaTheme="minorEastAsia"/>
                <w:noProof/>
              </w:rPr>
              <w:tab/>
            </w:r>
            <w:r w:rsidR="00094F2B" w:rsidRPr="00586C1B">
              <w:rPr>
                <w:rStyle w:val="Hyperlink"/>
                <w:rFonts w:ascii="Times New Roman" w:hAnsi="Times New Roman" w:cs="Times New Roman"/>
                <w:noProof/>
              </w:rPr>
              <w:t>Diagram Use Case</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_Toc40930867 \h </w:instrText>
            </w:r>
            <w:r w:rsidR="00094F2B" w:rsidRPr="00586C1B">
              <w:rPr>
                <w:noProof/>
                <w:webHidden/>
              </w:rPr>
            </w:r>
            <w:r w:rsidR="00094F2B" w:rsidRPr="00586C1B">
              <w:rPr>
                <w:noProof/>
                <w:webHidden/>
              </w:rPr>
              <w:fldChar w:fldCharType="separate"/>
            </w:r>
            <w:r w:rsidR="00994983">
              <w:rPr>
                <w:noProof/>
                <w:webHidden/>
              </w:rPr>
              <w:t>25</w:t>
            </w:r>
            <w:r w:rsidR="00094F2B" w:rsidRPr="00586C1B">
              <w:rPr>
                <w:noProof/>
                <w:webHidden/>
              </w:rPr>
              <w:fldChar w:fldCharType="end"/>
            </w:r>
          </w:hyperlink>
        </w:p>
        <w:p w14:paraId="2CB3FE5B" w14:textId="1C0D6A12" w:rsidR="00094F2B" w:rsidRPr="00586C1B" w:rsidRDefault="00A55E1D" w:rsidP="0061127A">
          <w:pPr>
            <w:pStyle w:val="TOC3"/>
            <w:tabs>
              <w:tab w:val="left" w:pos="1320"/>
              <w:tab w:val="right" w:leader="dot" w:pos="7927"/>
            </w:tabs>
            <w:rPr>
              <w:rFonts w:eastAsiaTheme="minorEastAsia"/>
              <w:noProof/>
            </w:rPr>
          </w:pPr>
          <w:hyperlink w:anchor="_Toc40930872" w:history="1">
            <w:r w:rsidR="0061127A" w:rsidRPr="00586C1B">
              <w:rPr>
                <w:rStyle w:val="Hyperlink"/>
                <w:rFonts w:ascii="Times New Roman" w:hAnsi="Times New Roman" w:cs="Times New Roman"/>
                <w:noProof/>
              </w:rPr>
              <w:t>3.6.4</w:t>
            </w:r>
            <w:r w:rsidR="00094F2B" w:rsidRPr="00586C1B">
              <w:rPr>
                <w:rFonts w:eastAsiaTheme="minorEastAsia"/>
                <w:noProof/>
              </w:rPr>
              <w:tab/>
            </w:r>
            <w:r w:rsidR="0061127A" w:rsidRPr="00586C1B">
              <w:rPr>
                <w:rFonts w:eastAsiaTheme="minorEastAsia"/>
                <w:noProof/>
              </w:rPr>
              <w:t xml:space="preserve">  </w:t>
            </w:r>
            <w:r w:rsidR="00094F2B" w:rsidRPr="00586C1B">
              <w:rPr>
                <w:rStyle w:val="Hyperlink"/>
                <w:rFonts w:ascii="Times New Roman" w:hAnsi="Times New Roman" w:cs="Times New Roman"/>
                <w:noProof/>
              </w:rPr>
              <w:t xml:space="preserve">Evaluasi </w:t>
            </w:r>
            <w:r w:rsidR="00094F2B" w:rsidRPr="00586C1B">
              <w:rPr>
                <w:rStyle w:val="Hyperlink"/>
                <w:rFonts w:ascii="Times New Roman" w:hAnsi="Times New Roman" w:cs="Times New Roman"/>
                <w:i/>
                <w:noProof/>
              </w:rPr>
              <w:t>Prototyping</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_Toc40930872 \h </w:instrText>
            </w:r>
            <w:r w:rsidR="00094F2B" w:rsidRPr="00586C1B">
              <w:rPr>
                <w:noProof/>
                <w:webHidden/>
              </w:rPr>
            </w:r>
            <w:r w:rsidR="00094F2B" w:rsidRPr="00586C1B">
              <w:rPr>
                <w:noProof/>
                <w:webHidden/>
              </w:rPr>
              <w:fldChar w:fldCharType="separate"/>
            </w:r>
            <w:r w:rsidR="00994983">
              <w:rPr>
                <w:noProof/>
                <w:webHidden/>
              </w:rPr>
              <w:t>33</w:t>
            </w:r>
            <w:r w:rsidR="00094F2B" w:rsidRPr="00586C1B">
              <w:rPr>
                <w:noProof/>
                <w:webHidden/>
              </w:rPr>
              <w:fldChar w:fldCharType="end"/>
            </w:r>
          </w:hyperlink>
        </w:p>
        <w:p w14:paraId="5FEC44C7" w14:textId="6DD1675F" w:rsidR="00094F2B" w:rsidRPr="00586C1B" w:rsidRDefault="00A55E1D">
          <w:pPr>
            <w:pStyle w:val="TOC3"/>
            <w:tabs>
              <w:tab w:val="left" w:pos="1320"/>
              <w:tab w:val="right" w:leader="dot" w:pos="7927"/>
            </w:tabs>
            <w:rPr>
              <w:rFonts w:eastAsiaTheme="minorEastAsia"/>
              <w:noProof/>
            </w:rPr>
          </w:pPr>
          <w:hyperlink w:anchor="_Toc40930874" w:history="1">
            <w:r w:rsidR="0061127A" w:rsidRPr="00586C1B">
              <w:rPr>
                <w:rStyle w:val="Hyperlink"/>
                <w:rFonts w:ascii="Times New Roman" w:hAnsi="Times New Roman" w:cs="Times New Roman"/>
                <w:noProof/>
              </w:rPr>
              <w:t>3.6.5</w:t>
            </w:r>
            <w:r w:rsidR="00094F2B" w:rsidRPr="00586C1B">
              <w:rPr>
                <w:rFonts w:eastAsiaTheme="minorEastAsia"/>
                <w:noProof/>
              </w:rPr>
              <w:tab/>
            </w:r>
            <w:r w:rsidR="00094F2B" w:rsidRPr="00586C1B">
              <w:rPr>
                <w:rStyle w:val="Hyperlink"/>
                <w:rFonts w:ascii="Times New Roman" w:hAnsi="Times New Roman" w:cs="Times New Roman"/>
                <w:noProof/>
              </w:rPr>
              <w:t>Mengkodekan Sistem</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_Toc40930874 \h </w:instrText>
            </w:r>
            <w:r w:rsidR="00094F2B" w:rsidRPr="00586C1B">
              <w:rPr>
                <w:noProof/>
                <w:webHidden/>
              </w:rPr>
            </w:r>
            <w:r w:rsidR="00094F2B" w:rsidRPr="00586C1B">
              <w:rPr>
                <w:noProof/>
                <w:webHidden/>
              </w:rPr>
              <w:fldChar w:fldCharType="separate"/>
            </w:r>
            <w:r w:rsidR="00994983">
              <w:rPr>
                <w:noProof/>
                <w:webHidden/>
              </w:rPr>
              <w:t>34</w:t>
            </w:r>
            <w:r w:rsidR="00094F2B" w:rsidRPr="00586C1B">
              <w:rPr>
                <w:noProof/>
                <w:webHidden/>
              </w:rPr>
              <w:fldChar w:fldCharType="end"/>
            </w:r>
          </w:hyperlink>
        </w:p>
        <w:p w14:paraId="4B67F7A9" w14:textId="6E1FC229" w:rsidR="00094F2B" w:rsidRPr="00586C1B" w:rsidRDefault="00A55E1D">
          <w:pPr>
            <w:pStyle w:val="TOC3"/>
            <w:tabs>
              <w:tab w:val="left" w:pos="1320"/>
              <w:tab w:val="right" w:leader="dot" w:pos="7927"/>
            </w:tabs>
            <w:rPr>
              <w:rFonts w:eastAsiaTheme="minorEastAsia"/>
              <w:noProof/>
            </w:rPr>
          </w:pPr>
          <w:hyperlink w:anchor="_Toc40930876" w:history="1">
            <w:r w:rsidR="0061127A" w:rsidRPr="00586C1B">
              <w:rPr>
                <w:rStyle w:val="Hyperlink"/>
                <w:rFonts w:ascii="Times New Roman" w:hAnsi="Times New Roman" w:cs="Times New Roman"/>
                <w:noProof/>
              </w:rPr>
              <w:t>3.6.6</w:t>
            </w:r>
            <w:r w:rsidR="00094F2B" w:rsidRPr="00586C1B">
              <w:rPr>
                <w:rFonts w:eastAsiaTheme="minorEastAsia"/>
                <w:noProof/>
              </w:rPr>
              <w:tab/>
            </w:r>
            <w:r w:rsidR="00094F2B" w:rsidRPr="00586C1B">
              <w:rPr>
                <w:rStyle w:val="Hyperlink"/>
                <w:rFonts w:ascii="Times New Roman" w:hAnsi="Times New Roman" w:cs="Times New Roman"/>
                <w:noProof/>
              </w:rPr>
              <w:t>Menguji Sistem</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_Toc40930876 \h </w:instrText>
            </w:r>
            <w:r w:rsidR="00094F2B" w:rsidRPr="00586C1B">
              <w:rPr>
                <w:noProof/>
                <w:webHidden/>
              </w:rPr>
            </w:r>
            <w:r w:rsidR="00094F2B" w:rsidRPr="00586C1B">
              <w:rPr>
                <w:noProof/>
                <w:webHidden/>
              </w:rPr>
              <w:fldChar w:fldCharType="separate"/>
            </w:r>
            <w:r w:rsidR="00994983">
              <w:rPr>
                <w:noProof/>
                <w:webHidden/>
              </w:rPr>
              <w:t>34</w:t>
            </w:r>
            <w:r w:rsidR="00094F2B" w:rsidRPr="00586C1B">
              <w:rPr>
                <w:noProof/>
                <w:webHidden/>
              </w:rPr>
              <w:fldChar w:fldCharType="end"/>
            </w:r>
          </w:hyperlink>
        </w:p>
        <w:p w14:paraId="6E94DE0A" w14:textId="7889CA15" w:rsidR="00094F2B" w:rsidRPr="00586C1B" w:rsidRDefault="00A55E1D">
          <w:pPr>
            <w:pStyle w:val="TOC3"/>
            <w:tabs>
              <w:tab w:val="left" w:pos="1320"/>
              <w:tab w:val="right" w:leader="dot" w:pos="7927"/>
            </w:tabs>
            <w:rPr>
              <w:rFonts w:eastAsiaTheme="minorEastAsia"/>
              <w:noProof/>
            </w:rPr>
          </w:pPr>
          <w:hyperlink w:anchor="_Toc40930877" w:history="1">
            <w:r w:rsidR="0061127A" w:rsidRPr="00586C1B">
              <w:rPr>
                <w:rStyle w:val="Hyperlink"/>
                <w:rFonts w:ascii="Times New Roman" w:hAnsi="Times New Roman" w:cs="Times New Roman"/>
                <w:noProof/>
              </w:rPr>
              <w:t>3.6.7</w:t>
            </w:r>
            <w:r w:rsidR="00094F2B" w:rsidRPr="00586C1B">
              <w:rPr>
                <w:rFonts w:eastAsiaTheme="minorEastAsia"/>
                <w:noProof/>
              </w:rPr>
              <w:tab/>
            </w:r>
            <w:r w:rsidR="00094F2B" w:rsidRPr="00586C1B">
              <w:rPr>
                <w:rStyle w:val="Hyperlink"/>
                <w:rFonts w:ascii="Times New Roman" w:hAnsi="Times New Roman" w:cs="Times New Roman"/>
                <w:noProof/>
              </w:rPr>
              <w:t>Evaluasi Sistem</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_Toc40930877 \h </w:instrText>
            </w:r>
            <w:r w:rsidR="00094F2B" w:rsidRPr="00586C1B">
              <w:rPr>
                <w:noProof/>
                <w:webHidden/>
              </w:rPr>
            </w:r>
            <w:r w:rsidR="00094F2B" w:rsidRPr="00586C1B">
              <w:rPr>
                <w:noProof/>
                <w:webHidden/>
              </w:rPr>
              <w:fldChar w:fldCharType="separate"/>
            </w:r>
            <w:r w:rsidR="00994983">
              <w:rPr>
                <w:noProof/>
                <w:webHidden/>
              </w:rPr>
              <w:t>34</w:t>
            </w:r>
            <w:r w:rsidR="00094F2B" w:rsidRPr="00586C1B">
              <w:rPr>
                <w:noProof/>
                <w:webHidden/>
              </w:rPr>
              <w:fldChar w:fldCharType="end"/>
            </w:r>
          </w:hyperlink>
        </w:p>
        <w:p w14:paraId="3CD5D96C" w14:textId="1BF8FB8C" w:rsidR="00094F2B" w:rsidRPr="00586C1B" w:rsidRDefault="00A55E1D">
          <w:pPr>
            <w:pStyle w:val="TOC1"/>
            <w:rPr>
              <w:rFonts w:eastAsiaTheme="minorEastAsia"/>
              <w:noProof/>
            </w:rPr>
          </w:pPr>
          <w:hyperlink w:anchor="_Toc40930882" w:history="1">
            <w:r w:rsidR="00094F2B" w:rsidRPr="00586C1B">
              <w:rPr>
                <w:rStyle w:val="Hyperlink"/>
                <w:rFonts w:ascii="Times New Roman" w:hAnsi="Times New Roman"/>
                <w:noProof/>
                <w:lang w:val="en-ID"/>
              </w:rPr>
              <w:t>BAB IV</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_Toc40930882 \h </w:instrText>
            </w:r>
            <w:r w:rsidR="00094F2B" w:rsidRPr="00586C1B">
              <w:rPr>
                <w:noProof/>
                <w:webHidden/>
              </w:rPr>
            </w:r>
            <w:r w:rsidR="00094F2B" w:rsidRPr="00586C1B">
              <w:rPr>
                <w:noProof/>
                <w:webHidden/>
              </w:rPr>
              <w:fldChar w:fldCharType="separate"/>
            </w:r>
            <w:r w:rsidR="00994983">
              <w:rPr>
                <w:noProof/>
                <w:webHidden/>
              </w:rPr>
              <w:t>36</w:t>
            </w:r>
            <w:r w:rsidR="00094F2B" w:rsidRPr="00586C1B">
              <w:rPr>
                <w:noProof/>
                <w:webHidden/>
              </w:rPr>
              <w:fldChar w:fldCharType="end"/>
            </w:r>
          </w:hyperlink>
        </w:p>
        <w:p w14:paraId="7302E3C4" w14:textId="66AC0430" w:rsidR="00094F2B" w:rsidRPr="00586C1B" w:rsidRDefault="00A55E1D">
          <w:pPr>
            <w:pStyle w:val="TOC1"/>
            <w:rPr>
              <w:rFonts w:eastAsiaTheme="minorEastAsia"/>
              <w:noProof/>
            </w:rPr>
          </w:pPr>
          <w:hyperlink w:anchor="_Toc40930883" w:history="1">
            <w:r w:rsidR="00094F2B" w:rsidRPr="00586C1B">
              <w:rPr>
                <w:rStyle w:val="Hyperlink"/>
                <w:rFonts w:ascii="Times New Roman" w:hAnsi="Times New Roman"/>
                <w:noProof/>
                <w:lang w:val="en-ID"/>
              </w:rPr>
              <w:t>IMPLEMENTASI DAN HASIL</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_Toc40930883 \h </w:instrText>
            </w:r>
            <w:r w:rsidR="00094F2B" w:rsidRPr="00586C1B">
              <w:rPr>
                <w:noProof/>
                <w:webHidden/>
              </w:rPr>
            </w:r>
            <w:r w:rsidR="00094F2B" w:rsidRPr="00586C1B">
              <w:rPr>
                <w:noProof/>
                <w:webHidden/>
              </w:rPr>
              <w:fldChar w:fldCharType="separate"/>
            </w:r>
            <w:r w:rsidR="00994983">
              <w:rPr>
                <w:noProof/>
                <w:webHidden/>
              </w:rPr>
              <w:t>36</w:t>
            </w:r>
            <w:r w:rsidR="00094F2B" w:rsidRPr="00586C1B">
              <w:rPr>
                <w:noProof/>
                <w:webHidden/>
              </w:rPr>
              <w:fldChar w:fldCharType="end"/>
            </w:r>
          </w:hyperlink>
        </w:p>
        <w:p w14:paraId="50E8C6BF" w14:textId="0AE62D93" w:rsidR="00094F2B" w:rsidRPr="00586C1B" w:rsidRDefault="00A55E1D">
          <w:pPr>
            <w:pStyle w:val="TOC2"/>
            <w:tabs>
              <w:tab w:val="left" w:pos="880"/>
              <w:tab w:val="right" w:leader="dot" w:pos="7927"/>
            </w:tabs>
            <w:rPr>
              <w:rFonts w:eastAsiaTheme="minorEastAsia"/>
              <w:noProof/>
            </w:rPr>
          </w:pPr>
          <w:hyperlink w:anchor="_Toc40930884" w:history="1">
            <w:r w:rsidR="00094F2B" w:rsidRPr="00586C1B">
              <w:rPr>
                <w:rStyle w:val="Hyperlink"/>
                <w:rFonts w:ascii="Times New Roman" w:hAnsi="Times New Roman" w:cs="Times New Roman"/>
                <w:noProof/>
                <w:lang w:val="en-ID"/>
              </w:rPr>
              <w:t>4.1</w:t>
            </w:r>
            <w:r w:rsidR="00094F2B" w:rsidRPr="00586C1B">
              <w:rPr>
                <w:rFonts w:eastAsiaTheme="minorEastAsia"/>
                <w:noProof/>
              </w:rPr>
              <w:tab/>
            </w:r>
            <w:r w:rsidR="00094F2B" w:rsidRPr="00586C1B">
              <w:rPr>
                <w:rStyle w:val="Hyperlink"/>
                <w:rFonts w:ascii="Times New Roman" w:hAnsi="Times New Roman" w:cs="Times New Roman"/>
                <w:noProof/>
                <w:lang w:val="en-ID"/>
              </w:rPr>
              <w:t>Implementasi Metode Methontology Dalam Perancangan Ontologi</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_Toc40930884 \h </w:instrText>
            </w:r>
            <w:r w:rsidR="00094F2B" w:rsidRPr="00586C1B">
              <w:rPr>
                <w:noProof/>
                <w:webHidden/>
              </w:rPr>
            </w:r>
            <w:r w:rsidR="00094F2B" w:rsidRPr="00586C1B">
              <w:rPr>
                <w:noProof/>
                <w:webHidden/>
              </w:rPr>
              <w:fldChar w:fldCharType="separate"/>
            </w:r>
            <w:r w:rsidR="00994983">
              <w:rPr>
                <w:noProof/>
                <w:webHidden/>
              </w:rPr>
              <w:t>36</w:t>
            </w:r>
            <w:r w:rsidR="00094F2B" w:rsidRPr="00586C1B">
              <w:rPr>
                <w:noProof/>
                <w:webHidden/>
              </w:rPr>
              <w:fldChar w:fldCharType="end"/>
            </w:r>
          </w:hyperlink>
        </w:p>
        <w:p w14:paraId="3B10F920" w14:textId="1DF7E29E" w:rsidR="00094F2B" w:rsidRPr="00586C1B" w:rsidRDefault="00A55E1D">
          <w:pPr>
            <w:pStyle w:val="TOC3"/>
            <w:tabs>
              <w:tab w:val="left" w:pos="1320"/>
              <w:tab w:val="right" w:leader="dot" w:pos="7927"/>
            </w:tabs>
            <w:rPr>
              <w:rFonts w:eastAsiaTheme="minorEastAsia"/>
              <w:noProof/>
            </w:rPr>
          </w:pPr>
          <w:hyperlink w:anchor="_Toc40930886" w:history="1">
            <w:r w:rsidR="0061127A" w:rsidRPr="00586C1B">
              <w:rPr>
                <w:rStyle w:val="Hyperlink"/>
                <w:rFonts w:ascii="Times New Roman" w:hAnsi="Times New Roman" w:cs="Times New Roman"/>
                <w:noProof/>
              </w:rPr>
              <w:t>4.1.1</w:t>
            </w:r>
            <w:r w:rsidR="00094F2B" w:rsidRPr="00586C1B">
              <w:rPr>
                <w:rFonts w:eastAsiaTheme="minorEastAsia"/>
                <w:noProof/>
              </w:rPr>
              <w:tab/>
            </w:r>
            <w:r w:rsidR="00094F2B" w:rsidRPr="00586C1B">
              <w:rPr>
                <w:rStyle w:val="Hyperlink"/>
                <w:rFonts w:ascii="Times New Roman" w:hAnsi="Times New Roman" w:cs="Times New Roman"/>
                <w:noProof/>
              </w:rPr>
              <w:t>Spesification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_Toc40930886 \h </w:instrText>
            </w:r>
            <w:r w:rsidR="00094F2B" w:rsidRPr="00586C1B">
              <w:rPr>
                <w:noProof/>
                <w:webHidden/>
              </w:rPr>
            </w:r>
            <w:r w:rsidR="00094F2B" w:rsidRPr="00586C1B">
              <w:rPr>
                <w:noProof/>
                <w:webHidden/>
              </w:rPr>
              <w:fldChar w:fldCharType="separate"/>
            </w:r>
            <w:r w:rsidR="00994983">
              <w:rPr>
                <w:noProof/>
                <w:webHidden/>
              </w:rPr>
              <w:t>36</w:t>
            </w:r>
            <w:r w:rsidR="00094F2B" w:rsidRPr="00586C1B">
              <w:rPr>
                <w:noProof/>
                <w:webHidden/>
              </w:rPr>
              <w:fldChar w:fldCharType="end"/>
            </w:r>
          </w:hyperlink>
        </w:p>
        <w:p w14:paraId="1532050A" w14:textId="53B25B18" w:rsidR="00094F2B" w:rsidRPr="00586C1B" w:rsidRDefault="00A55E1D">
          <w:pPr>
            <w:pStyle w:val="TOC3"/>
            <w:tabs>
              <w:tab w:val="left" w:pos="1320"/>
              <w:tab w:val="right" w:leader="dot" w:pos="7927"/>
            </w:tabs>
            <w:rPr>
              <w:rFonts w:eastAsiaTheme="minorEastAsia"/>
              <w:noProof/>
            </w:rPr>
          </w:pPr>
          <w:hyperlink w:anchor="_Toc40930887" w:history="1">
            <w:r w:rsidR="0061127A" w:rsidRPr="00586C1B">
              <w:rPr>
                <w:rStyle w:val="Hyperlink"/>
                <w:rFonts w:ascii="Times New Roman" w:hAnsi="Times New Roman" w:cs="Times New Roman"/>
                <w:noProof/>
              </w:rPr>
              <w:t>4.1.2</w:t>
            </w:r>
            <w:r w:rsidR="00094F2B" w:rsidRPr="00586C1B">
              <w:rPr>
                <w:rFonts w:eastAsiaTheme="minorEastAsia"/>
                <w:noProof/>
              </w:rPr>
              <w:tab/>
            </w:r>
            <w:r w:rsidR="00094F2B" w:rsidRPr="00586C1B">
              <w:rPr>
                <w:rStyle w:val="Hyperlink"/>
                <w:rFonts w:ascii="Times New Roman" w:hAnsi="Times New Roman" w:cs="Times New Roman"/>
                <w:noProof/>
              </w:rPr>
              <w:t>Knowledge Acquisition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_Toc40930887 \h </w:instrText>
            </w:r>
            <w:r w:rsidR="00094F2B" w:rsidRPr="00586C1B">
              <w:rPr>
                <w:noProof/>
                <w:webHidden/>
              </w:rPr>
            </w:r>
            <w:r w:rsidR="00094F2B" w:rsidRPr="00586C1B">
              <w:rPr>
                <w:noProof/>
                <w:webHidden/>
              </w:rPr>
              <w:fldChar w:fldCharType="separate"/>
            </w:r>
            <w:r w:rsidR="00994983">
              <w:rPr>
                <w:noProof/>
                <w:webHidden/>
              </w:rPr>
              <w:t>37</w:t>
            </w:r>
            <w:r w:rsidR="00094F2B" w:rsidRPr="00586C1B">
              <w:rPr>
                <w:noProof/>
                <w:webHidden/>
              </w:rPr>
              <w:fldChar w:fldCharType="end"/>
            </w:r>
          </w:hyperlink>
        </w:p>
        <w:p w14:paraId="3AF7FDE4" w14:textId="783981E7" w:rsidR="00094F2B" w:rsidRPr="00586C1B" w:rsidRDefault="00A55E1D">
          <w:pPr>
            <w:pStyle w:val="TOC3"/>
            <w:tabs>
              <w:tab w:val="left" w:pos="1320"/>
              <w:tab w:val="right" w:leader="dot" w:pos="7927"/>
            </w:tabs>
            <w:rPr>
              <w:rFonts w:eastAsiaTheme="minorEastAsia"/>
              <w:noProof/>
            </w:rPr>
          </w:pPr>
          <w:hyperlink w:anchor="_Toc40930888" w:history="1">
            <w:r w:rsidR="0061127A" w:rsidRPr="00586C1B">
              <w:rPr>
                <w:rStyle w:val="Hyperlink"/>
                <w:rFonts w:ascii="Times New Roman" w:hAnsi="Times New Roman" w:cs="Times New Roman"/>
                <w:noProof/>
              </w:rPr>
              <w:t>4.1.3</w:t>
            </w:r>
            <w:r w:rsidR="00094F2B" w:rsidRPr="00586C1B">
              <w:rPr>
                <w:rFonts w:eastAsiaTheme="minorEastAsia"/>
                <w:noProof/>
              </w:rPr>
              <w:tab/>
            </w:r>
            <w:r w:rsidR="00094F2B" w:rsidRPr="00586C1B">
              <w:rPr>
                <w:rStyle w:val="Hyperlink"/>
                <w:rFonts w:ascii="Times New Roman" w:hAnsi="Times New Roman" w:cs="Times New Roman"/>
                <w:noProof/>
              </w:rPr>
              <w:t>Conceptualization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_Toc40930888 \h </w:instrText>
            </w:r>
            <w:r w:rsidR="00094F2B" w:rsidRPr="00586C1B">
              <w:rPr>
                <w:noProof/>
                <w:webHidden/>
              </w:rPr>
            </w:r>
            <w:r w:rsidR="00094F2B" w:rsidRPr="00586C1B">
              <w:rPr>
                <w:noProof/>
                <w:webHidden/>
              </w:rPr>
              <w:fldChar w:fldCharType="separate"/>
            </w:r>
            <w:r w:rsidR="00994983">
              <w:rPr>
                <w:noProof/>
                <w:webHidden/>
              </w:rPr>
              <w:t>37</w:t>
            </w:r>
            <w:r w:rsidR="00094F2B" w:rsidRPr="00586C1B">
              <w:rPr>
                <w:noProof/>
                <w:webHidden/>
              </w:rPr>
              <w:fldChar w:fldCharType="end"/>
            </w:r>
          </w:hyperlink>
        </w:p>
        <w:p w14:paraId="56D3E294" w14:textId="3275315A" w:rsidR="00094F2B" w:rsidRPr="00586C1B" w:rsidRDefault="00A55E1D">
          <w:pPr>
            <w:pStyle w:val="TOC3"/>
            <w:tabs>
              <w:tab w:val="left" w:pos="1320"/>
              <w:tab w:val="right" w:leader="dot" w:pos="7927"/>
            </w:tabs>
            <w:rPr>
              <w:rFonts w:eastAsiaTheme="minorEastAsia"/>
              <w:noProof/>
            </w:rPr>
          </w:pPr>
          <w:hyperlink w:anchor="_Toc40930889" w:history="1">
            <w:r w:rsidR="0061127A" w:rsidRPr="00586C1B">
              <w:rPr>
                <w:rStyle w:val="Hyperlink"/>
                <w:rFonts w:ascii="Times New Roman" w:hAnsi="Times New Roman" w:cs="Times New Roman"/>
                <w:noProof/>
              </w:rPr>
              <w:t>4.1.4</w:t>
            </w:r>
            <w:r w:rsidR="00094F2B" w:rsidRPr="00586C1B">
              <w:rPr>
                <w:rFonts w:eastAsiaTheme="minorEastAsia"/>
                <w:noProof/>
              </w:rPr>
              <w:tab/>
            </w:r>
            <w:r w:rsidR="00094F2B" w:rsidRPr="00586C1B">
              <w:rPr>
                <w:rStyle w:val="Hyperlink"/>
                <w:rFonts w:ascii="Times New Roman" w:hAnsi="Times New Roman" w:cs="Times New Roman"/>
                <w:noProof/>
              </w:rPr>
              <w:t>Integration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_Toc40930889 \h </w:instrText>
            </w:r>
            <w:r w:rsidR="00094F2B" w:rsidRPr="00586C1B">
              <w:rPr>
                <w:noProof/>
                <w:webHidden/>
              </w:rPr>
            </w:r>
            <w:r w:rsidR="00094F2B" w:rsidRPr="00586C1B">
              <w:rPr>
                <w:noProof/>
                <w:webHidden/>
              </w:rPr>
              <w:fldChar w:fldCharType="separate"/>
            </w:r>
            <w:r w:rsidR="00994983">
              <w:rPr>
                <w:noProof/>
                <w:webHidden/>
              </w:rPr>
              <w:t>41</w:t>
            </w:r>
            <w:r w:rsidR="00094F2B" w:rsidRPr="00586C1B">
              <w:rPr>
                <w:noProof/>
                <w:webHidden/>
              </w:rPr>
              <w:fldChar w:fldCharType="end"/>
            </w:r>
          </w:hyperlink>
        </w:p>
        <w:p w14:paraId="19A81DF0" w14:textId="6FB8B216" w:rsidR="00094F2B" w:rsidRPr="00586C1B" w:rsidRDefault="00A55E1D">
          <w:pPr>
            <w:pStyle w:val="TOC3"/>
            <w:tabs>
              <w:tab w:val="left" w:pos="1320"/>
              <w:tab w:val="right" w:leader="dot" w:pos="7927"/>
            </w:tabs>
            <w:rPr>
              <w:rFonts w:eastAsiaTheme="minorEastAsia"/>
              <w:noProof/>
            </w:rPr>
          </w:pPr>
          <w:hyperlink w:anchor="_Toc40930890" w:history="1">
            <w:r w:rsidR="0061127A" w:rsidRPr="00586C1B">
              <w:rPr>
                <w:rStyle w:val="Hyperlink"/>
                <w:rFonts w:ascii="Times New Roman" w:hAnsi="Times New Roman" w:cs="Times New Roman"/>
                <w:noProof/>
              </w:rPr>
              <w:t>4.1.5</w:t>
            </w:r>
            <w:r w:rsidR="00094F2B" w:rsidRPr="00586C1B">
              <w:rPr>
                <w:rFonts w:eastAsiaTheme="minorEastAsia"/>
                <w:noProof/>
              </w:rPr>
              <w:tab/>
            </w:r>
            <w:r w:rsidR="00094F2B" w:rsidRPr="00586C1B">
              <w:rPr>
                <w:rStyle w:val="Hyperlink"/>
                <w:rFonts w:ascii="Times New Roman" w:hAnsi="Times New Roman" w:cs="Times New Roman"/>
                <w:noProof/>
              </w:rPr>
              <w:t>Implementation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_Toc40930890 \h </w:instrText>
            </w:r>
            <w:r w:rsidR="00094F2B" w:rsidRPr="00586C1B">
              <w:rPr>
                <w:noProof/>
                <w:webHidden/>
              </w:rPr>
            </w:r>
            <w:r w:rsidR="00094F2B" w:rsidRPr="00586C1B">
              <w:rPr>
                <w:noProof/>
                <w:webHidden/>
              </w:rPr>
              <w:fldChar w:fldCharType="separate"/>
            </w:r>
            <w:r w:rsidR="00994983">
              <w:rPr>
                <w:noProof/>
                <w:webHidden/>
              </w:rPr>
              <w:t>41</w:t>
            </w:r>
            <w:r w:rsidR="00094F2B" w:rsidRPr="00586C1B">
              <w:rPr>
                <w:noProof/>
                <w:webHidden/>
              </w:rPr>
              <w:fldChar w:fldCharType="end"/>
            </w:r>
          </w:hyperlink>
        </w:p>
        <w:p w14:paraId="61912F51" w14:textId="0198771B" w:rsidR="00094F2B" w:rsidRPr="00586C1B" w:rsidRDefault="00A55E1D">
          <w:pPr>
            <w:pStyle w:val="TOC3"/>
            <w:tabs>
              <w:tab w:val="left" w:pos="1320"/>
              <w:tab w:val="right" w:leader="dot" w:pos="7927"/>
            </w:tabs>
            <w:rPr>
              <w:rFonts w:eastAsiaTheme="minorEastAsia"/>
              <w:noProof/>
            </w:rPr>
          </w:pPr>
          <w:hyperlink w:anchor="_Toc40930891" w:history="1">
            <w:r w:rsidR="0061127A" w:rsidRPr="00586C1B">
              <w:rPr>
                <w:rStyle w:val="Hyperlink"/>
                <w:rFonts w:ascii="Times New Roman" w:hAnsi="Times New Roman" w:cs="Times New Roman"/>
                <w:noProof/>
              </w:rPr>
              <w:t>4.1.6</w:t>
            </w:r>
            <w:r w:rsidR="00094F2B" w:rsidRPr="00586C1B">
              <w:rPr>
                <w:rFonts w:eastAsiaTheme="minorEastAsia"/>
                <w:noProof/>
              </w:rPr>
              <w:tab/>
            </w:r>
            <w:r w:rsidR="00094F2B" w:rsidRPr="00586C1B">
              <w:rPr>
                <w:rStyle w:val="Hyperlink"/>
                <w:rFonts w:ascii="Times New Roman" w:hAnsi="Times New Roman" w:cs="Times New Roman"/>
                <w:noProof/>
              </w:rPr>
              <w:t>Evaluation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_Toc40930891 \h </w:instrText>
            </w:r>
            <w:r w:rsidR="00094F2B" w:rsidRPr="00586C1B">
              <w:rPr>
                <w:noProof/>
                <w:webHidden/>
              </w:rPr>
            </w:r>
            <w:r w:rsidR="00094F2B" w:rsidRPr="00586C1B">
              <w:rPr>
                <w:noProof/>
                <w:webHidden/>
              </w:rPr>
              <w:fldChar w:fldCharType="separate"/>
            </w:r>
            <w:r w:rsidR="00994983">
              <w:rPr>
                <w:noProof/>
                <w:webHidden/>
              </w:rPr>
              <w:t>43</w:t>
            </w:r>
            <w:r w:rsidR="00094F2B" w:rsidRPr="00586C1B">
              <w:rPr>
                <w:noProof/>
                <w:webHidden/>
              </w:rPr>
              <w:fldChar w:fldCharType="end"/>
            </w:r>
          </w:hyperlink>
        </w:p>
        <w:p w14:paraId="19D119EF" w14:textId="27F8B3D1" w:rsidR="00094F2B" w:rsidRPr="00586C1B" w:rsidRDefault="00A55E1D">
          <w:pPr>
            <w:pStyle w:val="TOC3"/>
            <w:tabs>
              <w:tab w:val="left" w:pos="1320"/>
              <w:tab w:val="right" w:leader="dot" w:pos="7927"/>
            </w:tabs>
            <w:rPr>
              <w:rFonts w:eastAsiaTheme="minorEastAsia"/>
              <w:noProof/>
            </w:rPr>
          </w:pPr>
          <w:hyperlink w:anchor="_Toc40930892" w:history="1">
            <w:r w:rsidR="0061127A" w:rsidRPr="00586C1B">
              <w:rPr>
                <w:rStyle w:val="Hyperlink"/>
                <w:rFonts w:ascii="Times New Roman" w:hAnsi="Times New Roman" w:cs="Times New Roman"/>
                <w:noProof/>
              </w:rPr>
              <w:t>4.1.7</w:t>
            </w:r>
            <w:r w:rsidR="00094F2B" w:rsidRPr="00586C1B">
              <w:rPr>
                <w:rFonts w:eastAsiaTheme="minorEastAsia"/>
                <w:noProof/>
              </w:rPr>
              <w:tab/>
            </w:r>
            <w:r w:rsidR="00094F2B" w:rsidRPr="00586C1B">
              <w:rPr>
                <w:rStyle w:val="Hyperlink"/>
                <w:rFonts w:ascii="Times New Roman" w:hAnsi="Times New Roman" w:cs="Times New Roman"/>
                <w:noProof/>
              </w:rPr>
              <w:t>Documentation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_Toc40930892 \h </w:instrText>
            </w:r>
            <w:r w:rsidR="00094F2B" w:rsidRPr="00586C1B">
              <w:rPr>
                <w:noProof/>
                <w:webHidden/>
              </w:rPr>
            </w:r>
            <w:r w:rsidR="00094F2B" w:rsidRPr="00586C1B">
              <w:rPr>
                <w:noProof/>
                <w:webHidden/>
              </w:rPr>
              <w:fldChar w:fldCharType="separate"/>
            </w:r>
            <w:r w:rsidR="00994983">
              <w:rPr>
                <w:noProof/>
                <w:webHidden/>
              </w:rPr>
              <w:t>44</w:t>
            </w:r>
            <w:r w:rsidR="00094F2B" w:rsidRPr="00586C1B">
              <w:rPr>
                <w:noProof/>
                <w:webHidden/>
              </w:rPr>
              <w:fldChar w:fldCharType="end"/>
            </w:r>
          </w:hyperlink>
        </w:p>
        <w:p w14:paraId="7C33E228" w14:textId="26A87534" w:rsidR="00094F2B" w:rsidRPr="00586C1B" w:rsidRDefault="00A55E1D">
          <w:pPr>
            <w:pStyle w:val="TOC2"/>
            <w:tabs>
              <w:tab w:val="left" w:pos="880"/>
              <w:tab w:val="right" w:leader="dot" w:pos="7927"/>
            </w:tabs>
            <w:rPr>
              <w:rFonts w:eastAsiaTheme="minorEastAsia"/>
              <w:noProof/>
            </w:rPr>
          </w:pPr>
          <w:hyperlink w:anchor="_Toc40930894" w:history="1">
            <w:r w:rsidR="00094F2B" w:rsidRPr="00586C1B">
              <w:rPr>
                <w:rStyle w:val="Hyperlink"/>
                <w:rFonts w:ascii="Times New Roman" w:hAnsi="Times New Roman" w:cs="Times New Roman"/>
                <w:noProof/>
                <w:lang w:val="en-ID"/>
              </w:rPr>
              <w:t>4.2</w:t>
            </w:r>
            <w:r w:rsidR="00094F2B" w:rsidRPr="00586C1B">
              <w:rPr>
                <w:rFonts w:eastAsiaTheme="minorEastAsia"/>
                <w:noProof/>
              </w:rPr>
              <w:tab/>
            </w:r>
            <w:r w:rsidR="00094F2B" w:rsidRPr="00586C1B">
              <w:rPr>
                <w:rStyle w:val="Hyperlink"/>
                <w:rFonts w:ascii="Times New Roman" w:hAnsi="Times New Roman" w:cs="Times New Roman"/>
                <w:noProof/>
                <w:lang w:val="en-ID"/>
              </w:rPr>
              <w:t>Implementasi Metode Prototyping</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_Toc40930894 \h </w:instrText>
            </w:r>
            <w:r w:rsidR="00094F2B" w:rsidRPr="00586C1B">
              <w:rPr>
                <w:noProof/>
                <w:webHidden/>
              </w:rPr>
            </w:r>
            <w:r w:rsidR="00094F2B" w:rsidRPr="00586C1B">
              <w:rPr>
                <w:noProof/>
                <w:webHidden/>
              </w:rPr>
              <w:fldChar w:fldCharType="separate"/>
            </w:r>
            <w:r w:rsidR="00994983">
              <w:rPr>
                <w:noProof/>
                <w:webHidden/>
              </w:rPr>
              <w:t>45</w:t>
            </w:r>
            <w:r w:rsidR="00094F2B" w:rsidRPr="00586C1B">
              <w:rPr>
                <w:noProof/>
                <w:webHidden/>
              </w:rPr>
              <w:fldChar w:fldCharType="end"/>
            </w:r>
          </w:hyperlink>
        </w:p>
        <w:p w14:paraId="46945C28" w14:textId="4EBCD8D5" w:rsidR="00094F2B" w:rsidRPr="00586C1B" w:rsidRDefault="00A55E1D">
          <w:pPr>
            <w:pStyle w:val="TOC3"/>
            <w:tabs>
              <w:tab w:val="left" w:pos="1320"/>
              <w:tab w:val="right" w:leader="dot" w:pos="7927"/>
            </w:tabs>
            <w:rPr>
              <w:rFonts w:eastAsiaTheme="minorEastAsia"/>
              <w:noProof/>
            </w:rPr>
          </w:pPr>
          <w:hyperlink w:anchor="_Toc40930899" w:history="1">
            <w:r w:rsidR="00094F2B" w:rsidRPr="00586C1B">
              <w:rPr>
                <w:rStyle w:val="Hyperlink"/>
                <w:rFonts w:ascii="Times New Roman" w:hAnsi="Times New Roman" w:cs="Times New Roman"/>
                <w:noProof/>
              </w:rPr>
              <w:t>4.2.1</w:t>
            </w:r>
            <w:r w:rsidR="00094F2B" w:rsidRPr="00586C1B">
              <w:rPr>
                <w:rFonts w:eastAsiaTheme="minorEastAsia"/>
                <w:noProof/>
              </w:rPr>
              <w:tab/>
            </w:r>
            <w:r w:rsidR="00094F2B" w:rsidRPr="00586C1B">
              <w:rPr>
                <w:rStyle w:val="Hyperlink"/>
                <w:rFonts w:ascii="Times New Roman" w:hAnsi="Times New Roman" w:cs="Times New Roman"/>
                <w:noProof/>
              </w:rPr>
              <w:t xml:space="preserve">Membangun Fasilitas </w:t>
            </w:r>
            <w:r w:rsidR="00094F2B" w:rsidRPr="00586C1B">
              <w:rPr>
                <w:rStyle w:val="Hyperlink"/>
                <w:rFonts w:ascii="Times New Roman" w:hAnsi="Times New Roman" w:cs="Times New Roman"/>
                <w:i/>
                <w:noProof/>
              </w:rPr>
              <w:t>Browsing</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_Toc40930899 \h </w:instrText>
            </w:r>
            <w:r w:rsidR="00094F2B" w:rsidRPr="00586C1B">
              <w:rPr>
                <w:noProof/>
                <w:webHidden/>
              </w:rPr>
            </w:r>
            <w:r w:rsidR="00094F2B" w:rsidRPr="00586C1B">
              <w:rPr>
                <w:noProof/>
                <w:webHidden/>
              </w:rPr>
              <w:fldChar w:fldCharType="separate"/>
            </w:r>
            <w:r w:rsidR="00994983">
              <w:rPr>
                <w:noProof/>
                <w:webHidden/>
              </w:rPr>
              <w:t>45</w:t>
            </w:r>
            <w:r w:rsidR="00094F2B" w:rsidRPr="00586C1B">
              <w:rPr>
                <w:noProof/>
                <w:webHidden/>
              </w:rPr>
              <w:fldChar w:fldCharType="end"/>
            </w:r>
          </w:hyperlink>
        </w:p>
        <w:p w14:paraId="5A7B81C6" w14:textId="7B277A7F" w:rsidR="00094F2B" w:rsidRPr="00586C1B" w:rsidRDefault="00A55E1D">
          <w:pPr>
            <w:pStyle w:val="TOC3"/>
            <w:tabs>
              <w:tab w:val="left" w:pos="1320"/>
              <w:tab w:val="right" w:leader="dot" w:pos="7927"/>
            </w:tabs>
            <w:rPr>
              <w:rFonts w:eastAsiaTheme="minorEastAsia"/>
              <w:noProof/>
            </w:rPr>
          </w:pPr>
          <w:hyperlink w:anchor="_Toc40930919" w:history="1">
            <w:r w:rsidR="00094F2B" w:rsidRPr="00586C1B">
              <w:rPr>
                <w:rStyle w:val="Hyperlink"/>
                <w:rFonts w:ascii="Times New Roman" w:hAnsi="Times New Roman" w:cs="Times New Roman"/>
                <w:noProof/>
              </w:rPr>
              <w:t>4.2.2</w:t>
            </w:r>
            <w:r w:rsidR="00094F2B" w:rsidRPr="00586C1B">
              <w:rPr>
                <w:rFonts w:eastAsiaTheme="minorEastAsia"/>
                <w:noProof/>
              </w:rPr>
              <w:tab/>
            </w:r>
            <w:r w:rsidR="00094F2B" w:rsidRPr="00586C1B">
              <w:rPr>
                <w:rStyle w:val="Hyperlink"/>
                <w:rFonts w:ascii="Times New Roman" w:hAnsi="Times New Roman" w:cs="Times New Roman"/>
                <w:noProof/>
              </w:rPr>
              <w:t>Membangun Fasilitas Searching</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_Toc40930919 \h </w:instrText>
            </w:r>
            <w:r w:rsidR="00094F2B" w:rsidRPr="00586C1B">
              <w:rPr>
                <w:noProof/>
                <w:webHidden/>
              </w:rPr>
            </w:r>
            <w:r w:rsidR="00094F2B" w:rsidRPr="00586C1B">
              <w:rPr>
                <w:noProof/>
                <w:webHidden/>
              </w:rPr>
              <w:fldChar w:fldCharType="separate"/>
            </w:r>
            <w:r w:rsidR="00994983">
              <w:rPr>
                <w:noProof/>
                <w:webHidden/>
              </w:rPr>
              <w:t>52</w:t>
            </w:r>
            <w:r w:rsidR="00094F2B" w:rsidRPr="00586C1B">
              <w:rPr>
                <w:noProof/>
                <w:webHidden/>
              </w:rPr>
              <w:fldChar w:fldCharType="end"/>
            </w:r>
          </w:hyperlink>
        </w:p>
        <w:p w14:paraId="1C7E070B" w14:textId="5044F027" w:rsidR="00094F2B" w:rsidRPr="00586C1B" w:rsidRDefault="00A55E1D">
          <w:pPr>
            <w:pStyle w:val="TOC2"/>
            <w:tabs>
              <w:tab w:val="left" w:pos="880"/>
              <w:tab w:val="right" w:leader="dot" w:pos="7927"/>
            </w:tabs>
            <w:rPr>
              <w:rFonts w:eastAsiaTheme="minorEastAsia"/>
              <w:noProof/>
            </w:rPr>
          </w:pPr>
          <w:hyperlink w:anchor="_Toc40930928" w:history="1">
            <w:r w:rsidR="00094F2B" w:rsidRPr="00586C1B">
              <w:rPr>
                <w:rStyle w:val="Hyperlink"/>
                <w:rFonts w:ascii="Times New Roman" w:hAnsi="Times New Roman" w:cs="Times New Roman"/>
                <w:noProof/>
                <w:lang w:val="en-ID"/>
              </w:rPr>
              <w:t>4.3</w:t>
            </w:r>
            <w:r w:rsidR="00094F2B" w:rsidRPr="00586C1B">
              <w:rPr>
                <w:rFonts w:eastAsiaTheme="minorEastAsia"/>
                <w:noProof/>
              </w:rPr>
              <w:tab/>
            </w:r>
            <w:r w:rsidR="00094F2B" w:rsidRPr="00586C1B">
              <w:rPr>
                <w:rStyle w:val="Hyperlink"/>
                <w:rFonts w:ascii="Times New Roman" w:hAnsi="Times New Roman" w:cs="Times New Roman"/>
                <w:noProof/>
                <w:lang w:val="en-ID"/>
              </w:rPr>
              <w:t>Pengujian Sistem</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_Toc40930928 \h </w:instrText>
            </w:r>
            <w:r w:rsidR="00094F2B" w:rsidRPr="00586C1B">
              <w:rPr>
                <w:noProof/>
                <w:webHidden/>
              </w:rPr>
            </w:r>
            <w:r w:rsidR="00094F2B" w:rsidRPr="00586C1B">
              <w:rPr>
                <w:noProof/>
                <w:webHidden/>
              </w:rPr>
              <w:fldChar w:fldCharType="separate"/>
            </w:r>
            <w:r w:rsidR="00994983">
              <w:rPr>
                <w:noProof/>
                <w:webHidden/>
              </w:rPr>
              <w:t>53</w:t>
            </w:r>
            <w:r w:rsidR="00094F2B" w:rsidRPr="00586C1B">
              <w:rPr>
                <w:noProof/>
                <w:webHidden/>
              </w:rPr>
              <w:fldChar w:fldCharType="end"/>
            </w:r>
          </w:hyperlink>
        </w:p>
        <w:p w14:paraId="4869BF53" w14:textId="799BD097" w:rsidR="00094F2B" w:rsidRPr="00586C1B" w:rsidRDefault="00A55E1D">
          <w:pPr>
            <w:pStyle w:val="TOC3"/>
            <w:tabs>
              <w:tab w:val="left" w:pos="1320"/>
              <w:tab w:val="right" w:leader="dot" w:pos="7927"/>
            </w:tabs>
            <w:rPr>
              <w:rFonts w:eastAsiaTheme="minorEastAsia"/>
              <w:noProof/>
            </w:rPr>
          </w:pPr>
          <w:hyperlink w:anchor="_Toc40930951" w:history="1">
            <w:r w:rsidR="00094F2B" w:rsidRPr="00586C1B">
              <w:rPr>
                <w:rStyle w:val="Hyperlink"/>
                <w:rFonts w:ascii="Times New Roman" w:hAnsi="Times New Roman" w:cs="Times New Roman"/>
                <w:noProof/>
                <w:lang w:val="en-ID"/>
              </w:rPr>
              <w:t>4.3.1</w:t>
            </w:r>
            <w:r w:rsidR="00094F2B" w:rsidRPr="00586C1B">
              <w:rPr>
                <w:rFonts w:eastAsiaTheme="minorEastAsia"/>
                <w:noProof/>
              </w:rPr>
              <w:tab/>
            </w:r>
            <w:r w:rsidR="00094F2B" w:rsidRPr="00586C1B">
              <w:rPr>
                <w:rStyle w:val="Hyperlink"/>
                <w:rFonts w:ascii="Times New Roman" w:hAnsi="Times New Roman" w:cs="Times New Roman"/>
                <w:noProof/>
                <w:lang w:val="en-ID"/>
              </w:rPr>
              <w:t>Pemberian Nilai Ekspetasi (E)</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_Toc40930951 \h </w:instrText>
            </w:r>
            <w:r w:rsidR="00094F2B" w:rsidRPr="00586C1B">
              <w:rPr>
                <w:noProof/>
                <w:webHidden/>
              </w:rPr>
            </w:r>
            <w:r w:rsidR="00094F2B" w:rsidRPr="00586C1B">
              <w:rPr>
                <w:noProof/>
                <w:webHidden/>
              </w:rPr>
              <w:fldChar w:fldCharType="separate"/>
            </w:r>
            <w:r w:rsidR="00994983">
              <w:rPr>
                <w:noProof/>
                <w:webHidden/>
              </w:rPr>
              <w:t>60</w:t>
            </w:r>
            <w:r w:rsidR="00094F2B" w:rsidRPr="00586C1B">
              <w:rPr>
                <w:noProof/>
                <w:webHidden/>
              </w:rPr>
              <w:fldChar w:fldCharType="end"/>
            </w:r>
          </w:hyperlink>
        </w:p>
        <w:p w14:paraId="013EE767" w14:textId="3F320621" w:rsidR="00094F2B" w:rsidRPr="00586C1B" w:rsidRDefault="00A55E1D">
          <w:pPr>
            <w:pStyle w:val="TOC3"/>
            <w:tabs>
              <w:tab w:val="left" w:pos="1320"/>
              <w:tab w:val="right" w:leader="dot" w:pos="7927"/>
            </w:tabs>
            <w:rPr>
              <w:rFonts w:eastAsiaTheme="minorEastAsia"/>
              <w:noProof/>
            </w:rPr>
          </w:pPr>
          <w:hyperlink w:anchor="_Toc40930975" w:history="1">
            <w:r w:rsidR="00094F2B" w:rsidRPr="00586C1B">
              <w:rPr>
                <w:rStyle w:val="Hyperlink"/>
                <w:rFonts w:ascii="Times New Roman" w:hAnsi="Times New Roman" w:cs="Times New Roman"/>
                <w:noProof/>
                <w:lang w:val="en-ID"/>
              </w:rPr>
              <w:t>4.3.2</w:t>
            </w:r>
            <w:r w:rsidR="00094F2B" w:rsidRPr="00586C1B">
              <w:rPr>
                <w:rFonts w:eastAsiaTheme="minorEastAsia"/>
                <w:noProof/>
              </w:rPr>
              <w:tab/>
            </w:r>
            <w:r w:rsidR="00094F2B" w:rsidRPr="00586C1B">
              <w:rPr>
                <w:rStyle w:val="Hyperlink"/>
                <w:rFonts w:ascii="Times New Roman" w:hAnsi="Times New Roman" w:cs="Times New Roman"/>
                <w:noProof/>
                <w:lang w:val="en-ID"/>
              </w:rPr>
              <w:t>Pemberian Pertanyaan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_Toc40930975 \h </w:instrText>
            </w:r>
            <w:r w:rsidR="00094F2B" w:rsidRPr="00586C1B">
              <w:rPr>
                <w:noProof/>
                <w:webHidden/>
              </w:rPr>
            </w:r>
            <w:r w:rsidR="00094F2B" w:rsidRPr="00586C1B">
              <w:rPr>
                <w:noProof/>
                <w:webHidden/>
              </w:rPr>
              <w:fldChar w:fldCharType="separate"/>
            </w:r>
            <w:r w:rsidR="00994983">
              <w:rPr>
                <w:noProof/>
                <w:webHidden/>
              </w:rPr>
              <w:t>62</w:t>
            </w:r>
            <w:r w:rsidR="00094F2B" w:rsidRPr="00586C1B">
              <w:rPr>
                <w:noProof/>
                <w:webHidden/>
              </w:rPr>
              <w:fldChar w:fldCharType="end"/>
            </w:r>
          </w:hyperlink>
        </w:p>
        <w:p w14:paraId="55BB3502" w14:textId="696B17E9" w:rsidR="00094F2B" w:rsidRPr="00586C1B" w:rsidRDefault="00A55E1D">
          <w:pPr>
            <w:pStyle w:val="TOC3"/>
            <w:tabs>
              <w:tab w:val="left" w:pos="1320"/>
              <w:tab w:val="right" w:leader="dot" w:pos="7927"/>
            </w:tabs>
            <w:rPr>
              <w:rFonts w:eastAsiaTheme="minorEastAsia"/>
              <w:noProof/>
            </w:rPr>
          </w:pPr>
          <w:hyperlink w:anchor="_Toc40930984" w:history="1">
            <w:r w:rsidR="00094F2B" w:rsidRPr="00586C1B">
              <w:rPr>
                <w:rStyle w:val="Hyperlink"/>
                <w:rFonts w:ascii="Times New Roman" w:hAnsi="Times New Roman" w:cs="Times New Roman"/>
                <w:noProof/>
                <w:lang w:val="en-ID"/>
              </w:rPr>
              <w:t>4.3.3</w:t>
            </w:r>
            <w:r w:rsidR="00094F2B" w:rsidRPr="00586C1B">
              <w:rPr>
                <w:rFonts w:eastAsiaTheme="minorEastAsia"/>
                <w:noProof/>
              </w:rPr>
              <w:tab/>
            </w:r>
            <w:r w:rsidR="00094F2B" w:rsidRPr="00586C1B">
              <w:rPr>
                <w:rStyle w:val="Hyperlink"/>
                <w:rFonts w:ascii="Times New Roman" w:hAnsi="Times New Roman" w:cs="Times New Roman"/>
                <w:noProof/>
                <w:lang w:val="en-ID"/>
              </w:rPr>
              <w:t>Pengujian Perceived Usefulness dan Perceived Ease Of Use</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_Toc40930984 \h </w:instrText>
            </w:r>
            <w:r w:rsidR="00094F2B" w:rsidRPr="00586C1B">
              <w:rPr>
                <w:noProof/>
                <w:webHidden/>
              </w:rPr>
            </w:r>
            <w:r w:rsidR="00094F2B" w:rsidRPr="00586C1B">
              <w:rPr>
                <w:noProof/>
                <w:webHidden/>
              </w:rPr>
              <w:fldChar w:fldCharType="separate"/>
            </w:r>
            <w:r w:rsidR="00994983">
              <w:rPr>
                <w:noProof/>
                <w:webHidden/>
              </w:rPr>
              <w:t>66</w:t>
            </w:r>
            <w:r w:rsidR="00094F2B" w:rsidRPr="00586C1B">
              <w:rPr>
                <w:noProof/>
                <w:webHidden/>
              </w:rPr>
              <w:fldChar w:fldCharType="end"/>
            </w:r>
          </w:hyperlink>
        </w:p>
        <w:p w14:paraId="10350691" w14:textId="16CEC90A" w:rsidR="00094F2B" w:rsidRPr="00586C1B" w:rsidRDefault="00A55E1D">
          <w:pPr>
            <w:pStyle w:val="TOC3"/>
            <w:tabs>
              <w:tab w:val="left" w:pos="1320"/>
              <w:tab w:val="right" w:leader="dot" w:pos="7927"/>
            </w:tabs>
            <w:rPr>
              <w:rFonts w:eastAsiaTheme="minorEastAsia"/>
              <w:noProof/>
            </w:rPr>
          </w:pPr>
          <w:hyperlink w:anchor="_Toc40931013" w:history="1">
            <w:r w:rsidR="00094F2B" w:rsidRPr="00586C1B">
              <w:rPr>
                <w:rStyle w:val="Hyperlink"/>
                <w:rFonts w:ascii="Times New Roman" w:hAnsi="Times New Roman" w:cs="Times New Roman"/>
                <w:noProof/>
                <w:lang w:val="en-ID"/>
              </w:rPr>
              <w:t>4.3.4</w:t>
            </w:r>
            <w:r w:rsidR="00094F2B" w:rsidRPr="00586C1B">
              <w:rPr>
                <w:rFonts w:eastAsiaTheme="minorEastAsia"/>
                <w:noProof/>
              </w:rPr>
              <w:tab/>
            </w:r>
            <w:r w:rsidR="00094F2B" w:rsidRPr="00586C1B">
              <w:rPr>
                <w:rStyle w:val="Hyperlink"/>
                <w:rFonts w:ascii="Times New Roman" w:hAnsi="Times New Roman" w:cs="Times New Roman"/>
                <w:noProof/>
                <w:lang w:val="en-ID"/>
              </w:rPr>
              <w:t>Pengujian Kualitas Sistem</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_Toc40931013 \h </w:instrText>
            </w:r>
            <w:r w:rsidR="00094F2B" w:rsidRPr="00586C1B">
              <w:rPr>
                <w:noProof/>
                <w:webHidden/>
              </w:rPr>
            </w:r>
            <w:r w:rsidR="00094F2B" w:rsidRPr="00586C1B">
              <w:rPr>
                <w:noProof/>
                <w:webHidden/>
              </w:rPr>
              <w:fldChar w:fldCharType="separate"/>
            </w:r>
            <w:r w:rsidR="00994983">
              <w:rPr>
                <w:noProof/>
                <w:webHidden/>
              </w:rPr>
              <w:t>72</w:t>
            </w:r>
            <w:r w:rsidR="00094F2B" w:rsidRPr="00586C1B">
              <w:rPr>
                <w:noProof/>
                <w:webHidden/>
              </w:rPr>
              <w:fldChar w:fldCharType="end"/>
            </w:r>
          </w:hyperlink>
        </w:p>
        <w:p w14:paraId="6A1B2B4E" w14:textId="4F6438CF" w:rsidR="00094F2B" w:rsidRPr="00586C1B" w:rsidRDefault="00A55E1D">
          <w:pPr>
            <w:pStyle w:val="TOC1"/>
            <w:rPr>
              <w:rFonts w:eastAsiaTheme="minorEastAsia"/>
              <w:noProof/>
            </w:rPr>
          </w:pPr>
          <w:hyperlink w:anchor="_Toc40931015" w:history="1">
            <w:r w:rsidR="00094F2B" w:rsidRPr="00586C1B">
              <w:rPr>
                <w:rStyle w:val="Hyperlink"/>
                <w:rFonts w:ascii="Times New Roman" w:hAnsi="Times New Roman"/>
                <w:noProof/>
                <w:lang w:val="en-ID"/>
              </w:rPr>
              <w:t>BAB V</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_Toc40931015 \h </w:instrText>
            </w:r>
            <w:r w:rsidR="00094F2B" w:rsidRPr="00586C1B">
              <w:rPr>
                <w:noProof/>
                <w:webHidden/>
              </w:rPr>
            </w:r>
            <w:r w:rsidR="00094F2B" w:rsidRPr="00586C1B">
              <w:rPr>
                <w:noProof/>
                <w:webHidden/>
              </w:rPr>
              <w:fldChar w:fldCharType="separate"/>
            </w:r>
            <w:r w:rsidR="00994983">
              <w:rPr>
                <w:noProof/>
                <w:webHidden/>
              </w:rPr>
              <w:t>73</w:t>
            </w:r>
            <w:r w:rsidR="00094F2B" w:rsidRPr="00586C1B">
              <w:rPr>
                <w:noProof/>
                <w:webHidden/>
              </w:rPr>
              <w:fldChar w:fldCharType="end"/>
            </w:r>
          </w:hyperlink>
        </w:p>
        <w:p w14:paraId="2F5948A5" w14:textId="45966A5E" w:rsidR="00094F2B" w:rsidRPr="00586C1B" w:rsidRDefault="00A55E1D">
          <w:pPr>
            <w:pStyle w:val="TOC1"/>
            <w:rPr>
              <w:rFonts w:eastAsiaTheme="minorEastAsia"/>
              <w:noProof/>
            </w:rPr>
          </w:pPr>
          <w:hyperlink w:anchor="_Toc40931016" w:history="1">
            <w:r w:rsidR="00094F2B" w:rsidRPr="00586C1B">
              <w:rPr>
                <w:rStyle w:val="Hyperlink"/>
                <w:rFonts w:ascii="Times New Roman" w:hAnsi="Times New Roman"/>
                <w:noProof/>
                <w:lang w:val="en-ID"/>
              </w:rPr>
              <w:t>KESIMPULAN DAN SARAN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_Toc40931016 \h </w:instrText>
            </w:r>
            <w:r w:rsidR="00094F2B" w:rsidRPr="00586C1B">
              <w:rPr>
                <w:noProof/>
                <w:webHidden/>
              </w:rPr>
            </w:r>
            <w:r w:rsidR="00094F2B" w:rsidRPr="00586C1B">
              <w:rPr>
                <w:noProof/>
                <w:webHidden/>
              </w:rPr>
              <w:fldChar w:fldCharType="separate"/>
            </w:r>
            <w:r w:rsidR="00994983">
              <w:rPr>
                <w:noProof/>
                <w:webHidden/>
              </w:rPr>
              <w:t>73</w:t>
            </w:r>
            <w:r w:rsidR="00094F2B" w:rsidRPr="00586C1B">
              <w:rPr>
                <w:noProof/>
                <w:webHidden/>
              </w:rPr>
              <w:fldChar w:fldCharType="end"/>
            </w:r>
          </w:hyperlink>
        </w:p>
        <w:p w14:paraId="0F44BEB5" w14:textId="016D0FAF" w:rsidR="00094F2B" w:rsidRPr="00586C1B" w:rsidRDefault="00A55E1D">
          <w:pPr>
            <w:pStyle w:val="TOC2"/>
            <w:tabs>
              <w:tab w:val="left" w:pos="880"/>
              <w:tab w:val="right" w:leader="dot" w:pos="7927"/>
            </w:tabs>
            <w:rPr>
              <w:rFonts w:eastAsiaTheme="minorEastAsia"/>
              <w:noProof/>
            </w:rPr>
          </w:pPr>
          <w:hyperlink w:anchor="_Toc40931017" w:history="1">
            <w:r w:rsidR="00094F2B" w:rsidRPr="00586C1B">
              <w:rPr>
                <w:rStyle w:val="Hyperlink"/>
                <w:rFonts w:ascii="Times New Roman" w:hAnsi="Times New Roman" w:cs="Times New Roman"/>
                <w:noProof/>
              </w:rPr>
              <w:t>5.1</w:t>
            </w:r>
            <w:r w:rsidR="00094F2B" w:rsidRPr="00586C1B">
              <w:rPr>
                <w:rFonts w:eastAsiaTheme="minorEastAsia"/>
                <w:noProof/>
              </w:rPr>
              <w:tab/>
            </w:r>
            <w:r w:rsidR="00094F2B" w:rsidRPr="00586C1B">
              <w:rPr>
                <w:rStyle w:val="Hyperlink"/>
                <w:rFonts w:ascii="Times New Roman" w:hAnsi="Times New Roman" w:cs="Times New Roman"/>
                <w:noProof/>
              </w:rPr>
              <w:t>Kesimpulan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_Toc40931017 \h </w:instrText>
            </w:r>
            <w:r w:rsidR="00094F2B" w:rsidRPr="00586C1B">
              <w:rPr>
                <w:noProof/>
                <w:webHidden/>
              </w:rPr>
            </w:r>
            <w:r w:rsidR="00094F2B" w:rsidRPr="00586C1B">
              <w:rPr>
                <w:noProof/>
                <w:webHidden/>
              </w:rPr>
              <w:fldChar w:fldCharType="separate"/>
            </w:r>
            <w:r w:rsidR="00994983">
              <w:rPr>
                <w:noProof/>
                <w:webHidden/>
              </w:rPr>
              <w:t>73</w:t>
            </w:r>
            <w:r w:rsidR="00094F2B" w:rsidRPr="00586C1B">
              <w:rPr>
                <w:noProof/>
                <w:webHidden/>
              </w:rPr>
              <w:fldChar w:fldCharType="end"/>
            </w:r>
          </w:hyperlink>
        </w:p>
        <w:p w14:paraId="5B54D448" w14:textId="2043D946" w:rsidR="00094F2B" w:rsidRPr="00586C1B" w:rsidRDefault="00A55E1D">
          <w:pPr>
            <w:pStyle w:val="TOC2"/>
            <w:tabs>
              <w:tab w:val="left" w:pos="880"/>
              <w:tab w:val="right" w:leader="dot" w:pos="7927"/>
            </w:tabs>
            <w:rPr>
              <w:rFonts w:eastAsiaTheme="minorEastAsia"/>
              <w:noProof/>
            </w:rPr>
          </w:pPr>
          <w:hyperlink w:anchor="_Toc40931018" w:history="1">
            <w:r w:rsidR="00094F2B" w:rsidRPr="00586C1B">
              <w:rPr>
                <w:rStyle w:val="Hyperlink"/>
                <w:rFonts w:ascii="Times New Roman" w:hAnsi="Times New Roman" w:cs="Times New Roman"/>
                <w:noProof/>
              </w:rPr>
              <w:t>5.2</w:t>
            </w:r>
            <w:r w:rsidR="00094F2B" w:rsidRPr="00586C1B">
              <w:rPr>
                <w:rFonts w:eastAsiaTheme="minorEastAsia"/>
                <w:noProof/>
              </w:rPr>
              <w:tab/>
            </w:r>
            <w:r w:rsidR="00094F2B" w:rsidRPr="00586C1B">
              <w:rPr>
                <w:rStyle w:val="Hyperlink"/>
                <w:rFonts w:ascii="Times New Roman" w:hAnsi="Times New Roman" w:cs="Times New Roman"/>
                <w:noProof/>
              </w:rPr>
              <w:t>Saran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_Toc40931018 \h </w:instrText>
            </w:r>
            <w:r w:rsidR="00094F2B" w:rsidRPr="00586C1B">
              <w:rPr>
                <w:noProof/>
                <w:webHidden/>
              </w:rPr>
            </w:r>
            <w:r w:rsidR="00094F2B" w:rsidRPr="00586C1B">
              <w:rPr>
                <w:noProof/>
                <w:webHidden/>
              </w:rPr>
              <w:fldChar w:fldCharType="separate"/>
            </w:r>
            <w:r w:rsidR="00994983">
              <w:rPr>
                <w:noProof/>
                <w:webHidden/>
              </w:rPr>
              <w:t>74</w:t>
            </w:r>
            <w:r w:rsidR="00094F2B" w:rsidRPr="00586C1B">
              <w:rPr>
                <w:noProof/>
                <w:webHidden/>
              </w:rPr>
              <w:fldChar w:fldCharType="end"/>
            </w:r>
          </w:hyperlink>
        </w:p>
        <w:p w14:paraId="6060C6A4" w14:textId="2714A55E" w:rsidR="00094F2B" w:rsidRPr="00586C1B" w:rsidRDefault="00A55E1D">
          <w:pPr>
            <w:pStyle w:val="TOC1"/>
            <w:rPr>
              <w:rFonts w:eastAsiaTheme="minorEastAsia"/>
              <w:noProof/>
            </w:rPr>
          </w:pPr>
          <w:hyperlink w:anchor="_Toc40931019" w:history="1">
            <w:r w:rsidR="00094F2B" w:rsidRPr="00586C1B">
              <w:rPr>
                <w:rStyle w:val="Hyperlink"/>
                <w:rFonts w:ascii="Times New Roman" w:hAnsi="Times New Roman"/>
                <w:noProof/>
                <w:lang w:val="en-ID"/>
              </w:rPr>
              <w:t>DAFTAR PUSTAKA</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_Toc40931019 \h </w:instrText>
            </w:r>
            <w:r w:rsidR="00094F2B" w:rsidRPr="00586C1B">
              <w:rPr>
                <w:noProof/>
                <w:webHidden/>
              </w:rPr>
            </w:r>
            <w:r w:rsidR="00094F2B" w:rsidRPr="00586C1B">
              <w:rPr>
                <w:noProof/>
                <w:webHidden/>
              </w:rPr>
              <w:fldChar w:fldCharType="separate"/>
            </w:r>
            <w:r w:rsidR="00994983">
              <w:rPr>
                <w:noProof/>
                <w:webHidden/>
              </w:rPr>
              <w:t>75</w:t>
            </w:r>
            <w:r w:rsidR="00094F2B" w:rsidRPr="00586C1B">
              <w:rPr>
                <w:noProof/>
                <w:webHidden/>
              </w:rPr>
              <w:fldChar w:fldCharType="end"/>
            </w:r>
          </w:hyperlink>
        </w:p>
        <w:p w14:paraId="7BB15E69" w14:textId="16DE321B" w:rsidR="00094F2B" w:rsidRPr="00586C1B" w:rsidRDefault="00A55E1D">
          <w:pPr>
            <w:pStyle w:val="TOC1"/>
            <w:rPr>
              <w:rFonts w:eastAsiaTheme="minorEastAsia"/>
              <w:noProof/>
            </w:rPr>
          </w:pPr>
          <w:hyperlink w:anchor="_Toc40931020" w:history="1">
            <w:r w:rsidR="00094F2B" w:rsidRPr="00586C1B">
              <w:rPr>
                <w:rStyle w:val="Hyperlink"/>
                <w:rFonts w:ascii="Times New Roman" w:hAnsi="Times New Roman"/>
                <w:noProof/>
                <w:lang w:val="en-ID"/>
              </w:rPr>
              <w:t>LAMPIRAN</w:t>
            </w:r>
            <w:r w:rsidR="00094F2B" w:rsidRPr="00586C1B">
              <w:rPr>
                <w:noProof/>
                <w:webHidden/>
              </w:rPr>
              <w:tab/>
            </w:r>
            <w:r w:rsidR="00094F2B" w:rsidRPr="00586C1B">
              <w:rPr>
                <w:noProof/>
                <w:webHidden/>
              </w:rPr>
              <w:fldChar w:fldCharType="begin"/>
            </w:r>
            <w:r w:rsidR="00094F2B" w:rsidRPr="00586C1B">
              <w:rPr>
                <w:noProof/>
                <w:webHidden/>
              </w:rPr>
              <w:instrText xml:space="preserve"> PAGEREF _Toc40931020 \h </w:instrText>
            </w:r>
            <w:r w:rsidR="00094F2B" w:rsidRPr="00586C1B">
              <w:rPr>
                <w:noProof/>
                <w:webHidden/>
              </w:rPr>
            </w:r>
            <w:r w:rsidR="00094F2B" w:rsidRPr="00586C1B">
              <w:rPr>
                <w:noProof/>
                <w:webHidden/>
              </w:rPr>
              <w:fldChar w:fldCharType="separate"/>
            </w:r>
            <w:r w:rsidR="00994983">
              <w:rPr>
                <w:noProof/>
                <w:webHidden/>
              </w:rPr>
              <w:t>77</w:t>
            </w:r>
            <w:r w:rsidR="00094F2B" w:rsidRPr="00586C1B">
              <w:rPr>
                <w:noProof/>
                <w:webHidden/>
              </w:rPr>
              <w:fldChar w:fldCharType="end"/>
            </w:r>
          </w:hyperlink>
        </w:p>
        <w:p w14:paraId="2A1AF19E" w14:textId="1666AFC3" w:rsidR="00094F2B" w:rsidRDefault="00094F2B">
          <w:r w:rsidRPr="00586C1B">
            <w:rPr>
              <w:bCs/>
              <w:noProof/>
            </w:rPr>
            <w:fldChar w:fldCharType="end"/>
          </w:r>
        </w:p>
      </w:sdtContent>
    </w:sdt>
    <w:p w14:paraId="6D7F0B79" w14:textId="77777777" w:rsidR="008402F0" w:rsidRPr="008402F0" w:rsidRDefault="008402F0" w:rsidP="008402F0"/>
    <w:p w14:paraId="1823ED41" w14:textId="36F9B2FF" w:rsidR="008402F0" w:rsidRDefault="008402F0">
      <w:pPr>
        <w:rPr>
          <w:rFonts w:ascii="Times New Roman" w:eastAsia="Times New Roman" w:hAnsi="Times New Roman" w:cs="Times New Roman"/>
          <w:b/>
          <w:color w:val="000000"/>
          <w:sz w:val="24"/>
          <w:szCs w:val="24"/>
        </w:rPr>
      </w:pPr>
      <w:r>
        <w:rPr>
          <w:rFonts w:ascii="Times New Roman" w:hAnsi="Times New Roman"/>
          <w:b/>
          <w:color w:val="000000"/>
          <w:sz w:val="24"/>
          <w:szCs w:val="24"/>
        </w:rPr>
        <w:br w:type="page"/>
      </w:r>
    </w:p>
    <w:p w14:paraId="013BE6FC" w14:textId="02FF531B" w:rsidR="00955A49" w:rsidRPr="008402F0" w:rsidRDefault="007A7974" w:rsidP="008402F0">
      <w:pPr>
        <w:pStyle w:val="Heading1"/>
        <w:jc w:val="center"/>
        <w:rPr>
          <w:rFonts w:ascii="Times New Roman" w:hAnsi="Times New Roman"/>
          <w:color w:val="000000"/>
          <w:sz w:val="24"/>
          <w:szCs w:val="24"/>
        </w:rPr>
      </w:pPr>
      <w:bookmarkStart w:id="14" w:name="_Toc40930810"/>
      <w:r w:rsidRPr="008402F0">
        <w:rPr>
          <w:rFonts w:ascii="Times New Roman" w:hAnsi="Times New Roman"/>
          <w:b/>
          <w:color w:val="auto"/>
          <w:sz w:val="28"/>
          <w:szCs w:val="28"/>
          <w:lang w:val="en-ID"/>
        </w:rPr>
        <w:lastRenderedPageBreak/>
        <w:t>DAFTAR TABEL</w:t>
      </w:r>
      <w:bookmarkEnd w:id="12"/>
      <w:bookmarkEnd w:id="14"/>
      <w:r w:rsidR="000E13A5" w:rsidRPr="00514E03">
        <w:rPr>
          <w:rFonts w:ascii="Times New Roman" w:hAnsi="Times New Roman"/>
          <w:b/>
          <w:color w:val="000000"/>
          <w:sz w:val="24"/>
          <w:szCs w:val="24"/>
        </w:rPr>
        <w:fldChar w:fldCharType="begin"/>
      </w:r>
      <w:r w:rsidR="000E13A5" w:rsidRPr="00514E03">
        <w:rPr>
          <w:rFonts w:ascii="Times New Roman" w:hAnsi="Times New Roman"/>
          <w:b/>
          <w:color w:val="000000"/>
          <w:sz w:val="24"/>
          <w:szCs w:val="24"/>
        </w:rPr>
        <w:instrText xml:space="preserve"> TOC \h \z \c "Tabel 4." </w:instrText>
      </w:r>
      <w:r w:rsidR="000E13A5" w:rsidRPr="00514E03">
        <w:rPr>
          <w:rFonts w:ascii="Times New Roman" w:hAnsi="Times New Roman"/>
          <w:b/>
          <w:color w:val="000000"/>
          <w:sz w:val="24"/>
          <w:szCs w:val="24"/>
        </w:rPr>
        <w:fldChar w:fldCharType="separate"/>
      </w:r>
    </w:p>
    <w:p w14:paraId="7218FE5A" w14:textId="77777777" w:rsidR="00E87110" w:rsidRPr="00514E03" w:rsidRDefault="00E87110" w:rsidP="00955A49">
      <w:pPr>
        <w:pStyle w:val="TableofFigures"/>
        <w:tabs>
          <w:tab w:val="right" w:leader="dot" w:pos="7927"/>
        </w:tabs>
        <w:spacing w:line="360" w:lineRule="auto"/>
        <w:jc w:val="both"/>
        <w:rPr>
          <w:rFonts w:ascii="Times New Roman" w:hAnsi="Times New Roman" w:cs="Times New Roman"/>
          <w:sz w:val="24"/>
          <w:szCs w:val="24"/>
        </w:rPr>
      </w:pPr>
    </w:p>
    <w:p w14:paraId="75BD8D65" w14:textId="3D4FFE1F" w:rsidR="00F06729" w:rsidRPr="00F06729" w:rsidRDefault="000E13A5" w:rsidP="00146DAA">
      <w:pPr>
        <w:tabs>
          <w:tab w:val="left" w:leader="dot" w:pos="7371"/>
          <w:tab w:val="right" w:pos="7938"/>
        </w:tabs>
        <w:spacing w:line="360" w:lineRule="auto"/>
        <w:rPr>
          <w:rFonts w:ascii="Times New Roman" w:hAnsi="Times New Roman" w:cs="Times New Roman"/>
          <w:sz w:val="24"/>
          <w:szCs w:val="24"/>
        </w:rPr>
      </w:pPr>
      <w:r w:rsidRPr="00514E03">
        <w:rPr>
          <w:rFonts w:ascii="Times New Roman" w:hAnsi="Times New Roman" w:cs="Times New Roman"/>
          <w:b/>
          <w:color w:val="000000"/>
          <w:sz w:val="24"/>
          <w:szCs w:val="24"/>
        </w:rPr>
        <w:fldChar w:fldCharType="end"/>
      </w:r>
      <w:r w:rsidR="00F06729" w:rsidRPr="00F06729">
        <w:rPr>
          <w:rFonts w:ascii="Times New Roman" w:hAnsi="Times New Roman" w:cs="Times New Roman"/>
          <w:sz w:val="24"/>
          <w:szCs w:val="24"/>
        </w:rPr>
        <w:t>Tabel 3.1 kebutuhan fungsional</w:t>
      </w:r>
      <w:r w:rsidR="00146DAA">
        <w:rPr>
          <w:rFonts w:ascii="Times New Roman" w:hAnsi="Times New Roman" w:cs="Times New Roman"/>
          <w:sz w:val="24"/>
          <w:szCs w:val="24"/>
        </w:rPr>
        <w:tab/>
      </w:r>
      <w:r w:rsidR="00146DAA">
        <w:rPr>
          <w:rFonts w:ascii="Times New Roman" w:hAnsi="Times New Roman" w:cs="Times New Roman"/>
          <w:sz w:val="24"/>
          <w:szCs w:val="24"/>
        </w:rPr>
        <w:tab/>
        <w:t>18</w:t>
      </w:r>
    </w:p>
    <w:p w14:paraId="03E6627E" w14:textId="42CCA6C7" w:rsidR="00F06729" w:rsidRP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Tabel 3.2 kebutuhan Nonfungsional</w:t>
      </w:r>
      <w:r w:rsidR="00146DAA">
        <w:rPr>
          <w:rFonts w:ascii="Times New Roman" w:hAnsi="Times New Roman" w:cs="Times New Roman"/>
          <w:sz w:val="24"/>
          <w:szCs w:val="24"/>
        </w:rPr>
        <w:tab/>
      </w:r>
      <w:r w:rsidR="00146DAA">
        <w:rPr>
          <w:rFonts w:ascii="Times New Roman" w:hAnsi="Times New Roman" w:cs="Times New Roman"/>
          <w:sz w:val="24"/>
          <w:szCs w:val="24"/>
        </w:rPr>
        <w:tab/>
        <w:t>18</w:t>
      </w:r>
    </w:p>
    <w:p w14:paraId="385D268F" w14:textId="393A6871" w:rsidR="00F06729" w:rsidRP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Tabel 3.3 Data Tarian Untuk Database</w:t>
      </w:r>
      <w:r w:rsidR="00146DAA">
        <w:rPr>
          <w:rFonts w:ascii="Times New Roman" w:hAnsi="Times New Roman" w:cs="Times New Roman"/>
          <w:sz w:val="24"/>
          <w:szCs w:val="24"/>
        </w:rPr>
        <w:tab/>
      </w:r>
      <w:r w:rsidR="00146DAA">
        <w:rPr>
          <w:rFonts w:ascii="Times New Roman" w:hAnsi="Times New Roman" w:cs="Times New Roman"/>
          <w:sz w:val="24"/>
          <w:szCs w:val="24"/>
        </w:rPr>
        <w:tab/>
        <w:t>20</w:t>
      </w:r>
    </w:p>
    <w:p w14:paraId="689D0AEC" w14:textId="76A2C42C" w:rsidR="00F06729" w:rsidRP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Tabel 3.4 Pendefinisian Aktor</w:t>
      </w:r>
      <w:r w:rsidR="00146DAA">
        <w:rPr>
          <w:rFonts w:ascii="Times New Roman" w:hAnsi="Times New Roman" w:cs="Times New Roman"/>
          <w:sz w:val="24"/>
          <w:szCs w:val="24"/>
        </w:rPr>
        <w:tab/>
      </w:r>
      <w:r w:rsidR="00146DAA">
        <w:rPr>
          <w:rFonts w:ascii="Times New Roman" w:hAnsi="Times New Roman" w:cs="Times New Roman"/>
          <w:sz w:val="24"/>
          <w:szCs w:val="24"/>
        </w:rPr>
        <w:tab/>
        <w:t>25</w:t>
      </w:r>
    </w:p>
    <w:p w14:paraId="6BB8EACE" w14:textId="62E33996" w:rsidR="00F06729" w:rsidRP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Tabel 3.5 Pendefinisian Use Case</w:t>
      </w:r>
      <w:r w:rsidR="00146DAA">
        <w:rPr>
          <w:rFonts w:ascii="Times New Roman" w:hAnsi="Times New Roman" w:cs="Times New Roman"/>
          <w:sz w:val="24"/>
          <w:szCs w:val="24"/>
        </w:rPr>
        <w:tab/>
      </w:r>
      <w:r w:rsidR="00146DAA">
        <w:rPr>
          <w:rFonts w:ascii="Times New Roman" w:hAnsi="Times New Roman" w:cs="Times New Roman"/>
          <w:sz w:val="24"/>
          <w:szCs w:val="24"/>
        </w:rPr>
        <w:tab/>
        <w:t>26</w:t>
      </w:r>
    </w:p>
    <w:p w14:paraId="3014D055" w14:textId="02C081BE" w:rsid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Tabel 4.</w:t>
      </w:r>
      <w:r w:rsidRPr="00F06729">
        <w:rPr>
          <w:rFonts w:ascii="Times New Roman" w:hAnsi="Times New Roman" w:cs="Times New Roman"/>
          <w:sz w:val="24"/>
          <w:szCs w:val="24"/>
        </w:rPr>
        <w:fldChar w:fldCharType="begin"/>
      </w:r>
      <w:r w:rsidRPr="00F06729">
        <w:rPr>
          <w:rFonts w:ascii="Times New Roman" w:hAnsi="Times New Roman" w:cs="Times New Roman"/>
          <w:sz w:val="24"/>
          <w:szCs w:val="24"/>
        </w:rPr>
        <w:instrText xml:space="preserve"> SEQ Tabel \* ARABIC </w:instrText>
      </w:r>
      <w:r w:rsidRPr="00F06729">
        <w:rPr>
          <w:rFonts w:ascii="Times New Roman" w:hAnsi="Times New Roman" w:cs="Times New Roman"/>
          <w:sz w:val="24"/>
          <w:szCs w:val="24"/>
        </w:rPr>
        <w:fldChar w:fldCharType="separate"/>
      </w:r>
      <w:r w:rsidRPr="00F06729">
        <w:rPr>
          <w:rFonts w:ascii="Times New Roman" w:hAnsi="Times New Roman" w:cs="Times New Roman"/>
          <w:sz w:val="24"/>
          <w:szCs w:val="24"/>
        </w:rPr>
        <w:t>1</w:t>
      </w:r>
      <w:r w:rsidRPr="00F06729">
        <w:rPr>
          <w:rFonts w:ascii="Times New Roman" w:hAnsi="Times New Roman" w:cs="Times New Roman"/>
          <w:sz w:val="24"/>
          <w:szCs w:val="24"/>
        </w:rPr>
        <w:fldChar w:fldCharType="end"/>
      </w:r>
      <w:r w:rsidRPr="00F06729">
        <w:rPr>
          <w:rFonts w:ascii="Times New Roman" w:hAnsi="Times New Roman" w:cs="Times New Roman"/>
          <w:sz w:val="24"/>
          <w:szCs w:val="24"/>
        </w:rPr>
        <w:t xml:space="preserve"> Data specification</w:t>
      </w:r>
      <w:r w:rsidR="00146DAA">
        <w:rPr>
          <w:rFonts w:ascii="Times New Roman" w:hAnsi="Times New Roman" w:cs="Times New Roman"/>
          <w:sz w:val="24"/>
          <w:szCs w:val="24"/>
        </w:rPr>
        <w:tab/>
      </w:r>
      <w:r w:rsidR="00146DAA">
        <w:rPr>
          <w:rFonts w:ascii="Times New Roman" w:hAnsi="Times New Roman" w:cs="Times New Roman"/>
          <w:sz w:val="24"/>
          <w:szCs w:val="24"/>
        </w:rPr>
        <w:tab/>
        <w:t>37</w:t>
      </w:r>
    </w:p>
    <w:p w14:paraId="2E3E09CD" w14:textId="65CAE2F3" w:rsidR="00994983" w:rsidRPr="00994983" w:rsidRDefault="00994983" w:rsidP="00182AFD">
      <w:pPr>
        <w:tabs>
          <w:tab w:val="left" w:leader="dot" w:pos="7371"/>
          <w:tab w:val="right" w:pos="7938"/>
        </w:tabs>
        <w:spacing w:line="360" w:lineRule="auto"/>
        <w:rPr>
          <w:rFonts w:ascii="Times New Roman" w:hAnsi="Times New Roman" w:cs="Times New Roman"/>
          <w:sz w:val="24"/>
          <w:szCs w:val="24"/>
        </w:rPr>
      </w:pPr>
      <w:r w:rsidRPr="00994983">
        <w:rPr>
          <w:rFonts w:ascii="Times New Roman" w:hAnsi="Times New Roman" w:cs="Times New Roman"/>
          <w:sz w:val="24"/>
          <w:szCs w:val="24"/>
        </w:rPr>
        <w:t>Tabel 4.2 Data Umur Responden</w:t>
      </w:r>
      <w:r w:rsidR="00182AFD">
        <w:rPr>
          <w:rFonts w:ascii="Times New Roman" w:hAnsi="Times New Roman" w:cs="Times New Roman"/>
          <w:sz w:val="24"/>
          <w:szCs w:val="24"/>
        </w:rPr>
        <w:tab/>
      </w:r>
      <w:r w:rsidR="00182AFD">
        <w:rPr>
          <w:rFonts w:ascii="Times New Roman" w:hAnsi="Times New Roman" w:cs="Times New Roman"/>
          <w:sz w:val="24"/>
          <w:szCs w:val="24"/>
        </w:rPr>
        <w:tab/>
        <w:t>55</w:t>
      </w:r>
    </w:p>
    <w:p w14:paraId="4C907198" w14:textId="481740AD" w:rsidR="00994983" w:rsidRPr="00994983" w:rsidRDefault="00994983" w:rsidP="00182AFD">
      <w:pPr>
        <w:tabs>
          <w:tab w:val="left" w:leader="dot" w:pos="7371"/>
          <w:tab w:val="right" w:pos="7938"/>
        </w:tabs>
        <w:spacing w:line="360" w:lineRule="auto"/>
        <w:rPr>
          <w:rFonts w:ascii="Times New Roman" w:hAnsi="Times New Roman" w:cs="Times New Roman"/>
          <w:sz w:val="24"/>
          <w:szCs w:val="24"/>
        </w:rPr>
      </w:pPr>
      <w:r w:rsidRPr="00994983">
        <w:rPr>
          <w:rFonts w:ascii="Times New Roman" w:hAnsi="Times New Roman" w:cs="Times New Roman"/>
          <w:sz w:val="24"/>
          <w:szCs w:val="24"/>
        </w:rPr>
        <w:t>Tabel 4.3 Data Jenis Kelamin Responden</w:t>
      </w:r>
      <w:r w:rsidR="00182AFD">
        <w:rPr>
          <w:rFonts w:ascii="Times New Roman" w:hAnsi="Times New Roman" w:cs="Times New Roman"/>
          <w:sz w:val="24"/>
          <w:szCs w:val="24"/>
        </w:rPr>
        <w:tab/>
      </w:r>
      <w:r w:rsidR="00182AFD">
        <w:rPr>
          <w:rFonts w:ascii="Times New Roman" w:hAnsi="Times New Roman" w:cs="Times New Roman"/>
          <w:sz w:val="24"/>
          <w:szCs w:val="24"/>
        </w:rPr>
        <w:tab/>
        <w:t>56</w:t>
      </w:r>
    </w:p>
    <w:p w14:paraId="75C8CDD7" w14:textId="2D10B3AE" w:rsidR="00994983" w:rsidRPr="00994983" w:rsidRDefault="00994983" w:rsidP="00182AFD">
      <w:pPr>
        <w:tabs>
          <w:tab w:val="left" w:leader="dot" w:pos="7371"/>
          <w:tab w:val="right" w:pos="7938"/>
        </w:tabs>
        <w:spacing w:line="360" w:lineRule="auto"/>
        <w:rPr>
          <w:rFonts w:ascii="Times New Roman" w:hAnsi="Times New Roman" w:cs="Times New Roman"/>
          <w:sz w:val="24"/>
          <w:szCs w:val="24"/>
        </w:rPr>
      </w:pPr>
      <w:r w:rsidRPr="00994983">
        <w:rPr>
          <w:rFonts w:ascii="Times New Roman" w:hAnsi="Times New Roman" w:cs="Times New Roman"/>
          <w:sz w:val="24"/>
          <w:szCs w:val="24"/>
        </w:rPr>
        <w:t>Tabel 4.4 Data Lokasi Tempat Tinggal Responden</w:t>
      </w:r>
      <w:r w:rsidR="00182AFD">
        <w:rPr>
          <w:rFonts w:ascii="Times New Roman" w:hAnsi="Times New Roman" w:cs="Times New Roman"/>
          <w:sz w:val="24"/>
          <w:szCs w:val="24"/>
        </w:rPr>
        <w:tab/>
      </w:r>
      <w:r w:rsidR="00182AFD">
        <w:rPr>
          <w:rFonts w:ascii="Times New Roman" w:hAnsi="Times New Roman" w:cs="Times New Roman"/>
          <w:sz w:val="24"/>
          <w:szCs w:val="24"/>
        </w:rPr>
        <w:tab/>
        <w:t>56</w:t>
      </w:r>
    </w:p>
    <w:p w14:paraId="61D474CD" w14:textId="079028B0" w:rsidR="00994983" w:rsidRPr="00994983" w:rsidRDefault="00994983" w:rsidP="00182AFD">
      <w:pPr>
        <w:tabs>
          <w:tab w:val="left" w:leader="dot" w:pos="7371"/>
          <w:tab w:val="right" w:pos="7938"/>
        </w:tabs>
        <w:spacing w:line="360" w:lineRule="auto"/>
        <w:rPr>
          <w:rFonts w:ascii="Times New Roman" w:hAnsi="Times New Roman" w:cs="Times New Roman"/>
          <w:sz w:val="24"/>
          <w:szCs w:val="24"/>
        </w:rPr>
      </w:pPr>
      <w:r w:rsidRPr="00994983">
        <w:rPr>
          <w:rFonts w:ascii="Times New Roman" w:hAnsi="Times New Roman" w:cs="Times New Roman"/>
          <w:sz w:val="24"/>
          <w:szCs w:val="24"/>
        </w:rPr>
        <w:t>Tabel 4.5 Data Penggunaan Komputer Atau Internet Responden</w:t>
      </w:r>
      <w:r w:rsidR="00182AFD">
        <w:rPr>
          <w:rFonts w:ascii="Times New Roman" w:hAnsi="Times New Roman" w:cs="Times New Roman"/>
          <w:sz w:val="24"/>
          <w:szCs w:val="24"/>
        </w:rPr>
        <w:tab/>
      </w:r>
      <w:r w:rsidR="00182AFD">
        <w:rPr>
          <w:rFonts w:ascii="Times New Roman" w:hAnsi="Times New Roman" w:cs="Times New Roman"/>
          <w:sz w:val="24"/>
          <w:szCs w:val="24"/>
        </w:rPr>
        <w:tab/>
        <w:t>56</w:t>
      </w:r>
    </w:p>
    <w:p w14:paraId="29890B25" w14:textId="3023CF82" w:rsidR="00F06729" w:rsidRPr="00F06729" w:rsidRDefault="00182AFD" w:rsidP="00146DAA">
      <w:pPr>
        <w:tabs>
          <w:tab w:val="left" w:leader="dot" w:pos="7371"/>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Tabel 4.6</w:t>
      </w:r>
      <w:r w:rsidR="00F06729" w:rsidRPr="00F06729">
        <w:rPr>
          <w:rFonts w:ascii="Times New Roman" w:hAnsi="Times New Roman" w:cs="Times New Roman"/>
          <w:sz w:val="24"/>
          <w:szCs w:val="24"/>
        </w:rPr>
        <w:t xml:space="preserve"> Frekuensi Nilai Ekspetasi q1 Dan q2</w:t>
      </w:r>
      <w:r>
        <w:rPr>
          <w:rFonts w:ascii="Times New Roman" w:hAnsi="Times New Roman" w:cs="Times New Roman"/>
          <w:sz w:val="24"/>
          <w:szCs w:val="24"/>
        </w:rPr>
        <w:tab/>
      </w:r>
      <w:r>
        <w:rPr>
          <w:rFonts w:ascii="Times New Roman" w:hAnsi="Times New Roman" w:cs="Times New Roman"/>
          <w:sz w:val="24"/>
          <w:szCs w:val="24"/>
        </w:rPr>
        <w:tab/>
        <w:t>61</w:t>
      </w:r>
    </w:p>
    <w:p w14:paraId="097D621C" w14:textId="25EE8FB7" w:rsidR="00F06729" w:rsidRPr="00F06729" w:rsidRDefault="00182AFD" w:rsidP="00146DAA">
      <w:pPr>
        <w:tabs>
          <w:tab w:val="left" w:leader="dot" w:pos="7371"/>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Tabel 4.7</w:t>
      </w:r>
      <w:r w:rsidR="00F06729" w:rsidRPr="00F06729">
        <w:rPr>
          <w:rFonts w:ascii="Times New Roman" w:hAnsi="Times New Roman" w:cs="Times New Roman"/>
          <w:sz w:val="24"/>
          <w:szCs w:val="24"/>
        </w:rPr>
        <w:t xml:space="preserve"> Frekuensi Pertanyaan Browsing</w:t>
      </w:r>
      <w:r>
        <w:rPr>
          <w:rFonts w:ascii="Times New Roman" w:hAnsi="Times New Roman" w:cs="Times New Roman"/>
          <w:sz w:val="24"/>
          <w:szCs w:val="24"/>
        </w:rPr>
        <w:tab/>
      </w:r>
      <w:r>
        <w:rPr>
          <w:rFonts w:ascii="Times New Roman" w:hAnsi="Times New Roman" w:cs="Times New Roman"/>
          <w:sz w:val="24"/>
          <w:szCs w:val="24"/>
        </w:rPr>
        <w:tab/>
        <w:t>63</w:t>
      </w:r>
    </w:p>
    <w:p w14:paraId="2A299395" w14:textId="0FFD4CCE" w:rsidR="00F06729" w:rsidRPr="00F06729" w:rsidRDefault="00182AFD" w:rsidP="00146DAA">
      <w:pPr>
        <w:tabs>
          <w:tab w:val="left" w:leader="dot" w:pos="7371"/>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Tabel 4.8</w:t>
      </w:r>
      <w:r w:rsidR="00F06729" w:rsidRPr="00F06729">
        <w:rPr>
          <w:rFonts w:ascii="Times New Roman" w:hAnsi="Times New Roman" w:cs="Times New Roman"/>
          <w:sz w:val="24"/>
          <w:szCs w:val="24"/>
        </w:rPr>
        <w:t xml:space="preserve"> Frekuensi Pertanyaan Searching</w:t>
      </w:r>
      <w:r>
        <w:rPr>
          <w:rFonts w:ascii="Times New Roman" w:hAnsi="Times New Roman" w:cs="Times New Roman"/>
          <w:sz w:val="24"/>
          <w:szCs w:val="24"/>
        </w:rPr>
        <w:tab/>
      </w:r>
      <w:r>
        <w:rPr>
          <w:rFonts w:ascii="Times New Roman" w:hAnsi="Times New Roman" w:cs="Times New Roman"/>
          <w:sz w:val="24"/>
          <w:szCs w:val="24"/>
        </w:rPr>
        <w:tab/>
        <w:t>65</w:t>
      </w:r>
    </w:p>
    <w:p w14:paraId="180F7294" w14:textId="13615CBC" w:rsidR="00F06729" w:rsidRPr="00F06729" w:rsidRDefault="00182AFD" w:rsidP="00146DAA">
      <w:pPr>
        <w:tabs>
          <w:tab w:val="left" w:leader="dot" w:pos="7371"/>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Tabel 4.9</w:t>
      </w:r>
      <w:r w:rsidR="00F06729" w:rsidRPr="00F06729">
        <w:rPr>
          <w:rFonts w:ascii="Times New Roman" w:hAnsi="Times New Roman" w:cs="Times New Roman"/>
          <w:sz w:val="24"/>
          <w:szCs w:val="24"/>
        </w:rPr>
        <w:t xml:space="preserve"> Frekuensi Pertanyaan Perceived Usefulness</w:t>
      </w:r>
      <w:r>
        <w:rPr>
          <w:rFonts w:ascii="Times New Roman" w:hAnsi="Times New Roman" w:cs="Times New Roman"/>
          <w:sz w:val="24"/>
          <w:szCs w:val="24"/>
        </w:rPr>
        <w:tab/>
      </w:r>
      <w:r>
        <w:rPr>
          <w:rFonts w:ascii="Times New Roman" w:hAnsi="Times New Roman" w:cs="Times New Roman"/>
          <w:sz w:val="24"/>
          <w:szCs w:val="24"/>
        </w:rPr>
        <w:tab/>
        <w:t>66</w:t>
      </w:r>
    </w:p>
    <w:p w14:paraId="23AB5B21" w14:textId="0B7D2C8B" w:rsidR="00F06729" w:rsidRPr="00F06729" w:rsidRDefault="00182AFD" w:rsidP="00146DAA">
      <w:pPr>
        <w:tabs>
          <w:tab w:val="left" w:leader="dot" w:pos="7371"/>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Tabel 4.10</w:t>
      </w:r>
      <w:r w:rsidR="00F06729" w:rsidRPr="00F06729">
        <w:rPr>
          <w:rFonts w:ascii="Times New Roman" w:hAnsi="Times New Roman" w:cs="Times New Roman"/>
          <w:sz w:val="24"/>
          <w:szCs w:val="24"/>
        </w:rPr>
        <w:t xml:space="preserve"> Frekuensi Pertanyaan Perceived Ease </w:t>
      </w:r>
      <w:proofErr w:type="gramStart"/>
      <w:r w:rsidR="00F06729" w:rsidRPr="00F06729">
        <w:rPr>
          <w:rFonts w:ascii="Times New Roman" w:hAnsi="Times New Roman" w:cs="Times New Roman"/>
          <w:sz w:val="24"/>
          <w:szCs w:val="24"/>
        </w:rPr>
        <w:t>Of</w:t>
      </w:r>
      <w:proofErr w:type="gramEnd"/>
      <w:r w:rsidR="00F06729" w:rsidRPr="00F06729">
        <w:rPr>
          <w:rFonts w:ascii="Times New Roman" w:hAnsi="Times New Roman" w:cs="Times New Roman"/>
          <w:sz w:val="24"/>
          <w:szCs w:val="24"/>
        </w:rPr>
        <w:t xml:space="preserve"> Use</w:t>
      </w:r>
      <w:r>
        <w:rPr>
          <w:rFonts w:ascii="Times New Roman" w:hAnsi="Times New Roman" w:cs="Times New Roman"/>
          <w:sz w:val="24"/>
          <w:szCs w:val="24"/>
        </w:rPr>
        <w:tab/>
      </w:r>
      <w:r>
        <w:rPr>
          <w:rFonts w:ascii="Times New Roman" w:hAnsi="Times New Roman" w:cs="Times New Roman"/>
          <w:sz w:val="24"/>
          <w:szCs w:val="24"/>
        </w:rPr>
        <w:tab/>
        <w:t>69</w:t>
      </w:r>
    </w:p>
    <w:p w14:paraId="2AE4DAB8" w14:textId="7878A55C" w:rsidR="00146DAA" w:rsidRDefault="00182AFD" w:rsidP="00146DAA">
      <w:pPr>
        <w:tabs>
          <w:tab w:val="left" w:leader="dot" w:pos="7371"/>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Tabel 4.11 </w:t>
      </w:r>
      <w:r w:rsidR="00F06729" w:rsidRPr="00F06729">
        <w:rPr>
          <w:rFonts w:ascii="Times New Roman" w:hAnsi="Times New Roman" w:cs="Times New Roman"/>
          <w:sz w:val="24"/>
          <w:szCs w:val="24"/>
        </w:rPr>
        <w:t xml:space="preserve">Nilai Rata-Rata Perceived Usefulness  </w:t>
      </w:r>
    </w:p>
    <w:p w14:paraId="7FD3BFC6" w14:textId="0834CDE9" w:rsidR="00F06729" w:rsidRP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 xml:space="preserve">Dan Perceived Ease </w:t>
      </w:r>
      <w:proofErr w:type="gramStart"/>
      <w:r w:rsidRPr="00F06729">
        <w:rPr>
          <w:rFonts w:ascii="Times New Roman" w:hAnsi="Times New Roman" w:cs="Times New Roman"/>
          <w:sz w:val="24"/>
          <w:szCs w:val="24"/>
        </w:rPr>
        <w:t>Of</w:t>
      </w:r>
      <w:proofErr w:type="gramEnd"/>
      <w:r w:rsidRPr="00F06729">
        <w:rPr>
          <w:rFonts w:ascii="Times New Roman" w:hAnsi="Times New Roman" w:cs="Times New Roman"/>
          <w:sz w:val="24"/>
          <w:szCs w:val="24"/>
        </w:rPr>
        <w:t xml:space="preserve"> Use</w:t>
      </w:r>
      <w:r w:rsidR="00182AFD">
        <w:rPr>
          <w:rFonts w:ascii="Times New Roman" w:hAnsi="Times New Roman" w:cs="Times New Roman"/>
          <w:sz w:val="24"/>
          <w:szCs w:val="24"/>
        </w:rPr>
        <w:tab/>
      </w:r>
      <w:r w:rsidR="00182AFD">
        <w:rPr>
          <w:rFonts w:ascii="Times New Roman" w:hAnsi="Times New Roman" w:cs="Times New Roman"/>
          <w:sz w:val="24"/>
          <w:szCs w:val="24"/>
        </w:rPr>
        <w:tab/>
        <w:t>71</w:t>
      </w:r>
    </w:p>
    <w:p w14:paraId="366F5790" w14:textId="494CDA68" w:rsidR="000E13A5" w:rsidRPr="00F06729" w:rsidRDefault="00182AFD" w:rsidP="00146DAA">
      <w:pPr>
        <w:tabs>
          <w:tab w:val="left" w:leader="dot" w:pos="7371"/>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Tabel 4.12</w:t>
      </w:r>
      <w:r w:rsidR="00F06729" w:rsidRPr="00F06729">
        <w:rPr>
          <w:rFonts w:ascii="Times New Roman" w:hAnsi="Times New Roman" w:cs="Times New Roman"/>
          <w:sz w:val="24"/>
          <w:szCs w:val="24"/>
        </w:rPr>
        <w:t xml:space="preserve"> Nilai Rata-Rata Ekspetasi Dan Persepsi</w:t>
      </w:r>
      <w:r>
        <w:rPr>
          <w:rFonts w:ascii="Times New Roman" w:hAnsi="Times New Roman" w:cs="Times New Roman"/>
          <w:sz w:val="24"/>
          <w:szCs w:val="24"/>
        </w:rPr>
        <w:tab/>
      </w:r>
      <w:r>
        <w:rPr>
          <w:rFonts w:ascii="Times New Roman" w:hAnsi="Times New Roman" w:cs="Times New Roman"/>
          <w:sz w:val="24"/>
          <w:szCs w:val="24"/>
        </w:rPr>
        <w:tab/>
        <w:t>72</w:t>
      </w:r>
    </w:p>
    <w:p w14:paraId="687F0FF8" w14:textId="77777777" w:rsidR="000E13A5" w:rsidRPr="00514E03" w:rsidRDefault="000E13A5" w:rsidP="000E13A5">
      <w:pPr>
        <w:rPr>
          <w:rFonts w:ascii="Times New Roman" w:hAnsi="Times New Roman" w:cs="Times New Roman"/>
          <w:sz w:val="24"/>
          <w:szCs w:val="24"/>
        </w:rPr>
      </w:pPr>
      <w:r w:rsidRPr="00514E03">
        <w:rPr>
          <w:rFonts w:ascii="Times New Roman" w:hAnsi="Times New Roman" w:cs="Times New Roman"/>
          <w:sz w:val="24"/>
          <w:szCs w:val="24"/>
        </w:rPr>
        <w:br w:type="page"/>
      </w:r>
    </w:p>
    <w:p w14:paraId="6D948312" w14:textId="77777777" w:rsidR="0091202A" w:rsidRPr="008402F0" w:rsidRDefault="007A7974" w:rsidP="008402F0">
      <w:pPr>
        <w:pStyle w:val="Heading1"/>
        <w:jc w:val="center"/>
        <w:rPr>
          <w:rFonts w:ascii="Times New Roman" w:hAnsi="Times New Roman"/>
          <w:b/>
          <w:color w:val="auto"/>
          <w:sz w:val="28"/>
          <w:szCs w:val="28"/>
          <w:lang w:val="en-ID"/>
        </w:rPr>
      </w:pPr>
      <w:bookmarkStart w:id="15" w:name="_Toc8118311"/>
      <w:bookmarkStart w:id="16" w:name="_Toc40930811"/>
      <w:r w:rsidRPr="008402F0">
        <w:rPr>
          <w:rFonts w:ascii="Times New Roman" w:hAnsi="Times New Roman"/>
          <w:b/>
          <w:color w:val="auto"/>
          <w:sz w:val="28"/>
          <w:szCs w:val="28"/>
          <w:lang w:val="en-ID"/>
        </w:rPr>
        <w:lastRenderedPageBreak/>
        <w:t>DAFTAR GAMBAR</w:t>
      </w:r>
      <w:bookmarkEnd w:id="15"/>
      <w:bookmarkEnd w:id="16"/>
    </w:p>
    <w:p w14:paraId="75752B8B" w14:textId="77777777" w:rsidR="000A1744" w:rsidRPr="00514E03" w:rsidRDefault="000A1744" w:rsidP="000A1744">
      <w:pPr>
        <w:rPr>
          <w:rFonts w:ascii="Times New Roman" w:hAnsi="Times New Roman" w:cs="Times New Roman"/>
          <w:sz w:val="24"/>
          <w:szCs w:val="24"/>
        </w:rPr>
      </w:pPr>
    </w:p>
    <w:p w14:paraId="18CD9DC7" w14:textId="2D0716CE"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 xml:space="preserve">Gambar 2.1 Kerangka kerja tarian tradisional Bali </w:t>
      </w:r>
      <w:r w:rsidR="000058F1">
        <w:rPr>
          <w:rFonts w:ascii="Times New Roman" w:hAnsi="Times New Roman" w:cs="Times New Roman"/>
          <w:sz w:val="24"/>
          <w:szCs w:val="24"/>
        </w:rPr>
        <w:tab/>
      </w:r>
      <w:r w:rsidR="000058F1">
        <w:rPr>
          <w:rFonts w:ascii="Times New Roman" w:hAnsi="Times New Roman" w:cs="Times New Roman"/>
          <w:sz w:val="24"/>
          <w:szCs w:val="24"/>
        </w:rPr>
        <w:tab/>
        <w:t>12</w:t>
      </w:r>
    </w:p>
    <w:p w14:paraId="232AA22E" w14:textId="4125C696"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3.1 Bagan Alur Penelitian Secara Umum</w:t>
      </w:r>
      <w:r w:rsidR="000058F1">
        <w:rPr>
          <w:rFonts w:ascii="Times New Roman" w:hAnsi="Times New Roman" w:cs="Times New Roman"/>
          <w:sz w:val="24"/>
          <w:szCs w:val="24"/>
        </w:rPr>
        <w:tab/>
      </w:r>
      <w:r w:rsidR="000058F1">
        <w:rPr>
          <w:rFonts w:ascii="Times New Roman" w:hAnsi="Times New Roman" w:cs="Times New Roman"/>
          <w:sz w:val="24"/>
          <w:szCs w:val="24"/>
        </w:rPr>
        <w:tab/>
        <w:t>17</w:t>
      </w:r>
    </w:p>
    <w:p w14:paraId="359C773F" w14:textId="288F0342"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3.2 Diagram Alir Sistem</w:t>
      </w:r>
      <w:r w:rsidR="000058F1">
        <w:rPr>
          <w:rFonts w:ascii="Times New Roman" w:hAnsi="Times New Roman" w:cs="Times New Roman"/>
          <w:sz w:val="24"/>
          <w:szCs w:val="24"/>
        </w:rPr>
        <w:tab/>
      </w:r>
      <w:r w:rsidR="000058F1">
        <w:rPr>
          <w:rFonts w:ascii="Times New Roman" w:hAnsi="Times New Roman" w:cs="Times New Roman"/>
          <w:sz w:val="24"/>
          <w:szCs w:val="24"/>
        </w:rPr>
        <w:tab/>
        <w:t>21</w:t>
      </w:r>
    </w:p>
    <w:p w14:paraId="4E977461" w14:textId="2687259C"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3.3 Alur kegiatan Metode Methontologi</w:t>
      </w:r>
      <w:r w:rsidR="000058F1">
        <w:rPr>
          <w:rFonts w:ascii="Times New Roman" w:hAnsi="Times New Roman" w:cs="Times New Roman"/>
          <w:sz w:val="24"/>
          <w:szCs w:val="24"/>
        </w:rPr>
        <w:tab/>
      </w:r>
      <w:r w:rsidR="000058F1">
        <w:rPr>
          <w:rFonts w:ascii="Times New Roman" w:hAnsi="Times New Roman" w:cs="Times New Roman"/>
          <w:sz w:val="24"/>
          <w:szCs w:val="24"/>
        </w:rPr>
        <w:tab/>
        <w:t>22</w:t>
      </w:r>
    </w:p>
    <w:p w14:paraId="23589025" w14:textId="0C401357"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3.4 Tahapan metode prototyping</w:t>
      </w:r>
      <w:r w:rsidR="000058F1">
        <w:rPr>
          <w:rFonts w:ascii="Times New Roman" w:hAnsi="Times New Roman" w:cs="Times New Roman"/>
          <w:sz w:val="24"/>
          <w:szCs w:val="24"/>
        </w:rPr>
        <w:tab/>
      </w:r>
      <w:r w:rsidR="000058F1">
        <w:rPr>
          <w:rFonts w:ascii="Times New Roman" w:hAnsi="Times New Roman" w:cs="Times New Roman"/>
          <w:sz w:val="24"/>
          <w:szCs w:val="24"/>
        </w:rPr>
        <w:tab/>
        <w:t>25</w:t>
      </w:r>
    </w:p>
    <w:p w14:paraId="179EAC4B" w14:textId="71A85729"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3.5 Use Case Diagram Sistem</w:t>
      </w:r>
      <w:r w:rsidR="000058F1">
        <w:rPr>
          <w:rFonts w:ascii="Times New Roman" w:hAnsi="Times New Roman" w:cs="Times New Roman"/>
          <w:sz w:val="24"/>
          <w:szCs w:val="24"/>
        </w:rPr>
        <w:tab/>
      </w:r>
      <w:r w:rsidR="000058F1">
        <w:rPr>
          <w:rFonts w:ascii="Times New Roman" w:hAnsi="Times New Roman" w:cs="Times New Roman"/>
          <w:sz w:val="24"/>
          <w:szCs w:val="24"/>
        </w:rPr>
        <w:tab/>
        <w:t>26</w:t>
      </w:r>
    </w:p>
    <w:p w14:paraId="3D446C59" w14:textId="24177D9A"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3.6 Diagram Activity Proses Browsing</w:t>
      </w:r>
      <w:r w:rsidR="000058F1">
        <w:rPr>
          <w:rFonts w:ascii="Times New Roman" w:hAnsi="Times New Roman" w:cs="Times New Roman"/>
          <w:sz w:val="24"/>
          <w:szCs w:val="24"/>
        </w:rPr>
        <w:tab/>
      </w:r>
      <w:r w:rsidR="000058F1">
        <w:rPr>
          <w:rFonts w:ascii="Times New Roman" w:hAnsi="Times New Roman" w:cs="Times New Roman"/>
          <w:sz w:val="24"/>
          <w:szCs w:val="24"/>
        </w:rPr>
        <w:tab/>
        <w:t>27</w:t>
      </w:r>
    </w:p>
    <w:p w14:paraId="04FD6788" w14:textId="020E749F"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3.7 Diagram Activity Detail Proses Browsing</w:t>
      </w:r>
      <w:r w:rsidR="000058F1">
        <w:rPr>
          <w:rFonts w:ascii="Times New Roman" w:hAnsi="Times New Roman" w:cs="Times New Roman"/>
          <w:sz w:val="24"/>
          <w:szCs w:val="24"/>
        </w:rPr>
        <w:tab/>
      </w:r>
      <w:r w:rsidR="000058F1">
        <w:rPr>
          <w:rFonts w:ascii="Times New Roman" w:hAnsi="Times New Roman" w:cs="Times New Roman"/>
          <w:sz w:val="24"/>
          <w:szCs w:val="24"/>
        </w:rPr>
        <w:tab/>
        <w:t>28</w:t>
      </w:r>
    </w:p>
    <w:p w14:paraId="08796DAE" w14:textId="5B73CBF6"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3.8 Diagram Activity Proses Searching</w:t>
      </w:r>
      <w:r w:rsidR="000058F1">
        <w:rPr>
          <w:rFonts w:ascii="Times New Roman" w:hAnsi="Times New Roman" w:cs="Times New Roman"/>
          <w:sz w:val="24"/>
          <w:szCs w:val="24"/>
        </w:rPr>
        <w:tab/>
      </w:r>
      <w:r w:rsidR="000058F1">
        <w:rPr>
          <w:rFonts w:ascii="Times New Roman" w:hAnsi="Times New Roman" w:cs="Times New Roman"/>
          <w:sz w:val="24"/>
          <w:szCs w:val="24"/>
        </w:rPr>
        <w:tab/>
        <w:t>29</w:t>
      </w:r>
    </w:p>
    <w:p w14:paraId="35715233" w14:textId="6654F448"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3.9 Diagram Activity Detail Proses Searching</w:t>
      </w:r>
      <w:r w:rsidR="000058F1">
        <w:rPr>
          <w:rFonts w:ascii="Times New Roman" w:hAnsi="Times New Roman" w:cs="Times New Roman"/>
          <w:sz w:val="24"/>
          <w:szCs w:val="24"/>
        </w:rPr>
        <w:tab/>
      </w:r>
      <w:r w:rsidR="000058F1">
        <w:rPr>
          <w:rFonts w:ascii="Times New Roman" w:hAnsi="Times New Roman" w:cs="Times New Roman"/>
          <w:sz w:val="24"/>
          <w:szCs w:val="24"/>
        </w:rPr>
        <w:tab/>
        <w:t>30</w:t>
      </w:r>
    </w:p>
    <w:p w14:paraId="576B4BE3" w14:textId="64FE1C5F"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3.10 Desain halaman utama atau Home</w:t>
      </w:r>
      <w:r w:rsidR="000058F1">
        <w:rPr>
          <w:rFonts w:ascii="Times New Roman" w:hAnsi="Times New Roman" w:cs="Times New Roman"/>
          <w:sz w:val="24"/>
          <w:szCs w:val="24"/>
        </w:rPr>
        <w:tab/>
      </w:r>
      <w:r w:rsidR="000058F1">
        <w:rPr>
          <w:rFonts w:ascii="Times New Roman" w:hAnsi="Times New Roman" w:cs="Times New Roman"/>
          <w:sz w:val="24"/>
          <w:szCs w:val="24"/>
        </w:rPr>
        <w:tab/>
        <w:t>31</w:t>
      </w:r>
    </w:p>
    <w:p w14:paraId="4A4B29BE" w14:textId="4F1CE1D9"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3.11 Desain halaman Browsing</w:t>
      </w:r>
      <w:r w:rsidR="000058F1">
        <w:rPr>
          <w:rFonts w:ascii="Times New Roman" w:hAnsi="Times New Roman" w:cs="Times New Roman"/>
          <w:sz w:val="24"/>
          <w:szCs w:val="24"/>
        </w:rPr>
        <w:tab/>
      </w:r>
      <w:r w:rsidR="000058F1">
        <w:rPr>
          <w:rFonts w:ascii="Times New Roman" w:hAnsi="Times New Roman" w:cs="Times New Roman"/>
          <w:sz w:val="24"/>
          <w:szCs w:val="24"/>
        </w:rPr>
        <w:tab/>
        <w:t>31</w:t>
      </w:r>
    </w:p>
    <w:p w14:paraId="408D358A" w14:textId="0C0E662B"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3.12 Desain halaman Browsing List</w:t>
      </w:r>
      <w:r w:rsidR="000058F1">
        <w:rPr>
          <w:rFonts w:ascii="Times New Roman" w:hAnsi="Times New Roman" w:cs="Times New Roman"/>
          <w:sz w:val="24"/>
          <w:szCs w:val="24"/>
        </w:rPr>
        <w:tab/>
      </w:r>
      <w:r w:rsidR="000058F1">
        <w:rPr>
          <w:rFonts w:ascii="Times New Roman" w:hAnsi="Times New Roman" w:cs="Times New Roman"/>
          <w:sz w:val="24"/>
          <w:szCs w:val="24"/>
        </w:rPr>
        <w:tab/>
        <w:t>32</w:t>
      </w:r>
    </w:p>
    <w:p w14:paraId="044BCEF8" w14:textId="25CFD9E1"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3.13 Desain halaman Browsing Result</w:t>
      </w:r>
      <w:r w:rsidR="000058F1">
        <w:rPr>
          <w:rFonts w:ascii="Times New Roman" w:hAnsi="Times New Roman" w:cs="Times New Roman"/>
          <w:sz w:val="24"/>
          <w:szCs w:val="24"/>
        </w:rPr>
        <w:tab/>
      </w:r>
      <w:r w:rsidR="000058F1">
        <w:rPr>
          <w:rFonts w:ascii="Times New Roman" w:hAnsi="Times New Roman" w:cs="Times New Roman"/>
          <w:sz w:val="24"/>
          <w:szCs w:val="24"/>
        </w:rPr>
        <w:tab/>
        <w:t>32</w:t>
      </w:r>
    </w:p>
    <w:p w14:paraId="6B4FBFC8" w14:textId="734C37BB"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3.14 Desain halaman Searching</w:t>
      </w:r>
      <w:r w:rsidR="000058F1">
        <w:rPr>
          <w:rFonts w:ascii="Times New Roman" w:hAnsi="Times New Roman" w:cs="Times New Roman"/>
          <w:sz w:val="24"/>
          <w:szCs w:val="24"/>
        </w:rPr>
        <w:tab/>
      </w:r>
      <w:r w:rsidR="000058F1">
        <w:rPr>
          <w:rFonts w:ascii="Times New Roman" w:hAnsi="Times New Roman" w:cs="Times New Roman"/>
          <w:sz w:val="24"/>
          <w:szCs w:val="24"/>
        </w:rPr>
        <w:tab/>
        <w:t>33</w:t>
      </w:r>
    </w:p>
    <w:p w14:paraId="6D7D44A1" w14:textId="1FD47941"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3.15 Technology Acceptance Model (TAM)</w:t>
      </w:r>
      <w:r w:rsidR="000058F1">
        <w:rPr>
          <w:rFonts w:ascii="Times New Roman" w:hAnsi="Times New Roman" w:cs="Times New Roman"/>
          <w:sz w:val="24"/>
          <w:szCs w:val="24"/>
        </w:rPr>
        <w:tab/>
      </w:r>
      <w:r w:rsidR="000058F1">
        <w:rPr>
          <w:rFonts w:ascii="Times New Roman" w:hAnsi="Times New Roman" w:cs="Times New Roman"/>
          <w:sz w:val="24"/>
          <w:szCs w:val="24"/>
        </w:rPr>
        <w:tab/>
        <w:t>35</w:t>
      </w:r>
    </w:p>
    <w:p w14:paraId="79BEC0C2" w14:textId="607E31AB"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4.1 Kelas ontologi tarian tradisional bali</w:t>
      </w:r>
      <w:r w:rsidR="000058F1">
        <w:rPr>
          <w:rFonts w:ascii="Times New Roman" w:hAnsi="Times New Roman" w:cs="Times New Roman"/>
          <w:sz w:val="24"/>
          <w:szCs w:val="24"/>
        </w:rPr>
        <w:tab/>
      </w:r>
      <w:r w:rsidR="000058F1">
        <w:rPr>
          <w:rFonts w:ascii="Times New Roman" w:hAnsi="Times New Roman" w:cs="Times New Roman"/>
          <w:sz w:val="24"/>
          <w:szCs w:val="24"/>
        </w:rPr>
        <w:tab/>
        <w:t>38</w:t>
      </w:r>
    </w:p>
    <w:p w14:paraId="25F5BE73" w14:textId="5F36045A"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4.2 Individual ontologi tarian tradisional bali</w:t>
      </w:r>
      <w:r w:rsidR="000058F1">
        <w:rPr>
          <w:rFonts w:ascii="Times New Roman" w:hAnsi="Times New Roman" w:cs="Times New Roman"/>
          <w:sz w:val="24"/>
          <w:szCs w:val="24"/>
        </w:rPr>
        <w:tab/>
      </w:r>
      <w:r w:rsidR="000058F1">
        <w:rPr>
          <w:rFonts w:ascii="Times New Roman" w:hAnsi="Times New Roman" w:cs="Times New Roman"/>
          <w:sz w:val="24"/>
          <w:szCs w:val="24"/>
        </w:rPr>
        <w:tab/>
        <w:t>39</w:t>
      </w:r>
    </w:p>
    <w:p w14:paraId="5F9811E0" w14:textId="76D3C7B5"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 xml:space="preserve">Gambar 4.3 Properti ontologi tarian tradisional bali </w:t>
      </w:r>
      <w:r w:rsidR="000058F1">
        <w:rPr>
          <w:rFonts w:ascii="Times New Roman" w:hAnsi="Times New Roman" w:cs="Times New Roman"/>
          <w:sz w:val="24"/>
          <w:szCs w:val="24"/>
        </w:rPr>
        <w:tab/>
      </w:r>
      <w:r w:rsidR="000058F1">
        <w:rPr>
          <w:rFonts w:ascii="Times New Roman" w:hAnsi="Times New Roman" w:cs="Times New Roman"/>
          <w:sz w:val="24"/>
          <w:szCs w:val="24"/>
        </w:rPr>
        <w:tab/>
        <w:t>40</w:t>
      </w:r>
    </w:p>
    <w:p w14:paraId="67F29EE1" w14:textId="4BDA909F"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 xml:space="preserve">Gambar 4.4 Proses dan hasil Query percobaan pertama </w:t>
      </w:r>
      <w:r w:rsidR="000058F1">
        <w:rPr>
          <w:rFonts w:ascii="Times New Roman" w:hAnsi="Times New Roman" w:cs="Times New Roman"/>
          <w:sz w:val="24"/>
          <w:szCs w:val="24"/>
        </w:rPr>
        <w:tab/>
      </w:r>
      <w:r w:rsidR="000058F1">
        <w:rPr>
          <w:rFonts w:ascii="Times New Roman" w:hAnsi="Times New Roman" w:cs="Times New Roman"/>
          <w:sz w:val="24"/>
          <w:szCs w:val="24"/>
        </w:rPr>
        <w:tab/>
        <w:t>41</w:t>
      </w:r>
    </w:p>
    <w:p w14:paraId="61C61C24" w14:textId="4F05001E"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4.5 Proses dan hasil Query percobaan kedua</w:t>
      </w:r>
      <w:r w:rsidR="000058F1">
        <w:rPr>
          <w:rFonts w:ascii="Times New Roman" w:hAnsi="Times New Roman" w:cs="Times New Roman"/>
          <w:sz w:val="24"/>
          <w:szCs w:val="24"/>
        </w:rPr>
        <w:tab/>
      </w:r>
      <w:r w:rsidR="000058F1">
        <w:rPr>
          <w:rFonts w:ascii="Times New Roman" w:hAnsi="Times New Roman" w:cs="Times New Roman"/>
          <w:sz w:val="24"/>
          <w:szCs w:val="24"/>
        </w:rPr>
        <w:tab/>
        <w:t>42</w:t>
      </w:r>
    </w:p>
    <w:p w14:paraId="08327B55" w14:textId="0E760BBA"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lastRenderedPageBreak/>
        <w:t>Gambar 4.6 Proses dan hasil Query percobaan ketiga</w:t>
      </w:r>
      <w:r w:rsidR="000058F1">
        <w:rPr>
          <w:rFonts w:ascii="Times New Roman" w:hAnsi="Times New Roman" w:cs="Times New Roman"/>
          <w:sz w:val="24"/>
          <w:szCs w:val="24"/>
        </w:rPr>
        <w:tab/>
      </w:r>
      <w:r w:rsidR="000058F1">
        <w:rPr>
          <w:rFonts w:ascii="Times New Roman" w:hAnsi="Times New Roman" w:cs="Times New Roman"/>
          <w:sz w:val="24"/>
          <w:szCs w:val="24"/>
        </w:rPr>
        <w:tab/>
        <w:t>43</w:t>
      </w:r>
    </w:p>
    <w:p w14:paraId="13B20EB9" w14:textId="4605F7FE"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 xml:space="preserve">Gambar 4.7 Proses </w:t>
      </w:r>
      <w:r w:rsidR="000058F1">
        <w:rPr>
          <w:rFonts w:ascii="Times New Roman" w:hAnsi="Times New Roman" w:cs="Times New Roman"/>
          <w:sz w:val="24"/>
          <w:szCs w:val="24"/>
        </w:rPr>
        <w:t>reasoned</w:t>
      </w:r>
      <w:r w:rsidR="000058F1">
        <w:rPr>
          <w:rFonts w:ascii="Times New Roman" w:hAnsi="Times New Roman" w:cs="Times New Roman"/>
          <w:sz w:val="24"/>
          <w:szCs w:val="24"/>
        </w:rPr>
        <w:tab/>
      </w:r>
      <w:r w:rsidR="000058F1">
        <w:rPr>
          <w:rFonts w:ascii="Times New Roman" w:hAnsi="Times New Roman" w:cs="Times New Roman"/>
          <w:sz w:val="24"/>
          <w:szCs w:val="24"/>
        </w:rPr>
        <w:tab/>
        <w:t>44</w:t>
      </w:r>
    </w:p>
    <w:p w14:paraId="30EB9471" w14:textId="678260B0"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4.8 Ontograf</w:t>
      </w:r>
      <w:r w:rsidR="000058F1">
        <w:rPr>
          <w:rFonts w:ascii="Times New Roman" w:hAnsi="Times New Roman" w:cs="Times New Roman"/>
          <w:sz w:val="24"/>
          <w:szCs w:val="24"/>
        </w:rPr>
        <w:tab/>
      </w:r>
      <w:r w:rsidR="000058F1">
        <w:rPr>
          <w:rFonts w:ascii="Times New Roman" w:hAnsi="Times New Roman" w:cs="Times New Roman"/>
          <w:sz w:val="24"/>
          <w:szCs w:val="24"/>
        </w:rPr>
        <w:tab/>
        <w:t>45</w:t>
      </w:r>
    </w:p>
    <w:p w14:paraId="58AA8698" w14:textId="1053CCD0"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4.9 Tampilan Halaman Browsing</w:t>
      </w:r>
      <w:r w:rsidR="000058F1">
        <w:rPr>
          <w:rFonts w:ascii="Times New Roman" w:hAnsi="Times New Roman" w:cs="Times New Roman"/>
          <w:sz w:val="24"/>
          <w:szCs w:val="24"/>
        </w:rPr>
        <w:tab/>
      </w:r>
      <w:r w:rsidR="000058F1">
        <w:rPr>
          <w:rFonts w:ascii="Times New Roman" w:hAnsi="Times New Roman" w:cs="Times New Roman"/>
          <w:sz w:val="24"/>
          <w:szCs w:val="24"/>
        </w:rPr>
        <w:tab/>
        <w:t>47</w:t>
      </w:r>
    </w:p>
    <w:p w14:paraId="20FA635E" w14:textId="711A0D40"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4.10 Proses Browsing Melalui Halaman Browsing</w:t>
      </w:r>
      <w:r w:rsidR="000058F1">
        <w:rPr>
          <w:rFonts w:ascii="Times New Roman" w:hAnsi="Times New Roman" w:cs="Times New Roman"/>
          <w:sz w:val="24"/>
          <w:szCs w:val="24"/>
        </w:rPr>
        <w:tab/>
      </w:r>
      <w:r w:rsidR="000058F1">
        <w:rPr>
          <w:rFonts w:ascii="Times New Roman" w:hAnsi="Times New Roman" w:cs="Times New Roman"/>
          <w:sz w:val="24"/>
          <w:szCs w:val="24"/>
        </w:rPr>
        <w:tab/>
        <w:t>49</w:t>
      </w:r>
    </w:p>
    <w:p w14:paraId="40C2C113" w14:textId="49A798B9"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4.11 Proses Browsing Melalui Side Bar</w:t>
      </w:r>
      <w:r w:rsidR="000058F1">
        <w:rPr>
          <w:rFonts w:ascii="Times New Roman" w:hAnsi="Times New Roman" w:cs="Times New Roman"/>
          <w:sz w:val="24"/>
          <w:szCs w:val="24"/>
        </w:rPr>
        <w:tab/>
      </w:r>
      <w:r w:rsidR="000058F1">
        <w:rPr>
          <w:rFonts w:ascii="Times New Roman" w:hAnsi="Times New Roman" w:cs="Times New Roman"/>
          <w:sz w:val="24"/>
          <w:szCs w:val="24"/>
        </w:rPr>
        <w:tab/>
        <w:t>50</w:t>
      </w:r>
    </w:p>
    <w:p w14:paraId="0A75CB06" w14:textId="5E3E2F7B"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4.12 Tampilan Halaman Browsing Result 1</w:t>
      </w:r>
      <w:r w:rsidR="000058F1">
        <w:rPr>
          <w:rFonts w:ascii="Times New Roman" w:hAnsi="Times New Roman" w:cs="Times New Roman"/>
          <w:sz w:val="24"/>
          <w:szCs w:val="24"/>
        </w:rPr>
        <w:tab/>
      </w:r>
      <w:r w:rsidR="000058F1">
        <w:rPr>
          <w:rFonts w:ascii="Times New Roman" w:hAnsi="Times New Roman" w:cs="Times New Roman"/>
          <w:sz w:val="24"/>
          <w:szCs w:val="24"/>
        </w:rPr>
        <w:tab/>
        <w:t>51</w:t>
      </w:r>
    </w:p>
    <w:p w14:paraId="63FA65D7" w14:textId="6000EA40"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4.13 Tampilan Halaman Browsing Result 2</w:t>
      </w:r>
      <w:r w:rsidR="000058F1">
        <w:rPr>
          <w:rFonts w:ascii="Times New Roman" w:hAnsi="Times New Roman" w:cs="Times New Roman"/>
          <w:sz w:val="24"/>
          <w:szCs w:val="24"/>
        </w:rPr>
        <w:tab/>
      </w:r>
      <w:r w:rsidR="000058F1">
        <w:rPr>
          <w:rFonts w:ascii="Times New Roman" w:hAnsi="Times New Roman" w:cs="Times New Roman"/>
          <w:sz w:val="24"/>
          <w:szCs w:val="24"/>
        </w:rPr>
        <w:tab/>
        <w:t>51</w:t>
      </w:r>
    </w:p>
    <w:p w14:paraId="1821DFF2" w14:textId="238A6BA2" w:rsid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4.14 Tampilan Halaman Searching</w:t>
      </w:r>
      <w:r w:rsidR="000058F1">
        <w:rPr>
          <w:rFonts w:ascii="Times New Roman" w:hAnsi="Times New Roman" w:cs="Times New Roman"/>
          <w:sz w:val="24"/>
          <w:szCs w:val="24"/>
        </w:rPr>
        <w:tab/>
      </w:r>
      <w:r w:rsidR="000058F1">
        <w:rPr>
          <w:rFonts w:ascii="Times New Roman" w:hAnsi="Times New Roman" w:cs="Times New Roman"/>
          <w:sz w:val="24"/>
          <w:szCs w:val="24"/>
        </w:rPr>
        <w:tab/>
        <w:t>53</w:t>
      </w:r>
    </w:p>
    <w:p w14:paraId="104FE060" w14:textId="3425DC68" w:rsidR="00B0333E" w:rsidRPr="00B0333E" w:rsidRDefault="00B0333E" w:rsidP="000058F1">
      <w:pPr>
        <w:tabs>
          <w:tab w:val="left" w:leader="dot" w:pos="7371"/>
          <w:tab w:val="right" w:pos="7938"/>
        </w:tabs>
        <w:spacing w:line="360" w:lineRule="auto"/>
        <w:jc w:val="both"/>
        <w:rPr>
          <w:rFonts w:ascii="Times New Roman" w:hAnsi="Times New Roman" w:cs="Times New Roman"/>
          <w:sz w:val="24"/>
          <w:szCs w:val="24"/>
        </w:rPr>
      </w:pPr>
      <w:r w:rsidRPr="00B0333E">
        <w:rPr>
          <w:rFonts w:ascii="Times New Roman" w:hAnsi="Times New Roman" w:cs="Times New Roman"/>
          <w:sz w:val="24"/>
          <w:szCs w:val="24"/>
        </w:rPr>
        <w:t>Gambar 4.15 Proses Menghubungi Responden Melalui Grup Line</w:t>
      </w:r>
      <w:r>
        <w:rPr>
          <w:rFonts w:ascii="Times New Roman" w:hAnsi="Times New Roman" w:cs="Times New Roman"/>
          <w:sz w:val="24"/>
          <w:szCs w:val="24"/>
        </w:rPr>
        <w:tab/>
      </w:r>
      <w:r>
        <w:rPr>
          <w:rFonts w:ascii="Times New Roman" w:hAnsi="Times New Roman" w:cs="Times New Roman"/>
          <w:sz w:val="24"/>
          <w:szCs w:val="24"/>
        </w:rPr>
        <w:tab/>
        <w:t>57</w:t>
      </w:r>
    </w:p>
    <w:p w14:paraId="4E7440D8" w14:textId="77777777" w:rsidR="00B0333E" w:rsidRDefault="00B0333E" w:rsidP="000058F1">
      <w:pPr>
        <w:tabs>
          <w:tab w:val="left" w:leader="dot" w:pos="7371"/>
          <w:tab w:val="right" w:pos="7938"/>
        </w:tabs>
        <w:spacing w:line="360" w:lineRule="auto"/>
        <w:jc w:val="both"/>
        <w:rPr>
          <w:rFonts w:ascii="Times New Roman" w:hAnsi="Times New Roman" w:cs="Times New Roman"/>
          <w:sz w:val="24"/>
          <w:szCs w:val="24"/>
        </w:rPr>
      </w:pPr>
      <w:r w:rsidRPr="00B0333E">
        <w:rPr>
          <w:rFonts w:ascii="Times New Roman" w:hAnsi="Times New Roman" w:cs="Times New Roman"/>
          <w:sz w:val="24"/>
          <w:szCs w:val="24"/>
        </w:rPr>
        <w:t xml:space="preserve">Gambar 4.16 Proses Menghubungi Responden Melalui </w:t>
      </w:r>
    </w:p>
    <w:p w14:paraId="5A5E5641" w14:textId="75022F7F" w:rsidR="00B0333E" w:rsidRPr="00B0333E" w:rsidRDefault="00B0333E" w:rsidP="000058F1">
      <w:pPr>
        <w:tabs>
          <w:tab w:val="left" w:leader="dot" w:pos="7371"/>
          <w:tab w:val="right" w:pos="7938"/>
        </w:tabs>
        <w:spacing w:line="360" w:lineRule="auto"/>
        <w:jc w:val="both"/>
        <w:rPr>
          <w:rFonts w:ascii="Times New Roman" w:hAnsi="Times New Roman" w:cs="Times New Roman"/>
          <w:sz w:val="24"/>
          <w:szCs w:val="24"/>
        </w:rPr>
      </w:pPr>
      <w:r w:rsidRPr="00B0333E">
        <w:rPr>
          <w:rFonts w:ascii="Times New Roman" w:hAnsi="Times New Roman" w:cs="Times New Roman"/>
          <w:i/>
          <w:sz w:val="24"/>
          <w:szCs w:val="24"/>
        </w:rPr>
        <w:t>Personal Chat</w:t>
      </w:r>
      <w:r w:rsidRPr="00B0333E">
        <w:rPr>
          <w:rFonts w:ascii="Times New Roman" w:hAnsi="Times New Roman" w:cs="Times New Roman"/>
          <w:sz w:val="24"/>
          <w:szCs w:val="24"/>
        </w:rPr>
        <w:t xml:space="preserve"> Line</w:t>
      </w:r>
      <w:r>
        <w:rPr>
          <w:rFonts w:ascii="Times New Roman" w:hAnsi="Times New Roman" w:cs="Times New Roman"/>
          <w:sz w:val="24"/>
          <w:szCs w:val="24"/>
        </w:rPr>
        <w:tab/>
      </w:r>
      <w:r>
        <w:rPr>
          <w:rFonts w:ascii="Times New Roman" w:hAnsi="Times New Roman" w:cs="Times New Roman"/>
          <w:sz w:val="24"/>
          <w:szCs w:val="24"/>
        </w:rPr>
        <w:tab/>
        <w:t>58</w:t>
      </w:r>
    </w:p>
    <w:p w14:paraId="6698FD89" w14:textId="265BA651" w:rsidR="00F06729" w:rsidRPr="00B0333E" w:rsidRDefault="00B0333E" w:rsidP="000058F1">
      <w:pPr>
        <w:tabs>
          <w:tab w:val="left" w:leader="dot" w:pos="7371"/>
          <w:tab w:val="right" w:pos="7938"/>
        </w:tabs>
        <w:spacing w:line="360" w:lineRule="auto"/>
        <w:jc w:val="both"/>
        <w:rPr>
          <w:rFonts w:ascii="Times New Roman" w:hAnsi="Times New Roman" w:cs="Times New Roman"/>
          <w:sz w:val="24"/>
          <w:szCs w:val="24"/>
        </w:rPr>
      </w:pPr>
      <w:r>
        <w:rPr>
          <w:rFonts w:ascii="Times New Roman" w:hAnsi="Times New Roman" w:cs="Times New Roman"/>
          <w:sz w:val="24"/>
          <w:szCs w:val="24"/>
        </w:rPr>
        <w:t>Gambar 4.17</w:t>
      </w:r>
      <w:r w:rsidR="00F06729" w:rsidRPr="00B0333E">
        <w:rPr>
          <w:rFonts w:ascii="Times New Roman" w:hAnsi="Times New Roman" w:cs="Times New Roman"/>
          <w:sz w:val="24"/>
          <w:szCs w:val="24"/>
        </w:rPr>
        <w:t xml:space="preserve"> Proses Training Menggunakan Video</w:t>
      </w:r>
      <w:r>
        <w:rPr>
          <w:rFonts w:ascii="Times New Roman" w:hAnsi="Times New Roman" w:cs="Times New Roman"/>
          <w:sz w:val="24"/>
          <w:szCs w:val="24"/>
        </w:rPr>
        <w:tab/>
      </w:r>
      <w:r>
        <w:rPr>
          <w:rFonts w:ascii="Times New Roman" w:hAnsi="Times New Roman" w:cs="Times New Roman"/>
          <w:sz w:val="24"/>
          <w:szCs w:val="24"/>
        </w:rPr>
        <w:tab/>
        <w:t>59</w:t>
      </w:r>
    </w:p>
    <w:p w14:paraId="16435A92" w14:textId="51F9840C" w:rsidR="00F06729" w:rsidRPr="00F06729" w:rsidRDefault="00B0333E" w:rsidP="000058F1">
      <w:pPr>
        <w:tabs>
          <w:tab w:val="left" w:leader="dot" w:pos="7371"/>
          <w:tab w:val="right" w:pos="7938"/>
        </w:tabs>
        <w:spacing w:line="360" w:lineRule="auto"/>
        <w:jc w:val="both"/>
        <w:rPr>
          <w:rFonts w:ascii="Times New Roman" w:hAnsi="Times New Roman" w:cs="Times New Roman"/>
          <w:sz w:val="24"/>
          <w:szCs w:val="24"/>
        </w:rPr>
      </w:pPr>
      <w:r>
        <w:rPr>
          <w:rFonts w:ascii="Times New Roman" w:hAnsi="Times New Roman" w:cs="Times New Roman"/>
          <w:sz w:val="24"/>
          <w:szCs w:val="24"/>
        </w:rPr>
        <w:t>Gambar 4.18</w:t>
      </w:r>
      <w:r w:rsidR="00F06729" w:rsidRPr="00B0333E">
        <w:rPr>
          <w:rFonts w:ascii="Times New Roman" w:hAnsi="Times New Roman" w:cs="Times New Roman"/>
          <w:sz w:val="24"/>
          <w:szCs w:val="24"/>
        </w:rPr>
        <w:t xml:space="preserve"> Flowchart Pengujian </w:t>
      </w:r>
      <w:r w:rsidR="00F06729" w:rsidRPr="00F06729">
        <w:rPr>
          <w:rFonts w:ascii="Times New Roman" w:hAnsi="Times New Roman" w:cs="Times New Roman"/>
          <w:sz w:val="24"/>
          <w:szCs w:val="24"/>
        </w:rPr>
        <w:t xml:space="preserve">Sistem </w:t>
      </w:r>
      <w:r>
        <w:rPr>
          <w:rFonts w:ascii="Times New Roman" w:hAnsi="Times New Roman" w:cs="Times New Roman"/>
          <w:sz w:val="24"/>
          <w:szCs w:val="24"/>
        </w:rPr>
        <w:tab/>
      </w:r>
      <w:r>
        <w:rPr>
          <w:rFonts w:ascii="Times New Roman" w:hAnsi="Times New Roman" w:cs="Times New Roman"/>
          <w:sz w:val="24"/>
          <w:szCs w:val="24"/>
        </w:rPr>
        <w:tab/>
        <w:t>60</w:t>
      </w:r>
    </w:p>
    <w:p w14:paraId="72BA30D7" w14:textId="77777777" w:rsidR="00624403" w:rsidRPr="00514E03" w:rsidRDefault="00624403" w:rsidP="00624403">
      <w:pPr>
        <w:rPr>
          <w:rFonts w:ascii="Times New Roman" w:hAnsi="Times New Roman" w:cs="Times New Roman"/>
          <w:sz w:val="24"/>
          <w:szCs w:val="24"/>
        </w:rPr>
      </w:pPr>
    </w:p>
    <w:p w14:paraId="4250736F" w14:textId="77777777" w:rsidR="00D72980" w:rsidRPr="00514E03" w:rsidRDefault="00D72980" w:rsidP="00D72980">
      <w:pPr>
        <w:rPr>
          <w:rFonts w:ascii="Times New Roman" w:hAnsi="Times New Roman" w:cs="Times New Roman"/>
          <w:sz w:val="24"/>
          <w:szCs w:val="24"/>
        </w:rPr>
      </w:pPr>
    </w:p>
    <w:p w14:paraId="36307739" w14:textId="4152EC95" w:rsidR="00B23B5F" w:rsidRPr="00514E03" w:rsidRDefault="00B23B5F" w:rsidP="00955A49">
      <w:pPr>
        <w:spacing w:line="360" w:lineRule="auto"/>
        <w:jc w:val="both"/>
        <w:rPr>
          <w:rFonts w:ascii="Times New Roman" w:hAnsi="Times New Roman" w:cs="Times New Roman"/>
          <w:sz w:val="24"/>
          <w:szCs w:val="24"/>
        </w:rPr>
      </w:pPr>
    </w:p>
    <w:p w14:paraId="47F065AF" w14:textId="77777777" w:rsidR="00D14849" w:rsidRPr="00514E03" w:rsidRDefault="00D14849">
      <w:pPr>
        <w:rPr>
          <w:rFonts w:ascii="Times New Roman" w:eastAsia="Times New Roman" w:hAnsi="Times New Roman" w:cs="Times New Roman"/>
          <w:b/>
          <w:sz w:val="24"/>
          <w:szCs w:val="24"/>
        </w:rPr>
      </w:pPr>
      <w:bookmarkStart w:id="17" w:name="_Toc8118312"/>
      <w:r w:rsidRPr="00514E03">
        <w:rPr>
          <w:rFonts w:ascii="Times New Roman" w:hAnsi="Times New Roman" w:cs="Times New Roman"/>
          <w:b/>
          <w:sz w:val="24"/>
          <w:szCs w:val="24"/>
        </w:rPr>
        <w:br w:type="page"/>
      </w:r>
    </w:p>
    <w:p w14:paraId="7C5AA40A" w14:textId="576B3C2D" w:rsidR="000E13A5" w:rsidRPr="008402F0" w:rsidRDefault="00B23B5F" w:rsidP="008402F0">
      <w:pPr>
        <w:pStyle w:val="Heading1"/>
        <w:jc w:val="center"/>
        <w:rPr>
          <w:rFonts w:ascii="Times New Roman" w:hAnsi="Times New Roman"/>
          <w:b/>
          <w:color w:val="auto"/>
          <w:sz w:val="28"/>
          <w:szCs w:val="28"/>
          <w:lang w:val="en-ID"/>
        </w:rPr>
      </w:pPr>
      <w:bookmarkStart w:id="18" w:name="_Toc40930812"/>
      <w:r w:rsidRPr="008402F0">
        <w:rPr>
          <w:rFonts w:ascii="Times New Roman" w:hAnsi="Times New Roman"/>
          <w:b/>
          <w:color w:val="auto"/>
          <w:sz w:val="28"/>
          <w:szCs w:val="28"/>
          <w:lang w:val="en-ID"/>
        </w:rPr>
        <w:lastRenderedPageBreak/>
        <w:t>DAFTAR LAMPIRAN</w:t>
      </w:r>
      <w:bookmarkEnd w:id="17"/>
      <w:bookmarkEnd w:id="18"/>
    </w:p>
    <w:p w14:paraId="5E413210" w14:textId="3D7EAF4C" w:rsidR="00321A60" w:rsidRDefault="00321A60" w:rsidP="0040232A">
      <w:pPr>
        <w:spacing w:after="0" w:line="360" w:lineRule="auto"/>
        <w:jc w:val="center"/>
        <w:rPr>
          <w:rFonts w:ascii="Times New Roman" w:hAnsi="Times New Roman" w:cs="Times New Roman"/>
          <w:b/>
          <w:sz w:val="24"/>
          <w:szCs w:val="24"/>
        </w:rPr>
      </w:pPr>
    </w:p>
    <w:p w14:paraId="5AF385F4" w14:textId="77777777" w:rsidR="00F06729" w:rsidRPr="00F06729" w:rsidRDefault="00F06729" w:rsidP="008D0BBA">
      <w:pPr>
        <w:pStyle w:val="ListParagraph"/>
        <w:numPr>
          <w:ilvl w:val="0"/>
          <w:numId w:val="44"/>
        </w:numPr>
        <w:spacing w:line="360" w:lineRule="auto"/>
        <w:rPr>
          <w:rFonts w:ascii="Times New Roman" w:hAnsi="Times New Roman" w:cs="Times New Roman"/>
          <w:sz w:val="24"/>
          <w:szCs w:val="24"/>
        </w:rPr>
      </w:pPr>
      <w:r w:rsidRPr="00F06729">
        <w:rPr>
          <w:rFonts w:ascii="Times New Roman" w:hAnsi="Times New Roman" w:cs="Times New Roman"/>
          <w:sz w:val="24"/>
          <w:szCs w:val="24"/>
        </w:rPr>
        <w:t xml:space="preserve">Kumpulan </w:t>
      </w:r>
      <w:r w:rsidRPr="00F06729">
        <w:rPr>
          <w:rFonts w:ascii="Times New Roman" w:hAnsi="Times New Roman" w:cs="Times New Roman"/>
          <w:i/>
          <w:sz w:val="24"/>
          <w:szCs w:val="24"/>
        </w:rPr>
        <w:t>Source</w:t>
      </w:r>
      <w:r w:rsidRPr="00F06729">
        <w:rPr>
          <w:rFonts w:ascii="Times New Roman" w:hAnsi="Times New Roman" w:cs="Times New Roman"/>
          <w:sz w:val="24"/>
          <w:szCs w:val="24"/>
        </w:rPr>
        <w:t xml:space="preserve"> </w:t>
      </w:r>
      <w:r w:rsidRPr="00F06729">
        <w:rPr>
          <w:rFonts w:ascii="Times New Roman" w:hAnsi="Times New Roman" w:cs="Times New Roman"/>
          <w:i/>
          <w:sz w:val="24"/>
          <w:szCs w:val="24"/>
        </w:rPr>
        <w:t>Code</w:t>
      </w:r>
      <w:r w:rsidRPr="00F06729">
        <w:rPr>
          <w:rFonts w:ascii="Times New Roman" w:hAnsi="Times New Roman" w:cs="Times New Roman"/>
          <w:sz w:val="24"/>
          <w:szCs w:val="24"/>
        </w:rPr>
        <w:t xml:space="preserve"> Program</w:t>
      </w:r>
    </w:p>
    <w:p w14:paraId="4B66CF43" w14:textId="77777777" w:rsidR="00F06729" w:rsidRPr="00F06729" w:rsidRDefault="00F06729" w:rsidP="008D0BBA">
      <w:pPr>
        <w:pStyle w:val="ListParagraph"/>
        <w:numPr>
          <w:ilvl w:val="0"/>
          <w:numId w:val="44"/>
        </w:numPr>
        <w:spacing w:line="360" w:lineRule="auto"/>
        <w:rPr>
          <w:rFonts w:ascii="Times New Roman" w:hAnsi="Times New Roman" w:cs="Times New Roman"/>
          <w:sz w:val="24"/>
          <w:szCs w:val="24"/>
        </w:rPr>
      </w:pPr>
      <w:r w:rsidRPr="00F06729">
        <w:rPr>
          <w:rFonts w:ascii="Times New Roman" w:hAnsi="Times New Roman" w:cs="Times New Roman"/>
          <w:sz w:val="24"/>
          <w:szCs w:val="24"/>
        </w:rPr>
        <w:t>Hasil Pembentukan Istilah Pada Ontologi Dan Penentuan Properti</w:t>
      </w:r>
    </w:p>
    <w:p w14:paraId="422A0D37" w14:textId="77777777" w:rsidR="00F06729" w:rsidRPr="00F06729" w:rsidRDefault="00F06729" w:rsidP="008D0BBA">
      <w:pPr>
        <w:pStyle w:val="ListParagraph"/>
        <w:numPr>
          <w:ilvl w:val="0"/>
          <w:numId w:val="44"/>
        </w:numPr>
        <w:spacing w:line="360" w:lineRule="auto"/>
        <w:rPr>
          <w:rFonts w:ascii="Times New Roman" w:hAnsi="Times New Roman" w:cs="Times New Roman"/>
          <w:sz w:val="24"/>
          <w:szCs w:val="24"/>
        </w:rPr>
      </w:pPr>
      <w:r w:rsidRPr="00F06729">
        <w:rPr>
          <w:rFonts w:ascii="Times New Roman" w:hAnsi="Times New Roman" w:cs="Times New Roman"/>
          <w:sz w:val="24"/>
          <w:szCs w:val="24"/>
        </w:rPr>
        <w:t xml:space="preserve">Hasil Pengujian </w:t>
      </w:r>
      <w:r w:rsidRPr="00F06729">
        <w:rPr>
          <w:rFonts w:ascii="Times New Roman" w:hAnsi="Times New Roman" w:cs="Times New Roman"/>
          <w:i/>
          <w:sz w:val="24"/>
          <w:szCs w:val="24"/>
        </w:rPr>
        <w:t>Technology</w:t>
      </w:r>
      <w:r w:rsidRPr="00F06729">
        <w:rPr>
          <w:rFonts w:ascii="Times New Roman" w:hAnsi="Times New Roman" w:cs="Times New Roman"/>
          <w:sz w:val="24"/>
          <w:szCs w:val="24"/>
        </w:rPr>
        <w:t xml:space="preserve"> </w:t>
      </w:r>
      <w:r w:rsidRPr="00F06729">
        <w:rPr>
          <w:rFonts w:ascii="Times New Roman" w:hAnsi="Times New Roman" w:cs="Times New Roman"/>
          <w:i/>
          <w:sz w:val="24"/>
          <w:szCs w:val="24"/>
        </w:rPr>
        <w:t>Acceptance</w:t>
      </w:r>
      <w:r w:rsidRPr="00F06729">
        <w:rPr>
          <w:rFonts w:ascii="Times New Roman" w:hAnsi="Times New Roman" w:cs="Times New Roman"/>
          <w:sz w:val="24"/>
          <w:szCs w:val="24"/>
        </w:rPr>
        <w:t xml:space="preserve"> </w:t>
      </w:r>
      <w:r w:rsidRPr="00F06729">
        <w:rPr>
          <w:rFonts w:ascii="Times New Roman" w:hAnsi="Times New Roman" w:cs="Times New Roman"/>
          <w:i/>
          <w:sz w:val="24"/>
          <w:szCs w:val="24"/>
        </w:rPr>
        <w:t>Model</w:t>
      </w:r>
      <w:r w:rsidRPr="00F06729">
        <w:rPr>
          <w:rFonts w:ascii="Times New Roman" w:hAnsi="Times New Roman" w:cs="Times New Roman"/>
          <w:sz w:val="24"/>
          <w:szCs w:val="24"/>
        </w:rPr>
        <w:t xml:space="preserve"> (TAM) Dan Pengukuran Kualitas</w:t>
      </w:r>
    </w:p>
    <w:p w14:paraId="6249C295" w14:textId="77777777" w:rsidR="00F06729" w:rsidRPr="00F06729" w:rsidRDefault="00F06729" w:rsidP="008D0BBA">
      <w:pPr>
        <w:pStyle w:val="ListParagraph"/>
        <w:numPr>
          <w:ilvl w:val="0"/>
          <w:numId w:val="44"/>
        </w:numPr>
        <w:spacing w:line="360" w:lineRule="auto"/>
        <w:rPr>
          <w:rFonts w:ascii="Times New Roman" w:hAnsi="Times New Roman" w:cs="Times New Roman"/>
          <w:sz w:val="24"/>
          <w:szCs w:val="24"/>
        </w:rPr>
      </w:pPr>
      <w:r w:rsidRPr="00F06729">
        <w:rPr>
          <w:rFonts w:ascii="Times New Roman" w:hAnsi="Times New Roman" w:cs="Times New Roman"/>
          <w:sz w:val="24"/>
          <w:szCs w:val="24"/>
        </w:rPr>
        <w:t>Link Sistem Dan Link Video Training Sistem</w:t>
      </w:r>
    </w:p>
    <w:p w14:paraId="6AF73BEE" w14:textId="77777777" w:rsidR="00F06729" w:rsidRPr="00514E03" w:rsidRDefault="00F06729" w:rsidP="00F06729">
      <w:pPr>
        <w:spacing w:after="0" w:line="360" w:lineRule="auto"/>
        <w:jc w:val="both"/>
        <w:rPr>
          <w:rFonts w:ascii="Times New Roman" w:hAnsi="Times New Roman" w:cs="Times New Roman"/>
          <w:b/>
          <w:sz w:val="24"/>
          <w:szCs w:val="24"/>
        </w:rPr>
        <w:sectPr w:rsidR="00F06729" w:rsidRPr="00514E03" w:rsidSect="001815B5">
          <w:footerReference w:type="default" r:id="rId15"/>
          <w:footerReference w:type="first" r:id="rId16"/>
          <w:pgSz w:w="11906" w:h="16838" w:code="9"/>
          <w:pgMar w:top="2268" w:right="1701" w:bottom="1701" w:left="2268" w:header="720" w:footer="720" w:gutter="0"/>
          <w:pgNumType w:fmt="lowerRoman"/>
          <w:cols w:space="720"/>
          <w:titlePg/>
          <w:docGrid w:linePitch="360"/>
        </w:sectPr>
      </w:pPr>
    </w:p>
    <w:p w14:paraId="28B5E8B5" w14:textId="47088D1E" w:rsidR="001B296E" w:rsidRPr="008402F0" w:rsidRDefault="001B296E" w:rsidP="008402F0">
      <w:pPr>
        <w:pStyle w:val="Heading1"/>
        <w:jc w:val="center"/>
        <w:rPr>
          <w:rFonts w:ascii="Times New Roman" w:hAnsi="Times New Roman"/>
          <w:b/>
          <w:color w:val="auto"/>
          <w:sz w:val="28"/>
          <w:szCs w:val="28"/>
          <w:lang w:val="en-ID"/>
        </w:rPr>
      </w:pPr>
      <w:bookmarkStart w:id="19" w:name="_Toc8118313"/>
      <w:bookmarkStart w:id="20" w:name="_Toc40930813"/>
      <w:r w:rsidRPr="008402F0">
        <w:rPr>
          <w:rFonts w:ascii="Times New Roman" w:hAnsi="Times New Roman"/>
          <w:b/>
          <w:color w:val="auto"/>
          <w:sz w:val="28"/>
          <w:szCs w:val="28"/>
          <w:lang w:val="en-ID"/>
        </w:rPr>
        <w:lastRenderedPageBreak/>
        <w:t>BAB I</w:t>
      </w:r>
      <w:bookmarkEnd w:id="19"/>
      <w:r w:rsidR="007A7974" w:rsidRPr="008402F0">
        <w:rPr>
          <w:rFonts w:ascii="Times New Roman" w:hAnsi="Times New Roman"/>
          <w:b/>
          <w:color w:val="auto"/>
          <w:sz w:val="28"/>
          <w:szCs w:val="28"/>
          <w:lang w:val="en-ID"/>
        </w:rPr>
        <w:t xml:space="preserve"> </w:t>
      </w:r>
      <w:bookmarkStart w:id="21" w:name="_Toc8118314"/>
      <w:r w:rsidR="00A47C0E" w:rsidRPr="008402F0">
        <w:rPr>
          <w:rFonts w:ascii="Times New Roman" w:hAnsi="Times New Roman"/>
          <w:b/>
          <w:color w:val="auto"/>
          <w:sz w:val="28"/>
          <w:szCs w:val="28"/>
          <w:lang w:val="en-ID"/>
        </w:rPr>
        <w:br/>
      </w:r>
      <w:r w:rsidRPr="008402F0">
        <w:rPr>
          <w:rFonts w:ascii="Times New Roman" w:hAnsi="Times New Roman"/>
          <w:b/>
          <w:color w:val="auto"/>
          <w:sz w:val="28"/>
          <w:szCs w:val="28"/>
          <w:lang w:val="en-ID"/>
        </w:rPr>
        <w:t>PENDAHULUAN</w:t>
      </w:r>
      <w:bookmarkEnd w:id="20"/>
      <w:bookmarkEnd w:id="21"/>
    </w:p>
    <w:p w14:paraId="65AD257E" w14:textId="77777777" w:rsidR="001B296E" w:rsidRPr="00514E03" w:rsidRDefault="001B296E" w:rsidP="001B296E">
      <w:pPr>
        <w:spacing w:after="0" w:line="360" w:lineRule="auto"/>
        <w:jc w:val="center"/>
        <w:rPr>
          <w:rFonts w:ascii="Times New Roman" w:hAnsi="Times New Roman" w:cs="Times New Roman"/>
          <w:sz w:val="24"/>
          <w:szCs w:val="24"/>
        </w:rPr>
      </w:pPr>
    </w:p>
    <w:p w14:paraId="3E844663" w14:textId="6D7ED234" w:rsidR="001B296E" w:rsidRPr="0039587F" w:rsidRDefault="001B296E" w:rsidP="008D0BBA">
      <w:pPr>
        <w:pStyle w:val="Heading2"/>
        <w:numPr>
          <w:ilvl w:val="1"/>
          <w:numId w:val="40"/>
        </w:numPr>
        <w:spacing w:line="360" w:lineRule="auto"/>
        <w:ind w:left="567" w:hanging="567"/>
        <w:jc w:val="both"/>
        <w:rPr>
          <w:rFonts w:ascii="Times New Roman" w:hAnsi="Times New Roman" w:cs="Times New Roman"/>
          <w:b/>
          <w:color w:val="auto"/>
          <w:sz w:val="24"/>
          <w:szCs w:val="24"/>
        </w:rPr>
      </w:pPr>
      <w:bookmarkStart w:id="22" w:name="_Toc8118315"/>
      <w:bookmarkStart w:id="23" w:name="_Toc40930814"/>
      <w:r w:rsidRPr="0039587F">
        <w:rPr>
          <w:rFonts w:ascii="Times New Roman" w:hAnsi="Times New Roman" w:cs="Times New Roman"/>
          <w:b/>
          <w:color w:val="auto"/>
          <w:sz w:val="24"/>
          <w:szCs w:val="24"/>
        </w:rPr>
        <w:t>Latar Belakang</w:t>
      </w:r>
      <w:bookmarkEnd w:id="22"/>
      <w:bookmarkEnd w:id="23"/>
    </w:p>
    <w:p w14:paraId="7DD0813D" w14:textId="1BA56AFB" w:rsidR="002C2461" w:rsidRPr="00514E03" w:rsidRDefault="002C2461" w:rsidP="00586C1B">
      <w:pPr>
        <w:spacing w:after="0" w:line="360" w:lineRule="auto"/>
        <w:ind w:firstLine="567"/>
        <w:jc w:val="both"/>
        <w:rPr>
          <w:rFonts w:ascii="Times New Roman" w:hAnsi="Times New Roman" w:cs="Times New Roman"/>
          <w:sz w:val="24"/>
          <w:szCs w:val="24"/>
        </w:rPr>
      </w:pPr>
      <w:r w:rsidRPr="00514E03">
        <w:rPr>
          <w:rFonts w:ascii="Times New Roman" w:hAnsi="Times New Roman" w:cs="Times New Roman"/>
          <w:sz w:val="24"/>
          <w:szCs w:val="24"/>
        </w:rPr>
        <w:t xml:space="preserve">Bali adalah sebuah pulau di Indonesia yang kaya akan budaya, salah satunya, adalah tarian tradisionalnya. Pengetahuan mengenai tari tradisional Bali harus didokumentasikan dengan baik dalam bentuk digital sehingga dapat dibagikan dengan mudah kepada orang-orang dan generasi yang berbeda di seluruh dunia, banyak negara di seluruh dunia menghadapi masalah kepunahan atau </w:t>
      </w:r>
      <w:commentRangeStart w:id="24"/>
      <w:r w:rsidRPr="00514E03">
        <w:rPr>
          <w:rFonts w:ascii="Times New Roman" w:hAnsi="Times New Roman" w:cs="Times New Roman"/>
          <w:sz w:val="24"/>
          <w:szCs w:val="24"/>
        </w:rPr>
        <w:t>penipisan</w:t>
      </w:r>
      <w:commentRangeEnd w:id="24"/>
      <w:r w:rsidR="00A55E1D">
        <w:rPr>
          <w:rStyle w:val="CommentReference"/>
        </w:rPr>
        <w:commentReference w:id="24"/>
      </w:r>
      <w:r w:rsidRPr="00514E03">
        <w:rPr>
          <w:rFonts w:ascii="Times New Roman" w:hAnsi="Times New Roman" w:cs="Times New Roman"/>
          <w:sz w:val="24"/>
          <w:szCs w:val="24"/>
        </w:rPr>
        <w:t xml:space="preserve"> warisan budaya, dan banyak objek dan praktik budaya yang tidak terdokumentasi dengan baik (</w:t>
      </w:r>
      <w:r w:rsidR="00A27B49" w:rsidRPr="00514E03">
        <w:rPr>
          <w:rFonts w:ascii="Times New Roman" w:hAnsi="Times New Roman" w:cs="Times New Roman"/>
          <w:sz w:val="24"/>
          <w:szCs w:val="24"/>
          <w:shd w:val="clear" w:color="auto" w:fill="FFFFFF"/>
        </w:rPr>
        <w:t>Pramartha and</w:t>
      </w:r>
      <w:r w:rsidRPr="00514E03">
        <w:rPr>
          <w:rFonts w:ascii="Times New Roman" w:hAnsi="Times New Roman" w:cs="Times New Roman"/>
          <w:sz w:val="24"/>
          <w:szCs w:val="24"/>
          <w:shd w:val="clear" w:color="auto" w:fill="FFFFFF"/>
        </w:rPr>
        <w:t xml:space="preserve"> Davis, 2016)</w:t>
      </w:r>
      <w:r w:rsidRPr="00514E03">
        <w:rPr>
          <w:rFonts w:ascii="Times New Roman" w:hAnsi="Times New Roman" w:cs="Times New Roman"/>
          <w:sz w:val="24"/>
          <w:szCs w:val="24"/>
        </w:rPr>
        <w:t>.</w:t>
      </w:r>
    </w:p>
    <w:p w14:paraId="4E7416E2" w14:textId="341A40E9" w:rsidR="00114B09" w:rsidRPr="00514E03" w:rsidRDefault="00114B09" w:rsidP="00586C1B">
      <w:pPr>
        <w:spacing w:after="0" w:line="360" w:lineRule="auto"/>
        <w:ind w:firstLine="567"/>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Warisan budaya cenderung dilihat sebagai produk tradisi budaya fisik dan pencapaian spiritual dalam bentuk nilai masa lalu. Beralih ke era digital, lembaga warisan budaya seperti Galeri, Arsip, Museum, dan Perpustakaan Pelestarian Digital Warisan Budaya 493 (GLAM) mulai mengidentifikasi kebutuhan untuk mendigitalkan berbagai koleksi mereka dan membuatnya tersedia </w:t>
      </w:r>
      <w:r w:rsidR="00034691">
        <w:rPr>
          <w:rFonts w:ascii="Times New Roman" w:hAnsi="Times New Roman" w:cs="Times New Roman"/>
          <w:sz w:val="24"/>
          <w:szCs w:val="24"/>
          <w:lang w:val="en-ID"/>
        </w:rPr>
        <w:t>secara online (Paramartha &amp; Davis, 2016</w:t>
      </w:r>
      <w:r w:rsidRPr="00514E03">
        <w:rPr>
          <w:rFonts w:ascii="Times New Roman" w:hAnsi="Times New Roman" w:cs="Times New Roman"/>
          <w:sz w:val="24"/>
          <w:szCs w:val="24"/>
          <w:lang w:val="en-ID"/>
        </w:rPr>
        <w:t xml:space="preserve">). Ada banyak alasan mengapa koleksi warisan budaya harus tersedia online. Tujuan paling penting adalah membuat pengetahuan budaya lama dapat diakses, dikembangkan lebih lanjut, dan diteruskan ke generasi mendatang. Juga, ini akan memungkinkan siswa, peneliti, guru, dan masyarakat untuk mengeksplorasi dan terhubung dengan masa lalu mereka. </w:t>
      </w:r>
    </w:p>
    <w:p w14:paraId="6DC87E29" w14:textId="7D26B0E0" w:rsidR="002C2461" w:rsidRPr="00514E03" w:rsidRDefault="002C2461" w:rsidP="00586C1B">
      <w:pPr>
        <w:spacing w:after="0" w:line="360" w:lineRule="auto"/>
        <w:ind w:firstLine="567"/>
        <w:jc w:val="both"/>
        <w:rPr>
          <w:rFonts w:ascii="Times New Roman" w:hAnsi="Times New Roman" w:cs="Times New Roman"/>
          <w:sz w:val="24"/>
          <w:szCs w:val="24"/>
          <w:lang w:val="en-ID"/>
        </w:rPr>
      </w:pPr>
      <w:r w:rsidRPr="00514E03">
        <w:rPr>
          <w:rFonts w:ascii="Times New Roman" w:hAnsi="Times New Roman" w:cs="Times New Roman"/>
          <w:sz w:val="24"/>
          <w:szCs w:val="24"/>
        </w:rPr>
        <w:t>Penggunaan ontologi sebagai teknik representasi informasi adalah solusi yang baik dalam hal ini karena ontologi dapat digunakan untuk meningkatkan pengembangan aplikasi semantik atau pembangunan sistem, terutama ketika berhadapan dengan Web semantik yang mana bertujuan sebagai media pencarian informasi hasil pengklasifikasian tarian tradisional Bali. Ontologi semantik sendiri dapat direalisasikan pada domain pengetahuan tarian tradisional Bali salah satunya dengan cara memanfaatkan salah satu struktur komponen ontologi yaitu OWL (</w:t>
      </w:r>
      <w:r w:rsidRPr="00514E03">
        <w:rPr>
          <w:rFonts w:ascii="Times New Roman" w:hAnsi="Times New Roman" w:cs="Times New Roman"/>
          <w:i/>
          <w:sz w:val="24"/>
          <w:szCs w:val="24"/>
        </w:rPr>
        <w:t>Ontology Web Langguage</w:t>
      </w:r>
      <w:r w:rsidRPr="00514E03">
        <w:rPr>
          <w:rFonts w:ascii="Times New Roman" w:hAnsi="Times New Roman" w:cs="Times New Roman"/>
          <w:sz w:val="24"/>
          <w:szCs w:val="24"/>
        </w:rPr>
        <w:t xml:space="preserve">) yang berfungsi untuk mendefinisikan dan menginstansiasi ontologi sebuah web yang mencakup deskripsi dari sebuah kelas, properti, dan instansiasi kelas tersebut seperti  relasi-relasi yang kompleks </w:t>
      </w:r>
      <w:r w:rsidRPr="00514E03">
        <w:rPr>
          <w:rFonts w:ascii="Times New Roman" w:hAnsi="Times New Roman" w:cs="Times New Roman"/>
          <w:sz w:val="24"/>
          <w:szCs w:val="24"/>
        </w:rPr>
        <w:lastRenderedPageBreak/>
        <w:t>diantaranya </w:t>
      </w:r>
      <w:r w:rsidRPr="00514E03">
        <w:rPr>
          <w:rFonts w:ascii="Times New Roman" w:hAnsi="Times New Roman" w:cs="Times New Roman"/>
          <w:i/>
          <w:sz w:val="24"/>
          <w:szCs w:val="24"/>
        </w:rPr>
        <w:t>subClass, restriction, disjoint, constraint,</w:t>
      </w:r>
      <w:r w:rsidRPr="00514E03">
        <w:rPr>
          <w:rFonts w:ascii="Times New Roman" w:hAnsi="Times New Roman" w:cs="Times New Roman"/>
          <w:sz w:val="24"/>
          <w:szCs w:val="24"/>
        </w:rPr>
        <w:t xml:space="preserve"> dan juga </w:t>
      </w:r>
      <w:r w:rsidRPr="00514E03">
        <w:rPr>
          <w:rFonts w:ascii="Times New Roman" w:hAnsi="Times New Roman" w:cs="Times New Roman"/>
          <w:i/>
          <w:sz w:val="24"/>
          <w:szCs w:val="24"/>
        </w:rPr>
        <w:t>cardinality</w:t>
      </w:r>
      <w:r w:rsidRPr="00514E03">
        <w:rPr>
          <w:rFonts w:ascii="Times New Roman" w:hAnsi="Times New Roman" w:cs="Times New Roman"/>
          <w:sz w:val="24"/>
          <w:szCs w:val="24"/>
        </w:rPr>
        <w:t xml:space="preserve">.  Misalkan konsep atau sering juga disebut kelas, untuk membentuk konsep awal domain tarian tradisional Bali yang terdiri dari fungsi, aksi serta srategi. contoh implementasinya yaitu nama tarian, jumlah penari, atribut tari dan fungsi tarian lalu diikuti oleh </w:t>
      </w:r>
      <w:r w:rsidRPr="00514E03">
        <w:rPr>
          <w:rFonts w:ascii="Times New Roman" w:hAnsi="Times New Roman" w:cs="Times New Roman"/>
          <w:i/>
          <w:sz w:val="24"/>
          <w:szCs w:val="24"/>
        </w:rPr>
        <w:t>instance</w:t>
      </w:r>
      <w:r w:rsidRPr="00514E03">
        <w:rPr>
          <w:rFonts w:ascii="Times New Roman" w:hAnsi="Times New Roman" w:cs="Times New Roman"/>
          <w:sz w:val="24"/>
          <w:szCs w:val="24"/>
        </w:rPr>
        <w:t xml:space="preserve"> seperti Barong untuk nama tarian,   juga memanfaatkan komponen relasi sebagai representasi sebuah tipe dari interaksi antara konsep dari domain tarian tradisional Bali contohnya Tari Barong dimainkan oleh lebih dari satu orang. </w:t>
      </w:r>
    </w:p>
    <w:p w14:paraId="20137DC9" w14:textId="5EACF28A" w:rsidR="002C2461" w:rsidRPr="00514E03" w:rsidRDefault="002C2461" w:rsidP="00586C1B">
      <w:pPr>
        <w:spacing w:after="0" w:line="360" w:lineRule="auto"/>
        <w:ind w:firstLine="567"/>
        <w:jc w:val="both"/>
        <w:rPr>
          <w:rFonts w:ascii="Times New Roman" w:hAnsi="Times New Roman" w:cs="Times New Roman"/>
          <w:sz w:val="24"/>
          <w:szCs w:val="24"/>
          <w:lang w:val="en-ID"/>
        </w:rPr>
      </w:pPr>
      <w:r w:rsidRPr="00514E03">
        <w:rPr>
          <w:rFonts w:ascii="Times New Roman" w:hAnsi="Times New Roman" w:cs="Times New Roman"/>
          <w:sz w:val="24"/>
          <w:szCs w:val="24"/>
        </w:rPr>
        <w:t xml:space="preserve">Dalam perancangan ontologi sendiri penulis menggunakan metode methontology yang mana merupakan salah satu metodologi pembangunan model ontologi, dimana metodologi ini memiliki keunggulan terkait dengan deskripsi setiap aktivitas yang harus dilakukan secara mendetail. serta keunggulannya dimana ontologi yang dibangun dapat digunakan kembali untuk pengembangan sistem lebih lanjut. Dan untuk metode yang digunakan dalam pembangunan sistem penulis menggunakan metode </w:t>
      </w:r>
      <w:r w:rsidRPr="00514E03">
        <w:rPr>
          <w:rFonts w:ascii="Times New Roman" w:hAnsi="Times New Roman" w:cs="Times New Roman"/>
          <w:sz w:val="24"/>
          <w:szCs w:val="24"/>
          <w:shd w:val="clear" w:color="auto" w:fill="FFFFFF"/>
        </w:rPr>
        <w:t xml:space="preserve">prototyping, metode </w:t>
      </w:r>
      <w:r w:rsidRPr="00514E03">
        <w:rPr>
          <w:rFonts w:ascii="Times New Roman" w:hAnsi="Times New Roman" w:cs="Times New Roman"/>
          <w:sz w:val="24"/>
          <w:szCs w:val="24"/>
        </w:rPr>
        <w:t xml:space="preserve">Prototyping sendiri merupakan proses pembuatan model sederhana </w:t>
      </w:r>
      <w:r w:rsidRPr="00514E03">
        <w:rPr>
          <w:rFonts w:ascii="Times New Roman" w:hAnsi="Times New Roman" w:cs="Times New Roman"/>
          <w:i/>
          <w:sz w:val="24"/>
          <w:szCs w:val="24"/>
        </w:rPr>
        <w:t>software</w:t>
      </w:r>
      <w:r w:rsidRPr="00514E03">
        <w:rPr>
          <w:rFonts w:ascii="Times New Roman" w:hAnsi="Times New Roman" w:cs="Times New Roman"/>
          <w:sz w:val="24"/>
          <w:szCs w:val="24"/>
        </w:rPr>
        <w:t xml:space="preserve"> yang mengijinkan pengguna memiliki gambaran dasar tentang program serta melakukan pengujian awal. Prototyping memberikan fasilitas bagi pengembang dan pemakai untuk saling berinteraksi selama proses pembuatan, sehingga pengembang dapat dengan mudah memodelkan perangkat lunak yang akan dibuat (</w:t>
      </w:r>
      <w:r w:rsidR="00AB1916" w:rsidRPr="00514E03">
        <w:rPr>
          <w:rFonts w:ascii="Times New Roman" w:hAnsi="Times New Roman" w:cs="Times New Roman"/>
          <w:sz w:val="24"/>
          <w:szCs w:val="24"/>
          <w:shd w:val="clear" w:color="auto" w:fill="FFFFFF"/>
        </w:rPr>
        <w:t>Prayudita</w:t>
      </w:r>
      <w:r w:rsidRPr="00514E03">
        <w:rPr>
          <w:rFonts w:ascii="Times New Roman" w:hAnsi="Times New Roman" w:cs="Times New Roman"/>
          <w:sz w:val="24"/>
          <w:szCs w:val="24"/>
          <w:shd w:val="clear" w:color="auto" w:fill="FFFFFF"/>
        </w:rPr>
        <w:t>, 2019).</w:t>
      </w:r>
    </w:p>
    <w:p w14:paraId="11A64B87" w14:textId="65BCD22C" w:rsidR="00CB2B35" w:rsidRPr="00514E03" w:rsidRDefault="00CB2B35" w:rsidP="00586C1B">
      <w:pPr>
        <w:spacing w:after="0" w:line="360" w:lineRule="auto"/>
        <w:ind w:firstLine="567"/>
        <w:jc w:val="both"/>
        <w:rPr>
          <w:rFonts w:ascii="Times New Roman" w:hAnsi="Times New Roman" w:cs="Times New Roman"/>
          <w:sz w:val="24"/>
          <w:szCs w:val="24"/>
          <w:lang w:val="en-ID"/>
        </w:rPr>
      </w:pPr>
      <w:commentRangeStart w:id="25"/>
      <w:r w:rsidRPr="00514E03">
        <w:rPr>
          <w:rFonts w:ascii="Times New Roman" w:hAnsi="Times New Roman" w:cs="Times New Roman"/>
          <w:sz w:val="24"/>
          <w:szCs w:val="24"/>
        </w:rPr>
        <w:t xml:space="preserve">Fokus dari penelitian ini adalah melakukan dokumentasi dan mengorganisasi pengetahuan secara terstruktur dari berbagai varian tarian tradisional masyarakat Bali kedalam bentuk digital sehingga generasi muda, maupun mereka yang tertarik dengan budaya Bali, khususnya tarian Bali dapat mempelajari dan memahaminya melalui sistem yang diusulkan. Di masa depan, penulis berharap dengan konsep sistem yang diusulkan akan dapat digunakan dan dikembangkan untuk mengakomodasi dan mendokumentasikan berbagai tarian tradisional di Indonesia ke dalam format digital.  </w:t>
      </w:r>
      <w:commentRangeEnd w:id="25"/>
      <w:r w:rsidR="00A55E1D">
        <w:rPr>
          <w:rStyle w:val="CommentReference"/>
        </w:rPr>
        <w:commentReference w:id="25"/>
      </w:r>
    </w:p>
    <w:p w14:paraId="4F9F5885" w14:textId="77777777" w:rsidR="005B2253" w:rsidRPr="00514E03" w:rsidRDefault="005B2253" w:rsidP="005B2253">
      <w:pPr>
        <w:pStyle w:val="ListParagraph"/>
        <w:spacing w:after="0" w:line="360" w:lineRule="auto"/>
        <w:ind w:left="0" w:firstLine="851"/>
        <w:jc w:val="both"/>
        <w:rPr>
          <w:rFonts w:ascii="Times New Roman" w:hAnsi="Times New Roman" w:cs="Times New Roman"/>
          <w:sz w:val="24"/>
          <w:szCs w:val="24"/>
          <w:lang w:val="en-ID"/>
        </w:rPr>
      </w:pPr>
    </w:p>
    <w:p w14:paraId="01F08B2A" w14:textId="77777777" w:rsidR="0012206A" w:rsidRDefault="0012206A">
      <w:pPr>
        <w:rPr>
          <w:rFonts w:ascii="Times New Roman" w:hAnsi="Times New Roman" w:cs="Times New Roman"/>
          <w:b/>
          <w:sz w:val="24"/>
          <w:szCs w:val="24"/>
          <w:lang w:val="en-ID"/>
        </w:rPr>
      </w:pPr>
      <w:bookmarkStart w:id="26" w:name="_Toc8118316"/>
      <w:r>
        <w:rPr>
          <w:rFonts w:ascii="Times New Roman" w:hAnsi="Times New Roman" w:cs="Times New Roman"/>
          <w:b/>
          <w:sz w:val="24"/>
          <w:szCs w:val="24"/>
          <w:lang w:val="en-ID"/>
        </w:rPr>
        <w:br w:type="page"/>
      </w:r>
    </w:p>
    <w:p w14:paraId="2F13D908" w14:textId="756D6CB6" w:rsidR="005B2253" w:rsidRPr="0039587F" w:rsidRDefault="005B2253" w:rsidP="008D0BBA">
      <w:pPr>
        <w:pStyle w:val="Heading2"/>
        <w:numPr>
          <w:ilvl w:val="1"/>
          <w:numId w:val="40"/>
        </w:numPr>
        <w:spacing w:line="360" w:lineRule="auto"/>
        <w:ind w:left="567" w:hanging="567"/>
        <w:jc w:val="both"/>
        <w:rPr>
          <w:rFonts w:ascii="Times New Roman" w:hAnsi="Times New Roman" w:cs="Times New Roman"/>
          <w:b/>
          <w:color w:val="auto"/>
          <w:sz w:val="24"/>
          <w:szCs w:val="24"/>
        </w:rPr>
      </w:pPr>
      <w:bookmarkStart w:id="27" w:name="_Toc40930815"/>
      <w:r w:rsidRPr="0039587F">
        <w:rPr>
          <w:rFonts w:ascii="Times New Roman" w:hAnsi="Times New Roman" w:cs="Times New Roman"/>
          <w:b/>
          <w:color w:val="auto"/>
          <w:sz w:val="24"/>
          <w:szCs w:val="24"/>
        </w:rPr>
        <w:lastRenderedPageBreak/>
        <w:t>Rumusan Masalah</w:t>
      </w:r>
      <w:bookmarkEnd w:id="26"/>
      <w:bookmarkEnd w:id="27"/>
    </w:p>
    <w:p w14:paraId="2779E545" w14:textId="77777777" w:rsidR="005B2253" w:rsidRPr="00514E03" w:rsidRDefault="005B2253" w:rsidP="00586C1B">
      <w:pPr>
        <w:spacing w:after="0" w:line="360" w:lineRule="auto"/>
        <w:ind w:firstLine="567"/>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Berdasarkan latar belakang di atas, maka dapat dirumuskan permasalahan sebagai berikut: </w:t>
      </w:r>
    </w:p>
    <w:p w14:paraId="0C16408C" w14:textId="54D7632F" w:rsidR="002C2461" w:rsidRPr="00514E03" w:rsidRDefault="002C2461" w:rsidP="00AA7423">
      <w:pPr>
        <w:pStyle w:val="ListParagraph"/>
        <w:numPr>
          <w:ilvl w:val="0"/>
          <w:numId w:val="1"/>
        </w:numPr>
        <w:spacing w:after="0" w:line="360" w:lineRule="auto"/>
        <w:ind w:left="426" w:hanging="426"/>
        <w:jc w:val="both"/>
        <w:rPr>
          <w:rFonts w:ascii="Times New Roman" w:hAnsi="Times New Roman" w:cs="Times New Roman"/>
          <w:sz w:val="24"/>
          <w:szCs w:val="24"/>
          <w:lang w:val="en-ID"/>
        </w:rPr>
      </w:pPr>
      <w:r w:rsidRPr="00514E03">
        <w:rPr>
          <w:rFonts w:ascii="Times New Roman" w:hAnsi="Times New Roman" w:cs="Times New Roman"/>
          <w:sz w:val="24"/>
          <w:szCs w:val="24"/>
        </w:rPr>
        <w:t>Bagaimana penerapan ontologi semantik dalam pengklasifikasian tarian tradisional Bali.</w:t>
      </w:r>
    </w:p>
    <w:p w14:paraId="7AD116EC" w14:textId="77777777" w:rsidR="005C1F04" w:rsidRPr="00514E03" w:rsidRDefault="002C2461" w:rsidP="00AA7423">
      <w:pPr>
        <w:pStyle w:val="ListParagraph"/>
        <w:numPr>
          <w:ilvl w:val="0"/>
          <w:numId w:val="1"/>
        </w:numPr>
        <w:spacing w:after="0" w:line="360" w:lineRule="auto"/>
        <w:ind w:left="426" w:hanging="426"/>
        <w:jc w:val="both"/>
        <w:rPr>
          <w:rFonts w:ascii="Times New Roman" w:hAnsi="Times New Roman" w:cs="Times New Roman"/>
          <w:sz w:val="24"/>
          <w:szCs w:val="24"/>
        </w:rPr>
      </w:pPr>
      <w:r w:rsidRPr="00514E03">
        <w:rPr>
          <w:rFonts w:ascii="Times New Roman" w:hAnsi="Times New Roman" w:cs="Times New Roman"/>
          <w:sz w:val="24"/>
          <w:szCs w:val="24"/>
        </w:rPr>
        <w:t>Bagaimana proses evaluasi sistem pengklasifikasian tarian tradisional Bali.</w:t>
      </w:r>
    </w:p>
    <w:p w14:paraId="1B90FEFA" w14:textId="65DFD3EB" w:rsidR="009E1BD4" w:rsidRPr="00514E03" w:rsidRDefault="005C1F04" w:rsidP="00AA7423">
      <w:pPr>
        <w:pStyle w:val="ListParagraph"/>
        <w:numPr>
          <w:ilvl w:val="0"/>
          <w:numId w:val="1"/>
        </w:numPr>
        <w:spacing w:after="0" w:line="360" w:lineRule="auto"/>
        <w:ind w:left="426" w:hanging="426"/>
        <w:jc w:val="both"/>
        <w:rPr>
          <w:rFonts w:ascii="Times New Roman" w:hAnsi="Times New Roman" w:cs="Times New Roman"/>
          <w:sz w:val="24"/>
          <w:szCs w:val="24"/>
        </w:rPr>
      </w:pPr>
      <w:r w:rsidRPr="00514E03">
        <w:rPr>
          <w:rFonts w:ascii="Times New Roman" w:hAnsi="Times New Roman" w:cs="Times New Roman"/>
          <w:sz w:val="24"/>
          <w:szCs w:val="24"/>
        </w:rPr>
        <w:t>Bagaimana tingkat kegunaan dan kemudahan sistem yang diusulkan berdasarkan analisis persepsi kegunaan (</w:t>
      </w:r>
      <w:r w:rsidRPr="00514E03">
        <w:rPr>
          <w:rFonts w:ascii="Times New Roman" w:hAnsi="Times New Roman" w:cs="Times New Roman"/>
          <w:i/>
          <w:iCs/>
          <w:sz w:val="24"/>
          <w:szCs w:val="24"/>
        </w:rPr>
        <w:t>perceived usefulness</w:t>
      </w:r>
      <w:r w:rsidRPr="00514E03">
        <w:rPr>
          <w:rFonts w:ascii="Times New Roman" w:hAnsi="Times New Roman" w:cs="Times New Roman"/>
          <w:sz w:val="24"/>
          <w:szCs w:val="24"/>
        </w:rPr>
        <w:t>) pengguna dan persepsi kemudahan penggunaan (</w:t>
      </w:r>
      <w:r w:rsidRPr="00514E03">
        <w:rPr>
          <w:rFonts w:ascii="Times New Roman" w:hAnsi="Times New Roman" w:cs="Times New Roman"/>
          <w:i/>
          <w:iCs/>
          <w:sz w:val="24"/>
          <w:szCs w:val="24"/>
        </w:rPr>
        <w:t>perceived</w:t>
      </w:r>
      <w:r w:rsidR="004C13CE">
        <w:rPr>
          <w:rFonts w:ascii="Times New Roman" w:hAnsi="Times New Roman" w:cs="Times New Roman"/>
          <w:i/>
          <w:iCs/>
          <w:sz w:val="24"/>
          <w:szCs w:val="24"/>
        </w:rPr>
        <w:t xml:space="preserve"> Ease</w:t>
      </w:r>
      <w:r w:rsidRPr="00514E03">
        <w:rPr>
          <w:rFonts w:ascii="Times New Roman" w:hAnsi="Times New Roman" w:cs="Times New Roman"/>
          <w:i/>
          <w:iCs/>
          <w:sz w:val="24"/>
          <w:szCs w:val="24"/>
        </w:rPr>
        <w:t xml:space="preserve"> of use</w:t>
      </w:r>
      <w:r w:rsidRPr="00514E03">
        <w:rPr>
          <w:rFonts w:ascii="Times New Roman" w:hAnsi="Times New Roman" w:cs="Times New Roman"/>
          <w:sz w:val="24"/>
          <w:szCs w:val="24"/>
        </w:rPr>
        <w:t>) pengguna pada proses evaluasi sistem?</w:t>
      </w:r>
    </w:p>
    <w:p w14:paraId="53CF37BB" w14:textId="77777777" w:rsidR="005C1F04" w:rsidRPr="00514E03" w:rsidRDefault="005C1F04" w:rsidP="005C1F04">
      <w:pPr>
        <w:pStyle w:val="ListParagraph"/>
        <w:spacing w:after="0" w:line="360" w:lineRule="auto"/>
        <w:ind w:left="426"/>
        <w:jc w:val="both"/>
        <w:rPr>
          <w:rFonts w:ascii="Times New Roman" w:hAnsi="Times New Roman" w:cs="Times New Roman"/>
          <w:sz w:val="24"/>
          <w:szCs w:val="24"/>
        </w:rPr>
      </w:pPr>
    </w:p>
    <w:p w14:paraId="24927F95" w14:textId="77777777" w:rsidR="00697450" w:rsidRPr="0039587F" w:rsidRDefault="00697450" w:rsidP="008D0BBA">
      <w:pPr>
        <w:pStyle w:val="Heading2"/>
        <w:numPr>
          <w:ilvl w:val="1"/>
          <w:numId w:val="40"/>
        </w:numPr>
        <w:spacing w:line="360" w:lineRule="auto"/>
        <w:ind w:left="567" w:hanging="567"/>
        <w:jc w:val="both"/>
        <w:rPr>
          <w:rFonts w:ascii="Times New Roman" w:hAnsi="Times New Roman" w:cs="Times New Roman"/>
          <w:b/>
          <w:color w:val="auto"/>
          <w:sz w:val="24"/>
          <w:szCs w:val="24"/>
        </w:rPr>
      </w:pPr>
      <w:bookmarkStart w:id="28" w:name="_Toc8118317"/>
      <w:bookmarkStart w:id="29" w:name="_Toc40930816"/>
      <w:r w:rsidRPr="0039587F">
        <w:rPr>
          <w:rFonts w:ascii="Times New Roman" w:hAnsi="Times New Roman" w:cs="Times New Roman"/>
          <w:b/>
          <w:color w:val="auto"/>
          <w:sz w:val="24"/>
          <w:szCs w:val="24"/>
        </w:rPr>
        <w:t>Batasan Masalah</w:t>
      </w:r>
      <w:bookmarkEnd w:id="28"/>
      <w:bookmarkEnd w:id="29"/>
    </w:p>
    <w:p w14:paraId="23354AE7" w14:textId="77777777" w:rsidR="00697450" w:rsidRPr="00514E03" w:rsidRDefault="00697450" w:rsidP="00586C1B">
      <w:pPr>
        <w:spacing w:after="0" w:line="360" w:lineRule="auto"/>
        <w:ind w:firstLine="567"/>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Beberapa batasan masalah yang akan dijadikan acuan dalam penelitian ini adalah sebagai berikut:</w:t>
      </w:r>
    </w:p>
    <w:p w14:paraId="3A534B62" w14:textId="77777777" w:rsidR="002C2461" w:rsidRPr="00514E03" w:rsidRDefault="002C2461" w:rsidP="008D0BBA">
      <w:pPr>
        <w:numPr>
          <w:ilvl w:val="0"/>
          <w:numId w:val="6"/>
        </w:numPr>
        <w:spacing w:after="0" w:line="360" w:lineRule="auto"/>
        <w:ind w:left="426" w:hanging="425"/>
        <w:contextualSpacing/>
        <w:jc w:val="both"/>
        <w:rPr>
          <w:rFonts w:ascii="Times New Roman" w:eastAsia="Calibri" w:hAnsi="Times New Roman" w:cs="Times New Roman"/>
          <w:sz w:val="24"/>
          <w:szCs w:val="24"/>
        </w:rPr>
      </w:pPr>
      <w:r w:rsidRPr="00514E03">
        <w:rPr>
          <w:rFonts w:ascii="Times New Roman" w:hAnsi="Times New Roman" w:cs="Times New Roman"/>
          <w:sz w:val="24"/>
          <w:szCs w:val="24"/>
        </w:rPr>
        <w:t>Data penelitian tarian tradisional yang digunakan sebagai acuan penelitian hanya meliputi satu daerah yaitu Bali.</w:t>
      </w:r>
    </w:p>
    <w:p w14:paraId="08051A1C" w14:textId="2ED1D40B" w:rsidR="002C2461" w:rsidRPr="00514E03" w:rsidRDefault="002C2461" w:rsidP="008D0BBA">
      <w:pPr>
        <w:numPr>
          <w:ilvl w:val="0"/>
          <w:numId w:val="6"/>
        </w:numPr>
        <w:spacing w:after="0" w:line="360" w:lineRule="auto"/>
        <w:ind w:left="426" w:hanging="425"/>
        <w:contextualSpacing/>
        <w:jc w:val="both"/>
        <w:rPr>
          <w:rFonts w:ascii="Times New Roman" w:eastAsia="Calibri" w:hAnsi="Times New Roman" w:cs="Times New Roman"/>
          <w:sz w:val="24"/>
          <w:szCs w:val="24"/>
        </w:rPr>
      </w:pPr>
      <w:r w:rsidRPr="00514E03">
        <w:rPr>
          <w:rFonts w:ascii="Times New Roman" w:hAnsi="Times New Roman" w:cs="Times New Roman"/>
          <w:sz w:val="24"/>
          <w:szCs w:val="24"/>
        </w:rPr>
        <w:t>Pengklasifikasin tarian tradisional Bali didasarkan pada atribut tarian tradisioal Bali dengan konsep Tri Hita Karana dan Desa Kala Patra</w:t>
      </w:r>
      <w:r w:rsidR="00E87DF6" w:rsidRPr="00514E03">
        <w:rPr>
          <w:rFonts w:ascii="Times New Roman" w:hAnsi="Times New Roman" w:cs="Times New Roman"/>
          <w:sz w:val="24"/>
          <w:szCs w:val="24"/>
        </w:rPr>
        <w:t xml:space="preserve"> Serta Beberapa Atribut Tambahan</w:t>
      </w:r>
      <w:r w:rsidRPr="00514E03">
        <w:rPr>
          <w:rFonts w:ascii="Times New Roman" w:hAnsi="Times New Roman" w:cs="Times New Roman"/>
          <w:sz w:val="24"/>
          <w:szCs w:val="24"/>
        </w:rPr>
        <w:t>.</w:t>
      </w:r>
    </w:p>
    <w:p w14:paraId="2F1B0AEA" w14:textId="2A4D01C0" w:rsidR="002C2461" w:rsidRPr="00514E03" w:rsidRDefault="002C2461" w:rsidP="008D0BBA">
      <w:pPr>
        <w:numPr>
          <w:ilvl w:val="0"/>
          <w:numId w:val="6"/>
        </w:numPr>
        <w:spacing w:after="0" w:line="360" w:lineRule="auto"/>
        <w:ind w:left="426" w:hanging="425"/>
        <w:contextualSpacing/>
        <w:jc w:val="both"/>
        <w:rPr>
          <w:rFonts w:ascii="Times New Roman" w:eastAsia="Calibri" w:hAnsi="Times New Roman" w:cs="Times New Roman"/>
          <w:sz w:val="24"/>
          <w:szCs w:val="24"/>
        </w:rPr>
      </w:pPr>
      <w:r w:rsidRPr="00514E03">
        <w:rPr>
          <w:rFonts w:ascii="Times New Roman" w:hAnsi="Times New Roman" w:cs="Times New Roman"/>
          <w:sz w:val="24"/>
          <w:szCs w:val="24"/>
        </w:rPr>
        <w:t>Data yang dijadikan acuan pengklasifikasian diinputkan oleh peneliti.</w:t>
      </w:r>
    </w:p>
    <w:p w14:paraId="460C6646" w14:textId="77777777" w:rsidR="00422AD3" w:rsidRPr="00514E03" w:rsidRDefault="00422AD3" w:rsidP="00422AD3">
      <w:pPr>
        <w:spacing w:after="0" w:line="360" w:lineRule="auto"/>
        <w:ind w:left="426"/>
        <w:contextualSpacing/>
        <w:jc w:val="both"/>
        <w:rPr>
          <w:rFonts w:ascii="Times New Roman" w:eastAsia="Calibri" w:hAnsi="Times New Roman" w:cs="Times New Roman"/>
          <w:sz w:val="24"/>
          <w:szCs w:val="24"/>
        </w:rPr>
      </w:pPr>
    </w:p>
    <w:p w14:paraId="3562DF54" w14:textId="77777777" w:rsidR="00697450" w:rsidRPr="0039587F" w:rsidRDefault="00697450" w:rsidP="008D0BBA">
      <w:pPr>
        <w:pStyle w:val="Heading2"/>
        <w:numPr>
          <w:ilvl w:val="1"/>
          <w:numId w:val="40"/>
        </w:numPr>
        <w:spacing w:line="360" w:lineRule="auto"/>
        <w:ind w:left="567" w:hanging="567"/>
        <w:jc w:val="both"/>
        <w:rPr>
          <w:rFonts w:ascii="Times New Roman" w:hAnsi="Times New Roman" w:cs="Times New Roman"/>
          <w:b/>
          <w:color w:val="auto"/>
          <w:sz w:val="24"/>
          <w:szCs w:val="24"/>
        </w:rPr>
      </w:pPr>
      <w:bookmarkStart w:id="30" w:name="_Toc8118318"/>
      <w:bookmarkStart w:id="31" w:name="_Toc40930817"/>
      <w:r w:rsidRPr="0039587F">
        <w:rPr>
          <w:rFonts w:ascii="Times New Roman" w:hAnsi="Times New Roman" w:cs="Times New Roman"/>
          <w:b/>
          <w:color w:val="auto"/>
          <w:sz w:val="24"/>
          <w:szCs w:val="24"/>
        </w:rPr>
        <w:t>Tujuan Penelitian</w:t>
      </w:r>
      <w:bookmarkEnd w:id="30"/>
      <w:bookmarkEnd w:id="31"/>
    </w:p>
    <w:p w14:paraId="2D1E63B2" w14:textId="77777777" w:rsidR="00697450" w:rsidRPr="00514E03" w:rsidRDefault="00697450" w:rsidP="00586C1B">
      <w:pPr>
        <w:spacing w:after="0" w:line="360" w:lineRule="auto"/>
        <w:ind w:firstLine="567"/>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Berdasarkan rumusan masalah tersebut, tujuan penelitian ini adalah sebagai berikut</w:t>
      </w:r>
      <w:r w:rsidR="00B026DF" w:rsidRPr="00514E03">
        <w:rPr>
          <w:rFonts w:ascii="Times New Roman" w:hAnsi="Times New Roman" w:cs="Times New Roman"/>
          <w:sz w:val="24"/>
          <w:szCs w:val="24"/>
          <w:lang w:val="en-ID"/>
        </w:rPr>
        <w:t xml:space="preserve"> </w:t>
      </w:r>
      <w:r w:rsidRPr="00514E03">
        <w:rPr>
          <w:rFonts w:ascii="Times New Roman" w:hAnsi="Times New Roman" w:cs="Times New Roman"/>
          <w:sz w:val="24"/>
          <w:szCs w:val="24"/>
          <w:lang w:val="en-ID"/>
        </w:rPr>
        <w:t>:</w:t>
      </w:r>
    </w:p>
    <w:p w14:paraId="41C0CE5A" w14:textId="77777777" w:rsidR="00B7735A" w:rsidRPr="00514E03" w:rsidRDefault="00B7735A" w:rsidP="00AA7423">
      <w:pPr>
        <w:pStyle w:val="ListParagraph"/>
        <w:numPr>
          <w:ilvl w:val="0"/>
          <w:numId w:val="2"/>
        </w:numPr>
        <w:spacing w:after="0" w:line="360" w:lineRule="auto"/>
        <w:ind w:left="426" w:hanging="426"/>
        <w:jc w:val="both"/>
        <w:rPr>
          <w:rFonts w:ascii="Times New Roman" w:hAnsi="Times New Roman" w:cs="Times New Roman"/>
          <w:sz w:val="24"/>
          <w:szCs w:val="24"/>
          <w:lang w:val="en-ID"/>
        </w:rPr>
      </w:pPr>
      <w:r w:rsidRPr="00514E03">
        <w:rPr>
          <w:rFonts w:ascii="Times New Roman" w:hAnsi="Times New Roman" w:cs="Times New Roman"/>
          <w:sz w:val="24"/>
          <w:szCs w:val="24"/>
        </w:rPr>
        <w:t>Membangun model ontologi semantik untuk memudahkan pengklasifikasian tarian tradisional Bali yang diimplementasikan ke dalam sistem manajemen pengetahuan semantik berbasis web.</w:t>
      </w:r>
    </w:p>
    <w:p w14:paraId="12F87F2C" w14:textId="77777777" w:rsidR="00E87DF6" w:rsidRPr="00514E03" w:rsidRDefault="00B7735A" w:rsidP="00AA7423">
      <w:pPr>
        <w:pStyle w:val="ListParagraph"/>
        <w:numPr>
          <w:ilvl w:val="0"/>
          <w:numId w:val="2"/>
        </w:numPr>
        <w:spacing w:after="0" w:line="360" w:lineRule="auto"/>
        <w:ind w:left="426" w:hanging="426"/>
        <w:jc w:val="both"/>
        <w:rPr>
          <w:rFonts w:ascii="Times New Roman" w:hAnsi="Times New Roman" w:cs="Times New Roman"/>
          <w:sz w:val="24"/>
          <w:szCs w:val="24"/>
          <w:lang w:val="en-ID"/>
        </w:rPr>
      </w:pPr>
      <w:r w:rsidRPr="00514E03">
        <w:rPr>
          <w:rFonts w:ascii="Times New Roman" w:hAnsi="Times New Roman" w:cs="Times New Roman"/>
          <w:sz w:val="24"/>
          <w:szCs w:val="24"/>
        </w:rPr>
        <w:t>Mendokumentasi pengetahuan terkait tarian tradisional Bali secara digital.</w:t>
      </w:r>
    </w:p>
    <w:p w14:paraId="204B5CB6" w14:textId="73E038E0" w:rsidR="0012206A" w:rsidRPr="0012206A" w:rsidRDefault="00E87DF6" w:rsidP="0012206A">
      <w:pPr>
        <w:pStyle w:val="ListParagraph"/>
        <w:numPr>
          <w:ilvl w:val="0"/>
          <w:numId w:val="2"/>
        </w:numPr>
        <w:spacing w:after="0" w:line="360" w:lineRule="auto"/>
        <w:ind w:left="426" w:hanging="426"/>
        <w:jc w:val="both"/>
        <w:rPr>
          <w:rFonts w:ascii="Times New Roman" w:hAnsi="Times New Roman" w:cs="Times New Roman"/>
          <w:sz w:val="24"/>
          <w:szCs w:val="24"/>
          <w:lang w:val="en-ID"/>
        </w:rPr>
      </w:pPr>
      <w:r w:rsidRPr="00514E03">
        <w:rPr>
          <w:rFonts w:ascii="Times New Roman" w:hAnsi="Times New Roman" w:cs="Times New Roman"/>
          <w:sz w:val="24"/>
          <w:szCs w:val="24"/>
        </w:rPr>
        <w:t>Menguji seberapa mudahkah sistem yang dibangun digunakan dan seberapa berguna sistem yang dibangun terhadap aktivitas pengguna.</w:t>
      </w:r>
      <w:bookmarkStart w:id="32" w:name="_Toc8118319"/>
    </w:p>
    <w:p w14:paraId="639E7D27" w14:textId="77777777" w:rsidR="0012206A" w:rsidRDefault="0012206A">
      <w:pP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14:paraId="6E2A5BDF" w14:textId="797A4B0F" w:rsidR="00697450" w:rsidRPr="0039587F" w:rsidRDefault="00697450" w:rsidP="008D0BBA">
      <w:pPr>
        <w:pStyle w:val="Heading2"/>
        <w:numPr>
          <w:ilvl w:val="1"/>
          <w:numId w:val="40"/>
        </w:numPr>
        <w:spacing w:line="360" w:lineRule="auto"/>
        <w:ind w:left="567" w:hanging="567"/>
        <w:jc w:val="both"/>
        <w:rPr>
          <w:rFonts w:ascii="Times New Roman" w:hAnsi="Times New Roman" w:cs="Times New Roman"/>
          <w:b/>
          <w:color w:val="auto"/>
          <w:sz w:val="24"/>
          <w:szCs w:val="24"/>
        </w:rPr>
      </w:pPr>
      <w:bookmarkStart w:id="33" w:name="_Toc40930818"/>
      <w:r w:rsidRPr="0039587F">
        <w:rPr>
          <w:rFonts w:ascii="Times New Roman" w:hAnsi="Times New Roman" w:cs="Times New Roman"/>
          <w:b/>
          <w:color w:val="auto"/>
          <w:sz w:val="24"/>
          <w:szCs w:val="24"/>
        </w:rPr>
        <w:lastRenderedPageBreak/>
        <w:t>Manfaat Penelitian</w:t>
      </w:r>
      <w:bookmarkEnd w:id="32"/>
      <w:bookmarkEnd w:id="33"/>
    </w:p>
    <w:p w14:paraId="6A136D19" w14:textId="77777777" w:rsidR="00697450" w:rsidRPr="00514E03" w:rsidRDefault="00697450" w:rsidP="00586C1B">
      <w:pPr>
        <w:spacing w:after="0" w:line="360" w:lineRule="auto"/>
        <w:ind w:firstLine="567"/>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Beberapa manfaat yang dapat diambil dari penelitian ini adalah sebagai berikut:</w:t>
      </w:r>
    </w:p>
    <w:p w14:paraId="37D06D60" w14:textId="77777777" w:rsidR="00DB7571" w:rsidRPr="00514E03" w:rsidRDefault="00DB7571" w:rsidP="00AA7423">
      <w:pPr>
        <w:numPr>
          <w:ilvl w:val="0"/>
          <w:numId w:val="3"/>
        </w:numPr>
        <w:spacing w:after="0" w:line="360" w:lineRule="auto"/>
        <w:ind w:left="426" w:hanging="425"/>
        <w:jc w:val="both"/>
        <w:rPr>
          <w:rFonts w:ascii="Times New Roman" w:hAnsi="Times New Roman" w:cs="Times New Roman"/>
          <w:sz w:val="24"/>
          <w:szCs w:val="24"/>
          <w:lang w:val="en-ID"/>
        </w:rPr>
      </w:pPr>
      <w:r w:rsidRPr="00514E03">
        <w:rPr>
          <w:rFonts w:ascii="Times New Roman" w:hAnsi="Times New Roman" w:cs="Times New Roman"/>
          <w:sz w:val="24"/>
          <w:szCs w:val="24"/>
        </w:rPr>
        <w:t>Bagi Penulis</w:t>
      </w:r>
    </w:p>
    <w:p w14:paraId="75F59A20" w14:textId="1CCE77A3" w:rsidR="00DB7571" w:rsidRPr="00514E03" w:rsidRDefault="00DB7571" w:rsidP="00DB7571">
      <w:pPr>
        <w:spacing w:after="0" w:line="360" w:lineRule="auto"/>
        <w:ind w:left="426"/>
        <w:jc w:val="both"/>
        <w:rPr>
          <w:rFonts w:ascii="Times New Roman" w:hAnsi="Times New Roman" w:cs="Times New Roman"/>
          <w:sz w:val="24"/>
          <w:szCs w:val="24"/>
          <w:lang w:val="en-ID"/>
        </w:rPr>
      </w:pPr>
      <w:r w:rsidRPr="00514E03">
        <w:rPr>
          <w:rFonts w:ascii="Times New Roman" w:hAnsi="Times New Roman" w:cs="Times New Roman"/>
          <w:sz w:val="24"/>
          <w:szCs w:val="24"/>
        </w:rPr>
        <w:t>Hasil penelitian ini nantinya diharapkan dapat dijadikan sebagai pedoman dan pertimbangan bagi peneliti lain yang berminat mengembangkan penelitian lebih lanjut dalam bidang kebudayaan khususnya mengenai pengklasifikasian tarian tradisional dengan pendekatan ontology semantik.</w:t>
      </w:r>
    </w:p>
    <w:p w14:paraId="2E148D13" w14:textId="77777777" w:rsidR="00DB7571" w:rsidRPr="00514E03" w:rsidRDefault="00DB7571" w:rsidP="00AA7423">
      <w:pPr>
        <w:numPr>
          <w:ilvl w:val="0"/>
          <w:numId w:val="3"/>
        </w:numPr>
        <w:spacing w:after="0" w:line="360" w:lineRule="auto"/>
        <w:ind w:left="426" w:hanging="425"/>
        <w:jc w:val="both"/>
        <w:rPr>
          <w:rFonts w:ascii="Times New Roman" w:hAnsi="Times New Roman" w:cs="Times New Roman"/>
          <w:sz w:val="24"/>
          <w:szCs w:val="24"/>
          <w:lang w:val="en-ID"/>
        </w:rPr>
      </w:pPr>
      <w:r w:rsidRPr="00514E03">
        <w:rPr>
          <w:rFonts w:ascii="Times New Roman" w:hAnsi="Times New Roman" w:cs="Times New Roman"/>
          <w:sz w:val="24"/>
          <w:szCs w:val="24"/>
        </w:rPr>
        <w:t>Bagi Masyarakat</w:t>
      </w:r>
    </w:p>
    <w:p w14:paraId="170D0C5E" w14:textId="6026082D" w:rsidR="00DB7571" w:rsidRPr="00514E03" w:rsidRDefault="00DB7571" w:rsidP="00DB7571">
      <w:pPr>
        <w:spacing w:after="0" w:line="360" w:lineRule="auto"/>
        <w:ind w:left="426"/>
        <w:jc w:val="both"/>
        <w:rPr>
          <w:rFonts w:ascii="Times New Roman" w:hAnsi="Times New Roman" w:cs="Times New Roman"/>
          <w:sz w:val="24"/>
          <w:szCs w:val="24"/>
          <w:lang w:val="en-ID"/>
        </w:rPr>
      </w:pPr>
      <w:r w:rsidRPr="00514E03">
        <w:rPr>
          <w:rFonts w:ascii="Times New Roman" w:hAnsi="Times New Roman" w:cs="Times New Roman"/>
          <w:sz w:val="24"/>
          <w:szCs w:val="24"/>
        </w:rPr>
        <w:t xml:space="preserve">Hasil penelitian ini nantinya diharapkan mampu menjadi wadah informasi </w:t>
      </w:r>
      <w:proofErr w:type="gramStart"/>
      <w:r w:rsidRPr="00514E03">
        <w:rPr>
          <w:rFonts w:ascii="Times New Roman" w:hAnsi="Times New Roman" w:cs="Times New Roman"/>
          <w:sz w:val="24"/>
          <w:szCs w:val="24"/>
        </w:rPr>
        <w:t>pengetahuan  terkait</w:t>
      </w:r>
      <w:proofErr w:type="gramEnd"/>
      <w:r w:rsidRPr="00514E03">
        <w:rPr>
          <w:rFonts w:ascii="Times New Roman" w:hAnsi="Times New Roman" w:cs="Times New Roman"/>
          <w:sz w:val="24"/>
          <w:szCs w:val="24"/>
        </w:rPr>
        <w:t xml:space="preserve"> kebudayaan tarian tradisional Bali.</w:t>
      </w:r>
    </w:p>
    <w:p w14:paraId="6C4E6290" w14:textId="77777777" w:rsidR="00422AD3" w:rsidRPr="00514E03" w:rsidRDefault="00422AD3" w:rsidP="00422AD3">
      <w:pPr>
        <w:spacing w:after="0" w:line="360" w:lineRule="auto"/>
        <w:ind w:left="426"/>
        <w:jc w:val="both"/>
        <w:rPr>
          <w:rFonts w:ascii="Times New Roman" w:hAnsi="Times New Roman" w:cs="Times New Roman"/>
          <w:sz w:val="24"/>
          <w:szCs w:val="24"/>
          <w:lang w:val="en-ID"/>
        </w:rPr>
      </w:pPr>
    </w:p>
    <w:p w14:paraId="4AB91424" w14:textId="77777777" w:rsidR="003F45DC" w:rsidRPr="00514E03" w:rsidRDefault="003F45DC" w:rsidP="003F45DC">
      <w:pPr>
        <w:pStyle w:val="IsiSubBab"/>
        <w:rPr>
          <w:noProof/>
          <w:szCs w:val="24"/>
        </w:rPr>
        <w:sectPr w:rsidR="003F45DC" w:rsidRPr="00514E03" w:rsidSect="001815B5">
          <w:headerReference w:type="default" r:id="rId17"/>
          <w:footerReference w:type="default" r:id="rId18"/>
          <w:pgSz w:w="11906" w:h="16838" w:code="9"/>
          <w:pgMar w:top="2268" w:right="1701" w:bottom="1701" w:left="2268" w:header="720" w:footer="720" w:gutter="0"/>
          <w:pgNumType w:start="1"/>
          <w:cols w:space="720"/>
          <w:titlePg/>
          <w:docGrid w:linePitch="360"/>
        </w:sectPr>
      </w:pPr>
    </w:p>
    <w:p w14:paraId="35376271" w14:textId="77CF0FF3" w:rsidR="00F713DF" w:rsidRPr="008402F0" w:rsidRDefault="00F713DF" w:rsidP="008402F0">
      <w:pPr>
        <w:pStyle w:val="Heading1"/>
        <w:jc w:val="center"/>
        <w:rPr>
          <w:rFonts w:ascii="Times New Roman" w:hAnsi="Times New Roman"/>
          <w:b/>
          <w:color w:val="auto"/>
          <w:sz w:val="28"/>
          <w:szCs w:val="28"/>
          <w:lang w:val="en-ID"/>
        </w:rPr>
      </w:pPr>
      <w:bookmarkStart w:id="34" w:name="_Toc8118324"/>
      <w:bookmarkStart w:id="35" w:name="_Toc40930819"/>
      <w:r w:rsidRPr="008402F0">
        <w:rPr>
          <w:rFonts w:ascii="Times New Roman" w:hAnsi="Times New Roman"/>
          <w:b/>
          <w:color w:val="auto"/>
          <w:sz w:val="28"/>
          <w:szCs w:val="28"/>
          <w:lang w:val="en-ID"/>
        </w:rPr>
        <w:lastRenderedPageBreak/>
        <w:t>BAB II</w:t>
      </w:r>
      <w:bookmarkStart w:id="36" w:name="_Toc8118325"/>
      <w:bookmarkEnd w:id="34"/>
      <w:r w:rsidR="00A47C0E" w:rsidRPr="008402F0">
        <w:rPr>
          <w:rFonts w:ascii="Times New Roman" w:hAnsi="Times New Roman"/>
          <w:b/>
          <w:color w:val="auto"/>
          <w:sz w:val="28"/>
          <w:szCs w:val="28"/>
          <w:lang w:val="en-ID"/>
        </w:rPr>
        <w:br/>
      </w:r>
      <w:r w:rsidRPr="008402F0">
        <w:rPr>
          <w:rFonts w:ascii="Times New Roman" w:hAnsi="Times New Roman"/>
          <w:b/>
          <w:color w:val="auto"/>
          <w:sz w:val="28"/>
          <w:szCs w:val="28"/>
          <w:lang w:val="en-ID"/>
        </w:rPr>
        <w:t>TINJAUAN PUSTAKA</w:t>
      </w:r>
      <w:bookmarkEnd w:id="35"/>
      <w:bookmarkEnd w:id="36"/>
    </w:p>
    <w:p w14:paraId="28C8558E" w14:textId="77777777" w:rsidR="00371F3A" w:rsidRPr="00514E03" w:rsidRDefault="00371F3A" w:rsidP="00371F3A">
      <w:pPr>
        <w:pStyle w:val="ListParagraph"/>
        <w:spacing w:after="0" w:line="360" w:lineRule="auto"/>
        <w:ind w:left="0"/>
        <w:jc w:val="center"/>
        <w:rPr>
          <w:rFonts w:ascii="Times New Roman" w:hAnsi="Times New Roman" w:cs="Times New Roman"/>
          <w:b/>
          <w:sz w:val="24"/>
          <w:szCs w:val="24"/>
          <w:lang w:val="en-ID"/>
        </w:rPr>
      </w:pPr>
    </w:p>
    <w:p w14:paraId="5B52E55A" w14:textId="2EE5E1B6" w:rsidR="005D2551" w:rsidRPr="0039587F" w:rsidRDefault="005D2551"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37" w:name="_Toc8118326"/>
      <w:bookmarkStart w:id="38" w:name="_Toc40930820"/>
      <w:r w:rsidRPr="0039587F">
        <w:rPr>
          <w:rFonts w:ascii="Times New Roman" w:hAnsi="Times New Roman" w:cs="Times New Roman"/>
          <w:b/>
          <w:color w:val="auto"/>
          <w:sz w:val="24"/>
          <w:szCs w:val="24"/>
          <w:lang w:val="en-ID"/>
        </w:rPr>
        <w:t xml:space="preserve">Tinjauan </w:t>
      </w:r>
      <w:bookmarkEnd w:id="37"/>
      <w:r w:rsidR="00986D60" w:rsidRPr="0039587F">
        <w:rPr>
          <w:rFonts w:ascii="Times New Roman" w:hAnsi="Times New Roman" w:cs="Times New Roman"/>
          <w:b/>
          <w:color w:val="auto"/>
          <w:sz w:val="24"/>
          <w:szCs w:val="24"/>
          <w:lang w:val="en-ID"/>
        </w:rPr>
        <w:t>Studi</w:t>
      </w:r>
      <w:bookmarkEnd w:id="38"/>
    </w:p>
    <w:p w14:paraId="163585F7" w14:textId="60E94439" w:rsidR="005D2551" w:rsidRDefault="00986D60" w:rsidP="00586C1B">
      <w:pPr>
        <w:pStyle w:val="ListParagraph"/>
        <w:spacing w:after="0" w:line="360" w:lineRule="auto"/>
        <w:ind w:left="0" w:firstLine="567"/>
        <w:jc w:val="both"/>
        <w:rPr>
          <w:rStyle w:val="fontstyle01"/>
          <w:rFonts w:ascii="Times New Roman" w:hAnsi="Times New Roman" w:cs="Times New Roman"/>
          <w:sz w:val="24"/>
          <w:szCs w:val="24"/>
        </w:rPr>
      </w:pPr>
      <w:r w:rsidRPr="00514E03">
        <w:rPr>
          <w:rStyle w:val="fontstyle01"/>
          <w:rFonts w:ascii="Times New Roman" w:hAnsi="Times New Roman" w:cs="Times New Roman"/>
          <w:sz w:val="24"/>
          <w:szCs w:val="24"/>
        </w:rPr>
        <w:t>Pada Penelitian ini terdapat beberapa p</w:t>
      </w:r>
      <w:r w:rsidR="005D2551" w:rsidRPr="00514E03">
        <w:rPr>
          <w:rStyle w:val="fontstyle01"/>
          <w:rFonts w:ascii="Times New Roman" w:hAnsi="Times New Roman" w:cs="Times New Roman"/>
          <w:sz w:val="24"/>
          <w:szCs w:val="24"/>
        </w:rPr>
        <w:t xml:space="preserve">enelitian terdahulu yang </w:t>
      </w:r>
      <w:r w:rsidRPr="00514E03">
        <w:rPr>
          <w:rStyle w:val="fontstyle01"/>
          <w:rFonts w:ascii="Times New Roman" w:hAnsi="Times New Roman" w:cs="Times New Roman"/>
          <w:sz w:val="24"/>
          <w:szCs w:val="24"/>
        </w:rPr>
        <w:t>berkaitan dengan penelitian</w:t>
      </w:r>
      <w:r w:rsidR="005D2551" w:rsidRPr="00514E03">
        <w:rPr>
          <w:rStyle w:val="fontstyle01"/>
          <w:rFonts w:ascii="Times New Roman" w:hAnsi="Times New Roman" w:cs="Times New Roman"/>
          <w:sz w:val="24"/>
          <w:szCs w:val="24"/>
        </w:rPr>
        <w:t xml:space="preserve"> penulis baik dari segi metode maupun jenis penelitian yang</w:t>
      </w:r>
      <w:r w:rsidR="005D2551" w:rsidRPr="00514E03">
        <w:rPr>
          <w:rFonts w:ascii="Times New Roman" w:hAnsi="Times New Roman" w:cs="Times New Roman"/>
          <w:color w:val="000000"/>
          <w:sz w:val="24"/>
          <w:szCs w:val="24"/>
        </w:rPr>
        <w:t xml:space="preserve"> </w:t>
      </w:r>
      <w:r w:rsidR="0047224C" w:rsidRPr="00514E03">
        <w:rPr>
          <w:rStyle w:val="fontstyle01"/>
          <w:rFonts w:ascii="Times New Roman" w:hAnsi="Times New Roman" w:cs="Times New Roman"/>
          <w:sz w:val="24"/>
          <w:szCs w:val="24"/>
        </w:rPr>
        <w:t>dilakukan</w:t>
      </w:r>
      <w:r w:rsidRPr="00514E03">
        <w:rPr>
          <w:rStyle w:val="fontstyle01"/>
          <w:rFonts w:ascii="Times New Roman" w:hAnsi="Times New Roman" w:cs="Times New Roman"/>
          <w:sz w:val="24"/>
          <w:szCs w:val="24"/>
        </w:rPr>
        <w:t>.</w:t>
      </w:r>
    </w:p>
    <w:p w14:paraId="6FEB32FE" w14:textId="77777777" w:rsidR="005B208E" w:rsidRPr="00514E03" w:rsidRDefault="005B208E" w:rsidP="00FF1B6A">
      <w:pPr>
        <w:pStyle w:val="ListParagraph"/>
        <w:spacing w:after="0" w:line="360" w:lineRule="auto"/>
        <w:ind w:left="0" w:firstLine="851"/>
        <w:jc w:val="both"/>
        <w:rPr>
          <w:rStyle w:val="fontstyle01"/>
          <w:rFonts w:ascii="Times New Roman" w:hAnsi="Times New Roman" w:cs="Times New Roman"/>
          <w:sz w:val="24"/>
          <w:szCs w:val="24"/>
        </w:rPr>
      </w:pPr>
    </w:p>
    <w:p w14:paraId="25295354" w14:textId="46F34BA5" w:rsidR="00A42F86" w:rsidRPr="00514E03" w:rsidRDefault="00A42F86" w:rsidP="008D0BBA">
      <w:pPr>
        <w:pStyle w:val="ListParagraph"/>
        <w:numPr>
          <w:ilvl w:val="0"/>
          <w:numId w:val="19"/>
        </w:numPr>
        <w:spacing w:after="0" w:line="360" w:lineRule="auto"/>
        <w:ind w:left="851" w:hanging="851"/>
        <w:jc w:val="both"/>
        <w:rPr>
          <w:rFonts w:ascii="Times New Roman" w:eastAsia="Calibri" w:hAnsi="Times New Roman" w:cs="Times New Roman"/>
          <w:i/>
          <w:noProof/>
          <w:sz w:val="24"/>
          <w:szCs w:val="24"/>
          <w:lang w:val="en-ID"/>
        </w:rPr>
      </w:pPr>
      <w:r w:rsidRPr="00514E03">
        <w:rPr>
          <w:rFonts w:ascii="Times New Roman" w:hAnsi="Times New Roman" w:cs="Times New Roman"/>
          <w:b/>
          <w:sz w:val="24"/>
          <w:szCs w:val="24"/>
        </w:rPr>
        <w:t>Digital Preservation of Cultural Heritage: Balinese Kulkul Artefact and Practices</w:t>
      </w:r>
      <w:r w:rsidR="002E5E03" w:rsidRPr="00514E03">
        <w:rPr>
          <w:rFonts w:ascii="Times New Roman" w:eastAsia="Calibri" w:hAnsi="Times New Roman" w:cs="Times New Roman"/>
          <w:i/>
          <w:noProof/>
          <w:sz w:val="24"/>
          <w:szCs w:val="24"/>
          <w:lang w:val="en-ID"/>
        </w:rPr>
        <w:t xml:space="preserve"> </w:t>
      </w:r>
      <w:r w:rsidRPr="00514E03">
        <w:rPr>
          <w:rFonts w:ascii="Times New Roman" w:hAnsi="Times New Roman" w:cs="Times New Roman"/>
          <w:sz w:val="24"/>
          <w:szCs w:val="24"/>
          <w:shd w:val="clear" w:color="auto" w:fill="FFFFFF"/>
        </w:rPr>
        <w:t>(</w:t>
      </w:r>
      <w:r w:rsidRPr="00514E03">
        <w:rPr>
          <w:rFonts w:ascii="Times New Roman" w:hAnsi="Times New Roman" w:cs="Times New Roman"/>
          <w:sz w:val="24"/>
          <w:szCs w:val="24"/>
        </w:rPr>
        <w:t>C. R. A. Pramartha dan Joseph G. Davis, 2016)</w:t>
      </w:r>
    </w:p>
    <w:p w14:paraId="54530786" w14:textId="191BB7E7" w:rsidR="002E5E03" w:rsidRDefault="002E5E03" w:rsidP="00FF1B6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lang w:val="en-ID"/>
        </w:rPr>
        <w:t xml:space="preserve">  </w:t>
      </w:r>
      <w:r w:rsidR="00FA1E1F" w:rsidRPr="00514E03">
        <w:rPr>
          <w:rFonts w:ascii="Times New Roman" w:hAnsi="Times New Roman" w:cs="Times New Roman"/>
          <w:sz w:val="24"/>
          <w:szCs w:val="24"/>
          <w:lang w:val="en-ID"/>
        </w:rPr>
        <w:t xml:space="preserve">Pada penelitian ini </w:t>
      </w:r>
      <w:r w:rsidRPr="00514E03">
        <w:rPr>
          <w:rFonts w:ascii="Times New Roman" w:hAnsi="Times New Roman" w:cs="Times New Roman"/>
          <w:sz w:val="24"/>
          <w:szCs w:val="24"/>
        </w:rPr>
        <w:t>penulis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Tujuan dari proyek ini adalah untuk mendokumentasikan, melestarikan, dan mendidik masyarakat Bali dan generasi muda khususnya pada aspek penting dari budaya Bali. Komunitas ini akan didorong tidak hanya untuk belajar tentang kulkul dan praktik terkait, tetapi juga berkontribusi pengetahuan mereka sendiri untuk memungkinkan portal digital online untuk berkembang menjadi tempat penyimpanan pengetahuan budaya Bali. Pengetahuan dan pemahaman kulkul dasar diperoleh melalui wawancara mendalam dengan beberapa pakar budaya Bali terpilih dan anggota masyarakat berpengetahuan (Profesor dari Universitas Bali, pemimpin spiritual, pemimpin komunitas senior, dan pengrajin). Sebagai bagian dari portal digital, proyek penulis juga mencakup pengembangan ontologi dasar konsep dan istilah terkait kulkul, dan hubungan antar mereka untuk mendukung pencarian semantik dan pen</w:t>
      </w:r>
      <w:r w:rsidR="000B7003" w:rsidRPr="00514E03">
        <w:rPr>
          <w:rFonts w:ascii="Times New Roman" w:hAnsi="Times New Roman" w:cs="Times New Roman"/>
          <w:sz w:val="24"/>
          <w:szCs w:val="24"/>
        </w:rPr>
        <w:t>elusuran sumber daya online</w:t>
      </w:r>
      <w:r w:rsidRPr="00514E03">
        <w:rPr>
          <w:rFonts w:ascii="Times New Roman" w:hAnsi="Times New Roman" w:cs="Times New Roman"/>
          <w:sz w:val="24"/>
          <w:szCs w:val="24"/>
        </w:rPr>
        <w:t>.</w:t>
      </w:r>
    </w:p>
    <w:p w14:paraId="576AEA24" w14:textId="77777777" w:rsidR="005B208E" w:rsidRPr="00514E03" w:rsidRDefault="005B208E" w:rsidP="00FF1B6A">
      <w:pPr>
        <w:spacing w:after="0" w:line="360" w:lineRule="auto"/>
        <w:ind w:firstLine="720"/>
        <w:jc w:val="both"/>
        <w:rPr>
          <w:rFonts w:ascii="Times New Roman" w:hAnsi="Times New Roman" w:cs="Times New Roman"/>
          <w:b/>
          <w:sz w:val="24"/>
          <w:szCs w:val="24"/>
        </w:rPr>
      </w:pPr>
    </w:p>
    <w:p w14:paraId="56E672E2" w14:textId="77777777" w:rsidR="0008767B" w:rsidRDefault="0008767B">
      <w:p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br w:type="page"/>
      </w:r>
    </w:p>
    <w:p w14:paraId="77EE6969" w14:textId="25D77D16" w:rsidR="002E5E03" w:rsidRPr="005B208E" w:rsidRDefault="002E5E03" w:rsidP="008D0BBA">
      <w:pPr>
        <w:pStyle w:val="ListParagraph"/>
        <w:numPr>
          <w:ilvl w:val="0"/>
          <w:numId w:val="19"/>
        </w:numPr>
        <w:spacing w:after="0" w:line="360" w:lineRule="auto"/>
        <w:ind w:left="851" w:hanging="851"/>
        <w:jc w:val="both"/>
        <w:rPr>
          <w:rFonts w:ascii="Times New Roman" w:eastAsia="Calibri" w:hAnsi="Times New Roman" w:cs="Times New Roman"/>
          <w:noProof/>
          <w:sz w:val="24"/>
          <w:szCs w:val="24"/>
          <w:lang w:val="en-ID"/>
        </w:rPr>
      </w:pPr>
      <w:r w:rsidRPr="00514E03">
        <w:rPr>
          <w:rFonts w:ascii="Times New Roman" w:hAnsi="Times New Roman" w:cs="Times New Roman"/>
          <w:b/>
          <w:sz w:val="24"/>
          <w:szCs w:val="24"/>
          <w:shd w:val="clear" w:color="auto" w:fill="FFFFFF"/>
        </w:rPr>
        <w:lastRenderedPageBreak/>
        <w:t>Assembly the Semantik Cultural Heritage Knowledge</w:t>
      </w:r>
      <w:r w:rsidRPr="00514E03">
        <w:rPr>
          <w:rFonts w:ascii="Times New Roman" w:eastAsia="Calibri" w:hAnsi="Times New Roman" w:cs="Times New Roman"/>
          <w:noProof/>
          <w:sz w:val="24"/>
          <w:szCs w:val="24"/>
          <w:lang w:val="en-ID"/>
        </w:rPr>
        <w:t xml:space="preserve"> </w:t>
      </w:r>
      <w:r w:rsidRPr="00514E03">
        <w:rPr>
          <w:rFonts w:ascii="Times New Roman" w:hAnsi="Times New Roman" w:cs="Times New Roman"/>
          <w:sz w:val="24"/>
          <w:szCs w:val="24"/>
          <w:shd w:val="clear" w:color="auto" w:fill="FFFFFF"/>
        </w:rPr>
        <w:t>(</w:t>
      </w:r>
      <w:r w:rsidRPr="00514E03">
        <w:rPr>
          <w:rFonts w:ascii="Times New Roman" w:hAnsi="Times New Roman" w:cs="Times New Roman"/>
          <w:sz w:val="24"/>
          <w:szCs w:val="24"/>
        </w:rPr>
        <w:t>C. R. A. Pramartha, 2018)</w:t>
      </w:r>
    </w:p>
    <w:p w14:paraId="509463EA" w14:textId="6B88B379" w:rsidR="002E5E03" w:rsidRDefault="002E5E03" w:rsidP="00FF1B6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Proyek ini bertujuan untuk mengumpulkan pengetahuan warisan budaya semantik yang berhubungan dengan satu aspek dari warisan Bali, 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w:t>
      </w:r>
      <w:r w:rsidR="000B7003" w:rsidRPr="00514E03">
        <w:rPr>
          <w:rFonts w:ascii="Times New Roman" w:hAnsi="Times New Roman" w:cs="Times New Roman"/>
          <w:sz w:val="24"/>
          <w:szCs w:val="24"/>
        </w:rPr>
        <w:t>pulasi oleh program komputer</w:t>
      </w:r>
      <w:r w:rsidRPr="00514E03">
        <w:rPr>
          <w:rFonts w:ascii="Times New Roman" w:hAnsi="Times New Roman" w:cs="Times New Roman"/>
          <w:sz w:val="24"/>
          <w:szCs w:val="24"/>
        </w:rPr>
        <w:t>.</w:t>
      </w:r>
    </w:p>
    <w:p w14:paraId="765A23FC" w14:textId="77777777" w:rsidR="005B208E" w:rsidRPr="00514E03" w:rsidRDefault="005B208E" w:rsidP="00FF1B6A">
      <w:pPr>
        <w:spacing w:after="0" w:line="360" w:lineRule="auto"/>
        <w:ind w:firstLine="720"/>
        <w:jc w:val="both"/>
        <w:rPr>
          <w:rFonts w:ascii="Times New Roman" w:hAnsi="Times New Roman" w:cs="Times New Roman"/>
          <w:b/>
          <w:sz w:val="24"/>
          <w:szCs w:val="24"/>
        </w:rPr>
      </w:pPr>
    </w:p>
    <w:p w14:paraId="09B310F6" w14:textId="5DF8F755" w:rsidR="002E5E03" w:rsidRPr="00514E03" w:rsidRDefault="002E5E03" w:rsidP="008D0BBA">
      <w:pPr>
        <w:pStyle w:val="ListParagraph"/>
        <w:numPr>
          <w:ilvl w:val="0"/>
          <w:numId w:val="19"/>
        </w:numPr>
        <w:spacing w:after="0" w:line="360" w:lineRule="auto"/>
        <w:ind w:hanging="720"/>
        <w:jc w:val="both"/>
        <w:rPr>
          <w:rFonts w:ascii="Times New Roman" w:eastAsia="Calibri" w:hAnsi="Times New Roman" w:cs="Times New Roman"/>
          <w:b/>
          <w:noProof/>
          <w:sz w:val="24"/>
          <w:szCs w:val="24"/>
          <w:lang w:val="id-ID"/>
        </w:rPr>
      </w:pPr>
      <w:r w:rsidRPr="00514E03">
        <w:rPr>
          <w:rFonts w:ascii="Times New Roman" w:hAnsi="Times New Roman" w:cs="Times New Roman"/>
          <w:b/>
          <w:sz w:val="24"/>
          <w:szCs w:val="24"/>
        </w:rPr>
        <w:t xml:space="preserve">Integrating Ontology-based Approach in Knowledge Management System (KMS): Construction of Batik Heritage Ontology </w:t>
      </w:r>
      <w:r w:rsidRPr="00514E03">
        <w:rPr>
          <w:rFonts w:ascii="Times New Roman" w:hAnsi="Times New Roman" w:cs="Times New Roman"/>
          <w:sz w:val="24"/>
          <w:szCs w:val="24"/>
        </w:rPr>
        <w:t>(Syerina Azlin Md Nasir dan Nor Laila Md Noor, 2010)</w:t>
      </w:r>
    </w:p>
    <w:p w14:paraId="39578770" w14:textId="1224224D" w:rsidR="005B208E" w:rsidRDefault="00612231" w:rsidP="00FF1B6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Makalah ini menetapkan pendekatan untuk mengintegrasikan ontologi dalam Sistem Manajemen Pengetahuan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w:t>
      </w:r>
      <w:r w:rsidR="000B7003" w:rsidRPr="00514E03">
        <w:rPr>
          <w:rFonts w:ascii="Times New Roman" w:hAnsi="Times New Roman" w:cs="Times New Roman"/>
          <w:sz w:val="24"/>
          <w:szCs w:val="24"/>
        </w:rPr>
        <w:t xml:space="preserve"> konstruksi ontology</w:t>
      </w:r>
      <w:r w:rsidRPr="00514E03">
        <w:rPr>
          <w:rFonts w:ascii="Times New Roman" w:hAnsi="Times New Roman" w:cs="Times New Roman"/>
          <w:sz w:val="24"/>
          <w:szCs w:val="24"/>
        </w:rPr>
        <w:t>.</w:t>
      </w:r>
    </w:p>
    <w:p w14:paraId="2880B2E7" w14:textId="77777777" w:rsidR="00FF1B6A" w:rsidRPr="00FF1B6A" w:rsidRDefault="00FF1B6A" w:rsidP="00FF1B6A">
      <w:pPr>
        <w:spacing w:after="0" w:line="360" w:lineRule="auto"/>
        <w:ind w:firstLine="720"/>
        <w:jc w:val="both"/>
        <w:rPr>
          <w:rFonts w:ascii="Times New Roman" w:hAnsi="Times New Roman" w:cs="Times New Roman"/>
          <w:sz w:val="24"/>
          <w:szCs w:val="24"/>
        </w:rPr>
      </w:pPr>
    </w:p>
    <w:p w14:paraId="7A8B5EC5" w14:textId="77777777" w:rsidR="00901E59" w:rsidRPr="00514E03" w:rsidRDefault="00901E59" w:rsidP="008D0BBA">
      <w:pPr>
        <w:pStyle w:val="ListParagraph"/>
        <w:numPr>
          <w:ilvl w:val="0"/>
          <w:numId w:val="19"/>
        </w:numPr>
        <w:spacing w:after="0" w:line="360" w:lineRule="auto"/>
        <w:ind w:left="851" w:hanging="851"/>
        <w:jc w:val="both"/>
        <w:rPr>
          <w:rFonts w:ascii="Times New Roman" w:eastAsia="Calibri" w:hAnsi="Times New Roman" w:cs="Times New Roman"/>
          <w:noProof/>
          <w:sz w:val="24"/>
          <w:szCs w:val="24"/>
          <w:lang w:val="en-ID"/>
        </w:rPr>
      </w:pPr>
      <w:r w:rsidRPr="00514E03">
        <w:rPr>
          <w:rFonts w:ascii="Times New Roman" w:hAnsi="Times New Roman" w:cs="Times New Roman"/>
          <w:b/>
          <w:sz w:val="24"/>
          <w:szCs w:val="24"/>
        </w:rPr>
        <w:t xml:space="preserve">Towards Automatic Wayang Ontology Construction using Relation Extraction from Free Text </w:t>
      </w:r>
      <w:r w:rsidRPr="00514E03">
        <w:rPr>
          <w:rFonts w:ascii="Times New Roman" w:hAnsi="Times New Roman" w:cs="Times New Roman"/>
          <w:sz w:val="24"/>
          <w:szCs w:val="24"/>
        </w:rPr>
        <w:t>(Hadaiq Rolis Sanabila dan Ruli Manurung, 2014)</w:t>
      </w:r>
    </w:p>
    <w:p w14:paraId="4FBFA879" w14:textId="2EA0E477" w:rsidR="00901E59" w:rsidRDefault="00901E59" w:rsidP="00FF1B6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Makalah ini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corpus, variasi nilai ambang batas dalam </w:t>
      </w:r>
      <w:r w:rsidRPr="00514E03">
        <w:rPr>
          <w:rFonts w:ascii="Times New Roman" w:hAnsi="Times New Roman" w:cs="Times New Roman"/>
          <w:sz w:val="24"/>
          <w:szCs w:val="24"/>
        </w:rPr>
        <w:lastRenderedPageBreak/>
        <w:t xml:space="preserve">proses pengelompokan relasi, dan penggunaan pasangan entitas atau tipe pasangan entitas </w:t>
      </w:r>
      <w:r w:rsidR="000B7003" w:rsidRPr="00514E03">
        <w:rPr>
          <w:rFonts w:ascii="Times New Roman" w:hAnsi="Times New Roman" w:cs="Times New Roman"/>
          <w:sz w:val="24"/>
          <w:szCs w:val="24"/>
        </w:rPr>
        <w:t>selama tahap ekstraksi fitur</w:t>
      </w:r>
      <w:r w:rsidRPr="00514E03">
        <w:rPr>
          <w:rFonts w:ascii="Times New Roman" w:hAnsi="Times New Roman" w:cs="Times New Roman"/>
          <w:sz w:val="24"/>
          <w:szCs w:val="24"/>
        </w:rPr>
        <w:t>.</w:t>
      </w:r>
    </w:p>
    <w:p w14:paraId="6D6981A5" w14:textId="77777777" w:rsidR="005B208E" w:rsidRPr="00514E03" w:rsidRDefault="005B208E" w:rsidP="00FF1B6A">
      <w:pPr>
        <w:spacing w:after="0" w:line="360" w:lineRule="auto"/>
        <w:ind w:firstLine="720"/>
        <w:jc w:val="both"/>
        <w:rPr>
          <w:rFonts w:ascii="Times New Roman" w:hAnsi="Times New Roman" w:cs="Times New Roman"/>
          <w:b/>
          <w:sz w:val="24"/>
          <w:szCs w:val="24"/>
        </w:rPr>
      </w:pPr>
    </w:p>
    <w:p w14:paraId="68547C20" w14:textId="27E59FCF" w:rsidR="00901E59" w:rsidRPr="00514E03" w:rsidRDefault="00901E59" w:rsidP="008D0BBA">
      <w:pPr>
        <w:pStyle w:val="ListParagraph"/>
        <w:numPr>
          <w:ilvl w:val="0"/>
          <w:numId w:val="19"/>
        </w:numPr>
        <w:spacing w:after="0" w:line="360" w:lineRule="auto"/>
        <w:ind w:left="851" w:hanging="851"/>
        <w:jc w:val="both"/>
        <w:rPr>
          <w:rFonts w:ascii="Times New Roman" w:eastAsia="Calibri" w:hAnsi="Times New Roman" w:cs="Times New Roman"/>
          <w:noProof/>
          <w:sz w:val="24"/>
          <w:szCs w:val="24"/>
          <w:lang w:val="en-ID"/>
        </w:rPr>
      </w:pPr>
      <w:r w:rsidRPr="00514E03">
        <w:rPr>
          <w:rFonts w:ascii="Times New Roman" w:hAnsi="Times New Roman" w:cs="Times New Roman"/>
          <w:b/>
          <w:sz w:val="24"/>
          <w:szCs w:val="24"/>
        </w:rPr>
        <w:t xml:space="preserve">METHONTOLOGY: From Ontological Art Towards Ontological Engineering </w:t>
      </w:r>
      <w:r w:rsidRPr="00514E03">
        <w:rPr>
          <w:rFonts w:ascii="Times New Roman" w:hAnsi="Times New Roman" w:cs="Times New Roman"/>
          <w:sz w:val="24"/>
          <w:szCs w:val="24"/>
        </w:rPr>
        <w:t>(Mariano Ferndndez, Asuncion Gomez-P~rez dan Natalia Juristo, 1997)</w:t>
      </w:r>
    </w:p>
    <w:p w14:paraId="637B84C1" w14:textId="1DCD880C" w:rsidR="00901E59" w:rsidRDefault="00901E59" w:rsidP="00FF1B6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Tujuan dari penelitian mereka adalah untuk mengklarifikasi kepada pembaca yang tertarik untuk membangun ontologi dari awal, kegiatan yang harus mereka lakukan dan dalam urutan apa, serta serangkaian teknik yang akan digunakan dalam setiap fase metodologi. Makalah ini hanya menyajikan satu set kegiatan yang sesuai dengan proses pengembangan ontologi, siklus hidup untuk membangun ontologi berdasarkan prototipe yang berkembang, dan METONTOLOGI, metodologi terstruktur dengan baik yang digunakan untuk membangun ontologi dari awal. Makalah ini mengumpulkan pengalaman penulis tentang membangun ontol</w:t>
      </w:r>
      <w:r w:rsidR="000B7003" w:rsidRPr="00514E03">
        <w:rPr>
          <w:rFonts w:ascii="Times New Roman" w:hAnsi="Times New Roman" w:cs="Times New Roman"/>
          <w:sz w:val="24"/>
          <w:szCs w:val="24"/>
        </w:rPr>
        <w:t>ogi dalam domain bahan kimia</w:t>
      </w:r>
      <w:r w:rsidRPr="00514E03">
        <w:rPr>
          <w:rFonts w:ascii="Times New Roman" w:hAnsi="Times New Roman" w:cs="Times New Roman"/>
          <w:sz w:val="24"/>
          <w:szCs w:val="24"/>
        </w:rPr>
        <w:t>.</w:t>
      </w:r>
    </w:p>
    <w:p w14:paraId="70E8E433" w14:textId="77777777" w:rsidR="005B208E" w:rsidRPr="005B208E" w:rsidRDefault="005B208E" w:rsidP="00FF1B6A">
      <w:pPr>
        <w:spacing w:after="0" w:line="360" w:lineRule="auto"/>
        <w:ind w:firstLine="720"/>
        <w:jc w:val="both"/>
        <w:rPr>
          <w:rFonts w:ascii="Times New Roman" w:hAnsi="Times New Roman" w:cs="Times New Roman"/>
          <w:b/>
          <w:sz w:val="24"/>
          <w:szCs w:val="24"/>
        </w:rPr>
      </w:pPr>
    </w:p>
    <w:p w14:paraId="23D344C5" w14:textId="781D34D7" w:rsidR="00F840AE" w:rsidRPr="00F77982" w:rsidRDefault="00F840AE"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39" w:name="_Toc40930821"/>
      <w:r w:rsidRPr="00F77982">
        <w:rPr>
          <w:rFonts w:ascii="Times New Roman" w:hAnsi="Times New Roman" w:cs="Times New Roman"/>
          <w:b/>
          <w:color w:val="auto"/>
          <w:sz w:val="24"/>
          <w:szCs w:val="24"/>
          <w:lang w:val="en-ID"/>
        </w:rPr>
        <w:t>Warisan Budaya Digital</w:t>
      </w:r>
      <w:bookmarkStart w:id="40" w:name="_Toc20933406"/>
      <w:bookmarkEnd w:id="39"/>
    </w:p>
    <w:p w14:paraId="35B07ECA" w14:textId="49195913" w:rsidR="00F840AE" w:rsidRDefault="00F840AE" w:rsidP="00586C1B">
      <w:pPr>
        <w:spacing w:after="0" w:line="360" w:lineRule="auto"/>
        <w:ind w:firstLine="567"/>
        <w:jc w:val="both"/>
        <w:outlineLvl w:val="2"/>
        <w:rPr>
          <w:rFonts w:ascii="Times New Roman" w:hAnsi="Times New Roman" w:cs="Times New Roman"/>
          <w:bCs/>
          <w:sz w:val="24"/>
          <w:szCs w:val="24"/>
        </w:rPr>
      </w:pPr>
      <w:bookmarkStart w:id="41" w:name="_Toc40930822"/>
      <w:r w:rsidRPr="00514E03">
        <w:rPr>
          <w:rFonts w:ascii="Times New Roman" w:hAnsi="Times New Roman" w:cs="Times New Roman"/>
          <w:bCs/>
          <w:sz w:val="24"/>
          <w:szCs w:val="24"/>
        </w:rPr>
        <w:t>Warisan budaya cenderung dilihat sebagai produk tradisi budaya fisik dan pencapaian spiritual dalam bentuk nilai masa lalu. Beralih ke era digital, lembaga warisan budaya seperti Galeri, Arsip, Museum dan Perpustakaan (GLAM) mulai mengidentifikasi kebutuhan untuk mendigitalkan berbagai koleksi mereka dan menjadikannya tersedia secara online (</w:t>
      </w:r>
      <w:r w:rsidR="000B7003" w:rsidRPr="00514E03">
        <w:rPr>
          <w:rFonts w:ascii="Times New Roman" w:hAnsi="Times New Roman" w:cs="Times New Roman"/>
          <w:sz w:val="24"/>
          <w:szCs w:val="24"/>
          <w:shd w:val="clear" w:color="auto" w:fill="FFFFFF"/>
        </w:rPr>
        <w:t xml:space="preserve">Pramartha and </w:t>
      </w:r>
      <w:r w:rsidRPr="00514E03">
        <w:rPr>
          <w:rFonts w:ascii="Times New Roman" w:hAnsi="Times New Roman" w:cs="Times New Roman"/>
          <w:sz w:val="24"/>
          <w:szCs w:val="24"/>
          <w:shd w:val="clear" w:color="auto" w:fill="FFFFFF"/>
        </w:rPr>
        <w:t>Davis</w:t>
      </w:r>
      <w:r w:rsidR="000B7003" w:rsidRPr="00514E03">
        <w:rPr>
          <w:rFonts w:ascii="Times New Roman" w:hAnsi="Times New Roman" w:cs="Times New Roman"/>
          <w:sz w:val="24"/>
          <w:szCs w:val="24"/>
          <w:shd w:val="clear" w:color="auto" w:fill="FFFFFF"/>
        </w:rPr>
        <w:t>,</w:t>
      </w:r>
      <w:r w:rsidRPr="00514E03">
        <w:rPr>
          <w:rFonts w:ascii="Times New Roman" w:hAnsi="Times New Roman" w:cs="Times New Roman"/>
          <w:sz w:val="24"/>
          <w:szCs w:val="24"/>
          <w:shd w:val="clear" w:color="auto" w:fill="FFFFFF"/>
        </w:rPr>
        <w:t xml:space="preserve"> 2016)</w:t>
      </w:r>
      <w:r w:rsidRPr="00514E03">
        <w:rPr>
          <w:rFonts w:ascii="Times New Roman" w:hAnsi="Times New Roman" w:cs="Times New Roman"/>
          <w:bCs/>
          <w:sz w:val="24"/>
          <w:szCs w:val="24"/>
        </w:rPr>
        <w:t xml:space="preserve">. Ada banyak alasan mengapa koleksi warisan budaya harus tersedia online. Tujuan yang paling penting adalah membuat pengetahuan budaya lama dapat diakses, dikembangkan lebih lanjut, dan diteruskan ke generasi mendatang. Juga, ini akan memungkinkan setiap orang untuk mengeksplorasi dan terhubung dengan masa lalu mereka. Koleksi warisan budaya ini mencakup situs, objek, dan hal-hal tak berwujud yang memiliki nilai budaya, sejarah, estetika, arkeologis, ilmiah, etnologis atau antropologis </w:t>
      </w:r>
      <w:r w:rsidR="000B7003" w:rsidRPr="00514E03">
        <w:rPr>
          <w:rFonts w:ascii="Times New Roman" w:hAnsi="Times New Roman" w:cs="Times New Roman"/>
          <w:bCs/>
          <w:sz w:val="24"/>
          <w:szCs w:val="24"/>
        </w:rPr>
        <w:t>untuk kelompok dan individu</w:t>
      </w:r>
      <w:r w:rsidRPr="00514E03">
        <w:rPr>
          <w:rFonts w:ascii="Times New Roman" w:hAnsi="Times New Roman" w:cs="Times New Roman"/>
          <w:bCs/>
          <w:sz w:val="24"/>
          <w:szCs w:val="24"/>
        </w:rPr>
        <w:t>.</w:t>
      </w:r>
      <w:bookmarkEnd w:id="40"/>
      <w:bookmarkEnd w:id="41"/>
      <w:r w:rsidRPr="00514E03">
        <w:rPr>
          <w:rFonts w:ascii="Times New Roman" w:hAnsi="Times New Roman" w:cs="Times New Roman"/>
          <w:bCs/>
          <w:sz w:val="24"/>
          <w:szCs w:val="24"/>
        </w:rPr>
        <w:t xml:space="preserve"> </w:t>
      </w:r>
    </w:p>
    <w:p w14:paraId="37AD00D3" w14:textId="77777777" w:rsidR="005B208E" w:rsidRPr="00514E03" w:rsidRDefault="005B208E" w:rsidP="00FF1B6A">
      <w:pPr>
        <w:spacing w:after="0" w:line="360" w:lineRule="auto"/>
        <w:ind w:firstLine="720"/>
        <w:jc w:val="both"/>
        <w:outlineLvl w:val="2"/>
        <w:rPr>
          <w:rFonts w:ascii="Times New Roman" w:hAnsi="Times New Roman" w:cs="Times New Roman"/>
          <w:b/>
          <w:sz w:val="24"/>
          <w:szCs w:val="24"/>
          <w:lang w:val="en-ID"/>
        </w:rPr>
      </w:pPr>
    </w:p>
    <w:p w14:paraId="5AA27CB5" w14:textId="77777777" w:rsidR="0008767B" w:rsidRDefault="0008767B">
      <w:pPr>
        <w:rPr>
          <w:rFonts w:ascii="Times New Roman" w:hAnsi="Times New Roman" w:cs="Times New Roman"/>
          <w:b/>
          <w:bCs/>
          <w:sz w:val="24"/>
          <w:szCs w:val="24"/>
        </w:rPr>
      </w:pPr>
      <w:r>
        <w:rPr>
          <w:rFonts w:ascii="Times New Roman" w:hAnsi="Times New Roman" w:cs="Times New Roman"/>
          <w:b/>
          <w:bCs/>
          <w:sz w:val="24"/>
          <w:szCs w:val="24"/>
        </w:rPr>
        <w:br w:type="page"/>
      </w:r>
    </w:p>
    <w:p w14:paraId="38A4BD70" w14:textId="31C48156" w:rsidR="00F840AE" w:rsidRPr="00F77982" w:rsidRDefault="00F840AE"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42" w:name="_Toc40930823"/>
      <w:r w:rsidRPr="00F77982">
        <w:rPr>
          <w:rFonts w:ascii="Times New Roman" w:hAnsi="Times New Roman" w:cs="Times New Roman"/>
          <w:b/>
          <w:color w:val="auto"/>
          <w:sz w:val="24"/>
          <w:szCs w:val="24"/>
          <w:lang w:val="en-ID"/>
        </w:rPr>
        <w:lastRenderedPageBreak/>
        <w:t>Ontologi</w:t>
      </w:r>
      <w:bookmarkEnd w:id="42"/>
    </w:p>
    <w:p w14:paraId="3AEDBE41" w14:textId="1EC349BC" w:rsidR="005B208E" w:rsidRDefault="00F840AE" w:rsidP="00586C1B">
      <w:pPr>
        <w:spacing w:after="0" w:line="360" w:lineRule="auto"/>
        <w:ind w:firstLine="567"/>
        <w:jc w:val="both"/>
        <w:rPr>
          <w:rFonts w:ascii="Times New Roman" w:hAnsi="Times New Roman" w:cs="Times New Roman"/>
          <w:b/>
          <w:sz w:val="24"/>
          <w:szCs w:val="24"/>
          <w:lang w:val="en-ID"/>
        </w:rPr>
      </w:pPr>
      <w:r w:rsidRPr="00514E03">
        <w:rPr>
          <w:rFonts w:ascii="Times New Roman" w:eastAsia="MS Mincho" w:hAnsi="Times New Roman" w:cs="Times New Roman"/>
          <w:sz w:val="24"/>
          <w:szCs w:val="24"/>
        </w:rPr>
        <w:t xml:space="preserve">Ontologi merupakan cara untuk merepresentasikan pengetahuan dari sekumpulan konsep dalam sebuah domain informasi dan hubungan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w:t>
      </w:r>
      <w:proofErr w:type="gramStart"/>
      <w:r w:rsidRPr="00514E03">
        <w:rPr>
          <w:rFonts w:ascii="Times New Roman" w:eastAsia="MS Mincho" w:hAnsi="Times New Roman" w:cs="Times New Roman"/>
          <w:sz w:val="24"/>
          <w:szCs w:val="24"/>
        </w:rPr>
        <w:t>eﬁsien  (</w:t>
      </w:r>
      <w:proofErr w:type="gramEnd"/>
      <w:r w:rsidR="000B7003" w:rsidRPr="00514E03">
        <w:rPr>
          <w:rFonts w:ascii="Times New Roman" w:hAnsi="Times New Roman" w:cs="Times New Roman"/>
          <w:sz w:val="24"/>
          <w:szCs w:val="24"/>
        </w:rPr>
        <w:t xml:space="preserve">Lombardo, Pizzo and </w:t>
      </w:r>
      <w:r w:rsidRPr="00514E03">
        <w:rPr>
          <w:rFonts w:ascii="Times New Roman" w:hAnsi="Times New Roman" w:cs="Times New Roman"/>
          <w:sz w:val="24"/>
          <w:szCs w:val="24"/>
        </w:rPr>
        <w:t>Damiano, 2016)</w:t>
      </w:r>
      <w:r w:rsidRPr="00514E03">
        <w:rPr>
          <w:rFonts w:ascii="Times New Roman" w:eastAsia="MS Mincho" w:hAnsi="Times New Roman" w:cs="Times New Roman"/>
          <w:sz w:val="24"/>
          <w:szCs w:val="24"/>
        </w:rPr>
        <w:t xml:space="preserve">. Terdapat beberapa manfaat dalam menggunakan ontologi, seperti dapat menjelaskan suatu domain pengetahuan secara eksplisit yaitu memberikan struktur hierarki dari konsep untuk menjelaskan sebuah domain dan bagaimana mereka berhubungan. Dapat berbagi pemahaman dari informasi yang terstruktur serta penggunaan ulang domain pengetahuan misalkan kita ingin membangun </w:t>
      </w:r>
      <w:proofErr w:type="gramStart"/>
      <w:r w:rsidRPr="00514E03">
        <w:rPr>
          <w:rFonts w:ascii="Times New Roman" w:eastAsia="MS Mincho" w:hAnsi="Times New Roman" w:cs="Times New Roman"/>
          <w:sz w:val="24"/>
          <w:szCs w:val="24"/>
        </w:rPr>
        <w:t>ontologi  yang</w:t>
      </w:r>
      <w:proofErr w:type="gramEnd"/>
      <w:r w:rsidRPr="00514E03">
        <w:rPr>
          <w:rFonts w:ascii="Times New Roman" w:eastAsia="MS Mincho" w:hAnsi="Times New Roman" w:cs="Times New Roman"/>
          <w:sz w:val="24"/>
          <w:szCs w:val="24"/>
        </w:rPr>
        <w:t xml:space="preserve"> luas dapat mengembangkan ontologi yang telah ada sebelumnya dan mengintegrasikan dengan beberapa ontologi lainnya yang relevan dengan ontologi yang ingin d</w:t>
      </w:r>
      <w:r w:rsidR="000B7003" w:rsidRPr="00514E03">
        <w:rPr>
          <w:rFonts w:ascii="Times New Roman" w:eastAsia="MS Mincho" w:hAnsi="Times New Roman" w:cs="Times New Roman"/>
          <w:sz w:val="24"/>
          <w:szCs w:val="24"/>
        </w:rPr>
        <w:t>ibangun (Pramartha, 2018)</w:t>
      </w:r>
      <w:r w:rsidRPr="00514E03">
        <w:rPr>
          <w:rFonts w:ascii="Times New Roman" w:hAnsi="Times New Roman" w:cs="Times New Roman"/>
          <w:color w:val="000000" w:themeColor="text1"/>
          <w:sz w:val="24"/>
          <w:szCs w:val="24"/>
        </w:rPr>
        <w:t xml:space="preserve">. </w:t>
      </w:r>
      <w:r w:rsidRPr="00514E03">
        <w:rPr>
          <w:rFonts w:ascii="Times New Roman" w:hAnsi="Times New Roman" w:cs="Times New Roman"/>
          <w:sz w:val="24"/>
          <w:szCs w:val="24"/>
        </w:rPr>
        <w:t xml:space="preserve">Salah satu fitur utama ontologi adalah bahwa, dengan memiliki hubungan penting antara konsep yang dibangun ke dalamnya, mereka memungkinkan penalaran otomatis tentang data. Alasan seperti itu mudah diimplementasikan dalam basis data grafik semantik yang menggunakan ontologi sebagai skema semantik mereka. Ontologi berfungsi seperti otak. Mereka bekerja dan beralasan dengan konsep dan hubungan dengan cara yang dekat dengan cara manusia memahami konsep yang saling terkait. Selain fitur penalaran, ontologi menyediakan navigasi yang lebih koheren dan mudah saat pengguna berpindah dari satu konsep ke konsep lainnya dalam struktur ontologi. Fitur lain yang berharga adalah bahwa ontologi mudah diperluas karena hubungan dan pencocokan konsep mudah ditambahkan ke ontologi yang ada. Akibatnya, model ini berkembang dengan pertumbuhan data tanpa memengaruhi proses dan sistem dependen jika terjadi kesalahan atau perlu diubah. </w:t>
      </w:r>
    </w:p>
    <w:p w14:paraId="5FDF2AF9" w14:textId="7D442934" w:rsidR="00F840AE" w:rsidRPr="005B208E" w:rsidRDefault="00F840AE" w:rsidP="00586C1B">
      <w:pPr>
        <w:spacing w:line="360" w:lineRule="auto"/>
        <w:ind w:firstLine="567"/>
        <w:jc w:val="both"/>
        <w:rPr>
          <w:rFonts w:ascii="Times New Roman" w:hAnsi="Times New Roman" w:cs="Times New Roman"/>
          <w:b/>
          <w:sz w:val="24"/>
          <w:szCs w:val="24"/>
          <w:lang w:val="en-ID"/>
        </w:rPr>
      </w:pPr>
      <w:r w:rsidRPr="00514E03">
        <w:rPr>
          <w:rFonts w:ascii="Times New Roman" w:eastAsia="MS Mincho" w:hAnsi="Times New Roman" w:cs="Times New Roman"/>
          <w:sz w:val="24"/>
          <w:szCs w:val="24"/>
        </w:rPr>
        <w:t xml:space="preserve">Pada tampilan solusi akhir ontolog akan memberikan hasil yang sekilas sama dengan yang bukan ontologi, hal tersebut terjadi jika </w:t>
      </w:r>
      <w:r w:rsidRPr="00514E03">
        <w:rPr>
          <w:rFonts w:ascii="Times New Roman" w:eastAsia="MS Mincho" w:hAnsi="Times New Roman" w:cs="Times New Roman"/>
          <w:i/>
          <w:sz w:val="24"/>
          <w:szCs w:val="24"/>
        </w:rPr>
        <w:t>interface</w:t>
      </w:r>
      <w:r w:rsidRPr="00514E03">
        <w:rPr>
          <w:rFonts w:ascii="Times New Roman" w:eastAsia="MS Mincho" w:hAnsi="Times New Roman" w:cs="Times New Roman"/>
          <w:sz w:val="24"/>
          <w:szCs w:val="24"/>
        </w:rPr>
        <w:t xml:space="preserve"> yang dibuat sama namun akan terlihat perbedaanya pada saat mesin melakukan pencarian, web biasa </w:t>
      </w:r>
      <w:r w:rsidRPr="00514E03">
        <w:rPr>
          <w:rFonts w:ascii="Times New Roman" w:eastAsia="MS Mincho" w:hAnsi="Times New Roman" w:cs="Times New Roman"/>
          <w:sz w:val="24"/>
          <w:szCs w:val="24"/>
        </w:rPr>
        <w:lastRenderedPageBreak/>
        <w:t xml:space="preserve">tidak bisa memilih pencariannya berdasarkan kriteria, web yang sekarang merupakan  </w:t>
      </w:r>
      <w:r w:rsidRPr="00514E03">
        <w:rPr>
          <w:rFonts w:ascii="Times New Roman" w:eastAsia="MS Mincho" w:hAnsi="Times New Roman" w:cs="Times New Roman"/>
          <w:i/>
          <w:sz w:val="24"/>
          <w:szCs w:val="24"/>
        </w:rPr>
        <w:t>text base search</w:t>
      </w:r>
      <w:r w:rsidRPr="00514E03">
        <w:rPr>
          <w:rFonts w:ascii="Times New Roman" w:eastAsia="MS Mincho" w:hAnsi="Times New Roman" w:cs="Times New Roman"/>
          <w:sz w:val="24"/>
          <w:szCs w:val="24"/>
        </w:rPr>
        <w:t xml:space="preserve"> hal tersebut berbeda dengan </w:t>
      </w:r>
      <w:r w:rsidRPr="00514E03">
        <w:rPr>
          <w:rFonts w:ascii="Times New Roman" w:eastAsia="MS Mincho" w:hAnsi="Times New Roman" w:cs="Times New Roman"/>
          <w:i/>
          <w:sz w:val="24"/>
          <w:szCs w:val="24"/>
        </w:rPr>
        <w:t>semantic search</w:t>
      </w:r>
      <w:r w:rsidRPr="00514E03">
        <w:rPr>
          <w:rFonts w:ascii="Times New Roman" w:eastAsia="MS Mincho" w:hAnsi="Times New Roman" w:cs="Times New Roman"/>
          <w:sz w:val="24"/>
          <w:szCs w:val="24"/>
        </w:rPr>
        <w:t xml:space="preserve">, </w:t>
      </w:r>
      <w:r w:rsidRPr="00514E03">
        <w:rPr>
          <w:rFonts w:ascii="Times New Roman" w:eastAsia="MS Mincho" w:hAnsi="Times New Roman" w:cs="Times New Roman"/>
          <w:i/>
          <w:sz w:val="24"/>
          <w:szCs w:val="24"/>
        </w:rPr>
        <w:t>text base</w:t>
      </w:r>
      <w:r w:rsidRPr="00514E03">
        <w:rPr>
          <w:rFonts w:ascii="Times New Roman" w:eastAsia="MS Mincho" w:hAnsi="Times New Roman" w:cs="Times New Roman"/>
          <w:sz w:val="24"/>
          <w:szCs w:val="24"/>
        </w:rPr>
        <w:t xml:space="preserve"> memberikan berapa kali kemunculan didalam </w:t>
      </w:r>
      <w:r w:rsidRPr="00514E03">
        <w:rPr>
          <w:rFonts w:ascii="Times New Roman" w:eastAsia="MS Mincho" w:hAnsi="Times New Roman" w:cs="Times New Roman"/>
          <w:i/>
          <w:sz w:val="24"/>
          <w:szCs w:val="24"/>
        </w:rPr>
        <w:t>text</w:t>
      </w:r>
      <w:r w:rsidRPr="00514E03">
        <w:rPr>
          <w:rFonts w:ascii="Times New Roman" w:eastAsia="MS Mincho" w:hAnsi="Times New Roman" w:cs="Times New Roman"/>
          <w:sz w:val="24"/>
          <w:szCs w:val="24"/>
        </w:rPr>
        <w:t xml:space="preserve"> itu dan dipakai sebagai acuan kemungkinan pencarian yang dimaksud oleh pengguna.</w:t>
      </w:r>
    </w:p>
    <w:p w14:paraId="35B2B07A" w14:textId="77777777" w:rsidR="005B208E" w:rsidRDefault="00F840AE" w:rsidP="00586C1B">
      <w:pPr>
        <w:spacing w:line="360" w:lineRule="auto"/>
        <w:ind w:firstLine="567"/>
        <w:jc w:val="both"/>
        <w:rPr>
          <w:rFonts w:ascii="Times New Roman" w:eastAsia="MS Mincho" w:hAnsi="Times New Roman" w:cs="Times New Roman"/>
          <w:sz w:val="24"/>
          <w:szCs w:val="24"/>
        </w:rPr>
      </w:pPr>
      <w:r w:rsidRPr="00514E03">
        <w:rPr>
          <w:rFonts w:ascii="Times New Roman" w:eastAsia="MS Mincho" w:hAnsi="Times New Roman" w:cs="Times New Roman"/>
          <w:sz w:val="24"/>
          <w:szCs w:val="24"/>
        </w:rPr>
        <w:t xml:space="preserve">Bedanya ontologi dan yang tidak ontologi juga dapat dilihat pada proses dan presisinya, web yang bukan ontologi dapat memberikan hasil seolah-olah seperti ontologi karena mengetahui ujung yang mau dicari atau dalam kata lain telah mengetahui apa </w:t>
      </w:r>
      <w:r w:rsidRPr="00514E03">
        <w:rPr>
          <w:rFonts w:ascii="Times New Roman" w:eastAsia="MS Mincho" w:hAnsi="Times New Roman" w:cs="Times New Roman"/>
          <w:i/>
          <w:sz w:val="24"/>
          <w:szCs w:val="24"/>
        </w:rPr>
        <w:t xml:space="preserve">value </w:t>
      </w:r>
      <w:r w:rsidRPr="00514E03">
        <w:rPr>
          <w:rFonts w:ascii="Times New Roman" w:eastAsia="MS Mincho" w:hAnsi="Times New Roman" w:cs="Times New Roman"/>
          <w:sz w:val="24"/>
          <w:szCs w:val="24"/>
        </w:rPr>
        <w:t>nya. Kelebihan ontologi itu semua bisa dihubungkan, kalau pada yang tidak ontologi untuk menambah satu table lagi (</w:t>
      </w:r>
      <w:r w:rsidRPr="00514E03">
        <w:rPr>
          <w:rFonts w:ascii="Times New Roman" w:eastAsia="MS Mincho" w:hAnsi="Times New Roman" w:cs="Times New Roman"/>
          <w:i/>
          <w:sz w:val="24"/>
          <w:szCs w:val="24"/>
        </w:rPr>
        <w:t>relasional database</w:t>
      </w:r>
      <w:r w:rsidRPr="00514E03">
        <w:rPr>
          <w:rFonts w:ascii="Times New Roman" w:eastAsia="MS Mincho" w:hAnsi="Times New Roman" w:cs="Times New Roman"/>
          <w:sz w:val="24"/>
          <w:szCs w:val="24"/>
        </w:rPr>
        <w:t>) tidaklah mudah karena penambahan satu baris atau colom itu akan merubah struktur databasenya, pada database (</w:t>
      </w:r>
      <w:r w:rsidRPr="00514E03">
        <w:rPr>
          <w:rFonts w:ascii="Times New Roman" w:eastAsia="MS Mincho" w:hAnsi="Times New Roman" w:cs="Times New Roman"/>
          <w:i/>
          <w:sz w:val="24"/>
          <w:szCs w:val="24"/>
        </w:rPr>
        <w:t>relational databse</w:t>
      </w:r>
      <w:r w:rsidRPr="00514E03">
        <w:rPr>
          <w:rFonts w:ascii="Times New Roman" w:eastAsia="MS Mincho" w:hAnsi="Times New Roman" w:cs="Times New Roman"/>
          <w:sz w:val="24"/>
          <w:szCs w:val="24"/>
        </w:rPr>
        <w:t xml:space="preserve">) diawal semua sudah presisi jadi pengembang tau apa yang mau dikerjakan. Namun dengan ontologi sekarang dapat kerjakan sebagian dulu berikutnya dapat dikembangkan lagi. </w:t>
      </w:r>
    </w:p>
    <w:p w14:paraId="51D7D6F4" w14:textId="1B125E7F" w:rsidR="00F840AE" w:rsidRDefault="00F840AE" w:rsidP="00586C1B">
      <w:pPr>
        <w:spacing w:after="0" w:line="360" w:lineRule="auto"/>
        <w:ind w:firstLine="567"/>
        <w:jc w:val="both"/>
        <w:rPr>
          <w:rFonts w:ascii="Times New Roman" w:eastAsia="MS Mincho" w:hAnsi="Times New Roman" w:cs="Times New Roman"/>
          <w:sz w:val="24"/>
          <w:szCs w:val="24"/>
        </w:rPr>
      </w:pPr>
      <w:r w:rsidRPr="00514E03">
        <w:rPr>
          <w:rFonts w:ascii="Times New Roman" w:eastAsia="MS Mincho" w:hAnsi="Times New Roman" w:cs="Times New Roman"/>
          <w:sz w:val="24"/>
          <w:szCs w:val="24"/>
        </w:rPr>
        <w:t xml:space="preserve">Contohnya diontologi masing-masing </w:t>
      </w:r>
      <w:r w:rsidRPr="00514E03">
        <w:rPr>
          <w:rFonts w:ascii="Times New Roman" w:eastAsia="MS Mincho" w:hAnsi="Times New Roman" w:cs="Times New Roman"/>
          <w:i/>
          <w:sz w:val="24"/>
          <w:szCs w:val="24"/>
        </w:rPr>
        <w:t>value</w:t>
      </w:r>
      <w:r w:rsidRPr="00514E03">
        <w:rPr>
          <w:rFonts w:ascii="Times New Roman" w:eastAsia="MS Mincho" w:hAnsi="Times New Roman" w:cs="Times New Roman"/>
          <w:sz w:val="24"/>
          <w:szCs w:val="24"/>
        </w:rPr>
        <w:t xml:space="preserve"> diberikan informasi lebih. Misalkan diobjek properti seperti siapa namanya, berapa anaknya, anak nomor berapa, terlihat bahwa </w:t>
      </w:r>
      <w:r w:rsidRPr="00514E03">
        <w:rPr>
          <w:rFonts w:ascii="Times New Roman" w:eastAsia="MS Mincho" w:hAnsi="Times New Roman" w:cs="Times New Roman"/>
          <w:i/>
          <w:sz w:val="24"/>
          <w:szCs w:val="24"/>
        </w:rPr>
        <w:t>resources</w:t>
      </w:r>
      <w:r w:rsidRPr="00514E03">
        <w:rPr>
          <w:rFonts w:ascii="Times New Roman" w:eastAsia="MS Mincho" w:hAnsi="Times New Roman" w:cs="Times New Roman"/>
          <w:sz w:val="24"/>
          <w:szCs w:val="24"/>
        </w:rPr>
        <w:t xml:space="preserve"> ini (</w:t>
      </w:r>
      <w:r w:rsidRPr="00514E03">
        <w:rPr>
          <w:rFonts w:ascii="Times New Roman" w:eastAsia="MS Mincho" w:hAnsi="Times New Roman" w:cs="Times New Roman"/>
          <w:i/>
          <w:sz w:val="24"/>
          <w:szCs w:val="24"/>
        </w:rPr>
        <w:t>value</w:t>
      </w:r>
      <w:r w:rsidRPr="00514E03">
        <w:rPr>
          <w:rFonts w:ascii="Times New Roman" w:eastAsia="MS Mincho" w:hAnsi="Times New Roman" w:cs="Times New Roman"/>
          <w:sz w:val="24"/>
          <w:szCs w:val="24"/>
        </w:rPr>
        <w:t xml:space="preserve">) diberi informasi lebih banyak didalam ontologi itu. Jadi bedanya lebih pada prosesnya namun outputnya tergantung pada guinya, pada </w:t>
      </w:r>
      <w:r w:rsidRPr="00514E03">
        <w:rPr>
          <w:rFonts w:ascii="Times New Roman" w:eastAsia="MS Mincho" w:hAnsi="Times New Roman" w:cs="Times New Roman"/>
          <w:i/>
          <w:sz w:val="24"/>
          <w:szCs w:val="24"/>
        </w:rPr>
        <w:t>relational database</w:t>
      </w:r>
      <w:r w:rsidRPr="00514E03">
        <w:rPr>
          <w:rFonts w:ascii="Times New Roman" w:eastAsia="MS Mincho" w:hAnsi="Times New Roman" w:cs="Times New Roman"/>
          <w:sz w:val="24"/>
          <w:szCs w:val="24"/>
        </w:rPr>
        <w:t xml:space="preserve"> saat mencari dengan kasus serupa querynya akan sangat banyak. Kemudian pada yang bukan ontologi akan sangat sulit mengquery dengan 2 database. Sebab begitu datanya sudah banyak, begitu datanya sudah kompleks yang disebut </w:t>
      </w:r>
      <w:r w:rsidRPr="00514E03">
        <w:rPr>
          <w:rFonts w:ascii="Times New Roman" w:eastAsia="MS Mincho" w:hAnsi="Times New Roman" w:cs="Times New Roman"/>
          <w:i/>
          <w:sz w:val="24"/>
          <w:szCs w:val="24"/>
        </w:rPr>
        <w:t>big data</w:t>
      </w:r>
      <w:r w:rsidRPr="00514E03">
        <w:rPr>
          <w:rFonts w:ascii="Times New Roman" w:eastAsia="MS Mincho" w:hAnsi="Times New Roman" w:cs="Times New Roman"/>
          <w:sz w:val="24"/>
          <w:szCs w:val="24"/>
        </w:rPr>
        <w:t xml:space="preserve"> akan muncul beberapa permaslahan seperti redudansi data, seperti saat mau mencari apa yang ada dan dimana sehingga sebagian data redudansi harus di hapus baru di </w:t>
      </w:r>
      <w:r w:rsidRPr="00514E03">
        <w:rPr>
          <w:rFonts w:ascii="Times New Roman" w:eastAsia="MS Mincho" w:hAnsi="Times New Roman" w:cs="Times New Roman"/>
          <w:i/>
          <w:sz w:val="24"/>
          <w:szCs w:val="24"/>
        </w:rPr>
        <w:t>load</w:t>
      </w:r>
      <w:r w:rsidRPr="00514E03">
        <w:rPr>
          <w:rFonts w:ascii="Times New Roman" w:eastAsia="MS Mincho" w:hAnsi="Times New Roman" w:cs="Times New Roman"/>
          <w:sz w:val="24"/>
          <w:szCs w:val="24"/>
        </w:rPr>
        <w:t xml:space="preserve"> kedalam data </w:t>
      </w:r>
      <w:r w:rsidRPr="00514E03">
        <w:rPr>
          <w:rFonts w:ascii="Times New Roman" w:eastAsia="MS Mincho" w:hAnsi="Times New Roman" w:cs="Times New Roman"/>
          <w:i/>
          <w:sz w:val="24"/>
          <w:szCs w:val="24"/>
        </w:rPr>
        <w:t>warehouse</w:t>
      </w:r>
      <w:r w:rsidRPr="00514E03">
        <w:rPr>
          <w:rFonts w:ascii="Times New Roman" w:eastAsia="MS Mincho" w:hAnsi="Times New Roman" w:cs="Times New Roman"/>
          <w:sz w:val="24"/>
          <w:szCs w:val="24"/>
        </w:rPr>
        <w:t xml:space="preserve"> namun jika menggunakan ontologi permasalahan seperti redudansi data dapat dengan mudah diatasi.</w:t>
      </w:r>
    </w:p>
    <w:p w14:paraId="2ABFE9DB" w14:textId="77777777" w:rsidR="005B208E" w:rsidRPr="00514E03" w:rsidRDefault="005B208E" w:rsidP="00FF1B6A">
      <w:pPr>
        <w:spacing w:after="0" w:line="360" w:lineRule="auto"/>
        <w:ind w:firstLine="720"/>
        <w:jc w:val="both"/>
        <w:rPr>
          <w:rFonts w:ascii="Times New Roman" w:eastAsia="MS Mincho" w:hAnsi="Times New Roman" w:cs="Times New Roman"/>
          <w:sz w:val="24"/>
          <w:szCs w:val="24"/>
        </w:rPr>
      </w:pPr>
    </w:p>
    <w:p w14:paraId="39BC5997" w14:textId="52E64166" w:rsidR="00F840AE" w:rsidRPr="00F77982" w:rsidRDefault="00F840AE"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43" w:name="_Toc20933408"/>
      <w:bookmarkStart w:id="44" w:name="_Toc18675861"/>
      <w:bookmarkStart w:id="45" w:name="_Toc40930824"/>
      <w:r w:rsidRPr="00F77982">
        <w:rPr>
          <w:rFonts w:ascii="Times New Roman" w:hAnsi="Times New Roman" w:cs="Times New Roman"/>
          <w:b/>
          <w:color w:val="auto"/>
          <w:sz w:val="24"/>
          <w:szCs w:val="24"/>
          <w:lang w:val="en-ID"/>
        </w:rPr>
        <w:t>Semantik Web</w:t>
      </w:r>
      <w:bookmarkEnd w:id="43"/>
      <w:bookmarkEnd w:id="44"/>
      <w:bookmarkEnd w:id="45"/>
      <w:r w:rsidRPr="00F77982">
        <w:rPr>
          <w:rFonts w:ascii="Times New Roman" w:hAnsi="Times New Roman" w:cs="Times New Roman"/>
          <w:b/>
          <w:color w:val="auto"/>
          <w:sz w:val="24"/>
          <w:szCs w:val="24"/>
          <w:lang w:val="en-ID"/>
        </w:rPr>
        <w:t xml:space="preserve"> </w:t>
      </w:r>
    </w:p>
    <w:p w14:paraId="288B132D" w14:textId="746F31CB" w:rsidR="00F840AE" w:rsidRDefault="00F840AE" w:rsidP="00586C1B">
      <w:pPr>
        <w:spacing w:after="0" w:line="360" w:lineRule="auto"/>
        <w:ind w:firstLine="567"/>
        <w:jc w:val="both"/>
        <w:rPr>
          <w:rFonts w:ascii="Times New Roman" w:eastAsia="MS Mincho" w:hAnsi="Times New Roman" w:cs="Times New Roman"/>
          <w:bCs/>
          <w:sz w:val="24"/>
          <w:szCs w:val="24"/>
        </w:rPr>
      </w:pPr>
      <w:r w:rsidRPr="00514E03">
        <w:rPr>
          <w:rFonts w:ascii="Times New Roman" w:eastAsia="MS Mincho" w:hAnsi="Times New Roman" w:cs="Times New Roman"/>
          <w:bCs/>
          <w:sz w:val="24"/>
          <w:szCs w:val="24"/>
        </w:rPr>
        <w:t xml:space="preserve">Web semantik merupakan suatu pendekatan yang dikembangkan khusus pada teknologi web. Teknologi Semantik Web dan Semantik Web memberi kita pendekatan yang baru untuk mengelola informasi dan proses, yang mendasar </w:t>
      </w:r>
      <w:r w:rsidRPr="00514E03">
        <w:rPr>
          <w:rFonts w:ascii="Times New Roman" w:eastAsia="MS Mincho" w:hAnsi="Times New Roman" w:cs="Times New Roman"/>
          <w:bCs/>
          <w:sz w:val="24"/>
          <w:szCs w:val="24"/>
        </w:rPr>
        <w:lastRenderedPageBreak/>
        <w:t>prinsip yang merupakan penciptaan dan penggunaan metadata semantik. Sebagai informasi, metadata dapat ada di dua tingkat. Di satu sisi, dapat menjelaskan dokumen, misalnya halaman web, atau bagian dari dokumen, misalnya paragraf. Di sisi lain menggambarkan entitas dalam dokumen, misalnya seseorang atau perusahaan (</w:t>
      </w:r>
      <w:r w:rsidRPr="00514E03">
        <w:rPr>
          <w:rFonts w:ascii="Times New Roman" w:hAnsi="Times New Roman" w:cs="Times New Roman"/>
          <w:sz w:val="24"/>
          <w:szCs w:val="24"/>
        </w:rPr>
        <w:t>Pramartha, 2018)</w:t>
      </w:r>
      <w:r w:rsidRPr="00514E03">
        <w:rPr>
          <w:rFonts w:ascii="Times New Roman" w:eastAsia="MS Mincho" w:hAnsi="Times New Roman" w:cs="Times New Roman"/>
          <w:bCs/>
          <w:sz w:val="24"/>
          <w:szCs w:val="24"/>
        </w:rPr>
        <w:t>. Bagaimanapun, yang penting adalah metadata itu semantik, yang memberikan pengetahuan tentang konten dokumen (mis. subjeknya, atau hubungan dengan dokumen lain) atau te</w:t>
      </w:r>
      <w:r w:rsidR="00B83822" w:rsidRPr="00514E03">
        <w:rPr>
          <w:rFonts w:ascii="Times New Roman" w:eastAsia="MS Mincho" w:hAnsi="Times New Roman" w:cs="Times New Roman"/>
          <w:bCs/>
          <w:sz w:val="24"/>
          <w:szCs w:val="24"/>
        </w:rPr>
        <w:t>ntang entitas dalam dokumen</w:t>
      </w:r>
      <w:r w:rsidRPr="00514E03">
        <w:rPr>
          <w:rFonts w:ascii="Times New Roman" w:eastAsia="MS Mincho" w:hAnsi="Times New Roman" w:cs="Times New Roman"/>
          <w:bCs/>
          <w:sz w:val="24"/>
          <w:szCs w:val="24"/>
        </w:rPr>
        <w:t>.</w:t>
      </w:r>
    </w:p>
    <w:p w14:paraId="7954DF2A" w14:textId="77777777" w:rsidR="005B208E" w:rsidRPr="00514E03" w:rsidRDefault="005B208E" w:rsidP="00FF1B6A">
      <w:pPr>
        <w:spacing w:after="0" w:line="360" w:lineRule="auto"/>
        <w:ind w:firstLine="720"/>
        <w:jc w:val="both"/>
        <w:rPr>
          <w:rFonts w:ascii="Times New Roman" w:hAnsi="Times New Roman" w:cs="Times New Roman"/>
          <w:b/>
          <w:sz w:val="24"/>
          <w:szCs w:val="24"/>
          <w:lang w:val="en-ID"/>
        </w:rPr>
      </w:pPr>
    </w:p>
    <w:p w14:paraId="68F7AAB2" w14:textId="77777777" w:rsidR="00B86ED1" w:rsidRPr="00F77982" w:rsidRDefault="00B86ED1"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46" w:name="_Toc40930825"/>
      <w:bookmarkStart w:id="47" w:name="_Toc18675862"/>
      <w:bookmarkStart w:id="48" w:name="_Toc20933409"/>
      <w:r w:rsidRPr="00F77982">
        <w:rPr>
          <w:rFonts w:ascii="Times New Roman" w:hAnsi="Times New Roman" w:cs="Times New Roman"/>
          <w:b/>
          <w:color w:val="auto"/>
          <w:sz w:val="24"/>
          <w:szCs w:val="24"/>
          <w:lang w:val="en-ID"/>
        </w:rPr>
        <w:t>Resource Description Framework (</w:t>
      </w:r>
      <w:r w:rsidR="00D760FE" w:rsidRPr="00F77982">
        <w:rPr>
          <w:rFonts w:ascii="Times New Roman" w:hAnsi="Times New Roman" w:cs="Times New Roman"/>
          <w:b/>
          <w:color w:val="auto"/>
          <w:sz w:val="24"/>
          <w:szCs w:val="24"/>
          <w:lang w:val="en-ID"/>
        </w:rPr>
        <w:t>RDF</w:t>
      </w:r>
      <w:r w:rsidRPr="00F77982">
        <w:rPr>
          <w:rFonts w:ascii="Times New Roman" w:hAnsi="Times New Roman" w:cs="Times New Roman"/>
          <w:b/>
          <w:color w:val="auto"/>
          <w:sz w:val="24"/>
          <w:szCs w:val="24"/>
          <w:lang w:val="en-ID"/>
        </w:rPr>
        <w:t>)</w:t>
      </w:r>
      <w:bookmarkEnd w:id="46"/>
    </w:p>
    <w:p w14:paraId="44DFA9C3" w14:textId="5512E5CB" w:rsidR="000A4D53" w:rsidRDefault="00B86ED1" w:rsidP="00586C1B">
      <w:pPr>
        <w:spacing w:after="0" w:line="360" w:lineRule="auto"/>
        <w:ind w:firstLine="567"/>
        <w:jc w:val="both"/>
        <w:rPr>
          <w:rFonts w:ascii="Times New Roman" w:hAnsi="Times New Roman" w:cs="Times New Roman"/>
          <w:sz w:val="24"/>
          <w:szCs w:val="24"/>
        </w:rPr>
      </w:pPr>
      <w:r w:rsidRPr="00514E03">
        <w:rPr>
          <w:rFonts w:ascii="Times New Roman" w:hAnsi="Times New Roman" w:cs="Times New Roman"/>
          <w:sz w:val="24"/>
          <w:szCs w:val="24"/>
        </w:rPr>
        <w:t xml:space="preserve">RDF adalah bahasa universal yang memungkinkan pengguna </w:t>
      </w:r>
      <w:proofErr w:type="gramStart"/>
      <w:r w:rsidRPr="00514E03">
        <w:rPr>
          <w:rFonts w:ascii="Times New Roman" w:hAnsi="Times New Roman" w:cs="Times New Roman"/>
          <w:sz w:val="24"/>
          <w:szCs w:val="24"/>
        </w:rPr>
        <w:t>mendeskripsikan  resource</w:t>
      </w:r>
      <w:proofErr w:type="gramEnd"/>
      <w:r w:rsidRPr="00514E03">
        <w:rPr>
          <w:rFonts w:ascii="Times New Roman" w:hAnsi="Times New Roman" w:cs="Times New Roman"/>
          <w:sz w:val="24"/>
          <w:szCs w:val="24"/>
        </w:rPr>
        <w:t xml:space="preserve"> dengan menggunakan kosakata mereka sendiri. RDF tidak membuat asumsi tentang domain aplikasi tertentu, juga tidak mendefinisikan semantik dari domain apa pun. Sedangkan skema RDF (RDFS) menyediakan model primitif untuk mengekspresikan informasi. Pemodelan primitif dari skema RDF didefinisikan dengan menggunakan resource dan properti.</w:t>
      </w:r>
      <w:r w:rsidR="000A4D53" w:rsidRPr="00514E03">
        <w:rPr>
          <w:rFonts w:ascii="Times New Roman" w:hAnsi="Times New Roman" w:cs="Times New Roman"/>
          <w:sz w:val="24"/>
          <w:szCs w:val="24"/>
        </w:rPr>
        <w:t xml:space="preserve"> RDF menyediakan model data yang sangat sederhana di satu sisi, tetapi sangat disesuaikan terhadap arsitektur web di sisi lainnya. Dalam RDF, sebuah deskripsi dari sumber direpresentasikan sebagai sejumlah triple. Tiga bagian dari setiap triple disebut subject, predicate, dan object. Subject dari triple adalah URI yang mendefinisikan sumber. Object dapat berupa nilai literal sederhana, seperti string, numerik, atau tanggal, atau URI dari sumber daya lainnya yang berkaitan dengan subject. Predicate mengindikasikan hubungan di antara subject dan predicate, misalnya ini adalah nama atau tanggal lahir. RDF adalah ide dasar dalam mendefinisikan sesuatu menggunakan URI (Ganda &amp; Halim, 2014).</w:t>
      </w:r>
    </w:p>
    <w:p w14:paraId="5106918F" w14:textId="77777777" w:rsidR="005B208E" w:rsidRPr="00514E03" w:rsidRDefault="005B208E" w:rsidP="00FF1B6A">
      <w:pPr>
        <w:spacing w:after="0" w:line="360" w:lineRule="auto"/>
        <w:ind w:firstLine="360"/>
        <w:jc w:val="both"/>
        <w:rPr>
          <w:rFonts w:ascii="Times New Roman" w:hAnsi="Times New Roman" w:cs="Times New Roman"/>
          <w:sz w:val="24"/>
          <w:szCs w:val="24"/>
        </w:rPr>
      </w:pPr>
    </w:p>
    <w:p w14:paraId="16B6320E" w14:textId="7E415451" w:rsidR="00D760FE" w:rsidRPr="00F77982" w:rsidRDefault="00B86ED1"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49" w:name="_Toc40930826"/>
      <w:r w:rsidRPr="00F77982">
        <w:rPr>
          <w:rFonts w:ascii="Times New Roman" w:hAnsi="Times New Roman" w:cs="Times New Roman"/>
          <w:b/>
          <w:color w:val="auto"/>
          <w:sz w:val="24"/>
          <w:szCs w:val="24"/>
          <w:lang w:val="en-ID"/>
        </w:rPr>
        <w:t>Ontology Web Language (</w:t>
      </w:r>
      <w:r w:rsidR="00D760FE" w:rsidRPr="00F77982">
        <w:rPr>
          <w:rFonts w:ascii="Times New Roman" w:hAnsi="Times New Roman" w:cs="Times New Roman"/>
          <w:b/>
          <w:color w:val="auto"/>
          <w:sz w:val="24"/>
          <w:szCs w:val="24"/>
          <w:lang w:val="en-ID"/>
        </w:rPr>
        <w:t>OWL</w:t>
      </w:r>
      <w:r w:rsidRPr="00F77982">
        <w:rPr>
          <w:rFonts w:ascii="Times New Roman" w:hAnsi="Times New Roman" w:cs="Times New Roman"/>
          <w:b/>
          <w:color w:val="auto"/>
          <w:sz w:val="24"/>
          <w:szCs w:val="24"/>
          <w:lang w:val="en-ID"/>
        </w:rPr>
        <w:t>)</w:t>
      </w:r>
      <w:bookmarkEnd w:id="49"/>
    </w:p>
    <w:p w14:paraId="32DD9CED" w14:textId="45DEE52B" w:rsidR="00AE14E3" w:rsidRDefault="00AE14E3" w:rsidP="00586C1B">
      <w:pPr>
        <w:spacing w:after="0" w:line="360" w:lineRule="auto"/>
        <w:ind w:firstLine="567"/>
        <w:jc w:val="both"/>
        <w:rPr>
          <w:rFonts w:ascii="Times New Roman" w:hAnsi="Times New Roman" w:cs="Times New Roman"/>
          <w:sz w:val="24"/>
          <w:szCs w:val="24"/>
        </w:rPr>
      </w:pPr>
      <w:r w:rsidRPr="00514E03">
        <w:rPr>
          <w:rFonts w:ascii="Times New Roman" w:hAnsi="Times New Roman" w:cs="Times New Roman"/>
          <w:sz w:val="24"/>
          <w:szCs w:val="24"/>
        </w:rPr>
        <w:t xml:space="preserve">OWL adalah bahasa ontologi untuk sebuah web semantik yang dikembangkan oleh W3C kelompok kerja Web Ontology. OWL dapat juga menyediakan informasi tentang objek itu sendiri. Sebagai hasil usaha yang dilakukan oleh kegiatan Semantic Web W3C, OWL harus sesuai dengan visi web </w:t>
      </w:r>
      <w:r w:rsidRPr="00514E03">
        <w:rPr>
          <w:rFonts w:ascii="Times New Roman" w:hAnsi="Times New Roman" w:cs="Times New Roman"/>
          <w:sz w:val="24"/>
          <w:szCs w:val="24"/>
        </w:rPr>
        <w:lastRenderedPageBreak/>
        <w:t>semantik, yaitu bahasa yang dikelompokkan bersama-sama dengan XML dan RDF. OWL dapat mendeklarasikan kelas dan mengorganisasikan kelas tersebut ke dalam hierarki subkelas, sama seperti skema RDF. Kelas OWL dapat dijelaskan sebagai kombinasi logikal (irisan, gabungan, komplemen) dari kelas lainnya, atau sebagai penjelasan satu-persatu dari objek yang dimaksud serta melebihi kemampuan skema RDF. OWL dapat juga mendeklarasikan properti, mengorganisasikan properti tersebut ke dalam hierarki “subproperty”, dan menyediakan domain dan range untuk properti tersebut, seperti pada skema RDF. Domain dari properti OWL adalah kelas dalam OWL, dan range dapat berupa kelas dalam OWL atau tipe data yang dideklarasikan dari luar seperti string atau integer. OWL dapat menetapkan bahwa properti tersebut adalah transitif, asimetrik, fungsional, atau bertolak belaka</w:t>
      </w:r>
      <w:r w:rsidR="00B86ED1" w:rsidRPr="00514E03">
        <w:rPr>
          <w:rFonts w:ascii="Times New Roman" w:hAnsi="Times New Roman" w:cs="Times New Roman"/>
          <w:sz w:val="24"/>
          <w:szCs w:val="24"/>
        </w:rPr>
        <w:t>ng dengan properti lainnya (Ganda &amp; Halim, 2014).</w:t>
      </w:r>
    </w:p>
    <w:p w14:paraId="130A859B" w14:textId="77777777" w:rsidR="005B208E" w:rsidRPr="00514E03" w:rsidRDefault="005B208E" w:rsidP="00FF1B6A">
      <w:pPr>
        <w:spacing w:after="0" w:line="360" w:lineRule="auto"/>
        <w:ind w:firstLine="720"/>
        <w:jc w:val="both"/>
        <w:rPr>
          <w:rFonts w:ascii="Times New Roman" w:hAnsi="Times New Roman" w:cs="Times New Roman"/>
          <w:sz w:val="24"/>
          <w:szCs w:val="24"/>
        </w:rPr>
      </w:pPr>
    </w:p>
    <w:p w14:paraId="3E7D951A" w14:textId="7DEC6649" w:rsidR="00D760FE" w:rsidRPr="00F77982" w:rsidRDefault="00D760FE"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50" w:name="_Toc40930827"/>
      <w:r w:rsidRPr="00F77982">
        <w:rPr>
          <w:rFonts w:ascii="Times New Roman" w:hAnsi="Times New Roman" w:cs="Times New Roman"/>
          <w:b/>
          <w:color w:val="auto"/>
          <w:sz w:val="24"/>
          <w:szCs w:val="24"/>
          <w:lang w:val="en-ID"/>
        </w:rPr>
        <w:t>Tarian Tradisional Bali</w:t>
      </w:r>
      <w:bookmarkEnd w:id="50"/>
    </w:p>
    <w:p w14:paraId="711CFEF2" w14:textId="08AF0F3A" w:rsidR="00C93056" w:rsidRDefault="00D35ADB" w:rsidP="00586C1B">
      <w:pPr>
        <w:spacing w:after="0" w:line="360" w:lineRule="auto"/>
        <w:ind w:firstLine="567"/>
        <w:jc w:val="both"/>
        <w:rPr>
          <w:rFonts w:ascii="Times New Roman" w:hAnsi="Times New Roman" w:cs="Times New Roman"/>
          <w:sz w:val="24"/>
          <w:szCs w:val="24"/>
        </w:rPr>
      </w:pPr>
      <w:r w:rsidRPr="00514E03">
        <w:rPr>
          <w:rFonts w:ascii="Times New Roman" w:hAnsi="Times New Roman" w:cs="Times New Roman"/>
          <w:sz w:val="24"/>
          <w:szCs w:val="24"/>
        </w:rPr>
        <w:t xml:space="preserve">Seni tari Bali-balian (secular dance), adalah segala tari yang mempunyai unsur dan dasar tari dari seni tari yang luhur yang tidak tergolong tari wali ataupun tari bebali serta mempunyai fungsi sebagai seni serius dan seni hiburan. Tarian tradisional bali dibagi menjadi 3 yaitu: yang pertama ada Tari Pura (Tari Wali), pada mulanya dalam serangkaian upacara di </w:t>
      </w:r>
      <w:r w:rsidR="005A2B4F" w:rsidRPr="00514E03">
        <w:rPr>
          <w:rFonts w:ascii="Times New Roman" w:hAnsi="Times New Roman" w:cs="Times New Roman"/>
          <w:sz w:val="24"/>
          <w:szCs w:val="24"/>
        </w:rPr>
        <w:t>pura t</w:t>
      </w:r>
      <w:r w:rsidRPr="00514E03">
        <w:rPr>
          <w:rFonts w:ascii="Times New Roman" w:hAnsi="Times New Roman" w:cs="Times New Roman"/>
          <w:sz w:val="24"/>
          <w:szCs w:val="24"/>
        </w:rPr>
        <w:t xml:space="preserve">arian ini biasa diadakan pada karya (piodalan besar di Pura). Contohnya: Tari Rejang, dan Tari Pendet. </w:t>
      </w:r>
      <w:r w:rsidR="005A2B4F" w:rsidRPr="00514E03">
        <w:rPr>
          <w:rFonts w:ascii="Times New Roman" w:hAnsi="Times New Roman" w:cs="Times New Roman"/>
          <w:sz w:val="24"/>
          <w:szCs w:val="24"/>
        </w:rPr>
        <w:t>Yang ke dua ada</w:t>
      </w:r>
      <w:r w:rsidRPr="00514E03">
        <w:rPr>
          <w:rFonts w:ascii="Times New Roman" w:hAnsi="Times New Roman" w:cs="Times New Roman"/>
          <w:sz w:val="24"/>
          <w:szCs w:val="24"/>
        </w:rPr>
        <w:t xml:space="preserve"> Tari Ritual (Tari Bebali), tari yang erat hubungannya dengan upacara adat yang mengharapkan keselamatan dalam hidup dan kehidupan. Contohnya: Tari baris, Tari Sanghyang, Tari Barong. </w:t>
      </w:r>
      <w:r w:rsidR="005A2B4F" w:rsidRPr="00514E03">
        <w:rPr>
          <w:rFonts w:ascii="Times New Roman" w:hAnsi="Times New Roman" w:cs="Times New Roman"/>
          <w:sz w:val="24"/>
          <w:szCs w:val="24"/>
        </w:rPr>
        <w:t>Lalu yang terakhir ada Tari Hiburan (P</w:t>
      </w:r>
      <w:r w:rsidRPr="00514E03">
        <w:rPr>
          <w:rFonts w:ascii="Times New Roman" w:hAnsi="Times New Roman" w:cs="Times New Roman"/>
          <w:sz w:val="24"/>
          <w:szCs w:val="24"/>
        </w:rPr>
        <w:t>ergaulan), sesuai dengan fungsinya, tarian ini adalah sebagai sarana untuk mengungkapkan rasa sukaria, rasa gembira, dan untuk pergaulan. Pada umumnya tarian ini di Bali ditarikan oleh wanita, tetapi ada pula yang ditarikan oleh pria, namun melukiskan peran wanita</w:t>
      </w:r>
      <w:r w:rsidR="005A2B4F" w:rsidRPr="00514E03">
        <w:rPr>
          <w:rFonts w:ascii="Times New Roman" w:hAnsi="Times New Roman" w:cs="Times New Roman"/>
          <w:sz w:val="24"/>
          <w:szCs w:val="24"/>
        </w:rPr>
        <w:t xml:space="preserve"> (Putra, 2013)</w:t>
      </w:r>
      <w:r w:rsidRPr="00514E03">
        <w:rPr>
          <w:rFonts w:ascii="Times New Roman" w:hAnsi="Times New Roman" w:cs="Times New Roman"/>
          <w:sz w:val="24"/>
          <w:szCs w:val="24"/>
        </w:rPr>
        <w:t xml:space="preserve">. </w:t>
      </w:r>
    </w:p>
    <w:p w14:paraId="3EE7EB54" w14:textId="77777777" w:rsidR="005B208E" w:rsidRPr="00514E03" w:rsidRDefault="005B208E" w:rsidP="005B208E">
      <w:pPr>
        <w:spacing w:after="0" w:line="360" w:lineRule="auto"/>
        <w:ind w:firstLine="360"/>
        <w:jc w:val="both"/>
        <w:rPr>
          <w:rFonts w:ascii="Times New Roman" w:hAnsi="Times New Roman" w:cs="Times New Roman"/>
          <w:sz w:val="24"/>
          <w:szCs w:val="24"/>
        </w:rPr>
      </w:pPr>
    </w:p>
    <w:p w14:paraId="7E74B46B" w14:textId="71F20CD9" w:rsidR="00277D55" w:rsidRPr="00F77982" w:rsidRDefault="00277D55"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51" w:name="_Toc39936360"/>
      <w:bookmarkStart w:id="52" w:name="_Toc40930828"/>
      <w:r w:rsidRPr="00F77982">
        <w:rPr>
          <w:rFonts w:ascii="Times New Roman" w:hAnsi="Times New Roman" w:cs="Times New Roman"/>
          <w:b/>
          <w:color w:val="auto"/>
          <w:sz w:val="24"/>
          <w:szCs w:val="24"/>
          <w:lang w:val="en-ID"/>
        </w:rPr>
        <w:t>Kerangka Kerja Tri Hita Karana dan Desa Kala Patra</w:t>
      </w:r>
      <w:bookmarkEnd w:id="51"/>
      <w:bookmarkEnd w:id="52"/>
    </w:p>
    <w:p w14:paraId="4160D134" w14:textId="086B7D34" w:rsidR="00277D55" w:rsidRPr="00586C1B" w:rsidRDefault="00406855" w:rsidP="00586C1B">
      <w:pPr>
        <w:spacing w:line="360" w:lineRule="auto"/>
        <w:ind w:firstLine="567"/>
        <w:jc w:val="both"/>
        <w:rPr>
          <w:rFonts w:ascii="Times New Roman" w:eastAsia="Calibri" w:hAnsi="Times New Roman" w:cs="Times New Roman"/>
          <w:bCs/>
          <w:sz w:val="24"/>
          <w:szCs w:val="24"/>
          <w:lang w:val="en-ID"/>
        </w:rPr>
      </w:pPr>
      <w:r w:rsidRPr="00514E03">
        <w:rPr>
          <w:rFonts w:ascii="Times New Roman" w:eastAsia="Calibri" w:hAnsi="Times New Roman" w:cs="Times New Roman"/>
          <w:sz w:val="24"/>
          <w:szCs w:val="24"/>
        </w:rPr>
        <w:t xml:space="preserve">Kerangka Kerja Tri Hita Karana dan Desa Kala Patra adalah kerangka kerja yang dimuat dalam jurnal </w:t>
      </w:r>
      <w:r w:rsidRPr="00514E03">
        <w:rPr>
          <w:rFonts w:ascii="Times New Roman" w:eastAsia="Calibri" w:hAnsi="Times New Roman" w:cs="Times New Roman"/>
          <w:i/>
          <w:sz w:val="24"/>
          <w:szCs w:val="24"/>
        </w:rPr>
        <w:t xml:space="preserve">Digital Preservation of Cultural Heritage: Balinese </w:t>
      </w:r>
      <w:r w:rsidRPr="00514E03">
        <w:rPr>
          <w:rFonts w:ascii="Times New Roman" w:eastAsia="Calibri" w:hAnsi="Times New Roman" w:cs="Times New Roman"/>
          <w:i/>
          <w:sz w:val="24"/>
          <w:szCs w:val="24"/>
        </w:rPr>
        <w:lastRenderedPageBreak/>
        <w:t>Kulkul Artefact and Practices</w:t>
      </w:r>
      <w:r w:rsidRPr="00514E03">
        <w:rPr>
          <w:rFonts w:ascii="Times New Roman" w:eastAsia="Calibri" w:hAnsi="Times New Roman" w:cs="Times New Roman"/>
          <w:sz w:val="24"/>
          <w:szCs w:val="24"/>
        </w:rPr>
        <w:t xml:space="preserve"> (Pramartha &amp; Davis, 2016</w:t>
      </w:r>
      <w:proofErr w:type="gramStart"/>
      <w:r w:rsidRPr="00514E03">
        <w:rPr>
          <w:rFonts w:ascii="Times New Roman" w:eastAsia="Calibri" w:hAnsi="Times New Roman" w:cs="Times New Roman"/>
          <w:sz w:val="24"/>
          <w:szCs w:val="24"/>
        </w:rPr>
        <w:t>)  yang</w:t>
      </w:r>
      <w:proofErr w:type="gramEnd"/>
      <w:r w:rsidRPr="00514E03">
        <w:rPr>
          <w:rFonts w:ascii="Times New Roman" w:eastAsia="Calibri" w:hAnsi="Times New Roman" w:cs="Times New Roman"/>
          <w:sz w:val="24"/>
          <w:szCs w:val="24"/>
        </w:rPr>
        <w:t xml:space="preserve"> mengambil</w:t>
      </w:r>
      <w:r w:rsidRPr="00514E03">
        <w:rPr>
          <w:rFonts w:ascii="Times New Roman" w:eastAsia="Calibri" w:hAnsi="Times New Roman" w:cs="Times New Roman"/>
          <w:bCs/>
          <w:sz w:val="24"/>
          <w:szCs w:val="24"/>
          <w:lang w:val="en-ID"/>
        </w:rPr>
        <w:t xml:space="preserve"> filosofi budaya Bali.</w:t>
      </w:r>
      <w:r w:rsidR="00586C1B">
        <w:rPr>
          <w:rFonts w:ascii="Times New Roman" w:eastAsia="Calibri" w:hAnsi="Times New Roman" w:cs="Times New Roman"/>
          <w:bCs/>
          <w:sz w:val="24"/>
          <w:szCs w:val="24"/>
          <w:lang w:val="en-ID"/>
        </w:rPr>
        <w:t xml:space="preserve"> </w:t>
      </w:r>
      <w:r w:rsidR="00277D55" w:rsidRPr="00514E03">
        <w:rPr>
          <w:rFonts w:ascii="Times New Roman" w:hAnsi="Times New Roman" w:cs="Times New Roman"/>
          <w:sz w:val="24"/>
          <w:szCs w:val="24"/>
        </w:rPr>
        <w:t>T</w:t>
      </w:r>
      <w:r w:rsidR="0061469B" w:rsidRPr="00514E03">
        <w:rPr>
          <w:rFonts w:ascii="Times New Roman" w:hAnsi="Times New Roman" w:cs="Times New Roman"/>
          <w:sz w:val="24"/>
          <w:szCs w:val="24"/>
        </w:rPr>
        <w:t>ri Hita K</w:t>
      </w:r>
      <w:r w:rsidR="00277D55" w:rsidRPr="00514E03">
        <w:rPr>
          <w:rFonts w:ascii="Times New Roman" w:hAnsi="Times New Roman" w:cs="Times New Roman"/>
          <w:sz w:val="24"/>
          <w:szCs w:val="24"/>
        </w:rPr>
        <w:t>arana memiliki arti tiga penyebab kebahagian dengan menekankan kepada keseimbangan hubungan manusia di dalam dunia ini:</w:t>
      </w:r>
    </w:p>
    <w:p w14:paraId="52B5946F" w14:textId="77777777" w:rsidR="00DF19CF" w:rsidRPr="00514E03" w:rsidRDefault="00277D55" w:rsidP="008D0BBA">
      <w:pPr>
        <w:pStyle w:val="ListParagraph"/>
        <w:numPr>
          <w:ilvl w:val="0"/>
          <w:numId w:val="20"/>
        </w:num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Parahyangan yaitu hubungan manusia dengan Tuhan (</w:t>
      </w:r>
      <w:r w:rsidRPr="00514E03">
        <w:rPr>
          <w:rFonts w:ascii="Times New Roman" w:hAnsi="Times New Roman" w:cs="Times New Roman"/>
          <w:i/>
          <w:sz w:val="24"/>
          <w:szCs w:val="24"/>
        </w:rPr>
        <w:t>Universal/God</w:t>
      </w:r>
      <w:r w:rsidRPr="00514E03">
        <w:rPr>
          <w:rFonts w:ascii="Times New Roman" w:hAnsi="Times New Roman" w:cs="Times New Roman"/>
          <w:sz w:val="24"/>
          <w:szCs w:val="24"/>
        </w:rPr>
        <w:t>).</w:t>
      </w:r>
    </w:p>
    <w:p w14:paraId="19CC7086" w14:textId="77777777" w:rsidR="00DF19CF" w:rsidRPr="00514E03" w:rsidRDefault="00277D55" w:rsidP="008D0BBA">
      <w:pPr>
        <w:pStyle w:val="ListParagraph"/>
        <w:numPr>
          <w:ilvl w:val="0"/>
          <w:numId w:val="20"/>
        </w:num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Palemahan yaitu hubungan manusia dengan alam sekitarnya (</w:t>
      </w:r>
      <w:r w:rsidRPr="00514E03">
        <w:rPr>
          <w:rFonts w:ascii="Times New Roman" w:hAnsi="Times New Roman" w:cs="Times New Roman"/>
          <w:i/>
          <w:sz w:val="24"/>
          <w:szCs w:val="24"/>
        </w:rPr>
        <w:t>Environment</w:t>
      </w:r>
      <w:r w:rsidRPr="00514E03">
        <w:rPr>
          <w:rFonts w:ascii="Times New Roman" w:hAnsi="Times New Roman" w:cs="Times New Roman"/>
          <w:sz w:val="24"/>
          <w:szCs w:val="24"/>
        </w:rPr>
        <w:t>).</w:t>
      </w:r>
    </w:p>
    <w:p w14:paraId="0F7B4246" w14:textId="4FE18587" w:rsidR="00277D55" w:rsidRPr="00514E03" w:rsidRDefault="00277D55" w:rsidP="008D0BBA">
      <w:pPr>
        <w:pStyle w:val="ListParagraph"/>
        <w:numPr>
          <w:ilvl w:val="0"/>
          <w:numId w:val="20"/>
        </w:num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Pawongan yaitu hubungan dengan sesama manusia (</w:t>
      </w:r>
      <w:r w:rsidRPr="00514E03">
        <w:rPr>
          <w:rFonts w:ascii="Times New Roman" w:hAnsi="Times New Roman" w:cs="Times New Roman"/>
          <w:i/>
          <w:sz w:val="24"/>
          <w:szCs w:val="24"/>
        </w:rPr>
        <w:t>Social</w:t>
      </w:r>
      <w:r w:rsidRPr="00514E03">
        <w:rPr>
          <w:rFonts w:ascii="Times New Roman" w:hAnsi="Times New Roman" w:cs="Times New Roman"/>
          <w:sz w:val="24"/>
          <w:szCs w:val="24"/>
        </w:rPr>
        <w:t>).</w:t>
      </w:r>
    </w:p>
    <w:p w14:paraId="06AA24B1" w14:textId="4B83620C" w:rsidR="00277D55" w:rsidRPr="00514E03" w:rsidRDefault="00277D55" w:rsidP="005B208E">
      <w:p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S</w:t>
      </w:r>
      <w:r w:rsidR="0061469B" w:rsidRPr="00514E03">
        <w:rPr>
          <w:rFonts w:ascii="Times New Roman" w:hAnsi="Times New Roman" w:cs="Times New Roman"/>
          <w:sz w:val="24"/>
          <w:szCs w:val="24"/>
        </w:rPr>
        <w:t>edangkan konsep Desa Kala P</w:t>
      </w:r>
      <w:r w:rsidRPr="00514E03">
        <w:rPr>
          <w:rFonts w:ascii="Times New Roman" w:hAnsi="Times New Roman" w:cs="Times New Roman"/>
          <w:sz w:val="24"/>
          <w:szCs w:val="24"/>
        </w:rPr>
        <w:t>atra (</w:t>
      </w:r>
      <w:r w:rsidRPr="00514E03">
        <w:rPr>
          <w:rFonts w:ascii="Times New Roman" w:hAnsi="Times New Roman" w:cs="Times New Roman"/>
          <w:i/>
          <w:sz w:val="24"/>
          <w:szCs w:val="24"/>
        </w:rPr>
        <w:t>time, space, circumstances</w:t>
      </w:r>
      <w:r w:rsidRPr="00514E03">
        <w:rPr>
          <w:rFonts w:ascii="Times New Roman" w:hAnsi="Times New Roman" w:cs="Times New Roman"/>
          <w:sz w:val="24"/>
          <w:szCs w:val="24"/>
        </w:rPr>
        <w:t>)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w:t>
      </w:r>
    </w:p>
    <w:p w14:paraId="484E42B0" w14:textId="77777777" w:rsidR="00277D55" w:rsidRPr="00514E03" w:rsidRDefault="00277D55" w:rsidP="00EA713E">
      <w:pPr>
        <w:spacing w:line="360" w:lineRule="auto"/>
        <w:jc w:val="center"/>
        <w:rPr>
          <w:rFonts w:ascii="Times New Roman" w:hAnsi="Times New Roman" w:cs="Times New Roman"/>
          <w:sz w:val="24"/>
          <w:szCs w:val="24"/>
          <w:shd w:val="clear" w:color="auto" w:fill="FFFFFF"/>
        </w:rPr>
      </w:pPr>
      <w:r w:rsidRPr="00514E03">
        <w:rPr>
          <w:rFonts w:ascii="Times New Roman" w:hAnsi="Times New Roman" w:cs="Times New Roman"/>
          <w:noProof/>
          <w:sz w:val="24"/>
          <w:szCs w:val="24"/>
          <w:shd w:val="clear" w:color="auto" w:fill="FFFFFF"/>
        </w:rPr>
        <w:drawing>
          <wp:inline distT="0" distB="0" distL="0" distR="0" wp14:anchorId="147F514E" wp14:editId="735EDA8D">
            <wp:extent cx="2479675" cy="3121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9675" cy="3121025"/>
                    </a:xfrm>
                    <a:prstGeom prst="rect">
                      <a:avLst/>
                    </a:prstGeom>
                    <a:noFill/>
                    <a:ln>
                      <a:noFill/>
                    </a:ln>
                  </pic:spPr>
                </pic:pic>
              </a:graphicData>
            </a:graphic>
          </wp:inline>
        </w:drawing>
      </w:r>
    </w:p>
    <w:p w14:paraId="7D61301A" w14:textId="1CD6F37D" w:rsidR="00277D55" w:rsidRDefault="00277D55" w:rsidP="00FF1B6A">
      <w:pPr>
        <w:pStyle w:val="Caption"/>
        <w:rPr>
          <w:b/>
          <w:bCs/>
          <w:lang w:val="en-AU"/>
        </w:rPr>
      </w:pPr>
      <w:r w:rsidRPr="00514E03">
        <w:rPr>
          <w:b/>
        </w:rPr>
        <w:t xml:space="preserve">Gambar </w:t>
      </w:r>
      <w:r w:rsidRPr="00514E03">
        <w:rPr>
          <w:b/>
          <w:lang w:val="en-US"/>
        </w:rPr>
        <w:t xml:space="preserve">2.1 </w:t>
      </w:r>
      <w:r w:rsidRPr="00514E03">
        <w:rPr>
          <w:b/>
          <w:bCs/>
        </w:rPr>
        <w:t>Kerangka kerja tarian tradisional Bali</w:t>
      </w:r>
      <w:r w:rsidRPr="00514E03">
        <w:rPr>
          <w:b/>
          <w:bCs/>
          <w:lang w:val="en-AU"/>
        </w:rPr>
        <w:t xml:space="preserve"> diadopsi dari “</w:t>
      </w:r>
      <w:r w:rsidRPr="00514E03">
        <w:rPr>
          <w:b/>
          <w:bCs/>
          <w:i/>
          <w:lang w:val="en-AU"/>
        </w:rPr>
        <w:t>Digital Preservation of Cultural Heritage: Balinese Kulkul Artefact and Practices</w:t>
      </w:r>
      <w:r w:rsidRPr="00514E03">
        <w:rPr>
          <w:b/>
          <w:bCs/>
          <w:lang w:val="en-AU"/>
        </w:rPr>
        <w:t xml:space="preserve">” </w:t>
      </w:r>
      <w:r w:rsidRPr="00514E03">
        <w:rPr>
          <w:b/>
          <w:bCs/>
          <w:lang w:val="en-AU"/>
        </w:rPr>
        <w:fldChar w:fldCharType="begin"/>
      </w:r>
      <w:r w:rsidRPr="00514E03">
        <w:rPr>
          <w:b/>
          <w:bCs/>
          <w:lang w:val="en-AU"/>
        </w:rPr>
        <w:instrText xml:space="preserve"> ADDIN EN.CITE &lt;EndNote&gt;&lt;Cite&gt;&lt;Author&gt;Pramartha&lt;/Author&gt;&lt;Year&gt;2016&lt;/Year&gt;&lt;RecNum&gt;1213&lt;/RecNum&gt;&lt;DisplayText&gt;(Pramartha &amp;amp; Davis, 2016)&lt;/DisplayText&gt;&lt;record&gt;&lt;rec-number&gt;1213&lt;/rec-number&gt;&lt;foreign-keys&gt;&lt;key app="EN" db-id="xe2zz0xs3t5vvje9z06xzvxcve0twrrz50pt" timestamp="1501830284"&gt;1213&lt;/key&gt;&lt;key app="ENWeb" db-id=""&gt;0&lt;/key&gt;&lt;/foreign-keys&gt;&lt;ref-type name="Book Section"&gt;5&lt;/ref-type&gt;&lt;contributors&gt;&lt;authors&gt;&lt;author&gt;Pramartha, Cokorda&lt;/author&gt;&lt;author&gt;Davis, Joseph G.&lt;/author&gt;&lt;/authors&gt;&lt;secondary-authors&gt;&lt;author&gt;Ioannides, Marinos&lt;/author&gt;&lt;author&gt;Fink, Eleanor&lt;/author&gt;&lt;author&gt;Moropoulou, Antonia&lt;/author&gt;&lt;author&gt;Hagedorn-Saupe, Monika&lt;/author&gt;&lt;author&gt;Fresa, Antonella&lt;/author&gt;&lt;author&gt;Liestøl, Gunnar&lt;/author&gt;&lt;author&gt;Rajcic, Vlatka&lt;/author&gt;&lt;author&gt;Grussenmeyer, Pierre&lt;/author&gt;&lt;/secondary-authors&gt;&lt;/contributors&gt;&lt;titles&gt;&lt;title&gt;Digital Preservation of Cultural Heritage: Balinese Kulkul Artefact and Practices&lt;/title&gt;&lt;secondary-title&gt;Digital Heritage. Progress in Cultural Heritage: Documentation, Preservation, and Protection: 6th International Conference, EuroMed 2016, Nicosia, Cyprus, October 31 – November 5, 2016, Proceedings, Part I&lt;/secondary-title&gt;&lt;/titles&gt;&lt;pages&gt;491-500&lt;/pages&gt;&lt;dates&gt;&lt;year&gt;2016&lt;/year&gt;&lt;/dates&gt;&lt;pub-location&gt;Cham&lt;/pub-location&gt;&lt;publisher&gt;Springer International Publishing&lt;/publisher&gt;&lt;isbn&gt;978-3-319-48496-9&lt;/isbn&gt;&lt;label&gt;Pramartha2016&lt;/label&gt;&lt;urls&gt;&lt;related-urls&gt;&lt;url&gt;http://dx.doi.org/10.1007/978-3-319-48496-9_38&lt;/url&gt;&lt;/related-urls&gt;&lt;/urls&gt;&lt;electronic-resource-num&gt;10.1007/978-3-319-48496-9_38&lt;/electronic-resource-num&gt;&lt;/record&gt;&lt;/Cite&gt;&lt;/EndNote&gt;</w:instrText>
      </w:r>
      <w:r w:rsidRPr="00514E03">
        <w:rPr>
          <w:b/>
          <w:bCs/>
          <w:lang w:val="en-AU"/>
        </w:rPr>
        <w:fldChar w:fldCharType="separate"/>
      </w:r>
      <w:r w:rsidRPr="00514E03">
        <w:rPr>
          <w:b/>
          <w:bCs/>
          <w:lang w:val="en-AU"/>
        </w:rPr>
        <w:t>(Pramartha &amp; Davis, 2016)</w:t>
      </w:r>
      <w:r w:rsidRPr="00514E03">
        <w:rPr>
          <w:b/>
          <w:bCs/>
          <w:lang w:val="en-AU"/>
        </w:rPr>
        <w:fldChar w:fldCharType="end"/>
      </w:r>
    </w:p>
    <w:p w14:paraId="7D47B894" w14:textId="77777777" w:rsidR="005B208E" w:rsidRPr="005B208E" w:rsidRDefault="005B208E" w:rsidP="00FF1B6A">
      <w:pPr>
        <w:spacing w:after="0" w:line="360" w:lineRule="auto"/>
        <w:rPr>
          <w:lang w:val="en-AU"/>
        </w:rPr>
      </w:pPr>
    </w:p>
    <w:p w14:paraId="1599AEEA" w14:textId="1C3D130F" w:rsidR="00F840AE" w:rsidRPr="00F77982" w:rsidRDefault="00F840AE"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53" w:name="_Toc40930829"/>
      <w:r w:rsidRPr="00F77982">
        <w:rPr>
          <w:rFonts w:ascii="Times New Roman" w:hAnsi="Times New Roman" w:cs="Times New Roman"/>
          <w:b/>
          <w:color w:val="auto"/>
          <w:sz w:val="24"/>
          <w:szCs w:val="24"/>
          <w:lang w:val="en-ID"/>
        </w:rPr>
        <w:t>Methontolog</w:t>
      </w:r>
      <w:bookmarkEnd w:id="47"/>
      <w:r w:rsidRPr="00F77982">
        <w:rPr>
          <w:rFonts w:ascii="Times New Roman" w:hAnsi="Times New Roman" w:cs="Times New Roman"/>
          <w:b/>
          <w:color w:val="auto"/>
          <w:sz w:val="24"/>
          <w:szCs w:val="24"/>
          <w:lang w:val="en-ID"/>
        </w:rPr>
        <w:t>y</w:t>
      </w:r>
      <w:bookmarkEnd w:id="48"/>
      <w:bookmarkEnd w:id="53"/>
    </w:p>
    <w:p w14:paraId="02675089" w14:textId="467860AB" w:rsidR="00F840AE" w:rsidRDefault="00F840AE" w:rsidP="00586C1B">
      <w:pPr>
        <w:spacing w:after="0" w:line="360" w:lineRule="auto"/>
        <w:ind w:firstLine="567"/>
        <w:jc w:val="both"/>
        <w:rPr>
          <w:rFonts w:ascii="Times New Roman" w:hAnsi="Times New Roman" w:cs="Times New Roman"/>
          <w:bCs/>
          <w:sz w:val="24"/>
          <w:szCs w:val="24"/>
        </w:rPr>
      </w:pPr>
      <w:r w:rsidRPr="00514E03">
        <w:rPr>
          <w:rFonts w:ascii="Times New Roman" w:hAnsi="Times New Roman" w:cs="Times New Roman"/>
          <w:bCs/>
          <w:sz w:val="24"/>
          <w:szCs w:val="24"/>
        </w:rPr>
        <w:t xml:space="preserve"> Metode yang digunakan dalam pembangunan model ontologi pada penelitian ini adalah metode methontologi yang merupakan metodologi untuk Membangun Ontologi dari Awal Secara umum, metodologi ini memberi kita seperangkat pedoman tentang bagaimana melakukan kegiatan yang diidentifikasi dalam proses pengembangan ontologi, jenis teknik apa yang paling sesuai dalam setiap kegiatan dan produk apa y</w:t>
      </w:r>
      <w:r w:rsidR="000F76F5" w:rsidRPr="00514E03">
        <w:rPr>
          <w:rFonts w:ascii="Times New Roman" w:hAnsi="Times New Roman" w:cs="Times New Roman"/>
          <w:bCs/>
          <w:sz w:val="24"/>
          <w:szCs w:val="24"/>
        </w:rPr>
        <w:t>ang diproduksi masing-masing (Fernandez, Gomez and Juristo, 1997)</w:t>
      </w:r>
      <w:r w:rsidRPr="00514E03">
        <w:rPr>
          <w:rFonts w:ascii="Times New Roman" w:hAnsi="Times New Roman" w:cs="Times New Roman"/>
          <w:bCs/>
          <w:sz w:val="24"/>
          <w:szCs w:val="24"/>
        </w:rPr>
        <w:t>. dapat dikatakan bahwa metode ini adalah salah satu metodologi pengembangan model ontologi, di mana metodologi ini memiliki kelebihan terkait dengan deskripsi masing-masing kegiatan yang harus dilakukan secara rinci.</w:t>
      </w:r>
    </w:p>
    <w:p w14:paraId="5D117FF1" w14:textId="77777777" w:rsidR="005B208E" w:rsidRPr="00514E03" w:rsidRDefault="005B208E" w:rsidP="00FF1B6A">
      <w:pPr>
        <w:spacing w:after="0" w:line="360" w:lineRule="auto"/>
        <w:ind w:firstLine="720"/>
        <w:jc w:val="both"/>
        <w:rPr>
          <w:rFonts w:ascii="Times New Roman" w:hAnsi="Times New Roman" w:cs="Times New Roman"/>
          <w:i/>
          <w:sz w:val="24"/>
          <w:szCs w:val="24"/>
        </w:rPr>
      </w:pPr>
    </w:p>
    <w:p w14:paraId="58BD5A30" w14:textId="016EA6CD" w:rsidR="00F840AE" w:rsidRPr="00F77982" w:rsidRDefault="00F840AE"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54" w:name="_Toc40930830"/>
      <w:r w:rsidRPr="00F77982">
        <w:rPr>
          <w:rFonts w:ascii="Times New Roman" w:hAnsi="Times New Roman" w:cs="Times New Roman"/>
          <w:b/>
          <w:color w:val="auto"/>
          <w:sz w:val="24"/>
          <w:szCs w:val="24"/>
          <w:lang w:val="en-ID"/>
        </w:rPr>
        <w:t>Prototyping</w:t>
      </w:r>
      <w:bookmarkStart w:id="55" w:name="_Toc20933411"/>
      <w:bookmarkEnd w:id="54"/>
    </w:p>
    <w:p w14:paraId="58FBA2E3" w14:textId="3E9220A6" w:rsidR="00F840AE" w:rsidRDefault="00F840AE" w:rsidP="00586C1B">
      <w:pPr>
        <w:spacing w:after="0" w:line="360" w:lineRule="auto"/>
        <w:ind w:firstLine="567"/>
        <w:jc w:val="both"/>
        <w:rPr>
          <w:rFonts w:ascii="Times New Roman" w:eastAsia="Times New Roman" w:hAnsi="Times New Roman" w:cs="Times New Roman"/>
          <w:sz w:val="24"/>
          <w:szCs w:val="24"/>
        </w:rPr>
      </w:pPr>
      <w:r w:rsidRPr="00514E03">
        <w:rPr>
          <w:rFonts w:ascii="Times New Roman" w:hAnsi="Times New Roman" w:cs="Times New Roman"/>
          <w:sz w:val="24"/>
          <w:szCs w:val="24"/>
        </w:rPr>
        <w:t xml:space="preserve">Metode yang digunakan dalam pembangunan sistem yaitu menggunakan metode </w:t>
      </w:r>
      <w:r w:rsidRPr="00514E03">
        <w:rPr>
          <w:rFonts w:ascii="Times New Roman" w:hAnsi="Times New Roman" w:cs="Times New Roman"/>
          <w:sz w:val="24"/>
          <w:szCs w:val="24"/>
          <w:shd w:val="clear" w:color="auto" w:fill="FFFFFF"/>
        </w:rPr>
        <w:t xml:space="preserve">prototyping, </w:t>
      </w:r>
      <w:r w:rsidRPr="00514E03">
        <w:rPr>
          <w:rFonts w:ascii="Times New Roman" w:eastAsia="Times New Roman" w:hAnsi="Times New Roman" w:cs="Times New Roman"/>
          <w:sz w:val="24"/>
          <w:szCs w:val="24"/>
        </w:rPr>
        <w:t>Prototyping adalah salat satu metode pengembangan perangkat lunak yang banyak digunakan. Dengan menggunakan Metode prototyping ini, pengembangan dan pelanggan dapat saling berinteraksi selama proses pembuatan sistem. Sering terjadi seorang pelanggan hanya </w:t>
      </w:r>
      <w:r w:rsidRPr="00514E03">
        <w:rPr>
          <w:rFonts w:ascii="Times New Roman" w:eastAsia="Times New Roman" w:hAnsi="Times New Roman" w:cs="Times New Roman"/>
          <w:bCs/>
          <w:sz w:val="24"/>
          <w:szCs w:val="24"/>
          <w:bdr w:val="none" w:sz="0" w:space="0" w:color="auto" w:frame="1"/>
        </w:rPr>
        <w:t>mendefinisikan secara umum apa yang dibutuhkan, pemrosesan dan data-data apa saja yang dibutuhkan</w:t>
      </w:r>
      <w:r w:rsidRPr="00514E03">
        <w:rPr>
          <w:rFonts w:ascii="Times New Roman" w:eastAsia="Times New Roman" w:hAnsi="Times New Roman" w:cs="Times New Roman"/>
          <w:sz w:val="24"/>
          <w:szCs w:val="24"/>
        </w:rPr>
        <w:t xml:space="preserve">. Sebaliknya, disisi pengembang kurang memperhatikan efisiensi Algoritma. Kemampuan sistem operasi dan </w:t>
      </w:r>
      <w:r w:rsidRPr="00514E03">
        <w:rPr>
          <w:rFonts w:ascii="Times New Roman" w:eastAsia="Times New Roman" w:hAnsi="Times New Roman" w:cs="Times New Roman"/>
          <w:i/>
          <w:sz w:val="24"/>
          <w:szCs w:val="24"/>
        </w:rPr>
        <w:t>interface</w:t>
      </w:r>
      <w:r w:rsidRPr="00514E03">
        <w:rPr>
          <w:rFonts w:ascii="Times New Roman" w:eastAsia="Times New Roman" w:hAnsi="Times New Roman" w:cs="Times New Roman"/>
          <w:sz w:val="24"/>
          <w:szCs w:val="24"/>
        </w:rPr>
        <w:t xml:space="preserve"> yang menghubungkan manusia dengan komputer.</w:t>
      </w:r>
      <w:r w:rsidRPr="00514E03">
        <w:rPr>
          <w:rFonts w:ascii="Times New Roman" w:hAnsi="Times New Roman" w:cs="Times New Roman"/>
          <w:sz w:val="24"/>
          <w:szCs w:val="24"/>
        </w:rPr>
        <w:t xml:space="preserve"> </w:t>
      </w:r>
      <w:r w:rsidRPr="00514E03">
        <w:rPr>
          <w:rFonts w:ascii="Times New Roman" w:eastAsia="Times New Roman" w:hAnsi="Times New Roman" w:cs="Times New Roman"/>
          <w:sz w:val="24"/>
          <w:szCs w:val="24"/>
        </w:rPr>
        <w:t>Pada prototyping model kadang- kadang klien hanya memberikan beberapa kebutuhan umum software tanpa detail input , proses atau detail output dilain waktu mungkin tim pembangun (</w:t>
      </w:r>
      <w:r w:rsidRPr="00514E03">
        <w:rPr>
          <w:rFonts w:ascii="Times New Roman" w:eastAsia="Times New Roman" w:hAnsi="Times New Roman" w:cs="Times New Roman"/>
          <w:i/>
          <w:iCs/>
          <w:sz w:val="24"/>
          <w:szCs w:val="24"/>
          <w:bdr w:val="none" w:sz="0" w:space="0" w:color="auto" w:frame="1"/>
        </w:rPr>
        <w:t>developer</w:t>
      </w:r>
      <w:r w:rsidRPr="00514E03">
        <w:rPr>
          <w:rFonts w:ascii="Times New Roman" w:eastAsia="Times New Roman" w:hAnsi="Times New Roman" w:cs="Times New Roman"/>
          <w:sz w:val="24"/>
          <w:szCs w:val="24"/>
        </w:rPr>
        <w:t>) tidak yakin terhadap efisiensi dari algoritma yang digunakan, tingkat adaptasi terhadap sistem operasi atau rancangan form </w:t>
      </w:r>
      <w:r w:rsidRPr="00514E03">
        <w:rPr>
          <w:rFonts w:ascii="Times New Roman" w:eastAsia="Times New Roman" w:hAnsi="Times New Roman" w:cs="Times New Roman"/>
          <w:i/>
          <w:iCs/>
          <w:sz w:val="24"/>
          <w:szCs w:val="24"/>
          <w:bdr w:val="none" w:sz="0" w:space="0" w:color="auto" w:frame="1"/>
        </w:rPr>
        <w:t>user interface</w:t>
      </w:r>
      <w:r w:rsidRPr="00514E03">
        <w:rPr>
          <w:rFonts w:ascii="Times New Roman" w:eastAsia="Times New Roman" w:hAnsi="Times New Roman" w:cs="Times New Roman"/>
          <w:sz w:val="24"/>
          <w:szCs w:val="24"/>
        </w:rPr>
        <w:t xml:space="preserve">. Ketika situasi seperti ini, terjadi model prototyping sangat membantu </w:t>
      </w:r>
      <w:r w:rsidR="000F76F5" w:rsidRPr="00514E03">
        <w:rPr>
          <w:rFonts w:ascii="Times New Roman" w:eastAsia="Times New Roman" w:hAnsi="Times New Roman" w:cs="Times New Roman"/>
          <w:sz w:val="24"/>
          <w:szCs w:val="24"/>
        </w:rPr>
        <w:t>proses pembangunan software (Prayudita, 2019)</w:t>
      </w:r>
      <w:r w:rsidRPr="00514E03">
        <w:rPr>
          <w:rFonts w:ascii="Times New Roman" w:eastAsia="Times New Roman" w:hAnsi="Times New Roman" w:cs="Times New Roman"/>
          <w:sz w:val="24"/>
          <w:szCs w:val="24"/>
        </w:rPr>
        <w:t>.</w:t>
      </w:r>
      <w:bookmarkEnd w:id="55"/>
    </w:p>
    <w:p w14:paraId="1BDCCB10" w14:textId="77777777" w:rsidR="005B208E" w:rsidRPr="00514E03" w:rsidRDefault="005B208E" w:rsidP="00FF1B6A">
      <w:pPr>
        <w:spacing w:after="0" w:line="360" w:lineRule="auto"/>
        <w:ind w:firstLine="720"/>
        <w:jc w:val="both"/>
        <w:rPr>
          <w:rFonts w:ascii="Times New Roman" w:hAnsi="Times New Roman" w:cs="Times New Roman"/>
          <w:b/>
          <w:sz w:val="24"/>
          <w:szCs w:val="24"/>
        </w:rPr>
      </w:pPr>
    </w:p>
    <w:p w14:paraId="128EBD9E" w14:textId="095EE3D5" w:rsidR="008E42C4" w:rsidRPr="00F77982" w:rsidRDefault="008E42C4"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56" w:name="_Toc20933412"/>
      <w:bookmarkStart w:id="57" w:name="_Toc18675863"/>
      <w:bookmarkStart w:id="58" w:name="_Toc40930831"/>
      <w:r w:rsidRPr="00F77982">
        <w:rPr>
          <w:rFonts w:ascii="Times New Roman" w:hAnsi="Times New Roman" w:cs="Times New Roman"/>
          <w:b/>
          <w:color w:val="auto"/>
          <w:sz w:val="24"/>
          <w:szCs w:val="24"/>
          <w:lang w:val="en-ID"/>
        </w:rPr>
        <w:t>Protégé</w:t>
      </w:r>
      <w:bookmarkEnd w:id="56"/>
      <w:bookmarkEnd w:id="57"/>
      <w:bookmarkEnd w:id="58"/>
    </w:p>
    <w:p w14:paraId="20C5127F" w14:textId="0D96F445" w:rsidR="008E42C4" w:rsidRDefault="008E42C4" w:rsidP="00586C1B">
      <w:pPr>
        <w:spacing w:after="0" w:line="360" w:lineRule="auto"/>
        <w:ind w:firstLine="567"/>
        <w:jc w:val="both"/>
        <w:rPr>
          <w:rFonts w:ascii="Times New Roman" w:hAnsi="Times New Roman" w:cs="Times New Roman"/>
          <w:bCs/>
          <w:sz w:val="24"/>
          <w:szCs w:val="24"/>
        </w:rPr>
      </w:pPr>
      <w:r w:rsidRPr="00514E03">
        <w:rPr>
          <w:rFonts w:ascii="Times New Roman" w:eastAsia="MS Mincho" w:hAnsi="Times New Roman" w:cs="Times New Roman"/>
          <w:bCs/>
          <w:sz w:val="24"/>
          <w:szCs w:val="24"/>
        </w:rPr>
        <w:t xml:space="preserve">Perangkat lunak </w:t>
      </w:r>
      <w:proofErr w:type="gramStart"/>
      <w:r w:rsidRPr="00514E03">
        <w:rPr>
          <w:rFonts w:ascii="Times New Roman" w:eastAsia="MS Mincho" w:hAnsi="Times New Roman" w:cs="Times New Roman"/>
          <w:bCs/>
          <w:sz w:val="24"/>
          <w:szCs w:val="24"/>
        </w:rPr>
        <w:t>protégé  dikembangkan</w:t>
      </w:r>
      <w:proofErr w:type="gramEnd"/>
      <w:r w:rsidRPr="00514E03">
        <w:rPr>
          <w:rFonts w:ascii="Times New Roman" w:eastAsia="MS Mincho" w:hAnsi="Times New Roman" w:cs="Times New Roman"/>
          <w:bCs/>
          <w:sz w:val="24"/>
          <w:szCs w:val="24"/>
        </w:rPr>
        <w:t xml:space="preserve"> oleh </w:t>
      </w:r>
      <w:r w:rsidRPr="00514E03">
        <w:rPr>
          <w:rFonts w:ascii="Times New Roman" w:eastAsia="MS Mincho" w:hAnsi="Times New Roman" w:cs="Times New Roman"/>
          <w:bCs/>
          <w:i/>
          <w:sz w:val="24"/>
          <w:szCs w:val="24"/>
        </w:rPr>
        <w:t>Stanford Center for Biomedical Informatics Research at the Stanford University School of Medicine</w:t>
      </w:r>
      <w:r w:rsidRPr="00514E03">
        <w:rPr>
          <w:rFonts w:ascii="Times New Roman" w:eastAsia="MS Mincho" w:hAnsi="Times New Roman" w:cs="Times New Roman"/>
          <w:bCs/>
          <w:sz w:val="24"/>
          <w:szCs w:val="24"/>
        </w:rPr>
        <w:t xml:space="preserve">. Perangkat </w:t>
      </w:r>
      <w:r w:rsidRPr="00514E03">
        <w:rPr>
          <w:rFonts w:ascii="Times New Roman" w:eastAsia="MS Mincho" w:hAnsi="Times New Roman" w:cs="Times New Roman"/>
          <w:bCs/>
          <w:sz w:val="24"/>
          <w:szCs w:val="24"/>
        </w:rPr>
        <w:lastRenderedPageBreak/>
        <w:t xml:space="preserve">lunak protégé   bersifat </w:t>
      </w:r>
      <w:r w:rsidRPr="00514E03">
        <w:rPr>
          <w:rFonts w:ascii="Times New Roman" w:eastAsia="MS Mincho" w:hAnsi="Times New Roman" w:cs="Times New Roman"/>
          <w:bCs/>
          <w:i/>
          <w:sz w:val="24"/>
          <w:szCs w:val="24"/>
        </w:rPr>
        <w:t>Open Source</w:t>
      </w:r>
      <w:r w:rsidRPr="00514E03">
        <w:rPr>
          <w:rFonts w:ascii="Times New Roman" w:eastAsia="MS Mincho" w:hAnsi="Times New Roman" w:cs="Times New Roman"/>
          <w:bCs/>
          <w:sz w:val="24"/>
          <w:szCs w:val="24"/>
        </w:rPr>
        <w:t xml:space="preserve"> dibawah licensi bernama </w:t>
      </w:r>
      <w:r w:rsidRPr="00514E03">
        <w:rPr>
          <w:rFonts w:ascii="Times New Roman" w:eastAsia="MS Mincho" w:hAnsi="Times New Roman" w:cs="Times New Roman"/>
          <w:bCs/>
          <w:i/>
          <w:sz w:val="24"/>
          <w:szCs w:val="24"/>
        </w:rPr>
        <w:t>Mozilla Public License</w:t>
      </w:r>
      <w:r w:rsidRPr="00514E03">
        <w:rPr>
          <w:rFonts w:ascii="Times New Roman" w:eastAsia="MS Mincho" w:hAnsi="Times New Roman" w:cs="Times New Roman"/>
          <w:bCs/>
          <w:sz w:val="24"/>
          <w:szCs w:val="24"/>
        </w:rPr>
        <w:t xml:space="preserve"> (MPL). Perangkat lunak protégé merupaka alat bantu untuk membantu ontologi developer untuk memngembangkan sistem yang didasarkan pada basis pengetahuan </w:t>
      </w:r>
      <w:r w:rsidRPr="00514E03">
        <w:rPr>
          <w:rFonts w:ascii="Times New Roman" w:eastAsia="MS Mincho" w:hAnsi="Times New Roman" w:cs="Times New Roman"/>
          <w:bCs/>
          <w:i/>
          <w:sz w:val="24"/>
          <w:szCs w:val="24"/>
        </w:rPr>
        <w:t>Knowledge Base System</w:t>
      </w:r>
      <w:r w:rsidRPr="00514E03">
        <w:rPr>
          <w:rFonts w:ascii="Times New Roman" w:eastAsia="MS Mincho" w:hAnsi="Times New Roman" w:cs="Times New Roman"/>
          <w:bCs/>
          <w:sz w:val="24"/>
          <w:szCs w:val="24"/>
        </w:rPr>
        <w:t xml:space="preserve">. Protege dapat membuat, mengedit dan menyimpan ontologi dalam format CLIPS, RDF, XML, UML dan Relational </w:t>
      </w:r>
      <w:proofErr w:type="gramStart"/>
      <w:r w:rsidRPr="00514E03">
        <w:rPr>
          <w:rFonts w:ascii="Times New Roman" w:eastAsia="MS Mincho" w:hAnsi="Times New Roman" w:cs="Times New Roman"/>
          <w:bCs/>
          <w:sz w:val="24"/>
          <w:szCs w:val="24"/>
        </w:rPr>
        <w:t>Database .</w:t>
      </w:r>
      <w:proofErr w:type="gramEnd"/>
      <w:r w:rsidRPr="00514E03">
        <w:rPr>
          <w:rFonts w:ascii="Times New Roman" w:eastAsia="MS Mincho" w:hAnsi="Times New Roman" w:cs="Times New Roman"/>
          <w:bCs/>
          <w:sz w:val="24"/>
          <w:szCs w:val="24"/>
        </w:rPr>
        <w:t xml:space="preserve"> Secara umum protégé memudahkan pengguna untuk membuat pemodelan dasar secara lebih sederhana yang dilengkapi dengan visualisasi hubungan SubClass dalam Tree </w:t>
      </w:r>
      <w:r w:rsidR="00D760FE" w:rsidRPr="00514E03">
        <w:rPr>
          <w:rFonts w:ascii="Times New Roman" w:hAnsi="Times New Roman" w:cs="Times New Roman"/>
          <w:bCs/>
          <w:sz w:val="24"/>
          <w:szCs w:val="24"/>
        </w:rPr>
        <w:t>(Ducharme, 2013)</w:t>
      </w:r>
      <w:r w:rsidRPr="00514E03">
        <w:rPr>
          <w:rFonts w:ascii="Times New Roman" w:hAnsi="Times New Roman" w:cs="Times New Roman"/>
          <w:bCs/>
          <w:sz w:val="24"/>
          <w:szCs w:val="24"/>
        </w:rPr>
        <w:t>.</w:t>
      </w:r>
    </w:p>
    <w:p w14:paraId="351D30FD" w14:textId="77777777" w:rsidR="005B208E" w:rsidRPr="00514E03" w:rsidRDefault="005B208E" w:rsidP="00FF1B6A">
      <w:pPr>
        <w:spacing w:after="0" w:line="360" w:lineRule="auto"/>
        <w:ind w:firstLine="720"/>
        <w:jc w:val="both"/>
        <w:rPr>
          <w:rFonts w:ascii="Times New Roman" w:hAnsi="Times New Roman" w:cs="Times New Roman"/>
          <w:b/>
          <w:sz w:val="24"/>
          <w:szCs w:val="24"/>
        </w:rPr>
      </w:pPr>
    </w:p>
    <w:p w14:paraId="7639784B" w14:textId="5E4C85F2" w:rsidR="008E42C4" w:rsidRPr="00F77982" w:rsidRDefault="008E42C4"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59" w:name="_Toc20933413"/>
      <w:bookmarkStart w:id="60" w:name="_Toc40930832"/>
      <w:r w:rsidRPr="00F77982">
        <w:rPr>
          <w:rFonts w:ascii="Times New Roman" w:hAnsi="Times New Roman" w:cs="Times New Roman"/>
          <w:b/>
          <w:color w:val="auto"/>
          <w:sz w:val="24"/>
          <w:szCs w:val="24"/>
          <w:lang w:val="en-ID"/>
        </w:rPr>
        <w:t>SPARQL Query</w:t>
      </w:r>
      <w:bookmarkEnd w:id="59"/>
      <w:bookmarkEnd w:id="60"/>
      <w:r w:rsidRPr="00F77982">
        <w:rPr>
          <w:rFonts w:ascii="Times New Roman" w:hAnsi="Times New Roman" w:cs="Times New Roman"/>
          <w:b/>
          <w:color w:val="auto"/>
          <w:sz w:val="24"/>
          <w:szCs w:val="24"/>
          <w:lang w:val="en-ID"/>
        </w:rPr>
        <w:t xml:space="preserve"> </w:t>
      </w:r>
    </w:p>
    <w:p w14:paraId="447E50AA" w14:textId="592C3EB8" w:rsidR="008E42C4" w:rsidRDefault="008E42C4" w:rsidP="00586C1B">
      <w:pPr>
        <w:spacing w:after="0" w:line="360" w:lineRule="auto"/>
        <w:ind w:firstLine="567"/>
        <w:jc w:val="both"/>
        <w:rPr>
          <w:rFonts w:ascii="Times New Roman" w:hAnsi="Times New Roman" w:cs="Times New Roman"/>
          <w:bCs/>
          <w:sz w:val="24"/>
          <w:szCs w:val="24"/>
        </w:rPr>
      </w:pPr>
      <w:r w:rsidRPr="00514E03">
        <w:rPr>
          <w:rFonts w:ascii="Times New Roman" w:eastAsia="MS Mincho" w:hAnsi="Times New Roman" w:cs="Times New Roman"/>
          <w:bCs/>
          <w:sz w:val="24"/>
          <w:szCs w:val="24"/>
        </w:rPr>
        <w:t>SPARQL adalah Bahasa quer</w:t>
      </w:r>
      <w:r w:rsidR="00364320" w:rsidRPr="00514E03">
        <w:rPr>
          <w:rFonts w:ascii="Times New Roman" w:eastAsia="MS Mincho" w:hAnsi="Times New Roman" w:cs="Times New Roman"/>
          <w:bCs/>
          <w:sz w:val="24"/>
          <w:szCs w:val="24"/>
        </w:rPr>
        <w:t>y untuk RDF. Graph RDF</w:t>
      </w:r>
      <w:r w:rsidRPr="00514E03">
        <w:rPr>
          <w:rFonts w:ascii="Times New Roman" w:eastAsia="MS Mincho" w:hAnsi="Times New Roman" w:cs="Times New Roman"/>
          <w:bCs/>
          <w:sz w:val="24"/>
          <w:szCs w:val="24"/>
        </w:rPr>
        <w:t xml:space="preserve"> terdiri dari triple yang terbentuk dari Subjek, Predikat dan Objek, RDF dapat di defenisikan pada RDF Konsep dan Abstrak Sintaks Konsep. triple ini dapat datang dari berbagai macam source. untuk Instance dapat diperoleh secara langsung dari dokumen RDF, dapat disimpulkan dari triple RDF.</w:t>
      </w:r>
      <w:r w:rsidR="00FB3BF1" w:rsidRPr="00514E03">
        <w:rPr>
          <w:rFonts w:ascii="Times New Roman" w:eastAsia="MS Mincho" w:hAnsi="Times New Roman" w:cs="Times New Roman"/>
          <w:bCs/>
          <w:sz w:val="24"/>
          <w:szCs w:val="24"/>
        </w:rPr>
        <w:t xml:space="preserve"> </w:t>
      </w:r>
      <w:r w:rsidRPr="00514E03">
        <w:rPr>
          <w:rFonts w:ascii="Times New Roman" w:eastAsia="MS Mincho" w:hAnsi="Times New Roman" w:cs="Times New Roman"/>
          <w:bCs/>
          <w:sz w:val="24"/>
          <w:szCs w:val="24"/>
        </w:rPr>
        <w:t xml:space="preserve">Ekspresi RDF dapat disimpan dalam format lain seperti XML dan Database Relational. SPARQL adalah Bahasa query untuk mendapatkan informasi dari Graph RDF. yang menyediakan fasilitas seperti mengekstrak informasi dalam bentuk URI, Blank Node dan Literal, mengekstrak RDF Subgraph serta membangun Graph RDF baru berdasarkan query graph </w:t>
      </w:r>
      <w:r w:rsidR="00D760FE" w:rsidRPr="00514E03">
        <w:rPr>
          <w:rFonts w:ascii="Times New Roman" w:hAnsi="Times New Roman" w:cs="Times New Roman"/>
          <w:bCs/>
          <w:sz w:val="24"/>
          <w:szCs w:val="24"/>
        </w:rPr>
        <w:t>(Ducharme, 2013)</w:t>
      </w:r>
      <w:r w:rsidRPr="00514E03">
        <w:rPr>
          <w:rFonts w:ascii="Times New Roman" w:hAnsi="Times New Roman" w:cs="Times New Roman"/>
          <w:bCs/>
          <w:sz w:val="24"/>
          <w:szCs w:val="24"/>
        </w:rPr>
        <w:t>.</w:t>
      </w:r>
    </w:p>
    <w:p w14:paraId="62A39948" w14:textId="77777777" w:rsidR="005B208E" w:rsidRPr="00514E03" w:rsidRDefault="005B208E" w:rsidP="005B208E">
      <w:pPr>
        <w:spacing w:after="0" w:line="360" w:lineRule="auto"/>
        <w:ind w:firstLine="720"/>
        <w:jc w:val="both"/>
        <w:rPr>
          <w:rFonts w:ascii="Times New Roman" w:hAnsi="Times New Roman" w:cs="Times New Roman"/>
          <w:b/>
          <w:sz w:val="24"/>
          <w:szCs w:val="24"/>
        </w:rPr>
      </w:pPr>
    </w:p>
    <w:p w14:paraId="75874FDF" w14:textId="7EAE6858" w:rsidR="008E42C4" w:rsidRPr="00F77982" w:rsidRDefault="008E42C4"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61" w:name="_Toc40930833"/>
      <w:r w:rsidRPr="00F77982">
        <w:rPr>
          <w:rFonts w:ascii="Times New Roman" w:hAnsi="Times New Roman" w:cs="Times New Roman"/>
          <w:b/>
          <w:color w:val="auto"/>
          <w:sz w:val="24"/>
          <w:szCs w:val="24"/>
          <w:lang w:val="en-ID"/>
        </w:rPr>
        <w:t>Apache Jena Fuseki</w:t>
      </w:r>
      <w:bookmarkStart w:id="62" w:name="_Toc20933415"/>
      <w:bookmarkEnd w:id="61"/>
    </w:p>
    <w:p w14:paraId="75A8C242" w14:textId="458F88D7" w:rsidR="008E42C4" w:rsidRDefault="008E42C4" w:rsidP="00586C1B">
      <w:pPr>
        <w:spacing w:after="0" w:line="360" w:lineRule="auto"/>
        <w:ind w:firstLine="567"/>
        <w:jc w:val="both"/>
        <w:rPr>
          <w:rFonts w:ascii="Times New Roman" w:hAnsi="Times New Roman" w:cs="Times New Roman"/>
          <w:sz w:val="24"/>
          <w:szCs w:val="24"/>
          <w:shd w:val="clear" w:color="auto" w:fill="FFFFFF"/>
        </w:rPr>
      </w:pPr>
      <w:r w:rsidRPr="00514E03">
        <w:rPr>
          <w:rFonts w:ascii="Times New Roman" w:hAnsi="Times New Roman" w:cs="Times New Roman"/>
          <w:sz w:val="24"/>
          <w:szCs w:val="24"/>
          <w:shd w:val="clear" w:color="auto" w:fill="FFFFFF"/>
        </w:rPr>
        <w:t>Fuseki bertindak sebagai server untuk mengeksekusi SPARQL dalam mengolah data rdf. SPARQL sama seperti SQL, yakni query data tetapi perbedaannya adalah SQL merupakan command untuk PHP, dan SPARQL untuk RDF. Fuseki juga membenarkan file ontology untuk: </w:t>
      </w:r>
      <w:r w:rsidRPr="00514E03">
        <w:rPr>
          <w:rStyle w:val="Strong"/>
          <w:rFonts w:ascii="Times New Roman" w:hAnsi="Times New Roman" w:cs="Times New Roman"/>
          <w:b w:val="0"/>
          <w:sz w:val="24"/>
          <w:szCs w:val="24"/>
          <w:shd w:val="clear" w:color="auto" w:fill="FFFFFF"/>
        </w:rPr>
        <w:t>PROSES</w:t>
      </w:r>
      <w:r w:rsidRPr="00514E03">
        <w:rPr>
          <w:rFonts w:ascii="Times New Roman" w:hAnsi="Times New Roman" w:cs="Times New Roman"/>
          <w:b/>
          <w:sz w:val="24"/>
          <w:szCs w:val="24"/>
          <w:shd w:val="clear" w:color="auto" w:fill="FFFFFF"/>
        </w:rPr>
        <w:t> </w:t>
      </w:r>
      <w:r w:rsidRPr="00514E03">
        <w:rPr>
          <w:rStyle w:val="Strong"/>
          <w:rFonts w:ascii="Times New Roman" w:hAnsi="Times New Roman" w:cs="Times New Roman"/>
          <w:b w:val="0"/>
          <w:sz w:val="24"/>
          <w:szCs w:val="24"/>
          <w:shd w:val="clear" w:color="auto" w:fill="FFFFFF"/>
        </w:rPr>
        <w:t>UPLOAD, UPDATE, QUERY</w:t>
      </w:r>
      <w:r w:rsidRPr="00514E03">
        <w:rPr>
          <w:rFonts w:ascii="Times New Roman" w:hAnsi="Times New Roman" w:cs="Times New Roman"/>
          <w:sz w:val="24"/>
          <w:szCs w:val="24"/>
          <w:shd w:val="clear" w:color="auto" w:fill="FFFFFF"/>
        </w:rPr>
        <w:t> di dalam browser. Kemudian, kita bisa melihat hasil untuk proses yang terjadi tanpa mengubah file asal. Berbeda dengan Protege, fuseki merupakan tools untuk membina ontologi serta menjalankan query bukan di browser tetapi di local. Oleh karena itu, kita perlu meng-install Fuseki untuk men</w:t>
      </w:r>
      <w:r w:rsidR="00D760FE" w:rsidRPr="00514E03">
        <w:rPr>
          <w:rFonts w:ascii="Times New Roman" w:hAnsi="Times New Roman" w:cs="Times New Roman"/>
          <w:sz w:val="24"/>
          <w:szCs w:val="24"/>
          <w:shd w:val="clear" w:color="auto" w:fill="FFFFFF"/>
        </w:rPr>
        <w:t>jalankan proses secara HTTP (Collegues Friend, 2019)</w:t>
      </w:r>
      <w:r w:rsidRPr="00514E03">
        <w:rPr>
          <w:rFonts w:ascii="Times New Roman" w:hAnsi="Times New Roman" w:cs="Times New Roman"/>
          <w:sz w:val="24"/>
          <w:szCs w:val="24"/>
          <w:shd w:val="clear" w:color="auto" w:fill="FFFFFF"/>
        </w:rPr>
        <w:t>.</w:t>
      </w:r>
      <w:bookmarkEnd w:id="62"/>
    </w:p>
    <w:p w14:paraId="37B8C5E0" w14:textId="77777777" w:rsidR="005B208E" w:rsidRPr="00514E03" w:rsidRDefault="005B208E" w:rsidP="005B208E">
      <w:pPr>
        <w:spacing w:after="0" w:line="360" w:lineRule="auto"/>
        <w:ind w:firstLine="720"/>
        <w:jc w:val="both"/>
        <w:rPr>
          <w:rFonts w:ascii="Times New Roman" w:hAnsi="Times New Roman" w:cs="Times New Roman"/>
          <w:b/>
          <w:sz w:val="24"/>
          <w:szCs w:val="24"/>
          <w:lang w:val="en-ID"/>
        </w:rPr>
      </w:pPr>
    </w:p>
    <w:p w14:paraId="7C5B9225" w14:textId="63708687" w:rsidR="008E42C4" w:rsidRPr="00F77982" w:rsidRDefault="008E42C4"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63" w:name="_Toc20933416"/>
      <w:bookmarkStart w:id="64" w:name="_Toc40930834"/>
      <w:r w:rsidRPr="00F77982">
        <w:rPr>
          <w:rFonts w:ascii="Times New Roman" w:hAnsi="Times New Roman" w:cs="Times New Roman"/>
          <w:b/>
          <w:color w:val="auto"/>
          <w:sz w:val="24"/>
          <w:szCs w:val="24"/>
          <w:lang w:val="en-ID"/>
        </w:rPr>
        <w:t>Technology Acceptance Model (TAM)</w:t>
      </w:r>
      <w:bookmarkEnd w:id="63"/>
      <w:bookmarkEnd w:id="64"/>
      <w:r w:rsidRPr="00F77982">
        <w:rPr>
          <w:rFonts w:ascii="Times New Roman" w:hAnsi="Times New Roman" w:cs="Times New Roman"/>
          <w:b/>
          <w:color w:val="auto"/>
          <w:sz w:val="24"/>
          <w:szCs w:val="24"/>
          <w:lang w:val="en-ID"/>
        </w:rPr>
        <w:t xml:space="preserve"> </w:t>
      </w:r>
      <w:bookmarkStart w:id="65" w:name="_Toc20933417"/>
    </w:p>
    <w:p w14:paraId="00D3E802" w14:textId="3D4590FC" w:rsidR="008E42C4" w:rsidRDefault="008E42C4" w:rsidP="00E95159">
      <w:pPr>
        <w:spacing w:after="0" w:line="360" w:lineRule="auto"/>
        <w:ind w:firstLine="567"/>
        <w:jc w:val="both"/>
        <w:rPr>
          <w:rFonts w:ascii="Times New Roman" w:hAnsi="Times New Roman" w:cs="Times New Roman"/>
          <w:sz w:val="24"/>
          <w:szCs w:val="24"/>
        </w:rPr>
      </w:pPr>
      <w:r w:rsidRPr="00514E03">
        <w:rPr>
          <w:rFonts w:ascii="Times New Roman" w:hAnsi="Times New Roman" w:cs="Times New Roman"/>
          <w:sz w:val="24"/>
          <w:szCs w:val="24"/>
        </w:rPr>
        <w:t xml:space="preserve">Model penerimaan teknologi (TAM) adalah teori sistem informasi yang memodelkan bagaimana pengguna menerima dan menggunakan teknologi. TAM bertujuan untuk menjelaskan dan memprediksi penerimaan pengguna terhadap sistem informasi. Model penerimaan teknologi Davis (1989)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Penerimaan adalah kunci keberhasilan pemilihan dan penggunaan perangkat lunak (Borthick, 1988). TAM berupaya menguji dan memprediksi mengapa orang menerima atau </w:t>
      </w:r>
      <w:r w:rsidR="00D760FE" w:rsidRPr="00514E03">
        <w:rPr>
          <w:rFonts w:ascii="Times New Roman" w:hAnsi="Times New Roman" w:cs="Times New Roman"/>
          <w:sz w:val="24"/>
          <w:szCs w:val="24"/>
        </w:rPr>
        <w:t>menolak teknologi informasi (Charles, 2003)</w:t>
      </w:r>
      <w:r w:rsidRPr="00514E03">
        <w:rPr>
          <w:rFonts w:ascii="Times New Roman" w:hAnsi="Times New Roman" w:cs="Times New Roman"/>
          <w:sz w:val="24"/>
          <w:szCs w:val="24"/>
        </w:rPr>
        <w:t>.</w:t>
      </w:r>
      <w:bookmarkEnd w:id="65"/>
      <w:r w:rsidRPr="00514E03">
        <w:rPr>
          <w:rFonts w:ascii="Times New Roman" w:hAnsi="Times New Roman" w:cs="Times New Roman"/>
          <w:sz w:val="24"/>
          <w:szCs w:val="24"/>
        </w:rPr>
        <w:t xml:space="preserve"> </w:t>
      </w:r>
    </w:p>
    <w:p w14:paraId="352D7A99" w14:textId="77777777" w:rsidR="005B208E" w:rsidRPr="00514E03" w:rsidRDefault="005B208E" w:rsidP="005B208E">
      <w:pPr>
        <w:spacing w:after="0" w:line="360" w:lineRule="auto"/>
        <w:ind w:firstLine="720"/>
        <w:jc w:val="both"/>
        <w:rPr>
          <w:rFonts w:ascii="Times New Roman" w:hAnsi="Times New Roman" w:cs="Times New Roman"/>
          <w:b/>
          <w:sz w:val="24"/>
          <w:szCs w:val="24"/>
          <w:lang w:val="en-ID"/>
        </w:rPr>
      </w:pPr>
    </w:p>
    <w:p w14:paraId="4F9CA422" w14:textId="17F642FA" w:rsidR="008E42C4" w:rsidRPr="00F77982" w:rsidRDefault="008E42C4"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66" w:name="_Toc40930835"/>
      <w:r w:rsidRPr="00F77982">
        <w:rPr>
          <w:rFonts w:ascii="Times New Roman" w:hAnsi="Times New Roman" w:cs="Times New Roman"/>
          <w:b/>
          <w:color w:val="auto"/>
          <w:sz w:val="24"/>
          <w:szCs w:val="24"/>
          <w:lang w:val="en-ID"/>
        </w:rPr>
        <w:t>Pengukuran Kualitas</w:t>
      </w:r>
      <w:bookmarkEnd w:id="66"/>
    </w:p>
    <w:p w14:paraId="217C24E7" w14:textId="448560CB" w:rsidR="008E42C4" w:rsidRDefault="008E42C4" w:rsidP="00E95159">
      <w:pPr>
        <w:spacing w:after="0" w:line="360" w:lineRule="auto"/>
        <w:ind w:firstLine="567"/>
        <w:jc w:val="both"/>
        <w:rPr>
          <w:rFonts w:ascii="Times New Roman" w:hAnsi="Times New Roman" w:cs="Times New Roman"/>
          <w:sz w:val="24"/>
          <w:szCs w:val="24"/>
        </w:rPr>
      </w:pPr>
      <w:r w:rsidRPr="00514E03">
        <w:rPr>
          <w:rFonts w:ascii="Times New Roman" w:hAnsi="Times New Roman" w:cs="Times New Roman"/>
          <w:sz w:val="24"/>
          <w:szCs w:val="24"/>
        </w:rPr>
        <w:t xml:space="preserve">Merupakan sebuah rumus dalam melakukan pengukuran kualitas. Dimana ukuran kualitas (dilambangkan G) diturunkan dengan mengambil harapan (E) menjauh dari persepsi (P), yaitu, G = P – E. Dengan demikian, semakin tinggi G, semakin baik tingkat kualitas, dengan skor negatif yang tinggi menunjukkan kualitas rendah. Pendekatan semacam itu dianggap sebagai ukuran yang lebih sensitif daripada sekadar menangkap hasil menggunakan respon tunggal (persepsi saja) </w:t>
      </w:r>
      <w:r w:rsidR="003538DD">
        <w:rPr>
          <w:rFonts w:ascii="Times New Roman" w:hAnsi="Times New Roman" w:cs="Times New Roman"/>
          <w:sz w:val="24"/>
          <w:szCs w:val="24"/>
        </w:rPr>
        <w:t xml:space="preserve">(Wilkin, Carr, &amp; Hewett </w:t>
      </w:r>
      <w:r w:rsidR="003538DD" w:rsidRPr="0066241A">
        <w:rPr>
          <w:rFonts w:ascii="Times New Roman" w:hAnsi="Times New Roman" w:cs="Times New Roman"/>
          <w:sz w:val="24"/>
          <w:szCs w:val="24"/>
        </w:rPr>
        <w:t>2003)</w:t>
      </w:r>
      <w:r w:rsidR="003538DD">
        <w:rPr>
          <w:rFonts w:ascii="Times New Roman" w:hAnsi="Times New Roman" w:cs="Times New Roman"/>
          <w:sz w:val="24"/>
          <w:szCs w:val="24"/>
        </w:rPr>
        <w:t>.</w:t>
      </w:r>
    </w:p>
    <w:p w14:paraId="213A62AF" w14:textId="77777777" w:rsidR="005B208E" w:rsidRPr="00514E03" w:rsidRDefault="005B208E" w:rsidP="005B208E">
      <w:pPr>
        <w:spacing w:after="0" w:line="360" w:lineRule="auto"/>
        <w:ind w:firstLine="720"/>
        <w:jc w:val="both"/>
        <w:rPr>
          <w:rFonts w:ascii="Times New Roman" w:hAnsi="Times New Roman" w:cs="Times New Roman"/>
          <w:b/>
          <w:sz w:val="24"/>
          <w:szCs w:val="24"/>
          <w:lang w:val="en-ID"/>
        </w:rPr>
      </w:pPr>
    </w:p>
    <w:p w14:paraId="3178C41A" w14:textId="77777777" w:rsidR="0008767B" w:rsidRDefault="0008767B">
      <w:pPr>
        <w:rPr>
          <w:rFonts w:ascii="Times New Roman" w:hAnsi="Times New Roman" w:cs="Times New Roman"/>
          <w:b/>
          <w:bCs/>
          <w:sz w:val="24"/>
          <w:szCs w:val="24"/>
        </w:rPr>
      </w:pPr>
      <w:r>
        <w:rPr>
          <w:rFonts w:ascii="Times New Roman" w:hAnsi="Times New Roman" w:cs="Times New Roman"/>
          <w:b/>
          <w:bCs/>
          <w:sz w:val="24"/>
          <w:szCs w:val="24"/>
        </w:rPr>
        <w:br w:type="page"/>
      </w:r>
    </w:p>
    <w:p w14:paraId="614C2B9D" w14:textId="1BDABC5C" w:rsidR="008E42C4" w:rsidRPr="00F77982" w:rsidRDefault="008E42C4"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67" w:name="_Toc40930836"/>
      <w:r w:rsidRPr="00F77982">
        <w:rPr>
          <w:rFonts w:ascii="Times New Roman" w:hAnsi="Times New Roman" w:cs="Times New Roman"/>
          <w:b/>
          <w:color w:val="auto"/>
          <w:sz w:val="24"/>
          <w:szCs w:val="24"/>
          <w:lang w:val="en-ID"/>
        </w:rPr>
        <w:lastRenderedPageBreak/>
        <w:t>PHP</w:t>
      </w:r>
      <w:bookmarkEnd w:id="67"/>
    </w:p>
    <w:p w14:paraId="3694E94F" w14:textId="5C8C2B39" w:rsidR="008E42C4" w:rsidRPr="00514E03" w:rsidRDefault="008E42C4" w:rsidP="00E95159">
      <w:pPr>
        <w:spacing w:line="360" w:lineRule="auto"/>
        <w:ind w:firstLine="567"/>
        <w:jc w:val="both"/>
        <w:rPr>
          <w:rFonts w:ascii="Times New Roman" w:hAnsi="Times New Roman" w:cs="Times New Roman"/>
          <w:b/>
          <w:sz w:val="24"/>
          <w:szCs w:val="24"/>
          <w:lang w:val="en-ID"/>
        </w:rPr>
      </w:pPr>
      <w:r w:rsidRPr="00514E03">
        <w:rPr>
          <w:rFonts w:ascii="Times New Roman" w:hAnsi="Times New Roman" w:cs="Times New Roman"/>
          <w:sz w:val="24"/>
          <w:szCs w:val="24"/>
        </w:rPr>
        <w:t xml:space="preserve">PHP adalah bahasa pemrograman </w:t>
      </w:r>
      <w:r w:rsidRPr="00514E03">
        <w:rPr>
          <w:rFonts w:ascii="Times New Roman" w:hAnsi="Times New Roman" w:cs="Times New Roman"/>
          <w:i/>
          <w:sz w:val="24"/>
          <w:szCs w:val="24"/>
        </w:rPr>
        <w:t>script server-side</w:t>
      </w:r>
      <w:r w:rsidRPr="00514E03">
        <w:rPr>
          <w:rFonts w:ascii="Times New Roman" w:hAnsi="Times New Roman" w:cs="Times New Roman"/>
          <w:sz w:val="24"/>
          <w:szCs w:val="24"/>
        </w:rPr>
        <w:t xml:space="preserve"> yang didesain untuk pengembangan web. Selain itu, PHP juga bisa digunakan sebagai bahasa pemrograman umum.</w:t>
      </w:r>
      <w:r w:rsidRPr="00514E03">
        <w:rPr>
          <w:rFonts w:ascii="Times New Roman" w:hAnsi="Times New Roman" w:cs="Times New Roman"/>
          <w:b/>
          <w:sz w:val="24"/>
          <w:szCs w:val="24"/>
        </w:rPr>
        <w:t xml:space="preserve"> </w:t>
      </w:r>
      <w:r w:rsidRPr="00514E03">
        <w:rPr>
          <w:rFonts w:ascii="Times New Roman" w:hAnsi="Times New Roman" w:cs="Times New Roman"/>
          <w:sz w:val="24"/>
          <w:szCs w:val="24"/>
        </w:rPr>
        <w:t>PHP disebut bahasa pemrograman </w:t>
      </w:r>
      <w:r w:rsidRPr="00514E03">
        <w:rPr>
          <w:rFonts w:ascii="Times New Roman" w:hAnsi="Times New Roman" w:cs="Times New Roman"/>
          <w:i/>
          <w:sz w:val="24"/>
          <w:szCs w:val="24"/>
        </w:rPr>
        <w:t>server-side</w:t>
      </w:r>
      <w:r w:rsidRPr="00514E03">
        <w:rPr>
          <w:rFonts w:ascii="Times New Roman" w:hAnsi="Times New Roman" w:cs="Times New Roman"/>
          <w:sz w:val="24"/>
          <w:szCs w:val="24"/>
        </w:rPr>
        <w:t> karena PHP diproses pada komputer server. Pada awalnya PHP merupakan singkatan dari </w:t>
      </w:r>
      <w:r w:rsidRPr="00514E03">
        <w:rPr>
          <w:rFonts w:ascii="Times New Roman" w:hAnsi="Times New Roman" w:cs="Times New Roman"/>
          <w:i/>
          <w:sz w:val="24"/>
          <w:szCs w:val="24"/>
        </w:rPr>
        <w:t>Personal Home Page</w:t>
      </w:r>
      <w:r w:rsidRPr="00514E03">
        <w:rPr>
          <w:rFonts w:ascii="Times New Roman" w:hAnsi="Times New Roman" w:cs="Times New Roman"/>
          <w:sz w:val="24"/>
          <w:szCs w:val="24"/>
        </w:rPr>
        <w:t xml:space="preserve">. Sesuai dengan namanya, PHP digunakan untuk membuat website pribadi. Dalam beberapa tahun perkembangannya, PHP menjelma menjadi bahasa pemrograman web yang </w:t>
      </w:r>
      <w:r w:rsidRPr="00514E03">
        <w:rPr>
          <w:rFonts w:ascii="Times New Roman" w:hAnsi="Times New Roman" w:cs="Times New Roman"/>
          <w:i/>
          <w:sz w:val="24"/>
          <w:szCs w:val="24"/>
        </w:rPr>
        <w:t>powerful</w:t>
      </w:r>
      <w:r w:rsidRPr="00514E03">
        <w:rPr>
          <w:rFonts w:ascii="Times New Roman" w:hAnsi="Times New Roman" w:cs="Times New Roman"/>
          <w:sz w:val="24"/>
          <w:szCs w:val="24"/>
        </w:rPr>
        <w:t xml:space="preserve"> dan tidak hanya digunakan untuk membuat halaman web sederhana, tetapi juga website populer yang digunakan oleh jutaan orang seperti wikipedia, wordpress, joomla, dll.</w:t>
      </w:r>
      <w:r w:rsidRPr="00514E03">
        <w:rPr>
          <w:rFonts w:ascii="Times New Roman" w:hAnsi="Times New Roman" w:cs="Times New Roman"/>
          <w:b/>
          <w:sz w:val="24"/>
          <w:szCs w:val="24"/>
        </w:rPr>
        <w:t xml:space="preserve"> </w:t>
      </w:r>
      <w:r w:rsidRPr="00514E03">
        <w:rPr>
          <w:rFonts w:ascii="Times New Roman" w:hAnsi="Times New Roman" w:cs="Times New Roman"/>
          <w:sz w:val="24"/>
          <w:szCs w:val="24"/>
        </w:rPr>
        <w:t>PHP dapat digunakan dengan gratis dan bersifat </w:t>
      </w:r>
      <w:r w:rsidRPr="00514E03">
        <w:rPr>
          <w:rFonts w:ascii="Times New Roman" w:hAnsi="Times New Roman" w:cs="Times New Roman"/>
          <w:i/>
          <w:sz w:val="24"/>
          <w:szCs w:val="24"/>
        </w:rPr>
        <w:t>Open Source</w:t>
      </w:r>
      <w:r w:rsidRPr="00514E03">
        <w:rPr>
          <w:rFonts w:ascii="Times New Roman" w:hAnsi="Times New Roman" w:cs="Times New Roman"/>
          <w:sz w:val="24"/>
          <w:szCs w:val="24"/>
        </w:rPr>
        <w:t xml:space="preserve">. PHP dirilis dalam lisensi PHP, sedikit berbeda dengan lisensi GNU </w:t>
      </w:r>
      <w:r w:rsidRPr="00514E03">
        <w:rPr>
          <w:rFonts w:ascii="Times New Roman" w:hAnsi="Times New Roman" w:cs="Times New Roman"/>
          <w:i/>
          <w:sz w:val="24"/>
          <w:szCs w:val="24"/>
        </w:rPr>
        <w:t>General Public License</w:t>
      </w:r>
      <w:r w:rsidRPr="00514E03">
        <w:rPr>
          <w:rFonts w:ascii="Times New Roman" w:hAnsi="Times New Roman" w:cs="Times New Roman"/>
          <w:sz w:val="24"/>
          <w:szCs w:val="24"/>
        </w:rPr>
        <w:t xml:space="preserve"> (GPL) yang biasa digunakan untuk proyek </w:t>
      </w:r>
      <w:r w:rsidRPr="00514E03">
        <w:rPr>
          <w:rFonts w:ascii="Times New Roman" w:hAnsi="Times New Roman" w:cs="Times New Roman"/>
          <w:i/>
          <w:sz w:val="24"/>
          <w:szCs w:val="24"/>
        </w:rPr>
        <w:t>Open Source</w:t>
      </w:r>
      <w:r w:rsidRPr="00514E03">
        <w:rPr>
          <w:rFonts w:ascii="Times New Roman" w:hAnsi="Times New Roman" w:cs="Times New Roman"/>
          <w:sz w:val="24"/>
          <w:szCs w:val="24"/>
        </w:rPr>
        <w:t xml:space="preserve"> </w:t>
      </w:r>
      <w:r w:rsidR="00D760FE" w:rsidRPr="00514E03">
        <w:rPr>
          <w:rFonts w:ascii="Times New Roman" w:hAnsi="Times New Roman" w:cs="Times New Roman"/>
          <w:sz w:val="24"/>
          <w:szCs w:val="24"/>
          <w:shd w:val="clear" w:color="auto" w:fill="FFFFFF"/>
        </w:rPr>
        <w:t>(Duniailkom, 2019)</w:t>
      </w:r>
      <w:r w:rsidRPr="00514E03">
        <w:rPr>
          <w:rFonts w:ascii="Times New Roman" w:hAnsi="Times New Roman" w:cs="Times New Roman"/>
          <w:sz w:val="24"/>
          <w:szCs w:val="24"/>
        </w:rPr>
        <w:t>.</w:t>
      </w:r>
    </w:p>
    <w:p w14:paraId="43E5E423" w14:textId="77777777" w:rsidR="008E42C4" w:rsidRPr="00514E03" w:rsidRDefault="008E42C4">
      <w:pPr>
        <w:rPr>
          <w:rFonts w:ascii="Times New Roman" w:hAnsi="Times New Roman" w:cs="Times New Roman"/>
          <w:sz w:val="24"/>
          <w:szCs w:val="24"/>
        </w:rPr>
      </w:pPr>
      <w:bookmarkStart w:id="68" w:name="_Toc8118328"/>
      <w:r w:rsidRPr="00514E03">
        <w:rPr>
          <w:rFonts w:ascii="Times New Roman" w:hAnsi="Times New Roman" w:cs="Times New Roman"/>
          <w:sz w:val="24"/>
          <w:szCs w:val="24"/>
        </w:rPr>
        <w:br w:type="page"/>
      </w:r>
    </w:p>
    <w:p w14:paraId="4A6F8E25" w14:textId="42835879" w:rsidR="009069C1" w:rsidRPr="008402F0" w:rsidRDefault="009069C1" w:rsidP="008402F0">
      <w:pPr>
        <w:pStyle w:val="Heading1"/>
        <w:jc w:val="center"/>
        <w:rPr>
          <w:rFonts w:ascii="Times New Roman" w:hAnsi="Times New Roman"/>
          <w:b/>
          <w:color w:val="auto"/>
          <w:sz w:val="28"/>
          <w:szCs w:val="28"/>
          <w:lang w:val="en-ID"/>
        </w:rPr>
      </w:pPr>
      <w:bookmarkStart w:id="69" w:name="_Toc40930837"/>
      <w:r w:rsidRPr="008402F0">
        <w:rPr>
          <w:rFonts w:ascii="Times New Roman" w:hAnsi="Times New Roman"/>
          <w:b/>
          <w:color w:val="auto"/>
          <w:sz w:val="28"/>
          <w:szCs w:val="28"/>
          <w:lang w:val="en-ID"/>
        </w:rPr>
        <w:lastRenderedPageBreak/>
        <w:t>BAB III</w:t>
      </w:r>
      <w:bookmarkStart w:id="70" w:name="_Toc8118329"/>
      <w:bookmarkEnd w:id="68"/>
      <w:r w:rsidR="00A47C0E" w:rsidRPr="008402F0">
        <w:rPr>
          <w:rFonts w:ascii="Times New Roman" w:hAnsi="Times New Roman"/>
          <w:b/>
          <w:color w:val="auto"/>
          <w:sz w:val="28"/>
          <w:szCs w:val="28"/>
          <w:lang w:val="en-ID"/>
        </w:rPr>
        <w:br/>
      </w:r>
      <w:r w:rsidRPr="008402F0">
        <w:rPr>
          <w:rFonts w:ascii="Times New Roman" w:hAnsi="Times New Roman"/>
          <w:b/>
          <w:color w:val="auto"/>
          <w:sz w:val="28"/>
          <w:szCs w:val="28"/>
          <w:lang w:val="en-ID"/>
        </w:rPr>
        <w:t>METODOLOGI PENELITIAN</w:t>
      </w:r>
      <w:bookmarkEnd w:id="69"/>
      <w:bookmarkEnd w:id="70"/>
    </w:p>
    <w:p w14:paraId="34ACFF1A" w14:textId="77777777" w:rsidR="009069C1" w:rsidRPr="00514E03" w:rsidRDefault="009069C1" w:rsidP="009069C1">
      <w:pPr>
        <w:pStyle w:val="ListParagraph"/>
        <w:spacing w:after="0" w:line="360" w:lineRule="auto"/>
        <w:ind w:left="0" w:firstLine="851"/>
        <w:jc w:val="both"/>
        <w:rPr>
          <w:rFonts w:ascii="Times New Roman" w:hAnsi="Times New Roman" w:cs="Times New Roman"/>
          <w:sz w:val="24"/>
          <w:szCs w:val="24"/>
          <w:lang w:val="en-ID"/>
        </w:rPr>
      </w:pPr>
    </w:p>
    <w:p w14:paraId="4A12A227" w14:textId="5381F35E" w:rsidR="00FE69D9" w:rsidRPr="00514E03" w:rsidRDefault="00FC5033" w:rsidP="00E95159">
      <w:pPr>
        <w:pStyle w:val="ListParagraph"/>
        <w:spacing w:after="0" w:line="360" w:lineRule="auto"/>
        <w:ind w:left="0" w:firstLine="567"/>
        <w:jc w:val="both"/>
        <w:rPr>
          <w:rFonts w:ascii="Times New Roman" w:hAnsi="Times New Roman" w:cs="Times New Roman"/>
          <w:sz w:val="24"/>
          <w:szCs w:val="24"/>
        </w:rPr>
      </w:pPr>
      <w:r w:rsidRPr="00514E03">
        <w:rPr>
          <w:rFonts w:ascii="Times New Roman" w:hAnsi="Times New Roman" w:cs="Times New Roman"/>
          <w:sz w:val="24"/>
          <w:szCs w:val="24"/>
          <w:lang w:val="id-ID"/>
        </w:rPr>
        <w:t xml:space="preserve">Bagian metodologi penelitian ini akan dijelaskan mengenai langkah-langkah yang dilakukan dalam </w:t>
      </w:r>
      <w:r w:rsidR="00642411" w:rsidRPr="00514E03">
        <w:rPr>
          <w:rFonts w:ascii="Times New Roman" w:hAnsi="Times New Roman" w:cs="Times New Roman"/>
          <w:sz w:val="24"/>
          <w:szCs w:val="24"/>
        </w:rPr>
        <w:t>perancangan dan implementasi</w:t>
      </w:r>
      <w:r w:rsidRPr="00514E03">
        <w:rPr>
          <w:rFonts w:ascii="Times New Roman" w:hAnsi="Times New Roman" w:cs="Times New Roman"/>
          <w:sz w:val="24"/>
          <w:szCs w:val="24"/>
          <w:lang w:val="id-ID"/>
        </w:rPr>
        <w:t xml:space="preserve"> </w:t>
      </w:r>
      <w:r w:rsidR="00642411" w:rsidRPr="00514E03">
        <w:rPr>
          <w:rFonts w:ascii="Times New Roman" w:hAnsi="Times New Roman" w:cs="Times New Roman"/>
          <w:sz w:val="24"/>
          <w:szCs w:val="24"/>
        </w:rPr>
        <w:t>ontologi serta sistem semantik web tarian tradisional bali</w:t>
      </w:r>
      <w:r w:rsidRPr="00514E03">
        <w:rPr>
          <w:rFonts w:ascii="Times New Roman" w:hAnsi="Times New Roman" w:cs="Times New Roman"/>
          <w:sz w:val="24"/>
          <w:szCs w:val="24"/>
          <w:lang w:val="id-ID"/>
        </w:rPr>
        <w:t>.</w:t>
      </w:r>
      <w:r w:rsidR="002D1A55" w:rsidRPr="00514E03">
        <w:rPr>
          <w:rFonts w:ascii="Times New Roman" w:hAnsi="Times New Roman" w:cs="Times New Roman"/>
          <w:sz w:val="24"/>
          <w:szCs w:val="24"/>
        </w:rPr>
        <w:t xml:space="preserve"> </w:t>
      </w:r>
    </w:p>
    <w:p w14:paraId="754CD4A7" w14:textId="2F06F80B" w:rsidR="001B1DC9" w:rsidRPr="00F77982" w:rsidRDefault="00DE2DB5" w:rsidP="008D0BBA">
      <w:pPr>
        <w:pStyle w:val="Heading2"/>
        <w:numPr>
          <w:ilvl w:val="1"/>
          <w:numId w:val="42"/>
        </w:numPr>
        <w:spacing w:line="360" w:lineRule="auto"/>
        <w:ind w:left="567" w:hanging="567"/>
        <w:jc w:val="both"/>
        <w:rPr>
          <w:rFonts w:ascii="Times New Roman" w:hAnsi="Times New Roman" w:cs="Times New Roman"/>
          <w:b/>
          <w:color w:val="auto"/>
          <w:sz w:val="24"/>
          <w:szCs w:val="24"/>
          <w:lang w:val="en-ID"/>
        </w:rPr>
      </w:pPr>
      <w:bookmarkStart w:id="71" w:name="_Toc8118320"/>
      <w:bookmarkStart w:id="72" w:name="_Toc40930838"/>
      <w:r w:rsidRPr="00F77982">
        <w:rPr>
          <w:rFonts w:ascii="Times New Roman" w:hAnsi="Times New Roman" w:cs="Times New Roman"/>
          <w:b/>
          <w:color w:val="auto"/>
          <w:sz w:val="24"/>
          <w:szCs w:val="24"/>
          <w:lang w:val="en-ID"/>
        </w:rPr>
        <w:t>Alur</w:t>
      </w:r>
      <w:r w:rsidR="001B1DC9" w:rsidRPr="00F77982">
        <w:rPr>
          <w:rFonts w:ascii="Times New Roman" w:hAnsi="Times New Roman" w:cs="Times New Roman"/>
          <w:b/>
          <w:color w:val="auto"/>
          <w:sz w:val="24"/>
          <w:szCs w:val="24"/>
          <w:lang w:val="en-ID"/>
        </w:rPr>
        <w:t xml:space="preserve"> Penelitian</w:t>
      </w:r>
      <w:bookmarkEnd w:id="71"/>
      <w:bookmarkEnd w:id="72"/>
    </w:p>
    <w:p w14:paraId="1F86FEBC" w14:textId="77777777" w:rsidR="001B1DC9" w:rsidRPr="00514E03" w:rsidRDefault="001B1DC9" w:rsidP="00E95159">
      <w:pPr>
        <w:pStyle w:val="ListParagraph"/>
        <w:spacing w:after="0" w:line="360" w:lineRule="auto"/>
        <w:ind w:left="0" w:firstLine="567"/>
        <w:jc w:val="both"/>
        <w:rPr>
          <w:rFonts w:ascii="Times New Roman" w:hAnsi="Times New Roman" w:cs="Times New Roman"/>
          <w:color w:val="000000"/>
          <w:sz w:val="24"/>
          <w:szCs w:val="24"/>
        </w:rPr>
      </w:pPr>
      <w:bookmarkStart w:id="73" w:name="_Toc20933419"/>
      <w:r w:rsidRPr="00514E03">
        <w:rPr>
          <w:rFonts w:ascii="Times New Roman" w:hAnsi="Times New Roman" w:cs="Times New Roman"/>
          <w:sz w:val="24"/>
          <w:szCs w:val="24"/>
        </w:rPr>
        <w:t>Pada metodologi penelitian ini akan dijelaskan langkah-langkah dalam perancangan dan pembangunan sistem.</w:t>
      </w:r>
      <w:bookmarkStart w:id="74" w:name="_Toc20933421"/>
      <w:bookmarkEnd w:id="73"/>
      <w:r w:rsidRPr="00514E03">
        <w:rPr>
          <w:rFonts w:ascii="Times New Roman" w:hAnsi="Times New Roman" w:cs="Times New Roman"/>
          <w:sz w:val="24"/>
          <w:szCs w:val="24"/>
        </w:rPr>
        <w:t xml:space="preserve"> Penelitian mengangkat topik Sistem Pengklasifikasian Tarian Tradisional Bali dengan Pengdekatan Ontologi Semantik. Sebelum mendapat hasil klasifikasi tarian, ada beberapa langkah yang akan ditempuh, secara umum terlihat pada gambar </w:t>
      </w:r>
      <w:proofErr w:type="gramStart"/>
      <w:r w:rsidRPr="00514E03">
        <w:rPr>
          <w:rFonts w:ascii="Times New Roman" w:hAnsi="Times New Roman" w:cs="Times New Roman"/>
          <w:sz w:val="24"/>
          <w:szCs w:val="24"/>
        </w:rPr>
        <w:t>berikut :</w:t>
      </w:r>
      <w:bookmarkEnd w:id="74"/>
      <w:proofErr w:type="gramEnd"/>
    </w:p>
    <w:p w14:paraId="18E733B6" w14:textId="77777777" w:rsidR="001B1DC9" w:rsidRPr="00514E03" w:rsidRDefault="001B1DC9" w:rsidP="001B1DC9">
      <w:pPr>
        <w:spacing w:line="360" w:lineRule="auto"/>
        <w:jc w:val="center"/>
        <w:outlineLvl w:val="0"/>
        <w:rPr>
          <w:rFonts w:ascii="Times New Roman" w:hAnsi="Times New Roman" w:cs="Times New Roman"/>
          <w:sz w:val="24"/>
          <w:szCs w:val="24"/>
        </w:rPr>
      </w:pPr>
      <w:bookmarkStart w:id="75" w:name="_Toc40930839"/>
      <w:r w:rsidRPr="00514E03">
        <w:rPr>
          <w:rFonts w:ascii="Times New Roman" w:hAnsi="Times New Roman" w:cs="Times New Roman"/>
          <w:noProof/>
          <w:sz w:val="24"/>
          <w:szCs w:val="24"/>
        </w:rPr>
        <w:drawing>
          <wp:inline distT="0" distB="0" distL="0" distR="0" wp14:anchorId="5B046265" wp14:editId="523F939C">
            <wp:extent cx="4883785" cy="60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3785" cy="609600"/>
                    </a:xfrm>
                    <a:prstGeom prst="rect">
                      <a:avLst/>
                    </a:prstGeom>
                    <a:noFill/>
                    <a:ln>
                      <a:noFill/>
                    </a:ln>
                  </pic:spPr>
                </pic:pic>
              </a:graphicData>
            </a:graphic>
          </wp:inline>
        </w:drawing>
      </w:r>
      <w:bookmarkEnd w:id="75"/>
    </w:p>
    <w:p w14:paraId="78B7968B" w14:textId="6766A9E6" w:rsidR="001B1DC9" w:rsidRPr="00514E03" w:rsidRDefault="00B24D82" w:rsidP="001B1DC9">
      <w:pPr>
        <w:spacing w:line="360" w:lineRule="auto"/>
        <w:jc w:val="center"/>
        <w:outlineLvl w:val="0"/>
        <w:rPr>
          <w:rFonts w:ascii="Times New Roman" w:hAnsi="Times New Roman" w:cs="Times New Roman"/>
          <w:b/>
          <w:sz w:val="24"/>
          <w:szCs w:val="24"/>
        </w:rPr>
      </w:pPr>
      <w:bookmarkStart w:id="76" w:name="_Toc20933423"/>
      <w:bookmarkStart w:id="77" w:name="_Toc40930840"/>
      <w:r w:rsidRPr="00514E03">
        <w:rPr>
          <w:rFonts w:ascii="Times New Roman" w:hAnsi="Times New Roman" w:cs="Times New Roman"/>
          <w:b/>
          <w:sz w:val="24"/>
          <w:szCs w:val="24"/>
        </w:rPr>
        <w:t>Gambar 3</w:t>
      </w:r>
      <w:r w:rsidR="001B1DC9" w:rsidRPr="00514E03">
        <w:rPr>
          <w:rFonts w:ascii="Times New Roman" w:hAnsi="Times New Roman" w:cs="Times New Roman"/>
          <w:b/>
          <w:sz w:val="24"/>
          <w:szCs w:val="24"/>
        </w:rPr>
        <w:t>.1 Bagan Alur Penelitian</w:t>
      </w:r>
      <w:bookmarkEnd w:id="76"/>
      <w:r w:rsidRPr="00514E03">
        <w:rPr>
          <w:rFonts w:ascii="Times New Roman" w:hAnsi="Times New Roman" w:cs="Times New Roman"/>
          <w:b/>
          <w:sz w:val="24"/>
          <w:szCs w:val="24"/>
        </w:rPr>
        <w:t xml:space="preserve"> Secara Umum</w:t>
      </w:r>
      <w:bookmarkEnd w:id="77"/>
    </w:p>
    <w:p w14:paraId="36175300" w14:textId="77777777" w:rsidR="001B1DC9" w:rsidRPr="00514E03" w:rsidRDefault="001B1DC9" w:rsidP="00E95159">
      <w:pPr>
        <w:spacing w:line="360" w:lineRule="auto"/>
        <w:ind w:firstLine="567"/>
        <w:jc w:val="both"/>
        <w:outlineLvl w:val="0"/>
        <w:rPr>
          <w:rFonts w:ascii="Times New Roman" w:hAnsi="Times New Roman" w:cs="Times New Roman"/>
          <w:sz w:val="24"/>
          <w:szCs w:val="24"/>
        </w:rPr>
      </w:pPr>
      <w:bookmarkStart w:id="78" w:name="_Toc20933424"/>
      <w:bookmarkStart w:id="79" w:name="_Toc40930841"/>
      <w:r w:rsidRPr="00514E03">
        <w:rPr>
          <w:rFonts w:ascii="Times New Roman" w:hAnsi="Times New Roman" w:cs="Times New Roman"/>
          <w:sz w:val="24"/>
          <w:szCs w:val="24"/>
        </w:rPr>
        <w:t xml:space="preserve">Tahap pertama yang akan dilakukan pada penelitian ini adalah menganalisis kebutuhan untuk mengetahui apa saja yang diperlukan untuk membangun sistem, seperti data dll, tahap berikutnya setelah mengetahui segala kebutuhan yaitu dilanjutkan dengan pengumpulan data, kemudian dilanjutkan dengan pengolahan data dengan membangun model ontologi dengan metode Methontology dari data yang didapat, kemudian setelah mendapat model ontologi dilanjutkan dengan membangun Portal web semantik dengan metode Prototyping, lalu yang terakhir dilanjutkan dengan pengujian dan evaluasi sistem yang mana akan dilakukan dengan metode semantik </w:t>
      </w:r>
      <w:r w:rsidRPr="00514E03">
        <w:rPr>
          <w:rFonts w:ascii="Times New Roman" w:hAnsi="Times New Roman" w:cs="Times New Roman"/>
          <w:i/>
          <w:sz w:val="24"/>
          <w:szCs w:val="24"/>
        </w:rPr>
        <w:t>searching</w:t>
      </w:r>
      <w:r w:rsidRPr="00514E03">
        <w:rPr>
          <w:rFonts w:ascii="Times New Roman" w:hAnsi="Times New Roman" w:cs="Times New Roman"/>
          <w:sz w:val="24"/>
          <w:szCs w:val="24"/>
        </w:rPr>
        <w:t xml:space="preserve"> dan semantik </w:t>
      </w:r>
      <w:r w:rsidRPr="00514E03">
        <w:rPr>
          <w:rFonts w:ascii="Times New Roman" w:hAnsi="Times New Roman" w:cs="Times New Roman"/>
          <w:i/>
          <w:sz w:val="24"/>
          <w:szCs w:val="24"/>
        </w:rPr>
        <w:t>browsing</w:t>
      </w:r>
      <w:r w:rsidRPr="00514E03">
        <w:rPr>
          <w:rFonts w:ascii="Times New Roman" w:hAnsi="Times New Roman" w:cs="Times New Roman"/>
          <w:sz w:val="24"/>
          <w:szCs w:val="24"/>
        </w:rPr>
        <w:t xml:space="preserve"> serta </w:t>
      </w:r>
      <w:r w:rsidRPr="00514E03">
        <w:rPr>
          <w:rFonts w:ascii="Times New Roman" w:hAnsi="Times New Roman" w:cs="Times New Roman"/>
          <w:i/>
          <w:sz w:val="24"/>
          <w:szCs w:val="24"/>
        </w:rPr>
        <w:t>Technology Acceptance Model</w:t>
      </w:r>
      <w:r w:rsidRPr="00514E03">
        <w:rPr>
          <w:rFonts w:ascii="Times New Roman" w:hAnsi="Times New Roman" w:cs="Times New Roman"/>
          <w:sz w:val="24"/>
          <w:szCs w:val="24"/>
        </w:rPr>
        <w:t xml:space="preserve"> (TAM) untuk mengetahui tingkat kebermanfaatan dan kemudahan sistem yang telah dibangun.</w:t>
      </w:r>
      <w:bookmarkEnd w:id="78"/>
      <w:bookmarkEnd w:id="79"/>
    </w:p>
    <w:p w14:paraId="0C527DD7" w14:textId="77777777" w:rsidR="00B50BAF" w:rsidRDefault="00B50BAF">
      <w:pP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14:paraId="37D7EE42" w14:textId="45594255" w:rsidR="001B1DC9" w:rsidRPr="00F77982" w:rsidRDefault="001B1DC9" w:rsidP="008D0BBA">
      <w:pPr>
        <w:pStyle w:val="Heading2"/>
        <w:numPr>
          <w:ilvl w:val="1"/>
          <w:numId w:val="42"/>
        </w:numPr>
        <w:spacing w:line="360" w:lineRule="auto"/>
        <w:ind w:left="567" w:hanging="567"/>
        <w:jc w:val="both"/>
        <w:rPr>
          <w:rFonts w:ascii="Times New Roman" w:hAnsi="Times New Roman" w:cs="Times New Roman"/>
          <w:b/>
          <w:color w:val="auto"/>
          <w:sz w:val="24"/>
          <w:szCs w:val="24"/>
          <w:lang w:val="en-ID"/>
        </w:rPr>
      </w:pPr>
      <w:bookmarkStart w:id="80" w:name="_Toc40930842"/>
      <w:r w:rsidRPr="00F77982">
        <w:rPr>
          <w:rFonts w:ascii="Times New Roman" w:hAnsi="Times New Roman" w:cs="Times New Roman"/>
          <w:b/>
          <w:color w:val="auto"/>
          <w:sz w:val="24"/>
          <w:szCs w:val="24"/>
          <w:lang w:val="en-ID"/>
        </w:rPr>
        <w:lastRenderedPageBreak/>
        <w:t xml:space="preserve">Analisis </w:t>
      </w:r>
      <w:r w:rsidR="00DE2DB5" w:rsidRPr="00F77982">
        <w:rPr>
          <w:rFonts w:ascii="Times New Roman" w:hAnsi="Times New Roman" w:cs="Times New Roman"/>
          <w:b/>
          <w:color w:val="auto"/>
          <w:sz w:val="24"/>
          <w:szCs w:val="24"/>
          <w:lang w:val="en-ID"/>
        </w:rPr>
        <w:t>Kebutuhan</w:t>
      </w:r>
      <w:bookmarkEnd w:id="80"/>
    </w:p>
    <w:p w14:paraId="263E5BCD" w14:textId="77777777" w:rsidR="001B1DC9" w:rsidRPr="00514E03" w:rsidRDefault="001B1DC9" w:rsidP="008D0BBA">
      <w:pPr>
        <w:pStyle w:val="IsiSubBab"/>
        <w:numPr>
          <w:ilvl w:val="0"/>
          <w:numId w:val="11"/>
        </w:numPr>
        <w:ind w:left="426" w:hanging="426"/>
        <w:rPr>
          <w:szCs w:val="24"/>
        </w:rPr>
      </w:pPr>
      <w:bookmarkStart w:id="81" w:name="_Toc20933426"/>
      <w:bookmarkStart w:id="82" w:name="_Toc18675870"/>
      <w:bookmarkStart w:id="83" w:name="_Toc18640251"/>
      <w:r w:rsidRPr="00514E03">
        <w:rPr>
          <w:szCs w:val="24"/>
        </w:rPr>
        <w:t>Analisis kebutuhan fungsional</w:t>
      </w:r>
      <w:bookmarkStart w:id="84" w:name="_Toc18675871"/>
      <w:bookmarkStart w:id="85" w:name="_Toc18640252"/>
      <w:bookmarkEnd w:id="81"/>
      <w:bookmarkEnd w:id="82"/>
      <w:bookmarkEnd w:id="83"/>
    </w:p>
    <w:p w14:paraId="41548597" w14:textId="55F09E05" w:rsidR="001B1DC9" w:rsidRPr="00514E03" w:rsidRDefault="001B1DC9" w:rsidP="00E95159">
      <w:pPr>
        <w:spacing w:after="0" w:line="360" w:lineRule="auto"/>
        <w:ind w:firstLine="426"/>
        <w:jc w:val="both"/>
        <w:rPr>
          <w:rFonts w:ascii="Times New Roman" w:hAnsi="Times New Roman" w:cs="Times New Roman"/>
          <w:sz w:val="24"/>
          <w:szCs w:val="24"/>
        </w:rPr>
      </w:pPr>
      <w:r w:rsidRPr="00514E03">
        <w:rPr>
          <w:rFonts w:ascii="Times New Roman" w:hAnsi="Times New Roman" w:cs="Times New Roman"/>
          <w:sz w:val="24"/>
          <w:szCs w:val="24"/>
        </w:rPr>
        <w:t xml:space="preserve">Kebutuhan fungsional terkait penelitian ini </w:t>
      </w:r>
      <w:bookmarkEnd w:id="84"/>
      <w:bookmarkEnd w:id="85"/>
      <w:r w:rsidR="0030420F" w:rsidRPr="00514E03">
        <w:rPr>
          <w:rFonts w:ascii="Times New Roman" w:hAnsi="Times New Roman" w:cs="Times New Roman"/>
          <w:sz w:val="24"/>
          <w:szCs w:val="24"/>
        </w:rPr>
        <w:t>meliputi</w:t>
      </w:r>
      <w:r w:rsidR="0030420F" w:rsidRPr="00514E03">
        <w:rPr>
          <w:rFonts w:ascii="Times New Roman" w:hAnsi="Times New Roman" w:cs="Times New Roman"/>
          <w:color w:val="575757"/>
          <w:sz w:val="24"/>
          <w:szCs w:val="24"/>
          <w:shd w:val="clear" w:color="auto" w:fill="FFFFFF"/>
        </w:rPr>
        <w:t xml:space="preserve"> </w:t>
      </w:r>
      <w:r w:rsidR="0030420F" w:rsidRPr="00514E03">
        <w:rPr>
          <w:rFonts w:ascii="Times New Roman" w:hAnsi="Times New Roman" w:cs="Times New Roman"/>
          <w:sz w:val="24"/>
          <w:szCs w:val="24"/>
        </w:rPr>
        <w:t>proses-proses atau layanan apa saja yang disediakan oleh sistem.</w:t>
      </w:r>
    </w:p>
    <w:p w14:paraId="6295BB95" w14:textId="3DC8CA6F" w:rsidR="001B1DC9" w:rsidRPr="00514E03" w:rsidRDefault="001B1DC9" w:rsidP="001B1DC9">
      <w:pPr>
        <w:pStyle w:val="Style2"/>
        <w:numPr>
          <w:ilvl w:val="0"/>
          <w:numId w:val="0"/>
        </w:numPr>
        <w:spacing w:before="0" w:line="360" w:lineRule="auto"/>
        <w:ind w:left="1069"/>
        <w:jc w:val="center"/>
        <w:rPr>
          <w:b/>
          <w:color w:val="auto"/>
          <w:szCs w:val="24"/>
        </w:rPr>
      </w:pPr>
      <w:bookmarkStart w:id="86" w:name="_Toc20933427"/>
      <w:bookmarkStart w:id="87" w:name="_Toc18675872"/>
      <w:bookmarkStart w:id="88" w:name="_Toc18640253"/>
      <w:bookmarkStart w:id="89" w:name="_Toc40930843"/>
      <w:r w:rsidRPr="00514E03">
        <w:rPr>
          <w:b/>
          <w:color w:val="auto"/>
          <w:szCs w:val="24"/>
        </w:rPr>
        <w:t xml:space="preserve">Tabel </w:t>
      </w:r>
      <w:r w:rsidR="00082DC1" w:rsidRPr="00514E03">
        <w:rPr>
          <w:b/>
          <w:color w:val="auto"/>
          <w:szCs w:val="24"/>
          <w:lang w:val="en-US"/>
        </w:rPr>
        <w:t>3</w:t>
      </w:r>
      <w:r w:rsidRPr="00514E03">
        <w:rPr>
          <w:b/>
          <w:color w:val="auto"/>
          <w:szCs w:val="24"/>
          <w:lang w:val="en-US"/>
        </w:rPr>
        <w:t xml:space="preserve">.1 </w:t>
      </w:r>
      <w:r w:rsidRPr="00514E03">
        <w:rPr>
          <w:b/>
          <w:color w:val="auto"/>
          <w:szCs w:val="24"/>
        </w:rPr>
        <w:t>kebutuhan fungsional</w:t>
      </w:r>
      <w:bookmarkEnd w:id="86"/>
      <w:bookmarkEnd w:id="87"/>
      <w:bookmarkEnd w:id="88"/>
      <w:bookmarkEnd w:id="89"/>
    </w:p>
    <w:tbl>
      <w:tblPr>
        <w:tblStyle w:val="TableGrid"/>
        <w:tblW w:w="0" w:type="auto"/>
        <w:tblInd w:w="1080" w:type="dxa"/>
        <w:tblLook w:val="04A0" w:firstRow="1" w:lastRow="0" w:firstColumn="1" w:lastColumn="0" w:noHBand="0" w:noVBand="1"/>
      </w:tblPr>
      <w:tblGrid>
        <w:gridCol w:w="715"/>
        <w:gridCol w:w="6132"/>
      </w:tblGrid>
      <w:tr w:rsidR="001B1DC9" w:rsidRPr="00514E03" w14:paraId="40DBEA7B" w14:textId="77777777" w:rsidTr="0020346F">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254A3925" w14:textId="77777777" w:rsidR="001B1DC9" w:rsidRPr="00514E03" w:rsidRDefault="001B1DC9" w:rsidP="00143CFE">
            <w:pPr>
              <w:pStyle w:val="Style2"/>
              <w:numPr>
                <w:ilvl w:val="0"/>
                <w:numId w:val="0"/>
              </w:numPr>
              <w:spacing w:before="0" w:line="360" w:lineRule="auto"/>
              <w:jc w:val="center"/>
              <w:rPr>
                <w:color w:val="auto"/>
                <w:szCs w:val="24"/>
              </w:rPr>
            </w:pPr>
            <w:r w:rsidRPr="00514E03">
              <w:rPr>
                <w:color w:val="auto"/>
                <w:szCs w:val="24"/>
              </w:rPr>
              <w:t>No</w:t>
            </w:r>
          </w:p>
        </w:tc>
        <w:tc>
          <w:tcPr>
            <w:tcW w:w="6132" w:type="dxa"/>
            <w:tcBorders>
              <w:top w:val="single" w:sz="4" w:space="0" w:color="auto"/>
              <w:left w:val="single" w:sz="4" w:space="0" w:color="auto"/>
              <w:bottom w:val="single" w:sz="4" w:space="0" w:color="auto"/>
              <w:right w:val="single" w:sz="4" w:space="0" w:color="auto"/>
            </w:tcBorders>
            <w:shd w:val="clear" w:color="auto" w:fill="auto"/>
            <w:hideMark/>
          </w:tcPr>
          <w:p w14:paraId="2B7EF724" w14:textId="77777777" w:rsidR="001B1DC9" w:rsidRPr="00514E03" w:rsidRDefault="001B1DC9" w:rsidP="00143CFE">
            <w:pPr>
              <w:pStyle w:val="Style2"/>
              <w:numPr>
                <w:ilvl w:val="0"/>
                <w:numId w:val="0"/>
              </w:numPr>
              <w:spacing w:before="0" w:line="360" w:lineRule="auto"/>
              <w:jc w:val="center"/>
              <w:rPr>
                <w:color w:val="auto"/>
                <w:szCs w:val="24"/>
              </w:rPr>
            </w:pPr>
            <w:r w:rsidRPr="00514E03">
              <w:rPr>
                <w:color w:val="auto"/>
                <w:szCs w:val="24"/>
              </w:rPr>
              <w:t>Kebutuhan Fungsional</w:t>
            </w:r>
          </w:p>
        </w:tc>
      </w:tr>
      <w:tr w:rsidR="001B1DC9" w:rsidRPr="00514E03" w14:paraId="4F012B6B" w14:textId="77777777" w:rsidTr="00143CFE">
        <w:tc>
          <w:tcPr>
            <w:tcW w:w="715" w:type="dxa"/>
            <w:tcBorders>
              <w:top w:val="single" w:sz="4" w:space="0" w:color="auto"/>
              <w:left w:val="single" w:sz="4" w:space="0" w:color="auto"/>
              <w:bottom w:val="single" w:sz="4" w:space="0" w:color="auto"/>
              <w:right w:val="single" w:sz="4" w:space="0" w:color="auto"/>
            </w:tcBorders>
            <w:hideMark/>
          </w:tcPr>
          <w:p w14:paraId="4FBF58AF" w14:textId="77777777" w:rsidR="001B1DC9" w:rsidRPr="00514E03" w:rsidRDefault="001B1DC9" w:rsidP="00143CFE">
            <w:pPr>
              <w:pStyle w:val="Style2"/>
              <w:numPr>
                <w:ilvl w:val="0"/>
                <w:numId w:val="0"/>
              </w:numPr>
              <w:spacing w:before="0" w:line="360" w:lineRule="auto"/>
              <w:jc w:val="center"/>
              <w:rPr>
                <w:color w:val="auto"/>
                <w:szCs w:val="24"/>
                <w:lang w:val="en-US"/>
              </w:rPr>
            </w:pPr>
            <w:r w:rsidRPr="00514E03">
              <w:rPr>
                <w:color w:val="auto"/>
                <w:szCs w:val="24"/>
                <w:lang w:val="en-US"/>
              </w:rPr>
              <w:t>1</w:t>
            </w:r>
          </w:p>
        </w:tc>
        <w:tc>
          <w:tcPr>
            <w:tcW w:w="6132" w:type="dxa"/>
            <w:tcBorders>
              <w:top w:val="single" w:sz="4" w:space="0" w:color="auto"/>
              <w:left w:val="single" w:sz="4" w:space="0" w:color="auto"/>
              <w:bottom w:val="single" w:sz="4" w:space="0" w:color="auto"/>
              <w:right w:val="single" w:sz="4" w:space="0" w:color="auto"/>
            </w:tcBorders>
            <w:hideMark/>
          </w:tcPr>
          <w:p w14:paraId="7ABA0FE8" w14:textId="77777777" w:rsidR="001B1DC9" w:rsidRPr="00514E03" w:rsidRDefault="001B1DC9" w:rsidP="00143CFE">
            <w:pPr>
              <w:pStyle w:val="Style2"/>
              <w:numPr>
                <w:ilvl w:val="0"/>
                <w:numId w:val="0"/>
              </w:numPr>
              <w:spacing w:before="0" w:line="360" w:lineRule="auto"/>
              <w:jc w:val="both"/>
              <w:rPr>
                <w:color w:val="auto"/>
                <w:szCs w:val="24"/>
              </w:rPr>
            </w:pPr>
            <w:r w:rsidRPr="00514E03">
              <w:rPr>
                <w:rStyle w:val="Strong"/>
                <w:b w:val="0"/>
                <w:color w:val="auto"/>
                <w:szCs w:val="24"/>
                <w:shd w:val="clear" w:color="auto" w:fill="FFFFFF"/>
                <w:lang w:val="en-US"/>
              </w:rPr>
              <w:t xml:space="preserve">Adanya fasilitas </w:t>
            </w:r>
            <w:r w:rsidRPr="00514E03">
              <w:rPr>
                <w:rStyle w:val="Strong"/>
                <w:b w:val="0"/>
                <w:i/>
                <w:color w:val="auto"/>
                <w:szCs w:val="24"/>
                <w:shd w:val="clear" w:color="auto" w:fill="FFFFFF"/>
                <w:lang w:val="en-US"/>
              </w:rPr>
              <w:t>browsing</w:t>
            </w:r>
            <w:r w:rsidRPr="00514E03">
              <w:rPr>
                <w:rStyle w:val="Strong"/>
                <w:color w:val="auto"/>
                <w:szCs w:val="24"/>
                <w:shd w:val="clear" w:color="auto" w:fill="FFFFFF"/>
                <w:lang w:val="en-US"/>
              </w:rPr>
              <w:t xml:space="preserve"> </w:t>
            </w:r>
            <w:r w:rsidRPr="00514E03">
              <w:rPr>
                <w:color w:val="auto"/>
                <w:szCs w:val="24"/>
                <w:shd w:val="clear" w:color="auto" w:fill="FFFFFF"/>
              </w:rPr>
              <w:t xml:space="preserve">yang memungkinkan pengguna sistem untuk menelusuri pengetahuan tarian tradisional </w:t>
            </w:r>
            <w:r w:rsidRPr="00514E03">
              <w:rPr>
                <w:color w:val="auto"/>
                <w:szCs w:val="24"/>
                <w:shd w:val="clear" w:color="auto" w:fill="FFFFFF"/>
                <w:lang w:val="en-US"/>
              </w:rPr>
              <w:t xml:space="preserve">Bali </w:t>
            </w:r>
            <w:r w:rsidRPr="00514E03">
              <w:rPr>
                <w:color w:val="auto"/>
                <w:szCs w:val="24"/>
                <w:shd w:val="clear" w:color="auto" w:fill="FFFFFF"/>
              </w:rPr>
              <w:t>yang telah tercatat di sistem dengan mengikuti klasifikasi dan hirarki informasi yang tersedia.</w:t>
            </w:r>
          </w:p>
        </w:tc>
      </w:tr>
      <w:tr w:rsidR="001B1DC9" w:rsidRPr="00514E03" w14:paraId="294E944F" w14:textId="77777777" w:rsidTr="00143CFE">
        <w:tc>
          <w:tcPr>
            <w:tcW w:w="715" w:type="dxa"/>
            <w:tcBorders>
              <w:top w:val="single" w:sz="4" w:space="0" w:color="auto"/>
              <w:left w:val="single" w:sz="4" w:space="0" w:color="auto"/>
              <w:bottom w:val="single" w:sz="4" w:space="0" w:color="auto"/>
              <w:right w:val="single" w:sz="4" w:space="0" w:color="auto"/>
            </w:tcBorders>
            <w:hideMark/>
          </w:tcPr>
          <w:p w14:paraId="7AEB96B0" w14:textId="77777777" w:rsidR="001B1DC9" w:rsidRPr="00514E03" w:rsidRDefault="001B1DC9" w:rsidP="00143CFE">
            <w:pPr>
              <w:pStyle w:val="Style2"/>
              <w:numPr>
                <w:ilvl w:val="0"/>
                <w:numId w:val="0"/>
              </w:numPr>
              <w:spacing w:before="0" w:line="360" w:lineRule="auto"/>
              <w:jc w:val="center"/>
              <w:rPr>
                <w:color w:val="auto"/>
                <w:szCs w:val="24"/>
                <w:lang w:val="en-US"/>
              </w:rPr>
            </w:pPr>
            <w:r w:rsidRPr="00514E03">
              <w:rPr>
                <w:color w:val="auto"/>
                <w:szCs w:val="24"/>
                <w:lang w:val="en-US"/>
              </w:rPr>
              <w:t>2</w:t>
            </w:r>
          </w:p>
        </w:tc>
        <w:tc>
          <w:tcPr>
            <w:tcW w:w="6132" w:type="dxa"/>
            <w:tcBorders>
              <w:top w:val="single" w:sz="4" w:space="0" w:color="auto"/>
              <w:left w:val="single" w:sz="4" w:space="0" w:color="auto"/>
              <w:bottom w:val="single" w:sz="4" w:space="0" w:color="auto"/>
              <w:right w:val="single" w:sz="4" w:space="0" w:color="auto"/>
            </w:tcBorders>
            <w:hideMark/>
          </w:tcPr>
          <w:p w14:paraId="3B00D094" w14:textId="77777777" w:rsidR="001B1DC9" w:rsidRPr="00514E03" w:rsidRDefault="001B1DC9" w:rsidP="00143CFE">
            <w:pPr>
              <w:spacing w:line="360" w:lineRule="auto"/>
              <w:jc w:val="both"/>
              <w:rPr>
                <w:rFonts w:ascii="Times New Roman" w:hAnsi="Times New Roman" w:cs="Times New Roman"/>
                <w:sz w:val="24"/>
                <w:szCs w:val="24"/>
              </w:rPr>
            </w:pPr>
            <w:r w:rsidRPr="00514E03">
              <w:rPr>
                <w:rStyle w:val="Emphasis"/>
                <w:rFonts w:ascii="Times New Roman" w:hAnsi="Times New Roman" w:cs="Times New Roman"/>
                <w:bCs/>
                <w:i w:val="0"/>
                <w:sz w:val="24"/>
                <w:szCs w:val="24"/>
                <w:bdr w:val="none" w:sz="0" w:space="0" w:color="auto" w:frame="1"/>
              </w:rPr>
              <w:t>Adanya fasilitas</w:t>
            </w:r>
            <w:r w:rsidRPr="00514E03">
              <w:rPr>
                <w:rStyle w:val="Emphasis"/>
                <w:rFonts w:ascii="Times New Roman" w:hAnsi="Times New Roman" w:cs="Times New Roman"/>
                <w:bCs/>
                <w:sz w:val="24"/>
                <w:szCs w:val="24"/>
                <w:bdr w:val="none" w:sz="0" w:space="0" w:color="auto" w:frame="1"/>
              </w:rPr>
              <w:t xml:space="preserve"> Searching</w:t>
            </w:r>
            <w:r w:rsidRPr="00514E03">
              <w:rPr>
                <w:rStyle w:val="Strong"/>
                <w:rFonts w:ascii="Times New Roman" w:hAnsi="Times New Roman" w:cs="Times New Roman"/>
                <w:sz w:val="24"/>
                <w:szCs w:val="24"/>
                <w:bdr w:val="none" w:sz="0" w:space="0" w:color="auto" w:frame="1"/>
              </w:rPr>
              <w:t xml:space="preserve"> </w:t>
            </w:r>
            <w:r w:rsidRPr="00514E03">
              <w:rPr>
                <w:rFonts w:ascii="Times New Roman" w:hAnsi="Times New Roman" w:cs="Times New Roman"/>
                <w:sz w:val="24"/>
                <w:szCs w:val="24"/>
                <w:shd w:val="clear" w:color="auto" w:fill="FFFFFF"/>
              </w:rPr>
              <w:t>yang memungkinkan pengguna sistem untuk mencari informasi sesuai dengan hubungan antar konsep, dan semantik antara satu konsep dan konsep lain di dalam domain tarian tradisional Bali.</w:t>
            </w:r>
          </w:p>
        </w:tc>
      </w:tr>
    </w:tbl>
    <w:p w14:paraId="7A01D161" w14:textId="77777777" w:rsidR="001B1DC9" w:rsidRPr="00514E03" w:rsidRDefault="001B1DC9" w:rsidP="008D0BBA">
      <w:pPr>
        <w:pStyle w:val="Heading3"/>
        <w:numPr>
          <w:ilvl w:val="0"/>
          <w:numId w:val="11"/>
        </w:numPr>
        <w:spacing w:line="360" w:lineRule="auto"/>
        <w:ind w:left="426" w:hanging="426"/>
        <w:rPr>
          <w:rFonts w:ascii="Times New Roman" w:hAnsi="Times New Roman" w:cs="Times New Roman"/>
          <w:color w:val="auto"/>
        </w:rPr>
      </w:pPr>
      <w:bookmarkStart w:id="90" w:name="_Toc20933428"/>
      <w:bookmarkStart w:id="91" w:name="_Toc40930844"/>
      <w:r w:rsidRPr="00514E03">
        <w:rPr>
          <w:rFonts w:ascii="Times New Roman" w:hAnsi="Times New Roman" w:cs="Times New Roman"/>
          <w:color w:val="auto"/>
        </w:rPr>
        <w:t>Analisis kebutuhan nonfungsional</w:t>
      </w:r>
      <w:bookmarkStart w:id="92" w:name="_Toc18675873"/>
      <w:bookmarkStart w:id="93" w:name="_Toc18640254"/>
      <w:bookmarkEnd w:id="90"/>
      <w:bookmarkEnd w:id="91"/>
    </w:p>
    <w:p w14:paraId="362E6D31" w14:textId="77777777" w:rsidR="0012206A" w:rsidRDefault="001B1DC9" w:rsidP="00E95159">
      <w:pPr>
        <w:pStyle w:val="IsiSubBab"/>
        <w:ind w:firstLine="426"/>
        <w:rPr>
          <w:szCs w:val="24"/>
        </w:rPr>
      </w:pPr>
      <w:r w:rsidRPr="00514E03">
        <w:rPr>
          <w:szCs w:val="24"/>
        </w:rPr>
        <w:t>Kebutuhan nonfungsional melipui komponen-komponen pendukung untuk menunjang penelitian ini dan digunakan dalam tahap implementasi</w:t>
      </w:r>
      <w:bookmarkStart w:id="94" w:name="_Toc20933429"/>
      <w:bookmarkStart w:id="95" w:name="_Toc18675874"/>
      <w:bookmarkStart w:id="96" w:name="_Toc18640255"/>
      <w:bookmarkEnd w:id="92"/>
      <w:bookmarkEnd w:id="93"/>
      <w:r w:rsidR="0030420F" w:rsidRPr="00514E03">
        <w:rPr>
          <w:szCs w:val="24"/>
        </w:rPr>
        <w:t>.</w:t>
      </w:r>
    </w:p>
    <w:p w14:paraId="511D46E9" w14:textId="1B200361" w:rsidR="00082DC1" w:rsidRPr="0012206A" w:rsidRDefault="00082DC1" w:rsidP="0012206A">
      <w:pPr>
        <w:pStyle w:val="IsiSubBab"/>
        <w:ind w:firstLine="0"/>
        <w:jc w:val="center"/>
        <w:rPr>
          <w:szCs w:val="24"/>
        </w:rPr>
      </w:pPr>
      <w:r w:rsidRPr="0012206A">
        <w:rPr>
          <w:b/>
          <w:szCs w:val="24"/>
        </w:rPr>
        <w:t>Tabel 3.2 kebutuhan Nonfungsional</w:t>
      </w:r>
    </w:p>
    <w:tbl>
      <w:tblPr>
        <w:tblStyle w:val="TableGrid"/>
        <w:tblW w:w="0" w:type="auto"/>
        <w:tblInd w:w="1080" w:type="dxa"/>
        <w:tblLook w:val="04A0" w:firstRow="1" w:lastRow="0" w:firstColumn="1" w:lastColumn="0" w:noHBand="0" w:noVBand="1"/>
      </w:tblPr>
      <w:tblGrid>
        <w:gridCol w:w="715"/>
        <w:gridCol w:w="6132"/>
      </w:tblGrid>
      <w:tr w:rsidR="0030420F" w:rsidRPr="00514E03" w14:paraId="00944747" w14:textId="77777777" w:rsidTr="00B50BAF">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00C36E64" w14:textId="77777777" w:rsidR="0030420F" w:rsidRPr="00514E03" w:rsidRDefault="0030420F" w:rsidP="00A77122">
            <w:pPr>
              <w:pStyle w:val="Style2"/>
              <w:numPr>
                <w:ilvl w:val="0"/>
                <w:numId w:val="0"/>
              </w:numPr>
              <w:spacing w:before="0" w:line="360" w:lineRule="auto"/>
              <w:jc w:val="center"/>
              <w:rPr>
                <w:color w:val="auto"/>
                <w:szCs w:val="24"/>
              </w:rPr>
            </w:pPr>
            <w:r w:rsidRPr="00514E03">
              <w:rPr>
                <w:color w:val="auto"/>
                <w:szCs w:val="24"/>
              </w:rPr>
              <w:t>No</w:t>
            </w:r>
          </w:p>
        </w:tc>
        <w:tc>
          <w:tcPr>
            <w:tcW w:w="6132" w:type="dxa"/>
            <w:tcBorders>
              <w:top w:val="single" w:sz="4" w:space="0" w:color="auto"/>
              <w:left w:val="single" w:sz="4" w:space="0" w:color="auto"/>
              <w:bottom w:val="single" w:sz="4" w:space="0" w:color="auto"/>
              <w:right w:val="single" w:sz="4" w:space="0" w:color="auto"/>
            </w:tcBorders>
            <w:shd w:val="clear" w:color="auto" w:fill="auto"/>
            <w:hideMark/>
          </w:tcPr>
          <w:p w14:paraId="646E8FEC" w14:textId="2ED36021" w:rsidR="0030420F" w:rsidRPr="00514E03" w:rsidRDefault="0030420F" w:rsidP="00A77122">
            <w:pPr>
              <w:pStyle w:val="Style2"/>
              <w:numPr>
                <w:ilvl w:val="0"/>
                <w:numId w:val="0"/>
              </w:numPr>
              <w:spacing w:before="0" w:line="360" w:lineRule="auto"/>
              <w:jc w:val="center"/>
              <w:rPr>
                <w:color w:val="auto"/>
                <w:szCs w:val="24"/>
              </w:rPr>
            </w:pPr>
            <w:r w:rsidRPr="00514E03">
              <w:rPr>
                <w:color w:val="auto"/>
                <w:szCs w:val="24"/>
              </w:rPr>
              <w:t xml:space="preserve">Kebutuhan </w:t>
            </w:r>
            <w:r w:rsidRPr="00514E03">
              <w:rPr>
                <w:color w:val="auto"/>
                <w:szCs w:val="24"/>
                <w:lang w:val="en-US"/>
              </w:rPr>
              <w:t>Nonf</w:t>
            </w:r>
            <w:r w:rsidRPr="00514E03">
              <w:rPr>
                <w:color w:val="auto"/>
                <w:szCs w:val="24"/>
              </w:rPr>
              <w:t>ungsional</w:t>
            </w:r>
          </w:p>
        </w:tc>
      </w:tr>
      <w:tr w:rsidR="000506FA" w:rsidRPr="00514E03" w14:paraId="65133A00" w14:textId="77777777" w:rsidTr="00B50BAF">
        <w:tc>
          <w:tcPr>
            <w:tcW w:w="715" w:type="dxa"/>
            <w:tcBorders>
              <w:top w:val="single" w:sz="4" w:space="0" w:color="auto"/>
              <w:left w:val="single" w:sz="4" w:space="0" w:color="auto"/>
              <w:bottom w:val="single" w:sz="4" w:space="0" w:color="auto"/>
              <w:right w:val="single" w:sz="4" w:space="0" w:color="auto"/>
            </w:tcBorders>
          </w:tcPr>
          <w:p w14:paraId="2BA2C1B9" w14:textId="2597B218" w:rsidR="000506FA" w:rsidRPr="00514E03" w:rsidRDefault="000506FA" w:rsidP="00A77122">
            <w:pPr>
              <w:pStyle w:val="Style2"/>
              <w:numPr>
                <w:ilvl w:val="0"/>
                <w:numId w:val="0"/>
              </w:numPr>
              <w:spacing w:before="0" w:line="360" w:lineRule="auto"/>
              <w:jc w:val="center"/>
              <w:rPr>
                <w:color w:val="auto"/>
                <w:szCs w:val="24"/>
                <w:lang w:val="en-US"/>
              </w:rPr>
            </w:pPr>
            <w:r w:rsidRPr="00514E03">
              <w:rPr>
                <w:color w:val="auto"/>
                <w:szCs w:val="24"/>
                <w:lang w:val="en-US"/>
              </w:rPr>
              <w:t>1</w:t>
            </w:r>
          </w:p>
        </w:tc>
        <w:tc>
          <w:tcPr>
            <w:tcW w:w="6132" w:type="dxa"/>
            <w:tcBorders>
              <w:top w:val="single" w:sz="4" w:space="0" w:color="auto"/>
              <w:left w:val="single" w:sz="4" w:space="0" w:color="auto"/>
              <w:bottom w:val="single" w:sz="4" w:space="0" w:color="auto"/>
              <w:right w:val="single" w:sz="4" w:space="0" w:color="auto"/>
            </w:tcBorders>
          </w:tcPr>
          <w:p w14:paraId="1DEE9693" w14:textId="0BDABEE8"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Windows 10 Home Single Language 64-bit</w:t>
            </w:r>
          </w:p>
        </w:tc>
      </w:tr>
      <w:tr w:rsidR="000506FA" w:rsidRPr="00514E03" w14:paraId="6E707EE9" w14:textId="77777777" w:rsidTr="00B50BAF">
        <w:tc>
          <w:tcPr>
            <w:tcW w:w="715" w:type="dxa"/>
            <w:tcBorders>
              <w:top w:val="single" w:sz="4" w:space="0" w:color="auto"/>
              <w:left w:val="single" w:sz="4" w:space="0" w:color="auto"/>
              <w:bottom w:val="single" w:sz="4" w:space="0" w:color="auto"/>
              <w:right w:val="single" w:sz="4" w:space="0" w:color="auto"/>
            </w:tcBorders>
          </w:tcPr>
          <w:p w14:paraId="3DB0C3A3" w14:textId="5B818385"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2</w:t>
            </w:r>
          </w:p>
        </w:tc>
        <w:tc>
          <w:tcPr>
            <w:tcW w:w="6132" w:type="dxa"/>
            <w:tcBorders>
              <w:top w:val="single" w:sz="4" w:space="0" w:color="auto"/>
              <w:left w:val="single" w:sz="4" w:space="0" w:color="auto"/>
              <w:bottom w:val="single" w:sz="4" w:space="0" w:color="auto"/>
              <w:right w:val="single" w:sz="4" w:space="0" w:color="auto"/>
            </w:tcBorders>
          </w:tcPr>
          <w:p w14:paraId="414E2865" w14:textId="384A3EE9" w:rsidR="000506FA" w:rsidRPr="00514E03" w:rsidRDefault="000506FA" w:rsidP="000506FA">
            <w:p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 xml:space="preserve">Protégé </w:t>
            </w:r>
            <w:r w:rsidRPr="00514E03">
              <w:rPr>
                <w:rFonts w:ascii="Times New Roman" w:eastAsia="MS Mincho" w:hAnsi="Times New Roman" w:cs="Times New Roman"/>
                <w:bCs/>
                <w:sz w:val="24"/>
                <w:szCs w:val="24"/>
              </w:rPr>
              <w:t>5.5.0 Build Beta-9</w:t>
            </w:r>
          </w:p>
        </w:tc>
      </w:tr>
      <w:tr w:rsidR="000506FA" w:rsidRPr="00514E03" w14:paraId="3667D6DA" w14:textId="77777777" w:rsidTr="00B50BAF">
        <w:tc>
          <w:tcPr>
            <w:tcW w:w="715" w:type="dxa"/>
            <w:tcBorders>
              <w:top w:val="single" w:sz="4" w:space="0" w:color="auto"/>
              <w:left w:val="single" w:sz="4" w:space="0" w:color="auto"/>
              <w:bottom w:val="single" w:sz="4" w:space="0" w:color="auto"/>
              <w:right w:val="single" w:sz="4" w:space="0" w:color="auto"/>
            </w:tcBorders>
          </w:tcPr>
          <w:p w14:paraId="2D517169" w14:textId="0E363B89"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3</w:t>
            </w:r>
          </w:p>
        </w:tc>
        <w:tc>
          <w:tcPr>
            <w:tcW w:w="6132" w:type="dxa"/>
            <w:tcBorders>
              <w:top w:val="single" w:sz="4" w:space="0" w:color="auto"/>
              <w:left w:val="single" w:sz="4" w:space="0" w:color="auto"/>
              <w:bottom w:val="single" w:sz="4" w:space="0" w:color="auto"/>
              <w:right w:val="single" w:sz="4" w:space="0" w:color="auto"/>
            </w:tcBorders>
          </w:tcPr>
          <w:p w14:paraId="28789E91" w14:textId="6EE0A1B4"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XAMPP Control Panel v3.2.4</w:t>
            </w:r>
          </w:p>
        </w:tc>
      </w:tr>
      <w:tr w:rsidR="000506FA" w:rsidRPr="00514E03" w14:paraId="404E3F9E" w14:textId="77777777" w:rsidTr="00B50BAF">
        <w:tc>
          <w:tcPr>
            <w:tcW w:w="715" w:type="dxa"/>
            <w:tcBorders>
              <w:top w:val="single" w:sz="4" w:space="0" w:color="auto"/>
              <w:left w:val="single" w:sz="4" w:space="0" w:color="auto"/>
              <w:bottom w:val="single" w:sz="4" w:space="0" w:color="auto"/>
              <w:right w:val="single" w:sz="4" w:space="0" w:color="auto"/>
            </w:tcBorders>
          </w:tcPr>
          <w:p w14:paraId="5326356A" w14:textId="5C5038F1"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4</w:t>
            </w:r>
          </w:p>
        </w:tc>
        <w:tc>
          <w:tcPr>
            <w:tcW w:w="6132" w:type="dxa"/>
            <w:tcBorders>
              <w:top w:val="single" w:sz="4" w:space="0" w:color="auto"/>
              <w:left w:val="single" w:sz="4" w:space="0" w:color="auto"/>
              <w:bottom w:val="single" w:sz="4" w:space="0" w:color="auto"/>
              <w:right w:val="single" w:sz="4" w:space="0" w:color="auto"/>
            </w:tcBorders>
          </w:tcPr>
          <w:p w14:paraId="7BDBF4E0" w14:textId="59CF80A2"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PHP 7.1.2</w:t>
            </w:r>
          </w:p>
        </w:tc>
      </w:tr>
      <w:tr w:rsidR="000506FA" w:rsidRPr="00514E03" w14:paraId="39078681" w14:textId="77777777" w:rsidTr="00B50BAF">
        <w:tc>
          <w:tcPr>
            <w:tcW w:w="715" w:type="dxa"/>
            <w:tcBorders>
              <w:top w:val="single" w:sz="4" w:space="0" w:color="auto"/>
              <w:left w:val="single" w:sz="4" w:space="0" w:color="auto"/>
              <w:bottom w:val="single" w:sz="4" w:space="0" w:color="auto"/>
              <w:right w:val="single" w:sz="4" w:space="0" w:color="auto"/>
            </w:tcBorders>
          </w:tcPr>
          <w:p w14:paraId="5DAE674C" w14:textId="7E57F985"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5</w:t>
            </w:r>
          </w:p>
        </w:tc>
        <w:tc>
          <w:tcPr>
            <w:tcW w:w="6132" w:type="dxa"/>
            <w:tcBorders>
              <w:top w:val="single" w:sz="4" w:space="0" w:color="auto"/>
              <w:left w:val="single" w:sz="4" w:space="0" w:color="auto"/>
              <w:bottom w:val="single" w:sz="4" w:space="0" w:color="auto"/>
              <w:right w:val="single" w:sz="4" w:space="0" w:color="auto"/>
            </w:tcBorders>
          </w:tcPr>
          <w:p w14:paraId="06BDC3A7" w14:textId="1008597F"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Sublime Text-3</w:t>
            </w:r>
          </w:p>
        </w:tc>
      </w:tr>
      <w:tr w:rsidR="000506FA" w:rsidRPr="00514E03" w14:paraId="512B0774" w14:textId="77777777" w:rsidTr="00B50BAF">
        <w:tc>
          <w:tcPr>
            <w:tcW w:w="715" w:type="dxa"/>
            <w:tcBorders>
              <w:top w:val="single" w:sz="4" w:space="0" w:color="auto"/>
              <w:left w:val="single" w:sz="4" w:space="0" w:color="auto"/>
              <w:bottom w:val="single" w:sz="4" w:space="0" w:color="auto"/>
              <w:right w:val="single" w:sz="4" w:space="0" w:color="auto"/>
            </w:tcBorders>
          </w:tcPr>
          <w:p w14:paraId="7693B0C9" w14:textId="7C32CB06"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6</w:t>
            </w:r>
          </w:p>
        </w:tc>
        <w:tc>
          <w:tcPr>
            <w:tcW w:w="6132" w:type="dxa"/>
            <w:tcBorders>
              <w:top w:val="single" w:sz="4" w:space="0" w:color="auto"/>
              <w:left w:val="single" w:sz="4" w:space="0" w:color="auto"/>
              <w:bottom w:val="single" w:sz="4" w:space="0" w:color="auto"/>
              <w:right w:val="single" w:sz="4" w:space="0" w:color="auto"/>
            </w:tcBorders>
          </w:tcPr>
          <w:p w14:paraId="1AF2015D" w14:textId="6697F738"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Bootstrap 4.0.2</w:t>
            </w:r>
          </w:p>
        </w:tc>
      </w:tr>
      <w:tr w:rsidR="000506FA" w:rsidRPr="00514E03" w14:paraId="7EAD389B" w14:textId="77777777" w:rsidTr="00B50BAF">
        <w:tc>
          <w:tcPr>
            <w:tcW w:w="715" w:type="dxa"/>
            <w:tcBorders>
              <w:top w:val="single" w:sz="4" w:space="0" w:color="auto"/>
              <w:left w:val="single" w:sz="4" w:space="0" w:color="auto"/>
              <w:bottom w:val="single" w:sz="4" w:space="0" w:color="auto"/>
              <w:right w:val="single" w:sz="4" w:space="0" w:color="auto"/>
            </w:tcBorders>
          </w:tcPr>
          <w:p w14:paraId="597CD8F8" w14:textId="7A997D58"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7</w:t>
            </w:r>
          </w:p>
        </w:tc>
        <w:tc>
          <w:tcPr>
            <w:tcW w:w="6132" w:type="dxa"/>
            <w:tcBorders>
              <w:top w:val="single" w:sz="4" w:space="0" w:color="auto"/>
              <w:left w:val="single" w:sz="4" w:space="0" w:color="auto"/>
              <w:bottom w:val="single" w:sz="4" w:space="0" w:color="auto"/>
              <w:right w:val="single" w:sz="4" w:space="0" w:color="auto"/>
            </w:tcBorders>
          </w:tcPr>
          <w:p w14:paraId="259C77D0" w14:textId="5159FDD2"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Apache Jena Fuseki 3.14.0</w:t>
            </w:r>
          </w:p>
        </w:tc>
      </w:tr>
      <w:tr w:rsidR="000506FA" w:rsidRPr="00514E03" w14:paraId="6276EEEE" w14:textId="77777777" w:rsidTr="00B50BAF">
        <w:tc>
          <w:tcPr>
            <w:tcW w:w="715" w:type="dxa"/>
            <w:tcBorders>
              <w:top w:val="single" w:sz="4" w:space="0" w:color="auto"/>
              <w:left w:val="single" w:sz="4" w:space="0" w:color="auto"/>
              <w:bottom w:val="single" w:sz="4" w:space="0" w:color="auto"/>
              <w:right w:val="single" w:sz="4" w:space="0" w:color="auto"/>
            </w:tcBorders>
          </w:tcPr>
          <w:p w14:paraId="2B3A62F0" w14:textId="691D2CC9"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8</w:t>
            </w:r>
          </w:p>
        </w:tc>
        <w:tc>
          <w:tcPr>
            <w:tcW w:w="6132" w:type="dxa"/>
            <w:tcBorders>
              <w:top w:val="single" w:sz="4" w:space="0" w:color="auto"/>
              <w:left w:val="single" w:sz="4" w:space="0" w:color="auto"/>
              <w:bottom w:val="single" w:sz="4" w:space="0" w:color="auto"/>
              <w:right w:val="single" w:sz="4" w:space="0" w:color="auto"/>
            </w:tcBorders>
          </w:tcPr>
          <w:p w14:paraId="79F260C2" w14:textId="66887A63"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EasyRDF </w:t>
            </w:r>
          </w:p>
        </w:tc>
      </w:tr>
      <w:tr w:rsidR="000506FA" w:rsidRPr="00514E03" w14:paraId="2E81C66D" w14:textId="77777777" w:rsidTr="00B50BAF">
        <w:tc>
          <w:tcPr>
            <w:tcW w:w="715" w:type="dxa"/>
            <w:tcBorders>
              <w:top w:val="single" w:sz="4" w:space="0" w:color="auto"/>
              <w:left w:val="single" w:sz="4" w:space="0" w:color="auto"/>
              <w:bottom w:val="single" w:sz="4" w:space="0" w:color="auto"/>
              <w:right w:val="single" w:sz="4" w:space="0" w:color="auto"/>
            </w:tcBorders>
          </w:tcPr>
          <w:p w14:paraId="32C0367D" w14:textId="6863E90B"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9</w:t>
            </w:r>
          </w:p>
        </w:tc>
        <w:tc>
          <w:tcPr>
            <w:tcW w:w="6132" w:type="dxa"/>
            <w:tcBorders>
              <w:top w:val="single" w:sz="4" w:space="0" w:color="auto"/>
              <w:left w:val="single" w:sz="4" w:space="0" w:color="auto"/>
              <w:bottom w:val="single" w:sz="4" w:space="0" w:color="auto"/>
              <w:right w:val="single" w:sz="4" w:space="0" w:color="auto"/>
            </w:tcBorders>
          </w:tcPr>
          <w:p w14:paraId="12F72637" w14:textId="4653BA0C"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Google Chrome 81.0.4044.138</w:t>
            </w:r>
          </w:p>
        </w:tc>
      </w:tr>
      <w:tr w:rsidR="000506FA" w:rsidRPr="00514E03" w14:paraId="4107078B" w14:textId="77777777" w:rsidTr="00B50BAF">
        <w:tc>
          <w:tcPr>
            <w:tcW w:w="715" w:type="dxa"/>
            <w:tcBorders>
              <w:top w:val="single" w:sz="4" w:space="0" w:color="auto"/>
              <w:left w:val="single" w:sz="4" w:space="0" w:color="auto"/>
              <w:bottom w:val="single" w:sz="4" w:space="0" w:color="auto"/>
              <w:right w:val="single" w:sz="4" w:space="0" w:color="auto"/>
            </w:tcBorders>
          </w:tcPr>
          <w:p w14:paraId="7F422745" w14:textId="22CAF500"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10</w:t>
            </w:r>
          </w:p>
        </w:tc>
        <w:tc>
          <w:tcPr>
            <w:tcW w:w="6132" w:type="dxa"/>
            <w:tcBorders>
              <w:top w:val="single" w:sz="4" w:space="0" w:color="auto"/>
              <w:left w:val="single" w:sz="4" w:space="0" w:color="auto"/>
              <w:bottom w:val="single" w:sz="4" w:space="0" w:color="auto"/>
              <w:right w:val="single" w:sz="4" w:space="0" w:color="auto"/>
            </w:tcBorders>
          </w:tcPr>
          <w:p w14:paraId="27E96CFE" w14:textId="346B8219" w:rsidR="000506FA" w:rsidRPr="00514E03" w:rsidRDefault="000506FA" w:rsidP="000506FA">
            <w:pPr>
              <w:spacing w:line="360" w:lineRule="auto"/>
              <w:jc w:val="both"/>
              <w:rPr>
                <w:rFonts w:ascii="Times New Roman" w:hAnsi="Times New Roman" w:cs="Times New Roman"/>
                <w:sz w:val="24"/>
                <w:szCs w:val="24"/>
              </w:rPr>
            </w:pPr>
            <w:r w:rsidRPr="00514E03">
              <w:rPr>
                <w:rFonts w:ascii="Times New Roman" w:eastAsia="Times New Roman" w:hAnsi="Times New Roman" w:cs="Times New Roman"/>
                <w:sz w:val="24"/>
                <w:szCs w:val="24"/>
              </w:rPr>
              <w:t>IBM SPSS Statistics 25.0</w:t>
            </w:r>
          </w:p>
        </w:tc>
      </w:tr>
    </w:tbl>
    <w:p w14:paraId="2B51A2B8" w14:textId="77777777" w:rsidR="00B50BAF" w:rsidRDefault="00B50BAF">
      <w:pP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14:paraId="12CA4F7B" w14:textId="5DAC053B" w:rsidR="002D1A55" w:rsidRPr="00F77982" w:rsidRDefault="002D1A55" w:rsidP="008D0BBA">
      <w:pPr>
        <w:pStyle w:val="Heading2"/>
        <w:numPr>
          <w:ilvl w:val="1"/>
          <w:numId w:val="42"/>
        </w:numPr>
        <w:spacing w:line="360" w:lineRule="auto"/>
        <w:ind w:left="567" w:hanging="567"/>
        <w:jc w:val="both"/>
        <w:rPr>
          <w:rFonts w:ascii="Times New Roman" w:hAnsi="Times New Roman" w:cs="Times New Roman"/>
          <w:b/>
          <w:color w:val="auto"/>
          <w:sz w:val="24"/>
          <w:szCs w:val="24"/>
          <w:lang w:val="en-ID"/>
        </w:rPr>
      </w:pPr>
      <w:bookmarkStart w:id="97" w:name="_Toc40930845"/>
      <w:r w:rsidRPr="00F77982">
        <w:rPr>
          <w:rFonts w:ascii="Times New Roman" w:hAnsi="Times New Roman" w:cs="Times New Roman"/>
          <w:b/>
          <w:color w:val="auto"/>
          <w:sz w:val="24"/>
          <w:szCs w:val="24"/>
          <w:lang w:val="en-ID"/>
        </w:rPr>
        <w:lastRenderedPageBreak/>
        <w:t>Pengumpulan Data</w:t>
      </w:r>
      <w:bookmarkEnd w:id="97"/>
    </w:p>
    <w:p w14:paraId="7657E0B2" w14:textId="250468D8" w:rsidR="002D1A55" w:rsidRPr="00514E03" w:rsidRDefault="002D1A55" w:rsidP="00E95159">
      <w:pPr>
        <w:spacing w:line="360" w:lineRule="auto"/>
        <w:ind w:firstLine="567"/>
        <w:jc w:val="both"/>
        <w:outlineLvl w:val="0"/>
        <w:rPr>
          <w:rFonts w:ascii="Times New Roman" w:hAnsi="Times New Roman" w:cs="Times New Roman"/>
          <w:sz w:val="24"/>
          <w:szCs w:val="24"/>
        </w:rPr>
      </w:pPr>
      <w:bookmarkStart w:id="98" w:name="_Toc20933436"/>
      <w:bookmarkStart w:id="99" w:name="_Toc40930846"/>
      <w:r w:rsidRPr="00514E03">
        <w:rPr>
          <w:rFonts w:ascii="Times New Roman" w:hAnsi="Times New Roman" w:cs="Times New Roman"/>
          <w:sz w:val="24"/>
          <w:szCs w:val="24"/>
          <w:lang w:val="en-ID"/>
        </w:rPr>
        <w:t>Data</w:t>
      </w:r>
      <w:r w:rsidRPr="00514E03">
        <w:rPr>
          <w:rFonts w:ascii="Times New Roman" w:hAnsi="Times New Roman" w:cs="Times New Roman"/>
          <w:sz w:val="24"/>
          <w:szCs w:val="24"/>
        </w:rPr>
        <w:t xml:space="preserve"> yang digunakan dalam penelitian ini yaitu data sekunder dimana data dikumpulkan melalui berbagai sumber dari internet dan juga buku</w:t>
      </w:r>
      <w:r w:rsidRPr="00514E03">
        <w:rPr>
          <w:rStyle w:val="t32cc"/>
          <w:rFonts w:ascii="Times New Roman" w:hAnsi="Times New Roman" w:cs="Times New Roman"/>
          <w:sz w:val="24"/>
          <w:szCs w:val="24"/>
        </w:rPr>
        <w:t xml:space="preserve">. Kemudian data diproses dengan tool </w:t>
      </w:r>
      <w:r w:rsidRPr="00514E03">
        <w:rPr>
          <w:rFonts w:ascii="Times New Roman" w:hAnsi="Times New Roman" w:cs="Times New Roman"/>
          <w:sz w:val="24"/>
          <w:szCs w:val="24"/>
        </w:rPr>
        <w:t xml:space="preserve">protégé </w:t>
      </w:r>
      <w:r w:rsidRPr="00514E03">
        <w:rPr>
          <w:rFonts w:ascii="Times New Roman" w:eastAsia="MS Mincho" w:hAnsi="Times New Roman" w:cs="Times New Roman"/>
          <w:bCs/>
          <w:sz w:val="24"/>
          <w:szCs w:val="24"/>
        </w:rPr>
        <w:t xml:space="preserve">5.5.0 Build Beta-9 </w:t>
      </w:r>
      <w:r w:rsidRPr="00514E03">
        <w:rPr>
          <w:rStyle w:val="t32cc"/>
          <w:rFonts w:ascii="Times New Roman" w:hAnsi="Times New Roman" w:cs="Times New Roman"/>
          <w:sz w:val="24"/>
          <w:szCs w:val="24"/>
        </w:rPr>
        <w:t xml:space="preserve">menggunakan metode methontology untuk </w:t>
      </w:r>
      <w:r w:rsidRPr="00514E03">
        <w:rPr>
          <w:rFonts w:ascii="Times New Roman" w:hAnsi="Times New Roman" w:cs="Times New Roman"/>
          <w:sz w:val="24"/>
          <w:szCs w:val="24"/>
        </w:rPr>
        <w:t xml:space="preserve">membangun model ontologi klasifikasi tarian tradisional Bali, data yang digunakan untuk klasifikasi adalah data atribut tarian tradisioal Bali dari atribut kelas dengan konsep Tri Hita Karana dan Desa Kala Patra. Bila model ontologi telah didapat selanjutnya adalah melakukan evaluasi model ontologi pada SPARQL Query pada tool protégé 5.5.0 Build Beta-9 untuk mengetahui apakah relasi yang diberikan pada subclass dll telah sesuai dan menghasilkan output sesuai keinginan pengembang ontology, jika sudah maka selanjutnya tinggal membangun sistem dalam hal ini semantik web kemudian dilakukan evaluasi dengan </w:t>
      </w:r>
      <w:r w:rsidRPr="00514E03">
        <w:rPr>
          <w:rFonts w:ascii="Times New Roman" w:hAnsi="Times New Roman" w:cs="Times New Roman"/>
          <w:sz w:val="24"/>
          <w:szCs w:val="24"/>
          <w:shd w:val="clear" w:color="auto" w:fill="FFFFFF"/>
        </w:rPr>
        <w:t>Semantik Browsing dan Searching u</w:t>
      </w:r>
      <w:r w:rsidRPr="00514E03">
        <w:rPr>
          <w:rFonts w:ascii="Times New Roman" w:hAnsi="Times New Roman" w:cs="Times New Roman"/>
          <w:sz w:val="24"/>
          <w:szCs w:val="24"/>
        </w:rPr>
        <w:t>ntuk mengetahui tingkat keakurasian hasil penelusuran dan pencarian semantik.</w:t>
      </w:r>
      <w:bookmarkEnd w:id="98"/>
      <w:bookmarkEnd w:id="99"/>
    </w:p>
    <w:p w14:paraId="76A4A2C3" w14:textId="77777777" w:rsidR="0012206A" w:rsidRDefault="0012206A">
      <w:pPr>
        <w:rPr>
          <w:rFonts w:ascii="Times New Roman" w:hAnsi="Times New Roman" w:cs="Times New Roman"/>
          <w:b/>
          <w:sz w:val="24"/>
          <w:szCs w:val="24"/>
        </w:rPr>
      </w:pPr>
      <w:r>
        <w:rPr>
          <w:rFonts w:ascii="Times New Roman" w:hAnsi="Times New Roman" w:cs="Times New Roman"/>
          <w:b/>
          <w:sz w:val="24"/>
          <w:szCs w:val="24"/>
        </w:rPr>
        <w:br w:type="page"/>
      </w:r>
    </w:p>
    <w:p w14:paraId="245403A7" w14:textId="54164D69" w:rsidR="002D1A55" w:rsidRPr="00514E03" w:rsidRDefault="002D1A55" w:rsidP="002D1A55">
      <w:pPr>
        <w:spacing w:line="360" w:lineRule="auto"/>
        <w:jc w:val="center"/>
        <w:outlineLvl w:val="0"/>
        <w:rPr>
          <w:rFonts w:ascii="Times New Roman" w:hAnsi="Times New Roman" w:cs="Times New Roman"/>
          <w:b/>
          <w:sz w:val="24"/>
          <w:szCs w:val="24"/>
        </w:rPr>
      </w:pPr>
      <w:bookmarkStart w:id="100" w:name="_Toc40930847"/>
      <w:r w:rsidRPr="00514E03">
        <w:rPr>
          <w:rFonts w:ascii="Times New Roman" w:hAnsi="Times New Roman" w:cs="Times New Roman"/>
          <w:b/>
          <w:sz w:val="24"/>
          <w:szCs w:val="24"/>
        </w:rPr>
        <w:lastRenderedPageBreak/>
        <w:t>Tabel 3.3 Data Tarian Untuk Database</w:t>
      </w:r>
      <w:bookmarkEnd w:id="100"/>
    </w:p>
    <w:tbl>
      <w:tblPr>
        <w:tblW w:w="4760" w:type="dxa"/>
        <w:jc w:val="center"/>
        <w:tblLook w:val="04A0" w:firstRow="1" w:lastRow="0" w:firstColumn="1" w:lastColumn="0" w:noHBand="0" w:noVBand="1"/>
      </w:tblPr>
      <w:tblGrid>
        <w:gridCol w:w="960"/>
        <w:gridCol w:w="3800"/>
      </w:tblGrid>
      <w:tr w:rsidR="002D1A55" w:rsidRPr="00514E03" w14:paraId="232E62FF" w14:textId="77777777" w:rsidTr="00A77122">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CE23A"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No</w:t>
            </w:r>
          </w:p>
        </w:tc>
        <w:tc>
          <w:tcPr>
            <w:tcW w:w="3800" w:type="dxa"/>
            <w:tcBorders>
              <w:top w:val="single" w:sz="4" w:space="0" w:color="auto"/>
              <w:left w:val="nil"/>
              <w:bottom w:val="single" w:sz="4" w:space="0" w:color="auto"/>
              <w:right w:val="single" w:sz="4" w:space="0" w:color="auto"/>
            </w:tcBorders>
            <w:shd w:val="clear" w:color="auto" w:fill="auto"/>
            <w:noWrap/>
            <w:vAlign w:val="bottom"/>
            <w:hideMark/>
          </w:tcPr>
          <w:p w14:paraId="5D1FACA0"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Nama Tarian</w:t>
            </w:r>
          </w:p>
        </w:tc>
      </w:tr>
      <w:tr w:rsidR="002D1A55" w:rsidRPr="00514E03" w14:paraId="76DA56ED"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98A78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3800" w:type="dxa"/>
            <w:tcBorders>
              <w:top w:val="nil"/>
              <w:left w:val="nil"/>
              <w:bottom w:val="single" w:sz="4" w:space="0" w:color="auto"/>
              <w:right w:val="single" w:sz="4" w:space="0" w:color="auto"/>
            </w:tcBorders>
            <w:shd w:val="clear" w:color="auto" w:fill="auto"/>
            <w:noWrap/>
            <w:vAlign w:val="center"/>
            <w:hideMark/>
          </w:tcPr>
          <w:p w14:paraId="0C60C10A"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Baris</w:t>
            </w:r>
          </w:p>
        </w:tc>
      </w:tr>
      <w:tr w:rsidR="002D1A55" w:rsidRPr="00514E03" w14:paraId="3A3E0E7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45A814"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w:t>
            </w:r>
          </w:p>
        </w:tc>
        <w:tc>
          <w:tcPr>
            <w:tcW w:w="3800" w:type="dxa"/>
            <w:tcBorders>
              <w:top w:val="nil"/>
              <w:left w:val="nil"/>
              <w:bottom w:val="single" w:sz="4" w:space="0" w:color="auto"/>
              <w:right w:val="single" w:sz="4" w:space="0" w:color="auto"/>
            </w:tcBorders>
            <w:shd w:val="clear" w:color="auto" w:fill="auto"/>
            <w:noWrap/>
            <w:vAlign w:val="center"/>
            <w:hideMark/>
          </w:tcPr>
          <w:p w14:paraId="584DC2FB"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Baris Tunggal</w:t>
            </w:r>
          </w:p>
        </w:tc>
      </w:tr>
      <w:tr w:rsidR="002D1A55" w:rsidRPr="00514E03" w14:paraId="5DC8C08E"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BDF206"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3</w:t>
            </w:r>
          </w:p>
        </w:tc>
        <w:tc>
          <w:tcPr>
            <w:tcW w:w="3800" w:type="dxa"/>
            <w:tcBorders>
              <w:top w:val="nil"/>
              <w:left w:val="nil"/>
              <w:bottom w:val="single" w:sz="4" w:space="0" w:color="auto"/>
              <w:right w:val="single" w:sz="4" w:space="0" w:color="auto"/>
            </w:tcBorders>
            <w:shd w:val="clear" w:color="auto" w:fill="auto"/>
            <w:noWrap/>
            <w:vAlign w:val="center"/>
            <w:hideMark/>
          </w:tcPr>
          <w:p w14:paraId="06FAC79F"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Barong</w:t>
            </w:r>
          </w:p>
        </w:tc>
      </w:tr>
      <w:tr w:rsidR="002D1A55" w:rsidRPr="00514E03" w14:paraId="29460F04"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8FDE5A"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4</w:t>
            </w:r>
          </w:p>
        </w:tc>
        <w:tc>
          <w:tcPr>
            <w:tcW w:w="3800" w:type="dxa"/>
            <w:tcBorders>
              <w:top w:val="nil"/>
              <w:left w:val="nil"/>
              <w:bottom w:val="single" w:sz="4" w:space="0" w:color="auto"/>
              <w:right w:val="single" w:sz="4" w:space="0" w:color="auto"/>
            </w:tcBorders>
            <w:shd w:val="clear" w:color="auto" w:fill="auto"/>
            <w:noWrap/>
            <w:vAlign w:val="center"/>
            <w:hideMark/>
          </w:tcPr>
          <w:p w14:paraId="1F52099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Belibis</w:t>
            </w:r>
          </w:p>
        </w:tc>
      </w:tr>
      <w:tr w:rsidR="002D1A55" w:rsidRPr="00514E03" w14:paraId="611D4C07"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BAD248"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5</w:t>
            </w:r>
          </w:p>
        </w:tc>
        <w:tc>
          <w:tcPr>
            <w:tcW w:w="3800" w:type="dxa"/>
            <w:tcBorders>
              <w:top w:val="nil"/>
              <w:left w:val="nil"/>
              <w:bottom w:val="single" w:sz="4" w:space="0" w:color="auto"/>
              <w:right w:val="single" w:sz="4" w:space="0" w:color="auto"/>
            </w:tcBorders>
            <w:shd w:val="clear" w:color="auto" w:fill="auto"/>
            <w:noWrap/>
            <w:vAlign w:val="center"/>
            <w:hideMark/>
          </w:tcPr>
          <w:p w14:paraId="3D221F7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Cendrawasih</w:t>
            </w:r>
          </w:p>
        </w:tc>
      </w:tr>
      <w:tr w:rsidR="002D1A55" w:rsidRPr="00514E03" w14:paraId="7120C49E"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FA8CCC"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3800" w:type="dxa"/>
            <w:tcBorders>
              <w:top w:val="nil"/>
              <w:left w:val="nil"/>
              <w:bottom w:val="single" w:sz="4" w:space="0" w:color="auto"/>
              <w:right w:val="single" w:sz="4" w:space="0" w:color="auto"/>
            </w:tcBorders>
            <w:shd w:val="clear" w:color="auto" w:fill="auto"/>
            <w:noWrap/>
            <w:vAlign w:val="center"/>
            <w:hideMark/>
          </w:tcPr>
          <w:p w14:paraId="15F8494D"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Condong</w:t>
            </w:r>
          </w:p>
        </w:tc>
      </w:tr>
      <w:tr w:rsidR="002D1A55" w:rsidRPr="00514E03" w14:paraId="2C2BD599"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23E3B4"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3800" w:type="dxa"/>
            <w:tcBorders>
              <w:top w:val="nil"/>
              <w:left w:val="nil"/>
              <w:bottom w:val="single" w:sz="4" w:space="0" w:color="auto"/>
              <w:right w:val="single" w:sz="4" w:space="0" w:color="auto"/>
            </w:tcBorders>
            <w:shd w:val="clear" w:color="auto" w:fill="auto"/>
            <w:noWrap/>
            <w:vAlign w:val="center"/>
            <w:hideMark/>
          </w:tcPr>
          <w:p w14:paraId="28E31F1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Gabor</w:t>
            </w:r>
          </w:p>
        </w:tc>
      </w:tr>
      <w:tr w:rsidR="002D1A55" w:rsidRPr="00514E03" w14:paraId="77BD1152"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AE232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8</w:t>
            </w:r>
          </w:p>
        </w:tc>
        <w:tc>
          <w:tcPr>
            <w:tcW w:w="3800" w:type="dxa"/>
            <w:tcBorders>
              <w:top w:val="nil"/>
              <w:left w:val="nil"/>
              <w:bottom w:val="single" w:sz="4" w:space="0" w:color="auto"/>
              <w:right w:val="single" w:sz="4" w:space="0" w:color="auto"/>
            </w:tcBorders>
            <w:shd w:val="clear" w:color="auto" w:fill="auto"/>
            <w:noWrap/>
            <w:vAlign w:val="center"/>
            <w:hideMark/>
          </w:tcPr>
          <w:p w14:paraId="3B8851F6"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Gambuh</w:t>
            </w:r>
          </w:p>
        </w:tc>
      </w:tr>
      <w:tr w:rsidR="002D1A55" w:rsidRPr="00514E03" w14:paraId="05BE2549"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4E7784"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9</w:t>
            </w:r>
          </w:p>
        </w:tc>
        <w:tc>
          <w:tcPr>
            <w:tcW w:w="3800" w:type="dxa"/>
            <w:tcBorders>
              <w:top w:val="nil"/>
              <w:left w:val="nil"/>
              <w:bottom w:val="single" w:sz="4" w:space="0" w:color="auto"/>
              <w:right w:val="single" w:sz="4" w:space="0" w:color="auto"/>
            </w:tcBorders>
            <w:shd w:val="clear" w:color="auto" w:fill="auto"/>
            <w:noWrap/>
            <w:vAlign w:val="center"/>
            <w:hideMark/>
          </w:tcPr>
          <w:p w14:paraId="7C4BDF30"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Garuda Wisnu</w:t>
            </w:r>
          </w:p>
        </w:tc>
      </w:tr>
      <w:tr w:rsidR="002D1A55" w:rsidRPr="00514E03" w14:paraId="57A0FD04"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A903E9"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10</w:t>
            </w:r>
          </w:p>
        </w:tc>
        <w:tc>
          <w:tcPr>
            <w:tcW w:w="3800" w:type="dxa"/>
            <w:tcBorders>
              <w:top w:val="nil"/>
              <w:left w:val="nil"/>
              <w:bottom w:val="single" w:sz="4" w:space="0" w:color="auto"/>
              <w:right w:val="single" w:sz="4" w:space="0" w:color="auto"/>
            </w:tcBorders>
            <w:shd w:val="clear" w:color="auto" w:fill="auto"/>
            <w:noWrap/>
            <w:vAlign w:val="center"/>
            <w:hideMark/>
          </w:tcPr>
          <w:p w14:paraId="7107E9CB"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Gebug Ende</w:t>
            </w:r>
          </w:p>
        </w:tc>
      </w:tr>
      <w:tr w:rsidR="002D1A55" w:rsidRPr="00514E03" w14:paraId="3ED47C4D"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176E6C"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11</w:t>
            </w:r>
          </w:p>
        </w:tc>
        <w:tc>
          <w:tcPr>
            <w:tcW w:w="3800" w:type="dxa"/>
            <w:tcBorders>
              <w:top w:val="nil"/>
              <w:left w:val="nil"/>
              <w:bottom w:val="single" w:sz="4" w:space="0" w:color="auto"/>
              <w:right w:val="single" w:sz="4" w:space="0" w:color="auto"/>
            </w:tcBorders>
            <w:shd w:val="clear" w:color="auto" w:fill="auto"/>
            <w:noWrap/>
            <w:vAlign w:val="center"/>
            <w:hideMark/>
          </w:tcPr>
          <w:p w14:paraId="5BF41B9F"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Gopala</w:t>
            </w:r>
          </w:p>
        </w:tc>
      </w:tr>
      <w:tr w:rsidR="002D1A55" w:rsidRPr="00514E03" w14:paraId="6F68B9DF"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B17222"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12</w:t>
            </w:r>
          </w:p>
        </w:tc>
        <w:tc>
          <w:tcPr>
            <w:tcW w:w="3800" w:type="dxa"/>
            <w:tcBorders>
              <w:top w:val="nil"/>
              <w:left w:val="nil"/>
              <w:bottom w:val="single" w:sz="4" w:space="0" w:color="auto"/>
              <w:right w:val="single" w:sz="4" w:space="0" w:color="auto"/>
            </w:tcBorders>
            <w:shd w:val="clear" w:color="auto" w:fill="auto"/>
            <w:noWrap/>
            <w:vAlign w:val="center"/>
            <w:hideMark/>
          </w:tcPr>
          <w:p w14:paraId="4A746C3A"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Janger</w:t>
            </w:r>
          </w:p>
        </w:tc>
      </w:tr>
      <w:tr w:rsidR="002D1A55" w:rsidRPr="00514E03" w14:paraId="7ECBA2DE"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AF80D2"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13</w:t>
            </w:r>
          </w:p>
        </w:tc>
        <w:tc>
          <w:tcPr>
            <w:tcW w:w="3800" w:type="dxa"/>
            <w:tcBorders>
              <w:top w:val="nil"/>
              <w:left w:val="nil"/>
              <w:bottom w:val="single" w:sz="4" w:space="0" w:color="auto"/>
              <w:right w:val="single" w:sz="4" w:space="0" w:color="auto"/>
            </w:tcBorders>
            <w:shd w:val="clear" w:color="auto" w:fill="auto"/>
            <w:noWrap/>
            <w:vAlign w:val="center"/>
            <w:hideMark/>
          </w:tcPr>
          <w:p w14:paraId="2AEDC5D7"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Kebyar Duduk</w:t>
            </w:r>
          </w:p>
        </w:tc>
      </w:tr>
      <w:tr w:rsidR="002D1A55" w:rsidRPr="00514E03" w14:paraId="09A10A00"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340FB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14</w:t>
            </w:r>
          </w:p>
        </w:tc>
        <w:tc>
          <w:tcPr>
            <w:tcW w:w="3800" w:type="dxa"/>
            <w:tcBorders>
              <w:top w:val="nil"/>
              <w:left w:val="nil"/>
              <w:bottom w:val="single" w:sz="4" w:space="0" w:color="auto"/>
              <w:right w:val="single" w:sz="4" w:space="0" w:color="auto"/>
            </w:tcBorders>
            <w:shd w:val="clear" w:color="auto" w:fill="auto"/>
            <w:noWrap/>
            <w:vAlign w:val="center"/>
            <w:hideMark/>
          </w:tcPr>
          <w:p w14:paraId="194BBD12"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Kecak</w:t>
            </w:r>
          </w:p>
        </w:tc>
      </w:tr>
      <w:tr w:rsidR="002D1A55" w:rsidRPr="00514E03" w14:paraId="0D60A919"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0946CB"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15</w:t>
            </w:r>
          </w:p>
        </w:tc>
        <w:tc>
          <w:tcPr>
            <w:tcW w:w="3800" w:type="dxa"/>
            <w:tcBorders>
              <w:top w:val="nil"/>
              <w:left w:val="nil"/>
              <w:bottom w:val="single" w:sz="4" w:space="0" w:color="auto"/>
              <w:right w:val="single" w:sz="4" w:space="0" w:color="auto"/>
            </w:tcBorders>
            <w:shd w:val="clear" w:color="auto" w:fill="auto"/>
            <w:noWrap/>
            <w:vAlign w:val="center"/>
            <w:hideMark/>
          </w:tcPr>
          <w:p w14:paraId="38ED9457"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Legong</w:t>
            </w:r>
          </w:p>
        </w:tc>
      </w:tr>
      <w:tr w:rsidR="002D1A55" w:rsidRPr="00514E03" w14:paraId="7DD771B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43E63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16</w:t>
            </w:r>
          </w:p>
        </w:tc>
        <w:tc>
          <w:tcPr>
            <w:tcW w:w="3800" w:type="dxa"/>
            <w:tcBorders>
              <w:top w:val="nil"/>
              <w:left w:val="nil"/>
              <w:bottom w:val="single" w:sz="4" w:space="0" w:color="auto"/>
              <w:right w:val="single" w:sz="4" w:space="0" w:color="auto"/>
            </w:tcBorders>
            <w:shd w:val="clear" w:color="auto" w:fill="auto"/>
            <w:noWrap/>
            <w:vAlign w:val="center"/>
            <w:hideMark/>
          </w:tcPr>
          <w:p w14:paraId="57E4C146"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Mabuang Mulan Daha</w:t>
            </w:r>
          </w:p>
        </w:tc>
      </w:tr>
      <w:tr w:rsidR="002D1A55" w:rsidRPr="00514E03" w14:paraId="3EF4C20E"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329123"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17</w:t>
            </w:r>
          </w:p>
        </w:tc>
        <w:tc>
          <w:tcPr>
            <w:tcW w:w="3800" w:type="dxa"/>
            <w:tcBorders>
              <w:top w:val="nil"/>
              <w:left w:val="nil"/>
              <w:bottom w:val="single" w:sz="4" w:space="0" w:color="auto"/>
              <w:right w:val="single" w:sz="4" w:space="0" w:color="auto"/>
            </w:tcBorders>
            <w:shd w:val="clear" w:color="auto" w:fill="auto"/>
            <w:noWrap/>
            <w:vAlign w:val="center"/>
            <w:hideMark/>
          </w:tcPr>
          <w:p w14:paraId="27F6B7C5"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Manuk Rawa</w:t>
            </w:r>
          </w:p>
        </w:tc>
      </w:tr>
      <w:tr w:rsidR="002D1A55" w:rsidRPr="00514E03" w14:paraId="0F6CEDBC"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C5637C"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18</w:t>
            </w:r>
          </w:p>
        </w:tc>
        <w:tc>
          <w:tcPr>
            <w:tcW w:w="3800" w:type="dxa"/>
            <w:tcBorders>
              <w:top w:val="nil"/>
              <w:left w:val="nil"/>
              <w:bottom w:val="single" w:sz="4" w:space="0" w:color="auto"/>
              <w:right w:val="single" w:sz="4" w:space="0" w:color="auto"/>
            </w:tcBorders>
            <w:shd w:val="clear" w:color="auto" w:fill="auto"/>
            <w:noWrap/>
            <w:vAlign w:val="center"/>
            <w:hideMark/>
          </w:tcPr>
          <w:p w14:paraId="05866212"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Margapati</w:t>
            </w:r>
          </w:p>
        </w:tc>
      </w:tr>
      <w:tr w:rsidR="002D1A55" w:rsidRPr="00514E03" w14:paraId="59E0EA34"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E90AA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19</w:t>
            </w:r>
          </w:p>
        </w:tc>
        <w:tc>
          <w:tcPr>
            <w:tcW w:w="3800" w:type="dxa"/>
            <w:tcBorders>
              <w:top w:val="nil"/>
              <w:left w:val="nil"/>
              <w:bottom w:val="single" w:sz="4" w:space="0" w:color="auto"/>
              <w:right w:val="single" w:sz="4" w:space="0" w:color="auto"/>
            </w:tcBorders>
            <w:shd w:val="clear" w:color="auto" w:fill="auto"/>
            <w:noWrap/>
            <w:vAlign w:val="center"/>
            <w:hideMark/>
          </w:tcPr>
          <w:p w14:paraId="674B96B1"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Merak Angelo</w:t>
            </w:r>
          </w:p>
        </w:tc>
      </w:tr>
      <w:tr w:rsidR="002D1A55" w:rsidRPr="00514E03" w14:paraId="1FC822F3"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85A7E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20</w:t>
            </w:r>
          </w:p>
        </w:tc>
        <w:tc>
          <w:tcPr>
            <w:tcW w:w="3800" w:type="dxa"/>
            <w:tcBorders>
              <w:top w:val="nil"/>
              <w:left w:val="nil"/>
              <w:bottom w:val="single" w:sz="4" w:space="0" w:color="auto"/>
              <w:right w:val="single" w:sz="4" w:space="0" w:color="auto"/>
            </w:tcBorders>
            <w:shd w:val="clear" w:color="auto" w:fill="auto"/>
            <w:noWrap/>
            <w:vAlign w:val="center"/>
            <w:hideMark/>
          </w:tcPr>
          <w:p w14:paraId="3688238A"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Nelayan</w:t>
            </w:r>
          </w:p>
        </w:tc>
      </w:tr>
      <w:tr w:rsidR="002D1A55" w:rsidRPr="00514E03" w14:paraId="2806D2A1"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F1987F"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21</w:t>
            </w:r>
          </w:p>
        </w:tc>
        <w:tc>
          <w:tcPr>
            <w:tcW w:w="3800" w:type="dxa"/>
            <w:tcBorders>
              <w:top w:val="nil"/>
              <w:left w:val="nil"/>
              <w:bottom w:val="single" w:sz="4" w:space="0" w:color="auto"/>
              <w:right w:val="single" w:sz="4" w:space="0" w:color="auto"/>
            </w:tcBorders>
            <w:shd w:val="clear" w:color="auto" w:fill="auto"/>
            <w:noWrap/>
            <w:vAlign w:val="center"/>
            <w:hideMark/>
          </w:tcPr>
          <w:p w14:paraId="5E742045"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Oleg Tamulilingan</w:t>
            </w:r>
          </w:p>
        </w:tc>
      </w:tr>
      <w:tr w:rsidR="002D1A55" w:rsidRPr="00514E03" w14:paraId="4C97C4CB"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CB42FB"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22</w:t>
            </w:r>
          </w:p>
        </w:tc>
        <w:tc>
          <w:tcPr>
            <w:tcW w:w="3800" w:type="dxa"/>
            <w:tcBorders>
              <w:top w:val="nil"/>
              <w:left w:val="nil"/>
              <w:bottom w:val="single" w:sz="4" w:space="0" w:color="auto"/>
              <w:right w:val="single" w:sz="4" w:space="0" w:color="auto"/>
            </w:tcBorders>
            <w:shd w:val="clear" w:color="auto" w:fill="auto"/>
            <w:noWrap/>
            <w:vAlign w:val="center"/>
            <w:hideMark/>
          </w:tcPr>
          <w:p w14:paraId="18D55E85"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Panji Semirang</w:t>
            </w:r>
          </w:p>
        </w:tc>
      </w:tr>
      <w:tr w:rsidR="002D1A55" w:rsidRPr="00514E03" w14:paraId="159F328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658D9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23</w:t>
            </w:r>
          </w:p>
        </w:tc>
        <w:tc>
          <w:tcPr>
            <w:tcW w:w="3800" w:type="dxa"/>
            <w:tcBorders>
              <w:top w:val="nil"/>
              <w:left w:val="nil"/>
              <w:bottom w:val="single" w:sz="4" w:space="0" w:color="auto"/>
              <w:right w:val="single" w:sz="4" w:space="0" w:color="auto"/>
            </w:tcBorders>
            <w:shd w:val="clear" w:color="auto" w:fill="auto"/>
            <w:noWrap/>
            <w:vAlign w:val="center"/>
            <w:hideMark/>
          </w:tcPr>
          <w:p w14:paraId="53F5BEA2"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Panyembrama</w:t>
            </w:r>
          </w:p>
        </w:tc>
      </w:tr>
      <w:tr w:rsidR="002D1A55" w:rsidRPr="00514E03" w14:paraId="517FC51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62518B"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24</w:t>
            </w:r>
          </w:p>
        </w:tc>
        <w:tc>
          <w:tcPr>
            <w:tcW w:w="3800" w:type="dxa"/>
            <w:tcBorders>
              <w:top w:val="nil"/>
              <w:left w:val="nil"/>
              <w:bottom w:val="single" w:sz="4" w:space="0" w:color="auto"/>
              <w:right w:val="single" w:sz="4" w:space="0" w:color="auto"/>
            </w:tcBorders>
            <w:shd w:val="clear" w:color="auto" w:fill="auto"/>
            <w:noWrap/>
            <w:vAlign w:val="center"/>
            <w:hideMark/>
          </w:tcPr>
          <w:p w14:paraId="31DEF59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Pendet</w:t>
            </w:r>
          </w:p>
        </w:tc>
      </w:tr>
      <w:tr w:rsidR="002D1A55" w:rsidRPr="00514E03" w14:paraId="349137F0"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B90881"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25</w:t>
            </w:r>
          </w:p>
        </w:tc>
        <w:tc>
          <w:tcPr>
            <w:tcW w:w="3800" w:type="dxa"/>
            <w:tcBorders>
              <w:top w:val="nil"/>
              <w:left w:val="nil"/>
              <w:bottom w:val="single" w:sz="4" w:space="0" w:color="auto"/>
              <w:right w:val="single" w:sz="4" w:space="0" w:color="auto"/>
            </w:tcBorders>
            <w:shd w:val="clear" w:color="auto" w:fill="auto"/>
            <w:noWrap/>
            <w:vAlign w:val="center"/>
            <w:hideMark/>
          </w:tcPr>
          <w:p w14:paraId="2E880E16"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Puspanjali</w:t>
            </w:r>
          </w:p>
        </w:tc>
      </w:tr>
      <w:tr w:rsidR="002D1A55" w:rsidRPr="00514E03" w14:paraId="74D08437"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1BB2C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26</w:t>
            </w:r>
          </w:p>
        </w:tc>
        <w:tc>
          <w:tcPr>
            <w:tcW w:w="3800" w:type="dxa"/>
            <w:tcBorders>
              <w:top w:val="nil"/>
              <w:left w:val="nil"/>
              <w:bottom w:val="single" w:sz="4" w:space="0" w:color="auto"/>
              <w:right w:val="single" w:sz="4" w:space="0" w:color="auto"/>
            </w:tcBorders>
            <w:shd w:val="clear" w:color="auto" w:fill="auto"/>
            <w:noWrap/>
            <w:vAlign w:val="center"/>
            <w:hideMark/>
          </w:tcPr>
          <w:p w14:paraId="3BA645CC"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Rejang</w:t>
            </w:r>
          </w:p>
        </w:tc>
      </w:tr>
      <w:tr w:rsidR="002D1A55" w:rsidRPr="00514E03" w14:paraId="2013C7F6"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6D1B6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27</w:t>
            </w:r>
          </w:p>
        </w:tc>
        <w:tc>
          <w:tcPr>
            <w:tcW w:w="3800" w:type="dxa"/>
            <w:tcBorders>
              <w:top w:val="nil"/>
              <w:left w:val="nil"/>
              <w:bottom w:val="single" w:sz="4" w:space="0" w:color="auto"/>
              <w:right w:val="single" w:sz="4" w:space="0" w:color="auto"/>
            </w:tcBorders>
            <w:shd w:val="clear" w:color="auto" w:fill="auto"/>
            <w:noWrap/>
            <w:vAlign w:val="center"/>
            <w:hideMark/>
          </w:tcPr>
          <w:p w14:paraId="3AC12E2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Sanghyang</w:t>
            </w:r>
          </w:p>
        </w:tc>
      </w:tr>
      <w:tr w:rsidR="002D1A55" w:rsidRPr="00514E03" w14:paraId="34BDA28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EAFAA4"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28</w:t>
            </w:r>
          </w:p>
        </w:tc>
        <w:tc>
          <w:tcPr>
            <w:tcW w:w="3800" w:type="dxa"/>
            <w:tcBorders>
              <w:top w:val="nil"/>
              <w:left w:val="nil"/>
              <w:bottom w:val="single" w:sz="4" w:space="0" w:color="auto"/>
              <w:right w:val="single" w:sz="4" w:space="0" w:color="auto"/>
            </w:tcBorders>
            <w:shd w:val="clear" w:color="auto" w:fill="auto"/>
            <w:noWrap/>
            <w:vAlign w:val="center"/>
            <w:hideMark/>
          </w:tcPr>
          <w:p w14:paraId="1E9E29FD"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Sekar Jagat</w:t>
            </w:r>
          </w:p>
        </w:tc>
      </w:tr>
      <w:tr w:rsidR="002D1A55" w:rsidRPr="00514E03" w14:paraId="0E398686"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110A2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29</w:t>
            </w:r>
          </w:p>
        </w:tc>
        <w:tc>
          <w:tcPr>
            <w:tcW w:w="3800" w:type="dxa"/>
            <w:tcBorders>
              <w:top w:val="nil"/>
              <w:left w:val="nil"/>
              <w:bottom w:val="single" w:sz="4" w:space="0" w:color="auto"/>
              <w:right w:val="single" w:sz="4" w:space="0" w:color="auto"/>
            </w:tcBorders>
            <w:shd w:val="clear" w:color="auto" w:fill="auto"/>
            <w:noWrap/>
            <w:vAlign w:val="center"/>
            <w:hideMark/>
          </w:tcPr>
          <w:p w14:paraId="2ABF76B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Siwa Nataraja</w:t>
            </w:r>
          </w:p>
        </w:tc>
      </w:tr>
      <w:tr w:rsidR="002D1A55" w:rsidRPr="00514E03" w14:paraId="2F7A362D"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EA7FD2"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30</w:t>
            </w:r>
          </w:p>
        </w:tc>
        <w:tc>
          <w:tcPr>
            <w:tcW w:w="3800" w:type="dxa"/>
            <w:tcBorders>
              <w:top w:val="nil"/>
              <w:left w:val="nil"/>
              <w:bottom w:val="single" w:sz="4" w:space="0" w:color="auto"/>
              <w:right w:val="single" w:sz="4" w:space="0" w:color="auto"/>
            </w:tcBorders>
            <w:shd w:val="clear" w:color="auto" w:fill="auto"/>
            <w:noWrap/>
            <w:vAlign w:val="center"/>
            <w:hideMark/>
          </w:tcPr>
          <w:p w14:paraId="72367D84"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Topeng</w:t>
            </w:r>
          </w:p>
        </w:tc>
      </w:tr>
      <w:tr w:rsidR="002D1A55" w:rsidRPr="00514E03" w14:paraId="577542E6"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7D34AF"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31</w:t>
            </w:r>
          </w:p>
        </w:tc>
        <w:tc>
          <w:tcPr>
            <w:tcW w:w="3800" w:type="dxa"/>
            <w:tcBorders>
              <w:top w:val="nil"/>
              <w:left w:val="nil"/>
              <w:bottom w:val="single" w:sz="4" w:space="0" w:color="auto"/>
              <w:right w:val="single" w:sz="4" w:space="0" w:color="auto"/>
            </w:tcBorders>
            <w:shd w:val="clear" w:color="auto" w:fill="auto"/>
            <w:noWrap/>
            <w:vAlign w:val="center"/>
            <w:hideMark/>
          </w:tcPr>
          <w:p w14:paraId="245B23B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Trunajaya</w:t>
            </w:r>
          </w:p>
        </w:tc>
      </w:tr>
      <w:tr w:rsidR="002D1A55" w:rsidRPr="00514E03" w14:paraId="4E4DC5B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944639"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32</w:t>
            </w:r>
          </w:p>
        </w:tc>
        <w:tc>
          <w:tcPr>
            <w:tcW w:w="3800" w:type="dxa"/>
            <w:tcBorders>
              <w:top w:val="nil"/>
              <w:left w:val="nil"/>
              <w:bottom w:val="single" w:sz="4" w:space="0" w:color="auto"/>
              <w:right w:val="single" w:sz="4" w:space="0" w:color="auto"/>
            </w:tcBorders>
            <w:shd w:val="clear" w:color="auto" w:fill="auto"/>
            <w:noWrap/>
            <w:vAlign w:val="center"/>
            <w:hideMark/>
          </w:tcPr>
          <w:p w14:paraId="7B56DC49"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Tari Wirayuda </w:t>
            </w:r>
          </w:p>
        </w:tc>
      </w:tr>
    </w:tbl>
    <w:p w14:paraId="26CC2783" w14:textId="77777777" w:rsidR="002D1A55" w:rsidRPr="00514E03" w:rsidRDefault="002D1A55" w:rsidP="001B1DC9">
      <w:pPr>
        <w:pStyle w:val="IsiSubBab"/>
        <w:rPr>
          <w:szCs w:val="24"/>
        </w:rPr>
      </w:pPr>
    </w:p>
    <w:p w14:paraId="024E65CE" w14:textId="7CE9EE35" w:rsidR="001B1DC9" w:rsidRPr="00514E03" w:rsidRDefault="001B1DC9" w:rsidP="008D0BBA">
      <w:pPr>
        <w:pStyle w:val="Heading2"/>
        <w:numPr>
          <w:ilvl w:val="1"/>
          <w:numId w:val="42"/>
        </w:numPr>
        <w:spacing w:line="360" w:lineRule="auto"/>
        <w:ind w:left="567" w:hanging="567"/>
        <w:jc w:val="both"/>
        <w:rPr>
          <w:rFonts w:ascii="Times New Roman" w:hAnsi="Times New Roman" w:cs="Times New Roman"/>
          <w:b/>
          <w:noProof/>
          <w:sz w:val="24"/>
          <w:szCs w:val="24"/>
        </w:rPr>
      </w:pPr>
      <w:bookmarkStart w:id="101" w:name="_Toc8118323"/>
      <w:bookmarkEnd w:id="94"/>
      <w:bookmarkEnd w:id="95"/>
      <w:bookmarkEnd w:id="96"/>
      <w:r w:rsidRPr="00514E03">
        <w:rPr>
          <w:rFonts w:ascii="Times New Roman" w:hAnsi="Times New Roman" w:cs="Times New Roman"/>
          <w:b/>
          <w:noProof/>
          <w:sz w:val="24"/>
          <w:szCs w:val="24"/>
        </w:rPr>
        <w:t xml:space="preserve">  </w:t>
      </w:r>
      <w:bookmarkStart w:id="102" w:name="_Toc40930848"/>
      <w:r w:rsidRPr="00F77982">
        <w:rPr>
          <w:rFonts w:ascii="Times New Roman" w:hAnsi="Times New Roman" w:cs="Times New Roman"/>
          <w:b/>
          <w:color w:val="auto"/>
          <w:sz w:val="24"/>
          <w:szCs w:val="24"/>
          <w:lang w:val="en-ID"/>
        </w:rPr>
        <w:t>Metode Penelitian</w:t>
      </w:r>
      <w:bookmarkEnd w:id="101"/>
      <w:bookmarkEnd w:id="102"/>
    </w:p>
    <w:p w14:paraId="194EAACD" w14:textId="7E08D8BA" w:rsidR="001B1DC9" w:rsidRPr="00514E03" w:rsidRDefault="001B1DC9" w:rsidP="00E95159">
      <w:pPr>
        <w:pStyle w:val="ListParagraph"/>
        <w:spacing w:after="0" w:line="360" w:lineRule="auto"/>
        <w:ind w:left="0" w:firstLine="567"/>
        <w:jc w:val="both"/>
        <w:rPr>
          <w:rFonts w:ascii="Times New Roman" w:eastAsia="Times New Roman" w:hAnsi="Times New Roman" w:cs="Times New Roman"/>
          <w:sz w:val="24"/>
          <w:szCs w:val="24"/>
        </w:rPr>
      </w:pPr>
      <w:r w:rsidRPr="00514E03">
        <w:rPr>
          <w:rFonts w:ascii="Times New Roman" w:hAnsi="Times New Roman" w:cs="Times New Roman"/>
          <w:bCs/>
          <w:sz w:val="24"/>
          <w:szCs w:val="24"/>
        </w:rPr>
        <w:t xml:space="preserve">Metode yang digunakan dalam penelitian ini adalah metode menthontologi dan metode prototyping dimana metode menthontologi digunakan sebagai pembangunan model ontologi dari Awal Secara umum, metodologi ini memberi </w:t>
      </w:r>
      <w:r w:rsidRPr="00514E03">
        <w:rPr>
          <w:rFonts w:ascii="Times New Roman" w:hAnsi="Times New Roman" w:cs="Times New Roman"/>
          <w:bCs/>
          <w:sz w:val="24"/>
          <w:szCs w:val="24"/>
        </w:rPr>
        <w:lastRenderedPageBreak/>
        <w:t>kita seperangkat pedoman tentang bagaimana melakukan kegiatan yang diidentifikasi dalam proses pengembangan ontologi, jenis teknik apa yang paling sesuai dalam setiap kegiatan dan produk apa y</w:t>
      </w:r>
      <w:r w:rsidR="00061693" w:rsidRPr="00514E03">
        <w:rPr>
          <w:rFonts w:ascii="Times New Roman" w:hAnsi="Times New Roman" w:cs="Times New Roman"/>
          <w:bCs/>
          <w:sz w:val="24"/>
          <w:szCs w:val="24"/>
        </w:rPr>
        <w:t>ang diproduksi masing-masing</w:t>
      </w:r>
      <w:r w:rsidRPr="00514E03">
        <w:rPr>
          <w:rFonts w:ascii="Times New Roman" w:hAnsi="Times New Roman" w:cs="Times New Roman"/>
          <w:bCs/>
          <w:sz w:val="24"/>
          <w:szCs w:val="24"/>
        </w:rPr>
        <w:t xml:space="preserve">. </w:t>
      </w:r>
      <w:r w:rsidR="00B45B12" w:rsidRPr="00514E03">
        <w:rPr>
          <w:rFonts w:ascii="Times New Roman" w:hAnsi="Times New Roman" w:cs="Times New Roman"/>
          <w:bCs/>
          <w:sz w:val="24"/>
          <w:szCs w:val="24"/>
        </w:rPr>
        <w:t>Metode</w:t>
      </w:r>
      <w:r w:rsidRPr="00514E03">
        <w:rPr>
          <w:rFonts w:ascii="Times New Roman" w:hAnsi="Times New Roman" w:cs="Times New Roman"/>
          <w:bCs/>
          <w:sz w:val="24"/>
          <w:szCs w:val="24"/>
        </w:rPr>
        <w:t xml:space="preserve"> ini memiliki kelebihan terkait dengan deskripsi masing-masing kegiatan yang harus dilakukan secara rinci. Sedangkan metode prototyping </w:t>
      </w:r>
      <w:r w:rsidRPr="00514E03">
        <w:rPr>
          <w:rFonts w:ascii="Times New Roman" w:eastAsia="Times New Roman" w:hAnsi="Times New Roman" w:cs="Times New Roman"/>
          <w:sz w:val="24"/>
          <w:szCs w:val="24"/>
        </w:rPr>
        <w:t>sebagai metode pengembangan perangkat lunak. Dengan menggunakan Metode prototyping</w:t>
      </w:r>
      <w:r w:rsidR="00B45B12" w:rsidRPr="00514E03">
        <w:rPr>
          <w:rFonts w:ascii="Times New Roman" w:eastAsia="Times New Roman" w:hAnsi="Times New Roman" w:cs="Times New Roman"/>
          <w:sz w:val="24"/>
          <w:szCs w:val="24"/>
        </w:rPr>
        <w:t xml:space="preserve"> ini, pengembangan dan </w:t>
      </w:r>
      <w:r w:rsidR="00B45B12"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dapat saling berinteraksi selama proses pembuatan sistem. Sering terjadi </w:t>
      </w:r>
      <w:r w:rsidR="002D1A55"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hanya </w:t>
      </w:r>
      <w:r w:rsidRPr="00514E03">
        <w:rPr>
          <w:rFonts w:ascii="Times New Roman" w:eastAsia="Times New Roman" w:hAnsi="Times New Roman" w:cs="Times New Roman"/>
          <w:bCs/>
          <w:sz w:val="24"/>
          <w:szCs w:val="24"/>
          <w:bdr w:val="none" w:sz="0" w:space="0" w:color="auto" w:frame="1"/>
        </w:rPr>
        <w:t xml:space="preserve">mendefinisikan secara umum apa yang dibutuhkan, </w:t>
      </w:r>
      <w:r w:rsidR="002D1A55" w:rsidRPr="00514E03">
        <w:rPr>
          <w:rFonts w:ascii="Times New Roman" w:eastAsia="Times New Roman" w:hAnsi="Times New Roman" w:cs="Times New Roman"/>
          <w:sz w:val="24"/>
          <w:szCs w:val="24"/>
        </w:rPr>
        <w:t>sebaliknya</w:t>
      </w:r>
      <w:r w:rsidRPr="00514E03">
        <w:rPr>
          <w:rFonts w:ascii="Times New Roman" w:eastAsia="Times New Roman" w:hAnsi="Times New Roman" w:cs="Times New Roman"/>
          <w:sz w:val="24"/>
          <w:szCs w:val="24"/>
        </w:rPr>
        <w:t xml:space="preserve"> disisi pengembang kurang memperhatikan efisiensi Algoritma.</w:t>
      </w:r>
      <w:r w:rsidRPr="00514E03">
        <w:rPr>
          <w:rFonts w:ascii="Times New Roman" w:hAnsi="Times New Roman" w:cs="Times New Roman"/>
          <w:sz w:val="24"/>
          <w:szCs w:val="24"/>
        </w:rPr>
        <w:t xml:space="preserve"> </w:t>
      </w:r>
      <w:r w:rsidRPr="00514E03">
        <w:rPr>
          <w:rFonts w:ascii="Times New Roman" w:eastAsia="Times New Roman" w:hAnsi="Times New Roman" w:cs="Times New Roman"/>
          <w:sz w:val="24"/>
          <w:szCs w:val="24"/>
        </w:rPr>
        <w:t>Pada protot</w:t>
      </w:r>
      <w:r w:rsidR="002D1A55" w:rsidRPr="00514E03">
        <w:rPr>
          <w:rFonts w:ascii="Times New Roman" w:eastAsia="Times New Roman" w:hAnsi="Times New Roman" w:cs="Times New Roman"/>
          <w:sz w:val="24"/>
          <w:szCs w:val="24"/>
        </w:rPr>
        <w:t xml:space="preserve">yping model kadang- kadang </w:t>
      </w:r>
      <w:r w:rsidR="002D1A55"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hanya memberikan beberapa kebutuhan umum </w:t>
      </w:r>
      <w:r w:rsidRPr="00514E03">
        <w:rPr>
          <w:rFonts w:ascii="Times New Roman" w:eastAsia="Times New Roman" w:hAnsi="Times New Roman" w:cs="Times New Roman"/>
          <w:i/>
          <w:sz w:val="24"/>
          <w:szCs w:val="24"/>
        </w:rPr>
        <w:t>software</w:t>
      </w:r>
      <w:r w:rsidRPr="00514E03">
        <w:rPr>
          <w:rFonts w:ascii="Times New Roman" w:eastAsia="Times New Roman" w:hAnsi="Times New Roman" w:cs="Times New Roman"/>
          <w:sz w:val="24"/>
          <w:szCs w:val="24"/>
        </w:rPr>
        <w:t xml:space="preserve"> tanpa detail </w:t>
      </w:r>
      <w:proofErr w:type="gramStart"/>
      <w:r w:rsidRPr="00514E03">
        <w:rPr>
          <w:rFonts w:ascii="Times New Roman" w:eastAsia="Times New Roman" w:hAnsi="Times New Roman" w:cs="Times New Roman"/>
          <w:sz w:val="24"/>
          <w:szCs w:val="24"/>
        </w:rPr>
        <w:t>input ,</w:t>
      </w:r>
      <w:proofErr w:type="gramEnd"/>
      <w:r w:rsidRPr="00514E03">
        <w:rPr>
          <w:rFonts w:ascii="Times New Roman" w:eastAsia="Times New Roman" w:hAnsi="Times New Roman" w:cs="Times New Roman"/>
          <w:sz w:val="24"/>
          <w:szCs w:val="24"/>
        </w:rPr>
        <w:t xml:space="preserve"> </w:t>
      </w:r>
      <w:r w:rsidR="002D1A55" w:rsidRPr="00514E03">
        <w:rPr>
          <w:rFonts w:ascii="Times New Roman" w:eastAsia="Times New Roman" w:hAnsi="Times New Roman" w:cs="Times New Roman"/>
          <w:sz w:val="24"/>
          <w:szCs w:val="24"/>
        </w:rPr>
        <w:t>sedangkan tim pengembang sistem</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iCs/>
          <w:sz w:val="24"/>
          <w:szCs w:val="24"/>
          <w:bdr w:val="none" w:sz="0" w:space="0" w:color="auto" w:frame="1"/>
        </w:rPr>
        <w:t>developer</w:t>
      </w:r>
      <w:r w:rsidRPr="00514E03">
        <w:rPr>
          <w:rFonts w:ascii="Times New Roman" w:eastAsia="Times New Roman" w:hAnsi="Times New Roman" w:cs="Times New Roman"/>
          <w:sz w:val="24"/>
          <w:szCs w:val="24"/>
        </w:rPr>
        <w:t xml:space="preserve">) tidak yakin terhadap efisiensi dari algoritma yang digunakan, tingkat adaptasi terhadap sistem operasi atau rancangan </w:t>
      </w:r>
      <w:r w:rsidRPr="00514E03">
        <w:rPr>
          <w:rFonts w:ascii="Times New Roman" w:eastAsia="Times New Roman" w:hAnsi="Times New Roman" w:cs="Times New Roman"/>
          <w:i/>
          <w:sz w:val="24"/>
          <w:szCs w:val="24"/>
        </w:rPr>
        <w:t>form</w:t>
      </w:r>
      <w:r w:rsidRPr="00514E03">
        <w:rPr>
          <w:rFonts w:ascii="Times New Roman" w:eastAsia="Times New Roman" w:hAnsi="Times New Roman" w:cs="Times New Roman"/>
          <w:sz w:val="24"/>
          <w:szCs w:val="24"/>
        </w:rPr>
        <w:t> </w:t>
      </w:r>
      <w:r w:rsidRPr="00514E03">
        <w:rPr>
          <w:rFonts w:ascii="Times New Roman" w:eastAsia="Times New Roman" w:hAnsi="Times New Roman" w:cs="Times New Roman"/>
          <w:i/>
          <w:iCs/>
          <w:sz w:val="24"/>
          <w:szCs w:val="24"/>
          <w:bdr w:val="none" w:sz="0" w:space="0" w:color="auto" w:frame="1"/>
        </w:rPr>
        <w:t>user interface</w:t>
      </w:r>
      <w:r w:rsidRPr="00514E03">
        <w:rPr>
          <w:rFonts w:ascii="Times New Roman" w:eastAsia="Times New Roman" w:hAnsi="Times New Roman" w:cs="Times New Roman"/>
          <w:sz w:val="24"/>
          <w:szCs w:val="24"/>
        </w:rPr>
        <w:t xml:space="preserve">. Ketika situasi seperti ini, terjadi model prototyping sangat membantu </w:t>
      </w:r>
      <w:r w:rsidR="002D1A55" w:rsidRPr="00514E03">
        <w:rPr>
          <w:rFonts w:ascii="Times New Roman" w:eastAsia="Times New Roman" w:hAnsi="Times New Roman" w:cs="Times New Roman"/>
          <w:sz w:val="24"/>
          <w:szCs w:val="24"/>
        </w:rPr>
        <w:t xml:space="preserve">dalam </w:t>
      </w:r>
      <w:r w:rsidRPr="00514E03">
        <w:rPr>
          <w:rFonts w:ascii="Times New Roman" w:eastAsia="Times New Roman" w:hAnsi="Times New Roman" w:cs="Times New Roman"/>
          <w:sz w:val="24"/>
          <w:szCs w:val="24"/>
        </w:rPr>
        <w:t>proses pemban</w:t>
      </w:r>
      <w:r w:rsidR="00061693" w:rsidRPr="00514E03">
        <w:rPr>
          <w:rFonts w:ascii="Times New Roman" w:eastAsia="Times New Roman" w:hAnsi="Times New Roman" w:cs="Times New Roman"/>
          <w:sz w:val="24"/>
          <w:szCs w:val="24"/>
        </w:rPr>
        <w:t>gunan software</w:t>
      </w:r>
      <w:r w:rsidRPr="00514E03">
        <w:rPr>
          <w:rFonts w:ascii="Times New Roman" w:eastAsia="Times New Roman" w:hAnsi="Times New Roman" w:cs="Times New Roman"/>
          <w:sz w:val="24"/>
          <w:szCs w:val="24"/>
        </w:rPr>
        <w:t>.</w:t>
      </w:r>
    </w:p>
    <w:p w14:paraId="60EB4491" w14:textId="77777777" w:rsidR="00D7366C" w:rsidRPr="00514E03" w:rsidRDefault="00D7366C" w:rsidP="00D7366C">
      <w:pPr>
        <w:pStyle w:val="ListParagraph"/>
        <w:spacing w:after="0" w:line="360" w:lineRule="auto"/>
        <w:ind w:left="0"/>
        <w:jc w:val="both"/>
        <w:rPr>
          <w:rFonts w:ascii="Times New Roman" w:hAnsi="Times New Roman" w:cs="Times New Roman"/>
          <w:b/>
          <w:sz w:val="24"/>
          <w:szCs w:val="24"/>
        </w:rPr>
      </w:pPr>
      <w:r w:rsidRPr="00514E03">
        <w:rPr>
          <w:rFonts w:ascii="Times New Roman" w:hAnsi="Times New Roman" w:cs="Times New Roman"/>
          <w:b/>
          <w:noProof/>
          <w:sz w:val="24"/>
          <w:szCs w:val="24"/>
        </w:rPr>
        <w:drawing>
          <wp:inline distT="0" distB="0" distL="0" distR="0" wp14:anchorId="49643AF8" wp14:editId="25370B38">
            <wp:extent cx="5039995" cy="178054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1780540"/>
                    </a:xfrm>
                    <a:prstGeom prst="rect">
                      <a:avLst/>
                    </a:prstGeom>
                  </pic:spPr>
                </pic:pic>
              </a:graphicData>
            </a:graphic>
          </wp:inline>
        </w:drawing>
      </w:r>
    </w:p>
    <w:p w14:paraId="3CB253DE" w14:textId="77B94EAE" w:rsidR="00D7366C" w:rsidRPr="00514E03" w:rsidRDefault="00D7366C" w:rsidP="00D7366C">
      <w:pPr>
        <w:pStyle w:val="Caption"/>
        <w:rPr>
          <w:rFonts w:eastAsia="Times New Roman"/>
          <w:b/>
        </w:rPr>
      </w:pPr>
      <w:bookmarkStart w:id="103" w:name="_Toc39937637"/>
      <w:r w:rsidRPr="00514E03">
        <w:rPr>
          <w:b/>
        </w:rPr>
        <w:t xml:space="preserve">Gambar 3.2 </w:t>
      </w:r>
      <w:r w:rsidRPr="00514E03">
        <w:rPr>
          <w:rFonts w:eastAsia="Times New Roman"/>
          <w:b/>
        </w:rPr>
        <w:t>Diagram Alir Sistem</w:t>
      </w:r>
      <w:bookmarkEnd w:id="103"/>
    </w:p>
    <w:p w14:paraId="20483E12" w14:textId="77777777" w:rsidR="00D7366C" w:rsidRPr="00514E03" w:rsidRDefault="00D7366C" w:rsidP="008D0BBA">
      <w:pPr>
        <w:pStyle w:val="ListParagraph"/>
        <w:numPr>
          <w:ilvl w:val="0"/>
          <w:numId w:val="21"/>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Pada tahap pengumpulan data, data yang dikumpulkan adalah pengetahuan yang berkaitan dengan Tarian Tradisionl Bali. Data akan diinputkan oleh pengembang sistem ke dalam ontologi yang kemudian diimplementasikan ke dalam sistem.</w:t>
      </w:r>
    </w:p>
    <w:p w14:paraId="0E820AE3" w14:textId="77777777" w:rsidR="00D7366C" w:rsidRPr="00514E03" w:rsidRDefault="00D7366C" w:rsidP="008D0BBA">
      <w:pPr>
        <w:pStyle w:val="ListParagraph"/>
        <w:numPr>
          <w:ilvl w:val="0"/>
          <w:numId w:val="21"/>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Setelah melakukan tahap penjelajahan dan pencarian, maka akan didapatkan hasil keluaran atau </w:t>
      </w:r>
      <w:r w:rsidRPr="00514E03">
        <w:rPr>
          <w:rFonts w:ascii="Times New Roman" w:eastAsia="Times New Roman" w:hAnsi="Times New Roman" w:cs="Times New Roman"/>
          <w:i/>
          <w:sz w:val="24"/>
          <w:szCs w:val="24"/>
        </w:rPr>
        <w:t xml:space="preserve">output </w:t>
      </w:r>
      <w:r w:rsidRPr="00514E03">
        <w:rPr>
          <w:rFonts w:ascii="Times New Roman" w:eastAsia="Times New Roman" w:hAnsi="Times New Roman" w:cs="Times New Roman"/>
          <w:sz w:val="24"/>
          <w:szCs w:val="24"/>
        </w:rPr>
        <w:t xml:space="preserve">sistem </w:t>
      </w:r>
      <w:proofErr w:type="gramStart"/>
      <w:r w:rsidRPr="00514E03">
        <w:rPr>
          <w:rFonts w:ascii="Times New Roman" w:eastAsia="Times New Roman" w:hAnsi="Times New Roman" w:cs="Times New Roman"/>
          <w:sz w:val="24"/>
          <w:szCs w:val="24"/>
        </w:rPr>
        <w:t>berupa  informasi</w:t>
      </w:r>
      <w:proofErr w:type="gramEnd"/>
      <w:r w:rsidRPr="00514E03">
        <w:rPr>
          <w:rFonts w:ascii="Times New Roman" w:eastAsia="Times New Roman" w:hAnsi="Times New Roman" w:cs="Times New Roman"/>
          <w:sz w:val="24"/>
          <w:szCs w:val="24"/>
        </w:rPr>
        <w:t xml:space="preserve"> tarian tradisional bali </w:t>
      </w:r>
      <w:r w:rsidRPr="00514E03">
        <w:rPr>
          <w:rFonts w:ascii="Times New Roman" w:eastAsia="Times New Roman" w:hAnsi="Times New Roman" w:cs="Times New Roman"/>
          <w:sz w:val="24"/>
          <w:szCs w:val="24"/>
        </w:rPr>
        <w:lastRenderedPageBreak/>
        <w:t xml:space="preserve">yang relevan terhadap pencarian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dan hasil pencarian akan saling berkaitan secara semantik.</w:t>
      </w:r>
    </w:p>
    <w:p w14:paraId="2DE871D8" w14:textId="77777777" w:rsidR="00D7366C" w:rsidRPr="00514E03" w:rsidRDefault="00D7366C" w:rsidP="008D0BBA">
      <w:pPr>
        <w:pStyle w:val="ListParagraph"/>
        <w:numPr>
          <w:ilvl w:val="0"/>
          <w:numId w:val="21"/>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Terakhir adalah evaluasi kinerja sistem yang berfungsi untuk mengetahui kinerja dari sistem. Pada tahap ini akan dilakukan pengujian sistem baik dari segi logika, fungsi-fungsi yang ada pada sistem maupun akurasi</w:t>
      </w:r>
      <w:r w:rsidRPr="00514E03">
        <w:rPr>
          <w:rFonts w:ascii="Times New Roman" w:eastAsia="Times New Roman" w:hAnsi="Times New Roman" w:cs="Times New Roman"/>
          <w:i/>
          <w:sz w:val="24"/>
          <w:szCs w:val="24"/>
        </w:rPr>
        <w:t xml:space="preserve"> </w:t>
      </w:r>
      <w:r w:rsidRPr="00514E03">
        <w:rPr>
          <w:rFonts w:ascii="Times New Roman" w:eastAsia="Times New Roman" w:hAnsi="Times New Roman" w:cs="Times New Roman"/>
          <w:sz w:val="24"/>
          <w:szCs w:val="24"/>
        </w:rPr>
        <w:t>dari hasil penjelajahan dan pencarian.</w:t>
      </w:r>
    </w:p>
    <w:p w14:paraId="17DA739F" w14:textId="77777777" w:rsidR="001B1DC9" w:rsidRPr="00514E03" w:rsidRDefault="001B1DC9" w:rsidP="00E232E4">
      <w:pPr>
        <w:pStyle w:val="ListParagraph"/>
        <w:spacing w:after="0" w:line="360" w:lineRule="auto"/>
        <w:ind w:left="0" w:firstLine="851"/>
        <w:jc w:val="both"/>
        <w:rPr>
          <w:rFonts w:ascii="Times New Roman" w:hAnsi="Times New Roman" w:cs="Times New Roman"/>
          <w:sz w:val="24"/>
          <w:szCs w:val="24"/>
          <w:lang w:val="en-ID"/>
        </w:rPr>
      </w:pPr>
    </w:p>
    <w:p w14:paraId="1826353A" w14:textId="742778D6" w:rsidR="001E1A5A" w:rsidRPr="00F77982" w:rsidRDefault="002D1A55" w:rsidP="008D0BBA">
      <w:pPr>
        <w:pStyle w:val="Heading2"/>
        <w:numPr>
          <w:ilvl w:val="1"/>
          <w:numId w:val="42"/>
        </w:numPr>
        <w:spacing w:line="360" w:lineRule="auto"/>
        <w:ind w:left="567" w:hanging="567"/>
        <w:jc w:val="both"/>
        <w:rPr>
          <w:rFonts w:ascii="Times New Roman" w:hAnsi="Times New Roman" w:cs="Times New Roman"/>
          <w:b/>
          <w:color w:val="auto"/>
          <w:sz w:val="24"/>
          <w:szCs w:val="24"/>
          <w:lang w:val="en-ID"/>
        </w:rPr>
      </w:pPr>
      <w:bookmarkStart w:id="104" w:name="_Toc40930849"/>
      <w:r w:rsidRPr="00F77982">
        <w:rPr>
          <w:rFonts w:ascii="Times New Roman" w:hAnsi="Times New Roman" w:cs="Times New Roman"/>
          <w:b/>
          <w:color w:val="auto"/>
          <w:sz w:val="24"/>
          <w:szCs w:val="24"/>
          <w:lang w:val="en-ID"/>
        </w:rPr>
        <w:t>Tahap Perancangan</w:t>
      </w:r>
      <w:r w:rsidR="001E1A5A" w:rsidRPr="00F77982">
        <w:rPr>
          <w:rFonts w:ascii="Times New Roman" w:hAnsi="Times New Roman" w:cs="Times New Roman"/>
          <w:b/>
          <w:color w:val="auto"/>
          <w:sz w:val="24"/>
          <w:szCs w:val="24"/>
          <w:lang w:val="en-ID"/>
        </w:rPr>
        <w:t xml:space="preserve"> Ontologi</w:t>
      </w:r>
      <w:bookmarkStart w:id="105" w:name="_Toc20933439"/>
      <w:bookmarkEnd w:id="104"/>
    </w:p>
    <w:p w14:paraId="0DA5F6E1" w14:textId="136C76D9" w:rsidR="001E1A5A" w:rsidRPr="00514E03" w:rsidRDefault="001E1A5A" w:rsidP="00E95159">
      <w:pPr>
        <w:spacing w:after="0" w:line="360" w:lineRule="auto"/>
        <w:ind w:firstLine="567"/>
        <w:jc w:val="both"/>
        <w:outlineLvl w:val="1"/>
        <w:rPr>
          <w:rFonts w:ascii="Times New Roman" w:hAnsi="Times New Roman" w:cs="Times New Roman"/>
          <w:sz w:val="24"/>
          <w:szCs w:val="24"/>
        </w:rPr>
      </w:pPr>
      <w:bookmarkStart w:id="106" w:name="_Toc40930850"/>
      <w:r w:rsidRPr="00514E03">
        <w:rPr>
          <w:rFonts w:ascii="Times New Roman" w:hAnsi="Times New Roman" w:cs="Times New Roman"/>
          <w:sz w:val="24"/>
          <w:szCs w:val="24"/>
        </w:rPr>
        <w:t>Dalam perancangan ontologi sendiri penulis menggunakan metode methontologi yang mana merupakan salah satu metodologi pembangunan model ontologi, dimana metodologi ini memiliki keunggulan terkait dengan deskripsi setiap aktivitas yang harus dilakukan secara mendetail. serta keunggulannya dimana ontologi yang dibangun dapat digunakan kembali untuk pengembangan sistem lebih lanjut.</w:t>
      </w:r>
      <w:bookmarkEnd w:id="105"/>
      <w:bookmarkEnd w:id="106"/>
    </w:p>
    <w:p w14:paraId="4866EE27" w14:textId="584231CD" w:rsidR="001E1A5A" w:rsidRPr="00514E03" w:rsidRDefault="001E1A5A" w:rsidP="001E1A5A">
      <w:pPr>
        <w:spacing w:after="0" w:line="360" w:lineRule="auto"/>
        <w:jc w:val="center"/>
        <w:outlineLvl w:val="1"/>
        <w:rPr>
          <w:rFonts w:ascii="Times New Roman" w:hAnsi="Times New Roman" w:cs="Times New Roman"/>
          <w:b/>
          <w:sz w:val="24"/>
          <w:szCs w:val="24"/>
          <w:lang w:val="en-ID"/>
        </w:rPr>
      </w:pPr>
      <w:bookmarkStart w:id="107" w:name="_Toc40930851"/>
      <w:r w:rsidRPr="00514E03">
        <w:rPr>
          <w:rFonts w:ascii="Times New Roman" w:hAnsi="Times New Roman" w:cs="Times New Roman"/>
          <w:noProof/>
          <w:sz w:val="24"/>
          <w:szCs w:val="24"/>
        </w:rPr>
        <w:drawing>
          <wp:inline distT="0" distB="0" distL="0" distR="0" wp14:anchorId="7BDE3670" wp14:editId="4C7C0578">
            <wp:extent cx="5039995" cy="2289810"/>
            <wp:effectExtent l="0" t="0" r="8255"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stretch>
                      <a:fillRect/>
                    </a:stretch>
                  </pic:blipFill>
                  <pic:spPr>
                    <a:xfrm>
                      <a:off x="0" y="0"/>
                      <a:ext cx="5039995" cy="2289810"/>
                    </a:xfrm>
                    <a:prstGeom prst="rect">
                      <a:avLst/>
                    </a:prstGeom>
                  </pic:spPr>
                </pic:pic>
              </a:graphicData>
            </a:graphic>
          </wp:inline>
        </w:drawing>
      </w:r>
      <w:bookmarkEnd w:id="107"/>
    </w:p>
    <w:p w14:paraId="3EC2128F" w14:textId="7F2F7067" w:rsidR="001E1A5A" w:rsidRPr="00514E03" w:rsidRDefault="001E1A5A" w:rsidP="001E1A5A">
      <w:pPr>
        <w:pStyle w:val="Caption"/>
        <w:rPr>
          <w:b/>
        </w:rPr>
      </w:pPr>
      <w:r w:rsidRPr="00514E03">
        <w:rPr>
          <w:b/>
        </w:rPr>
        <w:t xml:space="preserve">Gambar </w:t>
      </w:r>
      <w:r w:rsidRPr="00514E03">
        <w:rPr>
          <w:b/>
          <w:lang w:val="en-US"/>
        </w:rPr>
        <w:t>3.</w:t>
      </w:r>
      <w:r w:rsidR="00D7366C" w:rsidRPr="00514E03">
        <w:rPr>
          <w:b/>
          <w:lang w:val="en-US"/>
        </w:rPr>
        <w:t>3</w:t>
      </w:r>
      <w:r w:rsidRPr="00514E03">
        <w:rPr>
          <w:b/>
          <w:lang w:val="en-US"/>
        </w:rPr>
        <w:t xml:space="preserve"> </w:t>
      </w:r>
      <w:r w:rsidRPr="00514E03">
        <w:rPr>
          <w:b/>
        </w:rPr>
        <w:t>A</w:t>
      </w:r>
      <w:r w:rsidR="00143CFE" w:rsidRPr="00514E03">
        <w:rPr>
          <w:b/>
        </w:rPr>
        <w:t>lur kegiatan Metode Me</w:t>
      </w:r>
      <w:r w:rsidR="00596232" w:rsidRPr="00514E03">
        <w:rPr>
          <w:b/>
        </w:rPr>
        <w:t>thon</w:t>
      </w:r>
      <w:r w:rsidR="00B24D82" w:rsidRPr="00514E03">
        <w:rPr>
          <w:b/>
          <w:lang w:val="en-US"/>
        </w:rPr>
        <w:t>t</w:t>
      </w:r>
      <w:r w:rsidR="00596232" w:rsidRPr="00514E03">
        <w:rPr>
          <w:b/>
        </w:rPr>
        <w:t>ologi</w:t>
      </w:r>
    </w:p>
    <w:p w14:paraId="25D72DD5" w14:textId="6EAA54AF" w:rsidR="001E1A5A" w:rsidRPr="00514E03" w:rsidRDefault="001E1A5A" w:rsidP="00711CA7">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Beberapa tahapan yang harus dilakukan </w:t>
      </w:r>
      <w:r w:rsidR="00596232" w:rsidRPr="00514E03">
        <w:rPr>
          <w:rFonts w:ascii="Times New Roman" w:hAnsi="Times New Roman" w:cs="Times New Roman"/>
          <w:sz w:val="24"/>
          <w:szCs w:val="24"/>
        </w:rPr>
        <w:t>dalam metode Methontologi</w:t>
      </w:r>
      <w:r w:rsidRPr="00514E03">
        <w:rPr>
          <w:rFonts w:ascii="Times New Roman" w:hAnsi="Times New Roman" w:cs="Times New Roman"/>
          <w:sz w:val="24"/>
          <w:szCs w:val="24"/>
        </w:rPr>
        <w:t xml:space="preserve"> lebih jelasnya sebagai berikut.</w:t>
      </w:r>
    </w:p>
    <w:p w14:paraId="3D0CDABD" w14:textId="3C7F84F4" w:rsidR="001E1A5A" w:rsidRPr="00F32AA2" w:rsidRDefault="001E1A5A" w:rsidP="008D0BBA">
      <w:pPr>
        <w:pStyle w:val="Heading3"/>
        <w:numPr>
          <w:ilvl w:val="2"/>
          <w:numId w:val="42"/>
        </w:numPr>
        <w:spacing w:line="360" w:lineRule="auto"/>
        <w:ind w:left="851" w:hanging="851"/>
        <w:jc w:val="both"/>
        <w:rPr>
          <w:rFonts w:ascii="Times New Roman" w:hAnsi="Times New Roman" w:cs="Times New Roman"/>
          <w:b/>
          <w:color w:val="auto"/>
        </w:rPr>
      </w:pPr>
      <w:bookmarkStart w:id="108" w:name="_Toc40930852"/>
      <w:r w:rsidRPr="00F32AA2">
        <w:rPr>
          <w:rFonts w:ascii="Times New Roman" w:hAnsi="Times New Roman" w:cs="Times New Roman"/>
          <w:b/>
          <w:color w:val="auto"/>
        </w:rPr>
        <w:t>Spesification</w:t>
      </w:r>
      <w:bookmarkEnd w:id="108"/>
    </w:p>
    <w:p w14:paraId="440FD7F8" w14:textId="2AEBA473" w:rsidR="001E1A5A" w:rsidRPr="00514E03" w:rsidRDefault="001E1A5A" w:rsidP="001E1A5A">
      <w:pPr>
        <w:pStyle w:val="IsiSubBab"/>
        <w:ind w:firstLine="720"/>
        <w:rPr>
          <w:b/>
          <w:szCs w:val="24"/>
        </w:rPr>
      </w:pPr>
      <w:r w:rsidRPr="00514E03">
        <w:rPr>
          <w:b/>
          <w:i/>
          <w:szCs w:val="24"/>
        </w:rPr>
        <w:t xml:space="preserve">  </w:t>
      </w:r>
      <w:r w:rsidRPr="00514E03">
        <w:rPr>
          <w:szCs w:val="24"/>
        </w:rPr>
        <w:t>Tujuan dari fase spesifikasi adalah untuk menghasilkan dokumen spesifikasi ontologi informal, semi formal atau formal yang ditulis dalam bahasa alami, masing-masing menggunakan seperangkat representasi menengah atau menggunakan pertanyaan kompetensi.</w:t>
      </w:r>
    </w:p>
    <w:p w14:paraId="7AC965C0" w14:textId="6621F22B" w:rsidR="00D60414" w:rsidRPr="00F32AA2" w:rsidRDefault="00D60414" w:rsidP="008D0BBA">
      <w:pPr>
        <w:pStyle w:val="Heading3"/>
        <w:numPr>
          <w:ilvl w:val="2"/>
          <w:numId w:val="42"/>
        </w:numPr>
        <w:spacing w:line="360" w:lineRule="auto"/>
        <w:ind w:left="851" w:hanging="851"/>
        <w:jc w:val="both"/>
        <w:rPr>
          <w:rFonts w:ascii="Times New Roman" w:hAnsi="Times New Roman" w:cs="Times New Roman"/>
          <w:b/>
          <w:color w:val="auto"/>
        </w:rPr>
      </w:pPr>
      <w:bookmarkStart w:id="109" w:name="_Toc20933443"/>
      <w:bookmarkStart w:id="110" w:name="_Toc40930853"/>
      <w:r w:rsidRPr="00F32AA2">
        <w:rPr>
          <w:rFonts w:ascii="Times New Roman" w:hAnsi="Times New Roman" w:cs="Times New Roman"/>
          <w:b/>
          <w:color w:val="auto"/>
        </w:rPr>
        <w:lastRenderedPageBreak/>
        <w:t>Knowledge Acquisition</w:t>
      </w:r>
      <w:bookmarkEnd w:id="109"/>
      <w:bookmarkEnd w:id="110"/>
    </w:p>
    <w:p w14:paraId="39806C6C" w14:textId="1528C975" w:rsidR="00D60414" w:rsidRPr="00514E03" w:rsidRDefault="00D60414" w:rsidP="00D60414">
      <w:pPr>
        <w:pStyle w:val="IsiSubBab"/>
        <w:ind w:firstLine="720"/>
        <w:rPr>
          <w:b/>
          <w:szCs w:val="24"/>
        </w:rPr>
      </w:pPr>
      <w:r w:rsidRPr="00514E03">
        <w:rPr>
          <w:b/>
          <w:i/>
          <w:szCs w:val="24"/>
        </w:rPr>
        <w:t xml:space="preserve">  </w:t>
      </w:r>
      <w:r w:rsidRPr="00514E03">
        <w:rPr>
          <w:szCs w:val="24"/>
        </w:rPr>
        <w:t>Akuisisi pengetahuan adalah kegiatan independen dalam proses pengembangan ontologi. Sebagian besar akuisisi dilakukan bersamaan dengan fase spesifikasi persyaratan, dan berkurang seiring proses pengembangan ontologi bergerak maju.</w:t>
      </w:r>
    </w:p>
    <w:p w14:paraId="0B65D0EE" w14:textId="77DCECA9" w:rsidR="00524B8B" w:rsidRPr="00F32AA2" w:rsidRDefault="00524B8B" w:rsidP="008D0BBA">
      <w:pPr>
        <w:pStyle w:val="Heading3"/>
        <w:numPr>
          <w:ilvl w:val="2"/>
          <w:numId w:val="42"/>
        </w:numPr>
        <w:spacing w:line="360" w:lineRule="auto"/>
        <w:ind w:left="851" w:hanging="851"/>
        <w:jc w:val="both"/>
        <w:rPr>
          <w:rFonts w:ascii="Times New Roman" w:hAnsi="Times New Roman" w:cs="Times New Roman"/>
          <w:b/>
          <w:color w:val="auto"/>
        </w:rPr>
      </w:pPr>
      <w:bookmarkStart w:id="111" w:name="_Toc20933444"/>
      <w:bookmarkStart w:id="112" w:name="_Toc40930854"/>
      <w:r w:rsidRPr="00F32AA2">
        <w:rPr>
          <w:rFonts w:ascii="Times New Roman" w:hAnsi="Times New Roman" w:cs="Times New Roman"/>
          <w:b/>
          <w:color w:val="auto"/>
        </w:rPr>
        <w:t>Conceptualization</w:t>
      </w:r>
      <w:bookmarkEnd w:id="111"/>
      <w:bookmarkEnd w:id="112"/>
    </w:p>
    <w:p w14:paraId="7D3F648C" w14:textId="021AD5AD" w:rsidR="00DA17CD" w:rsidRPr="00514E03" w:rsidRDefault="00524B8B" w:rsidP="00143CFE">
      <w:pPr>
        <w:pStyle w:val="IsiSubBab"/>
        <w:ind w:firstLine="720"/>
        <w:rPr>
          <w:szCs w:val="24"/>
        </w:rPr>
      </w:pPr>
      <w:r w:rsidRPr="00514E03">
        <w:rPr>
          <w:b/>
          <w:i/>
          <w:szCs w:val="24"/>
        </w:rPr>
        <w:t xml:space="preserve">  </w:t>
      </w:r>
      <w:r w:rsidRPr="00514E03">
        <w:rPr>
          <w:szCs w:val="24"/>
        </w:rPr>
        <w:t>Pada bagian ini akan disusun pengetahuan domain dalam model konseptual yang menggambarkan masalah dan solusinya dalam hal kosa kata domain yang diidentifikasi dalam aktivitas spesifikasi ontologi. Hal pertama yang harus dilakukan adalah membangun Daftar Istilah lengkap. Istilah mencakup konsep, instance, kata kerja, dan properti. Jadi, Daftar istilah mengidentifikasi dan mengumpulkan semua pengetahuan domain yang berguna dan berpotensi dapat digunakan serta artinya.</w:t>
      </w:r>
    </w:p>
    <w:p w14:paraId="6A832F9E" w14:textId="74098F7C" w:rsidR="00AA68DF" w:rsidRPr="00F32AA2" w:rsidRDefault="00AA68DF" w:rsidP="008D0BBA">
      <w:pPr>
        <w:pStyle w:val="Heading3"/>
        <w:numPr>
          <w:ilvl w:val="2"/>
          <w:numId w:val="42"/>
        </w:numPr>
        <w:spacing w:line="360" w:lineRule="auto"/>
        <w:ind w:left="851" w:hanging="851"/>
        <w:jc w:val="both"/>
        <w:rPr>
          <w:rFonts w:ascii="Times New Roman" w:hAnsi="Times New Roman" w:cs="Times New Roman"/>
          <w:b/>
          <w:color w:val="auto"/>
        </w:rPr>
      </w:pPr>
      <w:bookmarkStart w:id="113" w:name="_Toc20933445"/>
      <w:bookmarkStart w:id="114" w:name="_Toc40930855"/>
      <w:r w:rsidRPr="00F32AA2">
        <w:rPr>
          <w:rFonts w:ascii="Times New Roman" w:hAnsi="Times New Roman" w:cs="Times New Roman"/>
          <w:b/>
          <w:color w:val="auto"/>
        </w:rPr>
        <w:t>Integration</w:t>
      </w:r>
      <w:bookmarkEnd w:id="113"/>
      <w:bookmarkEnd w:id="114"/>
    </w:p>
    <w:p w14:paraId="39C0A317" w14:textId="2FDA0A05" w:rsidR="00AA68DF" w:rsidRPr="00514E03" w:rsidRDefault="00AA68DF" w:rsidP="00AA68DF">
      <w:pPr>
        <w:pStyle w:val="IsiSubBab"/>
        <w:ind w:firstLine="720"/>
        <w:rPr>
          <w:b/>
          <w:szCs w:val="24"/>
        </w:rPr>
      </w:pPr>
      <w:r w:rsidRPr="00514E03">
        <w:rPr>
          <w:b/>
          <w:i/>
          <w:szCs w:val="24"/>
        </w:rPr>
        <w:t xml:space="preserve">  </w:t>
      </w:r>
      <w:r w:rsidRPr="00514E03">
        <w:rPr>
          <w:szCs w:val="24"/>
        </w:rPr>
        <w:t>Mempertimbangkan penggunaan kembali definisi yang sudah dibangun ke dalam ontologi.</w:t>
      </w:r>
    </w:p>
    <w:p w14:paraId="0DE610C7" w14:textId="51E5720A" w:rsidR="00251D3C" w:rsidRPr="00514E03" w:rsidRDefault="00AA68DF" w:rsidP="008D0BBA">
      <w:pPr>
        <w:pStyle w:val="Heading3"/>
        <w:numPr>
          <w:ilvl w:val="2"/>
          <w:numId w:val="42"/>
        </w:numPr>
        <w:spacing w:line="360" w:lineRule="auto"/>
        <w:ind w:left="851" w:hanging="851"/>
        <w:jc w:val="both"/>
        <w:rPr>
          <w:b/>
        </w:rPr>
      </w:pPr>
      <w:bookmarkStart w:id="115" w:name="_Toc20933446"/>
      <w:bookmarkStart w:id="116" w:name="_Toc40930856"/>
      <w:r w:rsidRPr="00F32AA2">
        <w:rPr>
          <w:rFonts w:ascii="Times New Roman" w:hAnsi="Times New Roman" w:cs="Times New Roman"/>
          <w:b/>
          <w:color w:val="auto"/>
        </w:rPr>
        <w:t>Implementation</w:t>
      </w:r>
      <w:bookmarkEnd w:id="115"/>
      <w:bookmarkEnd w:id="116"/>
      <w:r w:rsidRPr="00514E03">
        <w:rPr>
          <w:b/>
          <w:i/>
        </w:rPr>
        <w:t xml:space="preserve"> </w:t>
      </w:r>
    </w:p>
    <w:p w14:paraId="7E2F64BF" w14:textId="356934EE" w:rsidR="00AA68DF" w:rsidRPr="00514E03" w:rsidRDefault="00251D3C" w:rsidP="00277D55">
      <w:pPr>
        <w:pStyle w:val="IsiSubBab"/>
        <w:ind w:firstLine="720"/>
        <w:rPr>
          <w:b/>
          <w:szCs w:val="24"/>
        </w:rPr>
      </w:pPr>
      <w:r w:rsidRPr="00514E03">
        <w:rPr>
          <w:b/>
          <w:i/>
          <w:szCs w:val="24"/>
        </w:rPr>
        <w:t xml:space="preserve">  </w:t>
      </w:r>
      <w:r w:rsidR="00277D55" w:rsidRPr="00514E03">
        <w:rPr>
          <w:szCs w:val="24"/>
        </w:rPr>
        <w:t xml:space="preserve">Merupakan proses implementasi dari rancangan ontologi. </w:t>
      </w:r>
      <w:r w:rsidR="00277D55" w:rsidRPr="00514E03">
        <w:rPr>
          <w:rFonts w:eastAsia="MS Mincho"/>
          <w:bCs/>
          <w:szCs w:val="24"/>
        </w:rPr>
        <w:t xml:space="preserve">Dalam implementasinya penulis menggunakan perangkat lunak protege 5.5.0 Build Beta-9. </w:t>
      </w:r>
      <w:r w:rsidR="00277D55" w:rsidRPr="00514E03">
        <w:rPr>
          <w:szCs w:val="24"/>
        </w:rPr>
        <w:t>Pada portal digital ini, dokumentasi pengetahuan warisan budaya berupa multimedia (tulisan dan gambar) diklasifikasikan dan diatur berdasarkan filosopi orang Bali yaitu tri hita karana dan desa kala patra serta disesuaikan dengan beberapa atribut pada class Thing yang merupakan tambahan atau dalam kata lain sebagai pelengkap.</w:t>
      </w:r>
    </w:p>
    <w:p w14:paraId="7B38F9BB" w14:textId="77777777" w:rsidR="00AA68DF" w:rsidRPr="00514E03" w:rsidRDefault="00AA68DF" w:rsidP="00AA68DF">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Ontologi tarian tradisional Bali berfungsi sebagai tulang punggung sistem dimana sistem akan dapat lebih mudah memahami konsep warisan budaya yang telah diklasifikasikan dan diatur sebelumnya dengan melihat arti hubungan satu konsep dengan konsep lainnya.  </w:t>
      </w:r>
    </w:p>
    <w:p w14:paraId="455EB37A" w14:textId="4A2D0D79" w:rsidR="004B7519" w:rsidRPr="00F32AA2" w:rsidRDefault="004B7519" w:rsidP="008D0BBA">
      <w:pPr>
        <w:pStyle w:val="Heading3"/>
        <w:numPr>
          <w:ilvl w:val="2"/>
          <w:numId w:val="42"/>
        </w:numPr>
        <w:spacing w:line="360" w:lineRule="auto"/>
        <w:ind w:left="851" w:hanging="851"/>
        <w:jc w:val="both"/>
        <w:rPr>
          <w:rFonts w:ascii="Times New Roman" w:hAnsi="Times New Roman" w:cs="Times New Roman"/>
          <w:b/>
          <w:color w:val="auto"/>
        </w:rPr>
      </w:pPr>
      <w:bookmarkStart w:id="117" w:name="_Toc20933447"/>
      <w:bookmarkStart w:id="118" w:name="_Toc40930857"/>
      <w:r w:rsidRPr="00F32AA2">
        <w:rPr>
          <w:rFonts w:ascii="Times New Roman" w:hAnsi="Times New Roman" w:cs="Times New Roman"/>
          <w:b/>
          <w:color w:val="auto"/>
        </w:rPr>
        <w:t>Evaluation</w:t>
      </w:r>
      <w:bookmarkEnd w:id="117"/>
      <w:bookmarkEnd w:id="118"/>
    </w:p>
    <w:p w14:paraId="4885D1B8" w14:textId="016FBB40" w:rsidR="004B7519" w:rsidRPr="00514E03" w:rsidRDefault="004B7519" w:rsidP="004B7519">
      <w:pPr>
        <w:pStyle w:val="IsiSubBab"/>
        <w:ind w:firstLine="720"/>
        <w:rPr>
          <w:szCs w:val="24"/>
        </w:rPr>
      </w:pPr>
      <w:r w:rsidRPr="00514E03">
        <w:rPr>
          <w:b/>
          <w:i/>
          <w:szCs w:val="24"/>
        </w:rPr>
        <w:t xml:space="preserve">  </w:t>
      </w:r>
      <w:r w:rsidRPr="00514E03">
        <w:rPr>
          <w:szCs w:val="24"/>
        </w:rPr>
        <w:t>Evaluasi berarti melaksanakan penilaian teknis ontologi, lingkungan perangkat lunak, dan dokumentasinya sehubungan dengan kerangka</w:t>
      </w:r>
      <w:r w:rsidR="0074668A" w:rsidRPr="00514E03">
        <w:rPr>
          <w:szCs w:val="24"/>
        </w:rPr>
        <w:t xml:space="preserve"> acuan</w:t>
      </w:r>
      <w:r w:rsidRPr="00514E03">
        <w:rPr>
          <w:szCs w:val="24"/>
        </w:rPr>
        <w:t xml:space="preserve">. </w:t>
      </w:r>
      <w:r w:rsidRPr="00514E03">
        <w:rPr>
          <w:szCs w:val="24"/>
        </w:rPr>
        <w:lastRenderedPageBreak/>
        <w:t>Evaluasi merangkum istilah Verifikasi dan Validasi. Verifikasi mengacu pada proses teknis yang menjamin kebenaran ontologi, lingkungan perangkat lunak terkait</w:t>
      </w:r>
      <w:r w:rsidR="0074668A" w:rsidRPr="00514E03">
        <w:rPr>
          <w:szCs w:val="24"/>
        </w:rPr>
        <w:t>.</w:t>
      </w:r>
    </w:p>
    <w:p w14:paraId="366F2BCA" w14:textId="1D584520" w:rsidR="0074668A" w:rsidRPr="00514E03" w:rsidRDefault="0074668A" w:rsidP="0074668A">
      <w:pPr>
        <w:pStyle w:val="IsiSubBab"/>
        <w:ind w:firstLine="720"/>
        <w:rPr>
          <w:szCs w:val="24"/>
        </w:rPr>
      </w:pPr>
      <w:r w:rsidRPr="00514E03">
        <w:rPr>
          <w:szCs w:val="24"/>
        </w:rPr>
        <w:t xml:space="preserve">  Setelah perancangan selesai maka dilakukan evaluasi terhadap konsistensi dan hierarki menggunakan Reasoner dan query SPARQL. Reasoner yang digunakan adalah Pellet 1.5.2 yang secara default sudah tersedia di Protégé. Reasoner akan mengecek konsistensi konsep ontologi dan hierarki kelas pada domain purchasing, di mana hasil pengecekan akan tampil di reasoner log.  Evaluasi juga dapat dilakukan dengan menggunakan query SPARQL. Query SPARQL harus mampu memberikan informasi yang sesuai dengan kriteria dalam query</w:t>
      </w:r>
      <w:r w:rsidR="00C133F7" w:rsidRPr="00514E03">
        <w:rPr>
          <w:szCs w:val="24"/>
        </w:rPr>
        <w:t>.</w:t>
      </w:r>
    </w:p>
    <w:p w14:paraId="6931D1BE" w14:textId="10E6038B" w:rsidR="0074668A" w:rsidRPr="00F32AA2" w:rsidRDefault="0074668A" w:rsidP="008D0BBA">
      <w:pPr>
        <w:pStyle w:val="Heading3"/>
        <w:numPr>
          <w:ilvl w:val="2"/>
          <w:numId w:val="42"/>
        </w:numPr>
        <w:spacing w:line="360" w:lineRule="auto"/>
        <w:ind w:left="851" w:hanging="851"/>
        <w:jc w:val="both"/>
        <w:rPr>
          <w:rFonts w:ascii="Times New Roman" w:hAnsi="Times New Roman" w:cs="Times New Roman"/>
          <w:b/>
          <w:color w:val="auto"/>
        </w:rPr>
      </w:pPr>
      <w:bookmarkStart w:id="119" w:name="_Toc20933448"/>
      <w:bookmarkStart w:id="120" w:name="_Toc40930858"/>
      <w:r w:rsidRPr="00F32AA2">
        <w:rPr>
          <w:rFonts w:ascii="Times New Roman" w:hAnsi="Times New Roman" w:cs="Times New Roman"/>
          <w:b/>
          <w:color w:val="auto"/>
        </w:rPr>
        <w:t>Documentation</w:t>
      </w:r>
      <w:bookmarkEnd w:id="119"/>
      <w:bookmarkEnd w:id="120"/>
    </w:p>
    <w:p w14:paraId="374844BC" w14:textId="30EFA75B" w:rsidR="0074668A" w:rsidRPr="00514E03" w:rsidRDefault="008271BA" w:rsidP="0074668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w:t>
      </w:r>
      <w:r w:rsidR="0074668A" w:rsidRPr="00514E03">
        <w:rPr>
          <w:rFonts w:ascii="Times New Roman" w:hAnsi="Times New Roman" w:cs="Times New Roman"/>
          <w:sz w:val="24"/>
          <w:szCs w:val="24"/>
        </w:rPr>
        <w:t>Tidak ada pedoman yang disepakati tentang cara mendokumentasikan ontologi. Dalam banyak kasus, dokumentasi yang sering digunakan adalah dalam kode ontologi, teks bahasa alami yang dilampirkan pada definisi formal, dan makalah yang diterbitkan dalam proses konferensi dan jurnal mengatur pertanyaan-pertanyaan penting dari ontologi yang sudah dibangun serta ontograf.</w:t>
      </w:r>
    </w:p>
    <w:p w14:paraId="03D187EC" w14:textId="77777777" w:rsidR="00C133F7" w:rsidRPr="00514E03" w:rsidRDefault="00C133F7" w:rsidP="0074668A">
      <w:pPr>
        <w:spacing w:after="0" w:line="360" w:lineRule="auto"/>
        <w:ind w:firstLine="720"/>
        <w:jc w:val="both"/>
        <w:rPr>
          <w:rFonts w:ascii="Times New Roman" w:hAnsi="Times New Roman" w:cs="Times New Roman"/>
          <w:b/>
          <w:sz w:val="24"/>
          <w:szCs w:val="24"/>
        </w:rPr>
      </w:pPr>
    </w:p>
    <w:p w14:paraId="7AA3BEBB" w14:textId="269149DD" w:rsidR="008271BA" w:rsidRPr="00F77982" w:rsidRDefault="0020346F" w:rsidP="008D0BBA">
      <w:pPr>
        <w:pStyle w:val="Heading2"/>
        <w:numPr>
          <w:ilvl w:val="1"/>
          <w:numId w:val="42"/>
        </w:numPr>
        <w:spacing w:line="360" w:lineRule="auto"/>
        <w:ind w:left="567" w:hanging="567"/>
        <w:jc w:val="both"/>
        <w:rPr>
          <w:rFonts w:ascii="Times New Roman" w:hAnsi="Times New Roman" w:cs="Times New Roman"/>
          <w:b/>
          <w:color w:val="auto"/>
          <w:sz w:val="24"/>
          <w:szCs w:val="24"/>
          <w:lang w:val="en-ID"/>
        </w:rPr>
      </w:pPr>
      <w:bookmarkStart w:id="121" w:name="_Toc40930859"/>
      <w:r w:rsidRPr="00F77982">
        <w:rPr>
          <w:rFonts w:ascii="Times New Roman" w:hAnsi="Times New Roman" w:cs="Times New Roman"/>
          <w:b/>
          <w:color w:val="auto"/>
          <w:sz w:val="24"/>
          <w:szCs w:val="24"/>
          <w:lang w:val="en-ID"/>
        </w:rPr>
        <w:t xml:space="preserve">Tahap </w:t>
      </w:r>
      <w:r w:rsidR="001A18F3" w:rsidRPr="00F77982">
        <w:rPr>
          <w:rFonts w:ascii="Times New Roman" w:hAnsi="Times New Roman" w:cs="Times New Roman"/>
          <w:b/>
          <w:color w:val="auto"/>
          <w:sz w:val="24"/>
          <w:szCs w:val="24"/>
          <w:lang w:val="en-ID"/>
        </w:rPr>
        <w:t>Perancangan Sistem</w:t>
      </w:r>
      <w:bookmarkStart w:id="122" w:name="_Toc20933451"/>
      <w:bookmarkEnd w:id="121"/>
    </w:p>
    <w:p w14:paraId="067C2914" w14:textId="398D5C93" w:rsidR="008271BA" w:rsidRPr="00514E03" w:rsidRDefault="008271BA" w:rsidP="00E95159">
      <w:pPr>
        <w:spacing w:after="0" w:line="360" w:lineRule="auto"/>
        <w:ind w:firstLine="567"/>
        <w:jc w:val="both"/>
        <w:outlineLvl w:val="1"/>
        <w:rPr>
          <w:rFonts w:ascii="Times New Roman" w:hAnsi="Times New Roman" w:cs="Times New Roman"/>
          <w:b/>
          <w:i/>
          <w:noProof/>
          <w:sz w:val="24"/>
          <w:szCs w:val="24"/>
        </w:rPr>
      </w:pPr>
      <w:bookmarkStart w:id="123" w:name="_Toc40930860"/>
      <w:r w:rsidRPr="00514E03">
        <w:rPr>
          <w:rFonts w:ascii="Times New Roman" w:hAnsi="Times New Roman" w:cs="Times New Roman"/>
          <w:sz w:val="24"/>
          <w:szCs w:val="24"/>
        </w:rPr>
        <w:t xml:space="preserve">Metode yang digunakan dalam pembangunan sistem yaitu penulis menggunakan metode </w:t>
      </w:r>
      <w:r w:rsidRPr="00514E03">
        <w:rPr>
          <w:rFonts w:ascii="Times New Roman" w:hAnsi="Times New Roman" w:cs="Times New Roman"/>
          <w:sz w:val="24"/>
          <w:szCs w:val="24"/>
          <w:shd w:val="clear" w:color="auto" w:fill="FFFFFF"/>
        </w:rPr>
        <w:t xml:space="preserve">prototyping, metode </w:t>
      </w:r>
      <w:r w:rsidRPr="00514E03">
        <w:rPr>
          <w:rFonts w:ascii="Times New Roman" w:hAnsi="Times New Roman" w:cs="Times New Roman"/>
          <w:sz w:val="24"/>
          <w:szCs w:val="24"/>
        </w:rPr>
        <w:t>Prototyping sendiri merupakan proses pembuatan model sederhana software yang mengijinkan pengguna memiliki gambaran dasar tentang program serta melakukan pengujian awal. Prototyping memberikan fasilitas bagi pengembang dan pemakai untuk saling berinteraksi selama proses pembuatan, sehingga pengembang dapat dengan mudah memodelkan perangkat lunak yang akan dibuat.</w:t>
      </w:r>
      <w:bookmarkStart w:id="124" w:name="_Toc18640262"/>
      <w:bookmarkStart w:id="125" w:name="_Toc18675881"/>
      <w:bookmarkStart w:id="126" w:name="_Toc20933452"/>
      <w:bookmarkEnd w:id="122"/>
      <w:bookmarkEnd w:id="123"/>
    </w:p>
    <w:p w14:paraId="0DE6BA5B" w14:textId="073D6B74" w:rsidR="008271BA" w:rsidRPr="00514E03" w:rsidRDefault="008271BA" w:rsidP="008271BA">
      <w:pPr>
        <w:pStyle w:val="Caption"/>
        <w:rPr>
          <w:b/>
        </w:rPr>
      </w:pPr>
      <w:r w:rsidRPr="007A7D76">
        <w:rPr>
          <w:lang w:val="en-US"/>
        </w:rPr>
        <w:lastRenderedPageBreak/>
        <w:drawing>
          <wp:inline distT="0" distB="0" distL="0" distR="0" wp14:anchorId="1B3B5A85" wp14:editId="4F0C5EA8">
            <wp:extent cx="4629087" cy="2077622"/>
            <wp:effectExtent l="0" t="0" r="635" b="0"/>
            <wp:docPr id="2" name="Picture 2" descr="D:\prototy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totyp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8652" cy="2131285"/>
                    </a:xfrm>
                    <a:prstGeom prst="rect">
                      <a:avLst/>
                    </a:prstGeom>
                    <a:noFill/>
                    <a:ln>
                      <a:noFill/>
                    </a:ln>
                  </pic:spPr>
                </pic:pic>
              </a:graphicData>
            </a:graphic>
          </wp:inline>
        </w:drawing>
      </w:r>
      <w:bookmarkStart w:id="127" w:name="_Toc18640263"/>
      <w:bookmarkStart w:id="128" w:name="_Toc18675882"/>
      <w:bookmarkStart w:id="129" w:name="_Toc20933453"/>
      <w:bookmarkEnd w:id="124"/>
      <w:bookmarkEnd w:id="125"/>
      <w:bookmarkEnd w:id="126"/>
      <w:r w:rsidRPr="00514E03">
        <w:t xml:space="preserve"> </w:t>
      </w:r>
      <w:r w:rsidRPr="00514E03">
        <w:rPr>
          <w:b/>
        </w:rPr>
        <w:t xml:space="preserve">Gambar </w:t>
      </w:r>
      <w:r w:rsidR="004138EE" w:rsidRPr="00514E03">
        <w:rPr>
          <w:b/>
          <w:lang w:val="en-US"/>
        </w:rPr>
        <w:t>3.4</w:t>
      </w:r>
      <w:r w:rsidRPr="00514E03">
        <w:rPr>
          <w:b/>
          <w:lang w:val="en-US"/>
        </w:rPr>
        <w:t xml:space="preserve"> </w:t>
      </w:r>
      <w:r w:rsidRPr="00514E03">
        <w:rPr>
          <w:b/>
        </w:rPr>
        <w:t>Tahapan metode prototyping</w:t>
      </w:r>
      <w:bookmarkEnd w:id="127"/>
      <w:bookmarkEnd w:id="128"/>
      <w:bookmarkEnd w:id="129"/>
    </w:p>
    <w:p w14:paraId="55E2D8D9" w14:textId="6035FECD" w:rsidR="007F7087" w:rsidRPr="00F32AA2" w:rsidRDefault="0039587F" w:rsidP="008D0BBA">
      <w:pPr>
        <w:pStyle w:val="Heading3"/>
        <w:numPr>
          <w:ilvl w:val="2"/>
          <w:numId w:val="42"/>
        </w:numPr>
        <w:spacing w:line="360" w:lineRule="auto"/>
        <w:ind w:left="851" w:hanging="851"/>
        <w:jc w:val="both"/>
        <w:rPr>
          <w:rFonts w:ascii="Times New Roman" w:hAnsi="Times New Roman" w:cs="Times New Roman"/>
          <w:b/>
          <w:noProof/>
        </w:rPr>
      </w:pPr>
      <w:bookmarkStart w:id="130" w:name="_Toc20933454"/>
      <w:bookmarkStart w:id="131" w:name="_Toc40930861"/>
      <w:r w:rsidRPr="00F32AA2">
        <w:rPr>
          <w:rFonts w:ascii="Times New Roman" w:hAnsi="Times New Roman" w:cs="Times New Roman"/>
          <w:b/>
          <w:color w:val="auto"/>
        </w:rPr>
        <w:t>Pengumpulan K</w:t>
      </w:r>
      <w:r w:rsidR="008271BA" w:rsidRPr="00F32AA2">
        <w:rPr>
          <w:rFonts w:ascii="Times New Roman" w:hAnsi="Times New Roman" w:cs="Times New Roman"/>
          <w:b/>
          <w:color w:val="auto"/>
        </w:rPr>
        <w:t>ebutuhan</w:t>
      </w:r>
      <w:bookmarkEnd w:id="130"/>
      <w:bookmarkEnd w:id="131"/>
      <w:r w:rsidR="008271BA" w:rsidRPr="00F32AA2">
        <w:rPr>
          <w:rFonts w:ascii="Times New Roman" w:hAnsi="Times New Roman" w:cs="Times New Roman"/>
          <w:b/>
          <w:color w:val="auto"/>
        </w:rPr>
        <w:t xml:space="preserve"> </w:t>
      </w:r>
    </w:p>
    <w:p w14:paraId="7B8C2C22" w14:textId="398BE254" w:rsidR="008271BA" w:rsidRPr="00514E03" w:rsidRDefault="007F7087" w:rsidP="007F7087">
      <w:pPr>
        <w:spacing w:after="0" w:line="360" w:lineRule="auto"/>
        <w:ind w:left="-11" w:firstLine="731"/>
        <w:jc w:val="both"/>
        <w:outlineLvl w:val="1"/>
        <w:rPr>
          <w:rFonts w:ascii="Times New Roman" w:hAnsi="Times New Roman" w:cs="Times New Roman"/>
          <w:b/>
          <w:noProof/>
          <w:sz w:val="24"/>
          <w:szCs w:val="24"/>
        </w:rPr>
      </w:pPr>
      <w:r w:rsidRPr="00514E03">
        <w:rPr>
          <w:rFonts w:ascii="Times New Roman" w:hAnsi="Times New Roman" w:cs="Times New Roman"/>
          <w:sz w:val="24"/>
          <w:szCs w:val="24"/>
        </w:rPr>
        <w:t xml:space="preserve">  </w:t>
      </w:r>
      <w:bookmarkStart w:id="132" w:name="_Toc40930862"/>
      <w:r w:rsidRPr="00514E03">
        <w:rPr>
          <w:rFonts w:ascii="Times New Roman" w:hAnsi="Times New Roman" w:cs="Times New Roman"/>
          <w:sz w:val="24"/>
          <w:szCs w:val="24"/>
        </w:rPr>
        <w:t>M</w:t>
      </w:r>
      <w:r w:rsidR="008271BA" w:rsidRPr="00514E03">
        <w:rPr>
          <w:rFonts w:ascii="Times New Roman" w:hAnsi="Times New Roman" w:cs="Times New Roman"/>
          <w:sz w:val="24"/>
          <w:szCs w:val="24"/>
        </w:rPr>
        <w:t>endefinisikan format dan kebutuhan keseluruhan perangkat lunak, mengidentifikasikan semua kebutuhan, dan garis besar sistem yang akan dibuat. Dalam pengumpulan kebutuhan</w:t>
      </w:r>
      <w:r w:rsidR="00456E24" w:rsidRPr="00514E03">
        <w:rPr>
          <w:rFonts w:ascii="Times New Roman" w:hAnsi="Times New Roman" w:cs="Times New Roman"/>
          <w:sz w:val="24"/>
          <w:szCs w:val="24"/>
        </w:rPr>
        <w:t>,</w:t>
      </w:r>
      <w:r w:rsidR="008271BA" w:rsidRPr="00514E03">
        <w:rPr>
          <w:rFonts w:ascii="Times New Roman" w:hAnsi="Times New Roman" w:cs="Times New Roman"/>
          <w:sz w:val="24"/>
          <w:szCs w:val="24"/>
        </w:rPr>
        <w:t xml:space="preserve"> hal-hal yang di tinjau </w:t>
      </w:r>
      <w:proofErr w:type="gramStart"/>
      <w:r w:rsidR="008271BA" w:rsidRPr="00514E03">
        <w:rPr>
          <w:rFonts w:ascii="Times New Roman" w:hAnsi="Times New Roman" w:cs="Times New Roman"/>
          <w:sz w:val="24"/>
          <w:szCs w:val="24"/>
        </w:rPr>
        <w:t>yaitu :</w:t>
      </w:r>
      <w:bookmarkEnd w:id="132"/>
      <w:proofErr w:type="gramEnd"/>
      <w:r w:rsidR="008271BA" w:rsidRPr="00514E03">
        <w:rPr>
          <w:rFonts w:ascii="Times New Roman" w:hAnsi="Times New Roman" w:cs="Times New Roman"/>
          <w:sz w:val="24"/>
          <w:szCs w:val="24"/>
        </w:rPr>
        <w:t xml:space="preserve"> </w:t>
      </w:r>
      <w:bookmarkStart w:id="133" w:name="_Toc20933456"/>
    </w:p>
    <w:p w14:paraId="0DB19DD0" w14:textId="77777777" w:rsidR="00456E24" w:rsidRPr="00514E03" w:rsidRDefault="008271BA" w:rsidP="008D0BBA">
      <w:pPr>
        <w:pStyle w:val="ListParagraph"/>
        <w:numPr>
          <w:ilvl w:val="0"/>
          <w:numId w:val="12"/>
        </w:numPr>
        <w:spacing w:after="0" w:line="360" w:lineRule="auto"/>
        <w:jc w:val="both"/>
        <w:outlineLvl w:val="2"/>
        <w:rPr>
          <w:rFonts w:ascii="Times New Roman" w:hAnsi="Times New Roman" w:cs="Times New Roman"/>
          <w:sz w:val="24"/>
          <w:szCs w:val="24"/>
        </w:rPr>
      </w:pPr>
      <w:bookmarkStart w:id="134" w:name="_Toc40930863"/>
      <w:r w:rsidRPr="00514E03">
        <w:rPr>
          <w:rFonts w:ascii="Times New Roman" w:hAnsi="Times New Roman" w:cs="Times New Roman"/>
          <w:sz w:val="24"/>
          <w:szCs w:val="24"/>
        </w:rPr>
        <w:t>Kebutuhan Fungsional</w:t>
      </w:r>
      <w:bookmarkStart w:id="135" w:name="_Toc20933457"/>
      <w:bookmarkEnd w:id="133"/>
      <w:bookmarkEnd w:id="134"/>
    </w:p>
    <w:p w14:paraId="40C7C8C5" w14:textId="19D4A459" w:rsidR="00604AD8" w:rsidRPr="00514E03" w:rsidRDefault="008271BA" w:rsidP="008D0BBA">
      <w:pPr>
        <w:pStyle w:val="ListParagraph"/>
        <w:numPr>
          <w:ilvl w:val="0"/>
          <w:numId w:val="12"/>
        </w:numPr>
        <w:spacing w:after="0" w:line="360" w:lineRule="auto"/>
        <w:jc w:val="both"/>
        <w:outlineLvl w:val="2"/>
        <w:rPr>
          <w:rFonts w:ascii="Times New Roman" w:hAnsi="Times New Roman" w:cs="Times New Roman"/>
          <w:sz w:val="24"/>
          <w:szCs w:val="24"/>
        </w:rPr>
      </w:pPr>
      <w:bookmarkStart w:id="136" w:name="_Toc40930864"/>
      <w:r w:rsidRPr="00514E03">
        <w:rPr>
          <w:rFonts w:ascii="Times New Roman" w:hAnsi="Times New Roman" w:cs="Times New Roman"/>
          <w:sz w:val="24"/>
          <w:szCs w:val="24"/>
        </w:rPr>
        <w:t>Kebutuhan Nonfungsional</w:t>
      </w:r>
      <w:bookmarkEnd w:id="135"/>
      <w:bookmarkEnd w:id="136"/>
    </w:p>
    <w:p w14:paraId="52DDFAB4" w14:textId="39F99119" w:rsidR="00C7729F" w:rsidRPr="00F32AA2" w:rsidRDefault="00C7729F" w:rsidP="008D0BBA">
      <w:pPr>
        <w:pStyle w:val="Heading3"/>
        <w:numPr>
          <w:ilvl w:val="2"/>
          <w:numId w:val="42"/>
        </w:numPr>
        <w:spacing w:line="360" w:lineRule="auto"/>
        <w:ind w:left="851" w:hanging="851"/>
        <w:jc w:val="both"/>
        <w:rPr>
          <w:rFonts w:ascii="Times New Roman" w:hAnsi="Times New Roman" w:cs="Times New Roman"/>
          <w:b/>
          <w:color w:val="auto"/>
        </w:rPr>
      </w:pPr>
      <w:bookmarkStart w:id="137" w:name="_Toc20933458"/>
      <w:bookmarkStart w:id="138" w:name="_Toc40930865"/>
      <w:r w:rsidRPr="00F32AA2">
        <w:rPr>
          <w:rFonts w:ascii="Times New Roman" w:hAnsi="Times New Roman" w:cs="Times New Roman"/>
          <w:b/>
          <w:color w:val="auto"/>
        </w:rPr>
        <w:t xml:space="preserve">Membangun </w:t>
      </w:r>
      <w:r w:rsidR="0039587F" w:rsidRPr="00F32AA2">
        <w:rPr>
          <w:rFonts w:ascii="Times New Roman" w:hAnsi="Times New Roman" w:cs="Times New Roman"/>
          <w:b/>
          <w:color w:val="auto"/>
        </w:rPr>
        <w:t>P</w:t>
      </w:r>
      <w:r w:rsidRPr="00F32AA2">
        <w:rPr>
          <w:rFonts w:ascii="Times New Roman" w:hAnsi="Times New Roman" w:cs="Times New Roman"/>
          <w:b/>
          <w:color w:val="auto"/>
        </w:rPr>
        <w:t>rototyping</w:t>
      </w:r>
      <w:bookmarkStart w:id="139" w:name="_Toc20933459"/>
      <w:bookmarkEnd w:id="137"/>
      <w:bookmarkEnd w:id="138"/>
    </w:p>
    <w:p w14:paraId="2AC5443D" w14:textId="77777777" w:rsidR="0091606B" w:rsidRPr="00514E03" w:rsidRDefault="00C7729F" w:rsidP="0091606B">
      <w:pPr>
        <w:spacing w:after="0" w:line="360" w:lineRule="auto"/>
        <w:ind w:left="-11" w:firstLine="731"/>
        <w:jc w:val="both"/>
        <w:outlineLvl w:val="1"/>
        <w:rPr>
          <w:rFonts w:ascii="Times New Roman" w:hAnsi="Times New Roman" w:cs="Times New Roman"/>
          <w:sz w:val="24"/>
          <w:szCs w:val="24"/>
        </w:rPr>
      </w:pPr>
      <w:r w:rsidRPr="00514E03">
        <w:rPr>
          <w:rFonts w:ascii="Times New Roman" w:hAnsi="Times New Roman" w:cs="Times New Roman"/>
          <w:sz w:val="24"/>
          <w:szCs w:val="24"/>
        </w:rPr>
        <w:t xml:space="preserve">  </w:t>
      </w:r>
      <w:bookmarkStart w:id="140" w:name="_Toc40930866"/>
      <w:r w:rsidRPr="00514E03">
        <w:rPr>
          <w:rFonts w:ascii="Times New Roman" w:hAnsi="Times New Roman" w:cs="Times New Roman"/>
          <w:sz w:val="24"/>
          <w:szCs w:val="24"/>
        </w:rPr>
        <w:t>Membuat perancangan sementara yang berpusat pada penyajian kepada pengguna sistem (misalnya dengan membuat input dan contoh outputnya).</w:t>
      </w:r>
      <w:bookmarkEnd w:id="139"/>
      <w:bookmarkEnd w:id="140"/>
    </w:p>
    <w:p w14:paraId="5D591FEB" w14:textId="57EB34AA" w:rsidR="007E197D" w:rsidRPr="00F32AA2" w:rsidRDefault="0091606B" w:rsidP="008D0BBA">
      <w:pPr>
        <w:pStyle w:val="Heading3"/>
        <w:numPr>
          <w:ilvl w:val="2"/>
          <w:numId w:val="42"/>
        </w:numPr>
        <w:spacing w:line="360" w:lineRule="auto"/>
        <w:ind w:left="851" w:hanging="851"/>
        <w:jc w:val="both"/>
        <w:rPr>
          <w:rFonts w:ascii="Times New Roman" w:hAnsi="Times New Roman" w:cs="Times New Roman"/>
          <w:b/>
          <w:color w:val="auto"/>
        </w:rPr>
      </w:pPr>
      <w:bookmarkStart w:id="141" w:name="_Toc40930867"/>
      <w:r w:rsidRPr="00F32AA2">
        <w:rPr>
          <w:rFonts w:ascii="Times New Roman" w:hAnsi="Times New Roman" w:cs="Times New Roman"/>
          <w:b/>
          <w:color w:val="auto"/>
        </w:rPr>
        <w:t>Diagram Use Case</w:t>
      </w:r>
      <w:bookmarkEnd w:id="141"/>
    </w:p>
    <w:p w14:paraId="001187D1" w14:textId="2D0261BF" w:rsidR="007E197D" w:rsidRPr="00514E03" w:rsidRDefault="00E95159" w:rsidP="00E95159">
      <w:pPr>
        <w:spacing w:after="0" w:line="360" w:lineRule="auto"/>
        <w:ind w:firstLine="720"/>
        <w:jc w:val="both"/>
        <w:outlineLvl w:val="1"/>
        <w:rPr>
          <w:rFonts w:ascii="Times New Roman" w:hAnsi="Times New Roman" w:cs="Times New Roman"/>
          <w:sz w:val="24"/>
          <w:szCs w:val="24"/>
        </w:rPr>
      </w:pPr>
      <w:bookmarkStart w:id="142" w:name="_Toc40930868"/>
      <w:r>
        <w:rPr>
          <w:rFonts w:ascii="Times New Roman" w:eastAsia="Times New Roman" w:hAnsi="Times New Roman" w:cs="Times New Roman"/>
          <w:sz w:val="24"/>
          <w:szCs w:val="24"/>
        </w:rPr>
        <w:t xml:space="preserve">  </w:t>
      </w:r>
      <w:r w:rsidR="007E197D" w:rsidRPr="00514E03">
        <w:rPr>
          <w:rFonts w:ascii="Times New Roman" w:eastAsia="Times New Roman" w:hAnsi="Times New Roman" w:cs="Times New Roman"/>
          <w:sz w:val="24"/>
          <w:szCs w:val="24"/>
        </w:rPr>
        <w:t xml:space="preserve">Dalam sistem, Diagram </w:t>
      </w:r>
      <w:r w:rsidR="007E197D" w:rsidRPr="00514E03">
        <w:rPr>
          <w:rFonts w:ascii="Times New Roman" w:eastAsia="Times New Roman" w:hAnsi="Times New Roman" w:cs="Times New Roman"/>
          <w:i/>
          <w:sz w:val="24"/>
          <w:szCs w:val="24"/>
        </w:rPr>
        <w:t xml:space="preserve">use case </w:t>
      </w:r>
      <w:r w:rsidR="007E197D" w:rsidRPr="00514E03">
        <w:rPr>
          <w:rFonts w:ascii="Times New Roman" w:eastAsia="Times New Roman" w:hAnsi="Times New Roman" w:cs="Times New Roman"/>
          <w:sz w:val="24"/>
          <w:szCs w:val="24"/>
        </w:rPr>
        <w:t>digambarkan dalam Aktor (</w:t>
      </w:r>
      <w:r w:rsidR="007E197D" w:rsidRPr="00514E03">
        <w:rPr>
          <w:rFonts w:ascii="Times New Roman" w:eastAsia="Times New Roman" w:hAnsi="Times New Roman" w:cs="Times New Roman"/>
          <w:i/>
          <w:sz w:val="24"/>
          <w:szCs w:val="24"/>
        </w:rPr>
        <w:t>user</w:t>
      </w:r>
      <w:r w:rsidR="007E197D" w:rsidRPr="00514E03">
        <w:rPr>
          <w:rFonts w:ascii="Times New Roman" w:eastAsia="Times New Roman" w:hAnsi="Times New Roman" w:cs="Times New Roman"/>
          <w:sz w:val="24"/>
          <w:szCs w:val="24"/>
        </w:rPr>
        <w:t xml:space="preserve">) sebagai seseorang atau sesuatu di luar sistem yang harus berinteraksi dengan sistem, aktor dalam sistem ini adalah </w:t>
      </w:r>
      <w:r w:rsidR="007E197D" w:rsidRPr="00514E03">
        <w:rPr>
          <w:rFonts w:ascii="Times New Roman" w:eastAsia="Times New Roman" w:hAnsi="Times New Roman" w:cs="Times New Roman"/>
          <w:i/>
          <w:sz w:val="24"/>
          <w:szCs w:val="24"/>
        </w:rPr>
        <w:t xml:space="preserve">user </w:t>
      </w:r>
      <w:r w:rsidR="007E197D" w:rsidRPr="00514E03">
        <w:rPr>
          <w:rFonts w:ascii="Times New Roman" w:eastAsia="Times New Roman" w:hAnsi="Times New Roman" w:cs="Times New Roman"/>
          <w:sz w:val="24"/>
          <w:szCs w:val="24"/>
        </w:rPr>
        <w:t>(Pengguna Sistem).</w:t>
      </w:r>
      <w:bookmarkEnd w:id="142"/>
    </w:p>
    <w:p w14:paraId="3209F414" w14:textId="0F90E733" w:rsidR="007E197D" w:rsidRPr="00514E03" w:rsidRDefault="007E197D" w:rsidP="007E197D">
      <w:pPr>
        <w:jc w:val="center"/>
        <w:rPr>
          <w:rFonts w:ascii="Times New Roman" w:hAnsi="Times New Roman" w:cs="Times New Roman"/>
          <w:b/>
          <w:sz w:val="24"/>
          <w:szCs w:val="24"/>
        </w:rPr>
      </w:pPr>
      <w:r w:rsidRPr="00514E03">
        <w:rPr>
          <w:rFonts w:ascii="Times New Roman" w:hAnsi="Times New Roman" w:cs="Times New Roman"/>
          <w:b/>
          <w:sz w:val="24"/>
          <w:szCs w:val="24"/>
        </w:rPr>
        <w:t>Tabel 3.4 Pendefinisian Aktor</w:t>
      </w:r>
    </w:p>
    <w:tbl>
      <w:tblPr>
        <w:tblW w:w="0" w:type="auto"/>
        <w:tblCellMar>
          <w:left w:w="0" w:type="dxa"/>
          <w:right w:w="0" w:type="dxa"/>
        </w:tblCellMar>
        <w:tblLook w:val="04A0" w:firstRow="1" w:lastRow="0" w:firstColumn="1" w:lastColumn="0" w:noHBand="0" w:noVBand="1"/>
      </w:tblPr>
      <w:tblGrid>
        <w:gridCol w:w="535"/>
        <w:gridCol w:w="2149"/>
        <w:gridCol w:w="5233"/>
      </w:tblGrid>
      <w:tr w:rsidR="007E197D" w:rsidRPr="00514E03" w14:paraId="03CB909E" w14:textId="77777777" w:rsidTr="00B50BAF">
        <w:tc>
          <w:tcPr>
            <w:tcW w:w="53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2E57B62"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No</w:t>
            </w:r>
          </w:p>
        </w:tc>
        <w:tc>
          <w:tcPr>
            <w:tcW w:w="2149"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8BB2974" w14:textId="77777777" w:rsidR="007E197D" w:rsidRPr="00514E03" w:rsidRDefault="007E197D" w:rsidP="00B50BAF">
            <w:pPr>
              <w:jc w:val="center"/>
              <w:rPr>
                <w:rFonts w:ascii="Times New Roman" w:hAnsi="Times New Roman" w:cs="Times New Roman"/>
                <w:sz w:val="24"/>
                <w:szCs w:val="24"/>
              </w:rPr>
            </w:pPr>
            <w:r w:rsidRPr="00514E03">
              <w:rPr>
                <w:rFonts w:ascii="Times New Roman" w:hAnsi="Times New Roman" w:cs="Times New Roman"/>
                <w:sz w:val="24"/>
                <w:szCs w:val="24"/>
              </w:rPr>
              <w:t>Aktor</w:t>
            </w:r>
          </w:p>
        </w:tc>
        <w:tc>
          <w:tcPr>
            <w:tcW w:w="523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3F323297" w14:textId="77777777" w:rsidR="007E197D" w:rsidRPr="00514E03" w:rsidRDefault="007E197D" w:rsidP="00B50BAF">
            <w:pPr>
              <w:jc w:val="center"/>
              <w:rPr>
                <w:rFonts w:ascii="Times New Roman" w:hAnsi="Times New Roman" w:cs="Times New Roman"/>
                <w:sz w:val="24"/>
                <w:szCs w:val="24"/>
              </w:rPr>
            </w:pPr>
            <w:r w:rsidRPr="00514E03">
              <w:rPr>
                <w:rFonts w:ascii="Times New Roman" w:hAnsi="Times New Roman" w:cs="Times New Roman"/>
                <w:sz w:val="24"/>
                <w:szCs w:val="24"/>
              </w:rPr>
              <w:t>Deskripsi</w:t>
            </w:r>
          </w:p>
        </w:tc>
      </w:tr>
      <w:tr w:rsidR="007E197D" w:rsidRPr="00514E03" w14:paraId="57B7EB20" w14:textId="77777777" w:rsidTr="00B50BAF">
        <w:tc>
          <w:tcPr>
            <w:tcW w:w="53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77B4FF"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1</w:t>
            </w:r>
          </w:p>
        </w:tc>
        <w:tc>
          <w:tcPr>
            <w:tcW w:w="2149" w:type="dxa"/>
            <w:tcBorders>
              <w:top w:val="nil"/>
              <w:left w:val="nil"/>
              <w:bottom w:val="single" w:sz="8" w:space="0" w:color="auto"/>
              <w:right w:val="single" w:sz="8" w:space="0" w:color="auto"/>
            </w:tcBorders>
            <w:tcMar>
              <w:top w:w="0" w:type="dxa"/>
              <w:left w:w="108" w:type="dxa"/>
              <w:bottom w:w="0" w:type="dxa"/>
              <w:right w:w="108" w:type="dxa"/>
            </w:tcMar>
            <w:hideMark/>
          </w:tcPr>
          <w:p w14:paraId="12676BF0"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User</w:t>
            </w:r>
          </w:p>
        </w:tc>
        <w:tc>
          <w:tcPr>
            <w:tcW w:w="5233" w:type="dxa"/>
            <w:tcBorders>
              <w:top w:val="nil"/>
              <w:left w:val="nil"/>
              <w:bottom w:val="single" w:sz="8" w:space="0" w:color="auto"/>
              <w:right w:val="single" w:sz="8" w:space="0" w:color="auto"/>
            </w:tcBorders>
            <w:tcMar>
              <w:top w:w="0" w:type="dxa"/>
              <w:left w:w="108" w:type="dxa"/>
              <w:bottom w:w="0" w:type="dxa"/>
              <w:right w:w="108" w:type="dxa"/>
            </w:tcMar>
            <w:hideMark/>
          </w:tcPr>
          <w:p w14:paraId="24A48CBD"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Merupakan pengguna yang memiliki hak akses untuk melakukan penjelajahan dan pencarian pengetahuan tarian tradisional Bali.</w:t>
            </w:r>
          </w:p>
        </w:tc>
      </w:tr>
    </w:tbl>
    <w:p w14:paraId="6BAA649C" w14:textId="77777777" w:rsidR="007E197D" w:rsidRPr="00514E03" w:rsidRDefault="007E197D" w:rsidP="007E197D">
      <w:pPr>
        <w:rPr>
          <w:rFonts w:ascii="Times New Roman" w:hAnsi="Times New Roman" w:cs="Times New Roman"/>
          <w:sz w:val="24"/>
          <w:szCs w:val="24"/>
        </w:rPr>
      </w:pPr>
    </w:p>
    <w:p w14:paraId="066E99C7" w14:textId="77777777" w:rsidR="00B50BAF" w:rsidRDefault="00B50BAF">
      <w:pPr>
        <w:rPr>
          <w:rFonts w:ascii="Times New Roman" w:hAnsi="Times New Roman" w:cs="Times New Roman"/>
          <w:b/>
          <w:sz w:val="24"/>
          <w:szCs w:val="24"/>
        </w:rPr>
      </w:pPr>
      <w:r>
        <w:rPr>
          <w:rFonts w:ascii="Times New Roman" w:hAnsi="Times New Roman" w:cs="Times New Roman"/>
          <w:b/>
          <w:sz w:val="24"/>
          <w:szCs w:val="24"/>
        </w:rPr>
        <w:br w:type="page"/>
      </w:r>
    </w:p>
    <w:p w14:paraId="0F47943D" w14:textId="6BA079D4" w:rsidR="007E197D" w:rsidRPr="00514E03" w:rsidRDefault="007E197D" w:rsidP="007E197D">
      <w:pPr>
        <w:jc w:val="center"/>
        <w:rPr>
          <w:rFonts w:ascii="Times New Roman" w:hAnsi="Times New Roman" w:cs="Times New Roman"/>
          <w:b/>
          <w:sz w:val="24"/>
          <w:szCs w:val="24"/>
        </w:rPr>
      </w:pPr>
      <w:r w:rsidRPr="00514E03">
        <w:rPr>
          <w:rFonts w:ascii="Times New Roman" w:hAnsi="Times New Roman" w:cs="Times New Roman"/>
          <w:b/>
          <w:sz w:val="24"/>
          <w:szCs w:val="24"/>
        </w:rPr>
        <w:lastRenderedPageBreak/>
        <w:t>Tabel 3.5 Pendefinisian Use Case</w:t>
      </w:r>
    </w:p>
    <w:tbl>
      <w:tblPr>
        <w:tblW w:w="0" w:type="auto"/>
        <w:shd w:val="clear" w:color="auto" w:fill="FFFFFF"/>
        <w:tblCellMar>
          <w:left w:w="0" w:type="dxa"/>
          <w:right w:w="0" w:type="dxa"/>
        </w:tblCellMar>
        <w:tblLook w:val="04A0" w:firstRow="1" w:lastRow="0" w:firstColumn="1" w:lastColumn="0" w:noHBand="0" w:noVBand="1"/>
      </w:tblPr>
      <w:tblGrid>
        <w:gridCol w:w="534"/>
        <w:gridCol w:w="2122"/>
        <w:gridCol w:w="5261"/>
      </w:tblGrid>
      <w:tr w:rsidR="007E197D" w:rsidRPr="00514E03" w14:paraId="366DA059" w14:textId="77777777" w:rsidTr="007E197D">
        <w:tc>
          <w:tcPr>
            <w:tcW w:w="53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80E969E"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No</w:t>
            </w:r>
          </w:p>
        </w:tc>
        <w:tc>
          <w:tcPr>
            <w:tcW w:w="21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2B4F68C" w14:textId="77777777" w:rsidR="007E197D" w:rsidRPr="00514E03" w:rsidRDefault="007E197D" w:rsidP="00B50BAF">
            <w:pPr>
              <w:jc w:val="center"/>
              <w:rPr>
                <w:rFonts w:ascii="Times New Roman" w:hAnsi="Times New Roman" w:cs="Times New Roman"/>
                <w:sz w:val="24"/>
                <w:szCs w:val="24"/>
              </w:rPr>
            </w:pPr>
            <w:r w:rsidRPr="00514E03">
              <w:rPr>
                <w:rFonts w:ascii="Times New Roman" w:hAnsi="Times New Roman" w:cs="Times New Roman"/>
                <w:sz w:val="24"/>
                <w:szCs w:val="24"/>
              </w:rPr>
              <w:t>Use Case</w:t>
            </w:r>
          </w:p>
        </w:tc>
        <w:tc>
          <w:tcPr>
            <w:tcW w:w="526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2363602F" w14:textId="77777777" w:rsidR="007E197D" w:rsidRPr="00514E03" w:rsidRDefault="007E197D" w:rsidP="00B50BAF">
            <w:pPr>
              <w:jc w:val="center"/>
              <w:rPr>
                <w:rFonts w:ascii="Times New Roman" w:hAnsi="Times New Roman" w:cs="Times New Roman"/>
                <w:sz w:val="24"/>
                <w:szCs w:val="24"/>
              </w:rPr>
            </w:pPr>
            <w:r w:rsidRPr="00514E03">
              <w:rPr>
                <w:rFonts w:ascii="Times New Roman" w:hAnsi="Times New Roman" w:cs="Times New Roman"/>
                <w:sz w:val="24"/>
                <w:szCs w:val="24"/>
              </w:rPr>
              <w:t>Deskripsi</w:t>
            </w:r>
          </w:p>
        </w:tc>
      </w:tr>
      <w:tr w:rsidR="007E197D" w:rsidRPr="00514E03" w14:paraId="19D1ABAB" w14:textId="77777777" w:rsidTr="00A77122">
        <w:tc>
          <w:tcPr>
            <w:tcW w:w="53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6AD55CB"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1</w:t>
            </w:r>
          </w:p>
        </w:tc>
        <w:tc>
          <w:tcPr>
            <w:tcW w:w="21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2C10FF4"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Melakukan penjelajahan pengetahuan tarian tradisional bali</w:t>
            </w:r>
          </w:p>
        </w:tc>
        <w:tc>
          <w:tcPr>
            <w:tcW w:w="526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8E0139"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Proses penjelajahan pengetahuan tarian tradisonal Bali dapat dilakukan oleh user dengan mengklik daftar kelas yang ada ataupun atribut dari kelas</w:t>
            </w:r>
          </w:p>
        </w:tc>
      </w:tr>
      <w:tr w:rsidR="007E197D" w:rsidRPr="00514E03" w14:paraId="217CFE40" w14:textId="77777777" w:rsidTr="00A77122">
        <w:tc>
          <w:tcPr>
            <w:tcW w:w="53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BB38F4C"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2</w:t>
            </w:r>
          </w:p>
        </w:tc>
        <w:tc>
          <w:tcPr>
            <w:tcW w:w="21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8D17B9"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Melakukan pencarian pengetahuan tarian tradisional bali</w:t>
            </w:r>
          </w:p>
        </w:tc>
        <w:tc>
          <w:tcPr>
            <w:tcW w:w="526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9D3E821"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Proses pencarian pengetahuan tarian tradisional Bali dapat dilakukan oleh user dengan menginputkan kata kunci berupa ciri-ciri maupun atribut dari output yang ingi dicari pada inputan pencarian</w:t>
            </w:r>
          </w:p>
        </w:tc>
      </w:tr>
    </w:tbl>
    <w:p w14:paraId="5332A2EF" w14:textId="77777777" w:rsidR="007E197D" w:rsidRPr="00514E03" w:rsidRDefault="007E197D" w:rsidP="007E197D">
      <w:pPr>
        <w:rPr>
          <w:rFonts w:ascii="Times New Roman" w:hAnsi="Times New Roman" w:cs="Times New Roman"/>
          <w:sz w:val="24"/>
          <w:szCs w:val="24"/>
        </w:rPr>
      </w:pPr>
    </w:p>
    <w:p w14:paraId="58A181D1" w14:textId="15EB377D" w:rsidR="007E197D" w:rsidRPr="00514E03" w:rsidRDefault="007E197D" w:rsidP="007E197D">
      <w:pPr>
        <w:jc w:val="center"/>
        <w:rPr>
          <w:rFonts w:ascii="Times New Roman" w:hAnsi="Times New Roman" w:cs="Times New Roman"/>
          <w:sz w:val="24"/>
          <w:szCs w:val="24"/>
        </w:rPr>
      </w:pPr>
      <w:r w:rsidRPr="007A7D76">
        <w:rPr>
          <w:rFonts w:ascii="Times New Roman" w:hAnsi="Times New Roman" w:cs="Times New Roman"/>
          <w:noProof/>
          <w:sz w:val="24"/>
          <w:szCs w:val="24"/>
          <w:bdr w:val="single" w:sz="12" w:space="0" w:color="auto"/>
        </w:rPr>
        <w:drawing>
          <wp:inline distT="0" distB="0" distL="0" distR="0" wp14:anchorId="46FE0458" wp14:editId="4B362FB2">
            <wp:extent cx="3263900" cy="256449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9651" cy="2569012"/>
                    </a:xfrm>
                    <a:prstGeom prst="rect">
                      <a:avLst/>
                    </a:prstGeom>
                  </pic:spPr>
                </pic:pic>
              </a:graphicData>
            </a:graphic>
          </wp:inline>
        </w:drawing>
      </w:r>
    </w:p>
    <w:p w14:paraId="7BBC7652" w14:textId="52716153" w:rsidR="007E197D" w:rsidRPr="00514E03" w:rsidRDefault="004138EE" w:rsidP="007E197D">
      <w:pPr>
        <w:jc w:val="center"/>
        <w:rPr>
          <w:rFonts w:ascii="Times New Roman" w:hAnsi="Times New Roman" w:cs="Times New Roman"/>
          <w:b/>
          <w:sz w:val="24"/>
          <w:szCs w:val="24"/>
        </w:rPr>
      </w:pPr>
      <w:r w:rsidRPr="00514E03">
        <w:rPr>
          <w:rFonts w:ascii="Times New Roman" w:hAnsi="Times New Roman" w:cs="Times New Roman"/>
          <w:b/>
          <w:sz w:val="24"/>
          <w:szCs w:val="24"/>
        </w:rPr>
        <w:t>Gambar 3.5</w:t>
      </w:r>
      <w:r w:rsidR="007E197D" w:rsidRPr="00514E03">
        <w:rPr>
          <w:rFonts w:ascii="Times New Roman" w:hAnsi="Times New Roman" w:cs="Times New Roman"/>
          <w:b/>
          <w:sz w:val="24"/>
          <w:szCs w:val="24"/>
        </w:rPr>
        <w:t xml:space="preserve"> Use Case Diagram Sistem</w:t>
      </w:r>
    </w:p>
    <w:p w14:paraId="416AA829" w14:textId="1FD859B1" w:rsidR="002F1A2E" w:rsidRPr="00514E03" w:rsidRDefault="0091606B" w:rsidP="008D0BBA">
      <w:pPr>
        <w:pStyle w:val="ListParagraph"/>
        <w:numPr>
          <w:ilvl w:val="3"/>
          <w:numId w:val="15"/>
        </w:numPr>
        <w:spacing w:after="0" w:line="360" w:lineRule="auto"/>
        <w:jc w:val="both"/>
        <w:outlineLvl w:val="1"/>
        <w:rPr>
          <w:rFonts w:ascii="Times New Roman" w:hAnsi="Times New Roman" w:cs="Times New Roman"/>
          <w:sz w:val="24"/>
          <w:szCs w:val="24"/>
        </w:rPr>
      </w:pPr>
      <w:bookmarkStart w:id="143" w:name="_Toc40930869"/>
      <w:r w:rsidRPr="00514E03">
        <w:rPr>
          <w:rFonts w:ascii="Times New Roman" w:eastAsia="Times New Roman" w:hAnsi="Times New Roman" w:cs="Times New Roman"/>
          <w:b/>
          <w:sz w:val="24"/>
          <w:szCs w:val="24"/>
        </w:rPr>
        <w:t xml:space="preserve">Diagram </w:t>
      </w:r>
      <w:r w:rsidRPr="00514E03">
        <w:rPr>
          <w:rFonts w:ascii="Times New Roman" w:eastAsia="Times New Roman" w:hAnsi="Times New Roman" w:cs="Times New Roman"/>
          <w:b/>
          <w:i/>
          <w:sz w:val="24"/>
          <w:szCs w:val="24"/>
        </w:rPr>
        <w:t>Activity</w:t>
      </w:r>
      <w:bookmarkEnd w:id="143"/>
    </w:p>
    <w:p w14:paraId="693C1FCD" w14:textId="12C791B0" w:rsidR="002F1A2E" w:rsidRPr="00514E03" w:rsidRDefault="002F1A2E" w:rsidP="002F1A2E">
      <w:pPr>
        <w:spacing w:after="0" w:line="360" w:lineRule="auto"/>
        <w:ind w:firstLine="720"/>
        <w:jc w:val="both"/>
        <w:outlineLvl w:val="1"/>
        <w:rPr>
          <w:rFonts w:ascii="Times New Roman" w:hAnsi="Times New Roman" w:cs="Times New Roman"/>
          <w:sz w:val="24"/>
          <w:szCs w:val="24"/>
        </w:rPr>
      </w:pPr>
      <w:bookmarkStart w:id="144" w:name="_Toc40930870"/>
      <w:r w:rsidRPr="00514E03">
        <w:rPr>
          <w:rFonts w:ascii="Times New Roman" w:hAnsi="Times New Roman" w:cs="Times New Roman"/>
          <w:sz w:val="24"/>
          <w:szCs w:val="24"/>
        </w:rPr>
        <w:t xml:space="preserve">Diagram </w:t>
      </w:r>
      <w:r w:rsidRPr="00266B5D">
        <w:rPr>
          <w:rFonts w:ascii="Times New Roman" w:hAnsi="Times New Roman" w:cs="Times New Roman"/>
          <w:i/>
          <w:sz w:val="24"/>
          <w:szCs w:val="24"/>
        </w:rPr>
        <w:t>Activity</w:t>
      </w:r>
      <w:r w:rsidRPr="00514E03">
        <w:rPr>
          <w:rFonts w:ascii="Times New Roman" w:hAnsi="Times New Roman" w:cs="Times New Roman"/>
          <w:sz w:val="24"/>
          <w:szCs w:val="24"/>
        </w:rPr>
        <w:t xml:space="preserve"> merupakan jenis diagram UML (</w:t>
      </w:r>
      <w:r w:rsidRPr="00266B5D">
        <w:rPr>
          <w:rFonts w:ascii="Times New Roman" w:hAnsi="Times New Roman" w:cs="Times New Roman"/>
          <w:i/>
          <w:sz w:val="24"/>
          <w:szCs w:val="24"/>
        </w:rPr>
        <w:t>unified modeling language</w:t>
      </w:r>
      <w:r w:rsidRPr="00514E03">
        <w:rPr>
          <w:rFonts w:ascii="Times New Roman" w:hAnsi="Times New Roman" w:cs="Times New Roman"/>
          <w:sz w:val="24"/>
          <w:szCs w:val="24"/>
        </w:rPr>
        <w:t>) yang menggambarkan mengenai aktifitas apa saja yang terjadi pada sebuah sistem. Secara umum diagram ini menampilkan langkah-langkah proses sistem dari awal hingga akhir. Dari tahapan tersebut pengembang sistem dapat mengetahui kinerja sebuah sistem sejauh mana.</w:t>
      </w:r>
      <w:bookmarkEnd w:id="144"/>
    </w:p>
    <w:p w14:paraId="1C7A69AA" w14:textId="4EC87A69" w:rsidR="005037C9" w:rsidRPr="00514E03" w:rsidRDefault="00042FCD" w:rsidP="00042FCD">
      <w:pPr>
        <w:keepNext/>
        <w:spacing w:before="240" w:line="360" w:lineRule="auto"/>
        <w:jc w:val="center"/>
        <w:rPr>
          <w:rFonts w:ascii="Times New Roman" w:hAnsi="Times New Roman" w:cs="Times New Roman"/>
          <w:sz w:val="24"/>
          <w:szCs w:val="24"/>
        </w:rPr>
      </w:pPr>
      <w:r w:rsidRPr="00514E03">
        <w:rPr>
          <w:rFonts w:ascii="Times New Roman" w:hAnsi="Times New Roman" w:cs="Times New Roman"/>
          <w:noProof/>
          <w:sz w:val="24"/>
          <w:szCs w:val="24"/>
        </w:rPr>
        <w:lastRenderedPageBreak/>
        <w:drawing>
          <wp:inline distT="0" distB="0" distL="0" distR="0" wp14:anchorId="70E55048" wp14:editId="2845C7EE">
            <wp:extent cx="4883401" cy="4127712"/>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3401" cy="4127712"/>
                    </a:xfrm>
                    <a:prstGeom prst="rect">
                      <a:avLst/>
                    </a:prstGeom>
                  </pic:spPr>
                </pic:pic>
              </a:graphicData>
            </a:graphic>
          </wp:inline>
        </w:drawing>
      </w:r>
      <w:bookmarkStart w:id="145" w:name="_Toc39937639"/>
      <w:r w:rsidR="00744510" w:rsidRPr="00514E03">
        <w:rPr>
          <w:rFonts w:ascii="Times New Roman" w:hAnsi="Times New Roman" w:cs="Times New Roman"/>
          <w:b/>
          <w:sz w:val="24"/>
          <w:szCs w:val="24"/>
        </w:rPr>
        <w:t>Gambar 3.6</w:t>
      </w:r>
      <w:r w:rsidRPr="00514E03">
        <w:rPr>
          <w:rFonts w:ascii="Times New Roman" w:hAnsi="Times New Roman" w:cs="Times New Roman"/>
          <w:b/>
          <w:sz w:val="24"/>
          <w:szCs w:val="24"/>
        </w:rPr>
        <w:t xml:space="preserve"> </w:t>
      </w:r>
      <w:r w:rsidRPr="00514E03">
        <w:rPr>
          <w:rFonts w:ascii="Times New Roman" w:eastAsia="Times New Roman" w:hAnsi="Times New Roman" w:cs="Times New Roman"/>
          <w:b/>
          <w:sz w:val="24"/>
          <w:szCs w:val="24"/>
        </w:rPr>
        <w:t xml:space="preserve">Diagram </w:t>
      </w:r>
      <w:r w:rsidR="005037C9" w:rsidRPr="00514E03">
        <w:rPr>
          <w:rFonts w:ascii="Times New Roman" w:eastAsia="Times New Roman" w:hAnsi="Times New Roman" w:cs="Times New Roman"/>
          <w:b/>
          <w:i/>
          <w:sz w:val="24"/>
          <w:szCs w:val="24"/>
        </w:rPr>
        <w:t>Activity</w:t>
      </w:r>
      <w:r w:rsidR="005037C9" w:rsidRPr="00514E03">
        <w:rPr>
          <w:rFonts w:ascii="Times New Roman" w:eastAsia="Times New Roman" w:hAnsi="Times New Roman" w:cs="Times New Roman"/>
          <w:b/>
          <w:sz w:val="24"/>
          <w:szCs w:val="24"/>
        </w:rPr>
        <w:t xml:space="preserve"> </w:t>
      </w:r>
      <w:bookmarkEnd w:id="145"/>
      <w:r w:rsidRPr="00514E03">
        <w:rPr>
          <w:rFonts w:ascii="Times New Roman" w:eastAsia="Times New Roman" w:hAnsi="Times New Roman" w:cs="Times New Roman"/>
          <w:b/>
          <w:sz w:val="24"/>
          <w:szCs w:val="24"/>
        </w:rPr>
        <w:t xml:space="preserve">Proses </w:t>
      </w:r>
      <w:r w:rsidRPr="00514E03">
        <w:rPr>
          <w:rFonts w:ascii="Times New Roman" w:eastAsia="Times New Roman" w:hAnsi="Times New Roman" w:cs="Times New Roman"/>
          <w:b/>
          <w:i/>
          <w:sz w:val="24"/>
          <w:szCs w:val="24"/>
        </w:rPr>
        <w:t>Browsing</w:t>
      </w:r>
    </w:p>
    <w:p w14:paraId="4B10DD10" w14:textId="517CDBB9" w:rsidR="00042FCD" w:rsidRPr="00514E03" w:rsidRDefault="00744510" w:rsidP="00042FCD">
      <w:p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Gambar 3.6</w:t>
      </w:r>
      <w:r w:rsidR="00042FCD" w:rsidRPr="00514E03">
        <w:rPr>
          <w:rFonts w:ascii="Times New Roman" w:eastAsia="Times New Roman" w:hAnsi="Times New Roman" w:cs="Times New Roman"/>
          <w:sz w:val="24"/>
          <w:szCs w:val="24"/>
        </w:rPr>
        <w:t xml:space="preserve"> merupakan diagram </w:t>
      </w:r>
      <w:r w:rsidR="00042FCD" w:rsidRPr="00514E03">
        <w:rPr>
          <w:rFonts w:ascii="Times New Roman" w:eastAsia="Times New Roman" w:hAnsi="Times New Roman" w:cs="Times New Roman"/>
          <w:i/>
          <w:sz w:val="24"/>
          <w:szCs w:val="24"/>
        </w:rPr>
        <w:t>activity</w:t>
      </w:r>
      <w:r w:rsidR="00042FCD" w:rsidRPr="00514E03">
        <w:rPr>
          <w:rFonts w:ascii="Times New Roman" w:eastAsia="Times New Roman" w:hAnsi="Times New Roman" w:cs="Times New Roman"/>
          <w:sz w:val="24"/>
          <w:szCs w:val="24"/>
        </w:rPr>
        <w:t xml:space="preserve"> proses </w:t>
      </w:r>
      <w:r w:rsidR="00042FCD" w:rsidRPr="00514E03">
        <w:rPr>
          <w:rFonts w:ascii="Times New Roman" w:eastAsia="Times New Roman" w:hAnsi="Times New Roman" w:cs="Times New Roman"/>
          <w:i/>
          <w:sz w:val="24"/>
          <w:szCs w:val="24"/>
        </w:rPr>
        <w:t xml:space="preserve">browsing </w:t>
      </w:r>
      <w:r w:rsidR="00042FCD" w:rsidRPr="00514E03">
        <w:rPr>
          <w:rFonts w:ascii="Times New Roman" w:eastAsia="Times New Roman" w:hAnsi="Times New Roman" w:cs="Times New Roman"/>
          <w:sz w:val="24"/>
          <w:szCs w:val="24"/>
        </w:rPr>
        <w:t xml:space="preserve">yang </w:t>
      </w:r>
      <w:proofErr w:type="gramStart"/>
      <w:r w:rsidR="00042FCD" w:rsidRPr="00514E03">
        <w:rPr>
          <w:rFonts w:ascii="Times New Roman" w:eastAsia="Times New Roman" w:hAnsi="Times New Roman" w:cs="Times New Roman"/>
          <w:sz w:val="24"/>
          <w:szCs w:val="24"/>
        </w:rPr>
        <w:t>mana :</w:t>
      </w:r>
      <w:proofErr w:type="gramEnd"/>
    </w:p>
    <w:p w14:paraId="2528F9A0" w14:textId="258E8F04" w:rsidR="00042FCD" w:rsidRPr="00514E03" w:rsidRDefault="00042FCD" w:rsidP="008D0BBA">
      <w:pPr>
        <w:pStyle w:val="ListParagraph"/>
        <w:numPr>
          <w:ilvl w:val="0"/>
          <w:numId w:val="22"/>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masuk ke halaman </w:t>
      </w:r>
      <w:r w:rsidRPr="00514E03">
        <w:rPr>
          <w:rFonts w:ascii="Times New Roman" w:eastAsia="Times New Roman" w:hAnsi="Times New Roman" w:cs="Times New Roman"/>
          <w:i/>
          <w:sz w:val="24"/>
          <w:szCs w:val="24"/>
        </w:rPr>
        <w:t>browsing</w:t>
      </w:r>
      <w:r w:rsidRPr="00514E03">
        <w:rPr>
          <w:rFonts w:ascii="Times New Roman" w:eastAsia="Times New Roman" w:hAnsi="Times New Roman" w:cs="Times New Roman"/>
          <w:sz w:val="24"/>
          <w:szCs w:val="24"/>
        </w:rPr>
        <w:t>.</w:t>
      </w:r>
    </w:p>
    <w:p w14:paraId="1E23705A" w14:textId="40719DA3" w:rsidR="00042FCD" w:rsidRPr="00514E03" w:rsidRDefault="00042FCD" w:rsidP="008D0BBA">
      <w:pPr>
        <w:pStyle w:val="ListParagraph"/>
        <w:numPr>
          <w:ilvl w:val="0"/>
          <w:numId w:val="22"/>
        </w:numPr>
        <w:spacing w:before="240" w:line="360" w:lineRule="auto"/>
        <w:jc w:val="both"/>
        <w:rPr>
          <w:rFonts w:ascii="Times New Roman" w:eastAsia="Times New Roman" w:hAnsi="Times New Roman" w:cs="Times New Roman"/>
          <w:i/>
          <w:sz w:val="24"/>
          <w:szCs w:val="24"/>
        </w:rPr>
      </w:pPr>
      <w:r w:rsidRPr="00514E03">
        <w:rPr>
          <w:rFonts w:ascii="Times New Roman" w:eastAsia="Times New Roman" w:hAnsi="Times New Roman" w:cs="Times New Roman"/>
          <w:sz w:val="24"/>
          <w:szCs w:val="24"/>
        </w:rPr>
        <w:t xml:space="preserve">Sistem menampilkan halaman </w:t>
      </w:r>
      <w:r w:rsidRPr="00514E03">
        <w:rPr>
          <w:rFonts w:ascii="Times New Roman" w:eastAsia="Times New Roman" w:hAnsi="Times New Roman" w:cs="Times New Roman"/>
          <w:i/>
          <w:sz w:val="24"/>
          <w:szCs w:val="24"/>
        </w:rPr>
        <w:t>browsing.</w:t>
      </w:r>
    </w:p>
    <w:p w14:paraId="44166EBF" w14:textId="28E1A612" w:rsidR="00042FCD" w:rsidRPr="00514E03" w:rsidRDefault="00042FCD" w:rsidP="008D0BBA">
      <w:pPr>
        <w:pStyle w:val="ListParagraph"/>
        <w:numPr>
          <w:ilvl w:val="0"/>
          <w:numId w:val="22"/>
        </w:numPr>
        <w:spacing w:before="240" w:line="360" w:lineRule="auto"/>
        <w:jc w:val="both"/>
        <w:rPr>
          <w:rFonts w:ascii="Times New Roman" w:eastAsia="Times New Roman" w:hAnsi="Times New Roman" w:cs="Times New Roman"/>
          <w:i/>
          <w:sz w:val="24"/>
          <w:szCs w:val="24"/>
        </w:rPr>
      </w:pP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memilih kelas dan atribut yang diinginkan, kelas dan atribut yang tersedia berupa </w:t>
      </w:r>
      <w:r w:rsidRPr="00514E03">
        <w:rPr>
          <w:rFonts w:ascii="Times New Roman" w:eastAsia="Times New Roman" w:hAnsi="Times New Roman" w:cs="Times New Roman"/>
          <w:i/>
          <w:sz w:val="24"/>
          <w:szCs w:val="24"/>
        </w:rPr>
        <w:t>hyperlink.</w:t>
      </w:r>
    </w:p>
    <w:p w14:paraId="73ACD02F" w14:textId="15136580" w:rsidR="00042FCD" w:rsidRPr="00514E03" w:rsidRDefault="00042FCD" w:rsidP="008D0BBA">
      <w:pPr>
        <w:pStyle w:val="ListParagraph"/>
        <w:numPr>
          <w:ilvl w:val="0"/>
          <w:numId w:val="22"/>
        </w:numPr>
        <w:spacing w:before="240" w:line="360" w:lineRule="auto"/>
        <w:jc w:val="both"/>
        <w:rPr>
          <w:rFonts w:ascii="Times New Roman" w:eastAsia="Times New Roman" w:hAnsi="Times New Roman" w:cs="Times New Roman"/>
          <w:i/>
          <w:sz w:val="24"/>
          <w:szCs w:val="24"/>
        </w:rPr>
      </w:pPr>
      <w:r w:rsidRPr="00514E03">
        <w:rPr>
          <w:rFonts w:ascii="Times New Roman" w:eastAsia="Times New Roman" w:hAnsi="Times New Roman" w:cs="Times New Roman"/>
          <w:sz w:val="24"/>
          <w:szCs w:val="24"/>
        </w:rPr>
        <w:t xml:space="preserve">Sistem melakukan proses </w:t>
      </w:r>
      <w:r w:rsidRPr="00514E03">
        <w:rPr>
          <w:rFonts w:ascii="Times New Roman" w:eastAsia="Times New Roman" w:hAnsi="Times New Roman" w:cs="Times New Roman"/>
          <w:i/>
          <w:sz w:val="24"/>
          <w:szCs w:val="24"/>
        </w:rPr>
        <w:t>browsing.</w:t>
      </w:r>
    </w:p>
    <w:p w14:paraId="35042D0A" w14:textId="77777777" w:rsidR="002F1A2E" w:rsidRPr="00514E03" w:rsidRDefault="00042FCD" w:rsidP="008D0BBA">
      <w:pPr>
        <w:pStyle w:val="ListParagraph"/>
        <w:numPr>
          <w:ilvl w:val="0"/>
          <w:numId w:val="22"/>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S</w:t>
      </w:r>
      <w:r w:rsidR="002F1A2E" w:rsidRPr="00514E03">
        <w:rPr>
          <w:rFonts w:ascii="Times New Roman" w:eastAsia="Times New Roman" w:hAnsi="Times New Roman" w:cs="Times New Roman"/>
          <w:sz w:val="24"/>
          <w:szCs w:val="24"/>
        </w:rPr>
        <w:t>istem menampilkan</w:t>
      </w:r>
      <w:r w:rsidRPr="00514E03">
        <w:rPr>
          <w:rFonts w:ascii="Times New Roman" w:eastAsia="Times New Roman" w:hAnsi="Times New Roman" w:cs="Times New Roman"/>
          <w:sz w:val="24"/>
          <w:szCs w:val="24"/>
        </w:rPr>
        <w:t xml:space="preserve"> isi atribut kelas pilihan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berupa daftar tarian</w:t>
      </w:r>
      <w:r w:rsidR="002F1A2E" w:rsidRPr="00514E03">
        <w:rPr>
          <w:rFonts w:ascii="Times New Roman" w:eastAsia="Times New Roman" w:hAnsi="Times New Roman" w:cs="Times New Roman"/>
          <w:sz w:val="24"/>
          <w:szCs w:val="24"/>
        </w:rPr>
        <w:t xml:space="preserve"> terkait.</w:t>
      </w:r>
    </w:p>
    <w:p w14:paraId="3028AF1F" w14:textId="7549984D" w:rsidR="002F1A2E" w:rsidRPr="00514E03" w:rsidRDefault="002F1A2E" w:rsidP="008D0BBA">
      <w:pPr>
        <w:pStyle w:val="ListParagraph"/>
        <w:numPr>
          <w:ilvl w:val="0"/>
          <w:numId w:val="22"/>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memilih tarian yang diinginkan dari daftar tarian yang ditampilkan oleh sistem.</w:t>
      </w:r>
    </w:p>
    <w:p w14:paraId="5F76EA3D" w14:textId="77777777" w:rsidR="002F1A2E" w:rsidRPr="00514E03" w:rsidRDefault="002F1A2E" w:rsidP="008D0BBA">
      <w:pPr>
        <w:pStyle w:val="ListParagraph"/>
        <w:numPr>
          <w:ilvl w:val="0"/>
          <w:numId w:val="22"/>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melakukan proses </w:t>
      </w:r>
      <w:r w:rsidRPr="00514E03">
        <w:rPr>
          <w:rFonts w:ascii="Times New Roman" w:eastAsia="Times New Roman" w:hAnsi="Times New Roman" w:cs="Times New Roman"/>
          <w:i/>
          <w:sz w:val="24"/>
          <w:szCs w:val="24"/>
        </w:rPr>
        <w:t xml:space="preserve">browsing </w:t>
      </w:r>
      <w:r w:rsidRPr="00514E03">
        <w:rPr>
          <w:rFonts w:ascii="Times New Roman" w:eastAsia="Times New Roman" w:hAnsi="Times New Roman" w:cs="Times New Roman"/>
          <w:sz w:val="24"/>
          <w:szCs w:val="24"/>
        </w:rPr>
        <w:t xml:space="preserve">untuk mendapatkan detail tarian yang dipilih oleh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berupa atribut.</w:t>
      </w:r>
    </w:p>
    <w:p w14:paraId="5D9DFC94" w14:textId="2142C31A" w:rsidR="002F1A2E" w:rsidRPr="00514E03" w:rsidRDefault="002F1A2E" w:rsidP="008D0BBA">
      <w:pPr>
        <w:pStyle w:val="ListParagraph"/>
        <w:numPr>
          <w:ilvl w:val="0"/>
          <w:numId w:val="22"/>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lastRenderedPageBreak/>
        <w:t xml:space="preserve">Sistem Menampilkan Informasi kepada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berupa detail tarian pilihan </w:t>
      </w:r>
      <w:r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w:t>
      </w:r>
    </w:p>
    <w:p w14:paraId="5017D364" w14:textId="2E803E0B" w:rsidR="002F1A2E" w:rsidRPr="00514E03" w:rsidRDefault="002F1A2E" w:rsidP="00F832CC">
      <w:pPr>
        <w:spacing w:before="240" w:line="360" w:lineRule="auto"/>
        <w:jc w:val="center"/>
        <w:rPr>
          <w:rFonts w:ascii="Times New Roman" w:eastAsia="Times New Roman" w:hAnsi="Times New Roman" w:cs="Times New Roman"/>
          <w:sz w:val="24"/>
          <w:szCs w:val="24"/>
        </w:rPr>
      </w:pPr>
      <w:r w:rsidRPr="00514E03">
        <w:rPr>
          <w:rFonts w:ascii="Times New Roman" w:hAnsi="Times New Roman" w:cs="Times New Roman"/>
          <w:noProof/>
          <w:sz w:val="24"/>
          <w:szCs w:val="24"/>
        </w:rPr>
        <w:drawing>
          <wp:inline distT="0" distB="0" distL="0" distR="0" wp14:anchorId="7649BD52" wp14:editId="05F0D852">
            <wp:extent cx="4908802" cy="41975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8802" cy="4197566"/>
                    </a:xfrm>
                    <a:prstGeom prst="rect">
                      <a:avLst/>
                    </a:prstGeom>
                  </pic:spPr>
                </pic:pic>
              </a:graphicData>
            </a:graphic>
          </wp:inline>
        </w:drawing>
      </w:r>
      <w:r w:rsidR="00744510" w:rsidRPr="00514E03">
        <w:rPr>
          <w:rFonts w:ascii="Times New Roman" w:hAnsi="Times New Roman" w:cs="Times New Roman"/>
          <w:b/>
          <w:sz w:val="24"/>
          <w:szCs w:val="24"/>
        </w:rPr>
        <w:t>Gambar 3.7</w:t>
      </w:r>
      <w:r w:rsidRPr="00514E03">
        <w:rPr>
          <w:rFonts w:ascii="Times New Roman" w:hAnsi="Times New Roman" w:cs="Times New Roman"/>
          <w:b/>
          <w:sz w:val="24"/>
          <w:szCs w:val="24"/>
        </w:rPr>
        <w:t xml:space="preserve"> </w:t>
      </w:r>
      <w:r w:rsidRPr="00514E03">
        <w:rPr>
          <w:rFonts w:ascii="Times New Roman" w:eastAsia="Times New Roman" w:hAnsi="Times New Roman" w:cs="Times New Roman"/>
          <w:b/>
          <w:sz w:val="24"/>
          <w:szCs w:val="24"/>
        </w:rPr>
        <w:t xml:space="preserve">Diagram </w:t>
      </w:r>
      <w:r w:rsidRPr="00514E03">
        <w:rPr>
          <w:rFonts w:ascii="Times New Roman" w:eastAsia="Times New Roman" w:hAnsi="Times New Roman" w:cs="Times New Roman"/>
          <w:b/>
          <w:i/>
          <w:sz w:val="24"/>
          <w:szCs w:val="24"/>
        </w:rPr>
        <w:t xml:space="preserve">Activity </w:t>
      </w:r>
      <w:r w:rsidRPr="00514E03">
        <w:rPr>
          <w:rFonts w:ascii="Times New Roman" w:eastAsia="Times New Roman" w:hAnsi="Times New Roman" w:cs="Times New Roman"/>
          <w:b/>
          <w:sz w:val="24"/>
          <w:szCs w:val="24"/>
        </w:rPr>
        <w:t xml:space="preserve">Detail Proses </w:t>
      </w:r>
      <w:r w:rsidRPr="00514E03">
        <w:rPr>
          <w:rFonts w:ascii="Times New Roman" w:eastAsia="Times New Roman" w:hAnsi="Times New Roman" w:cs="Times New Roman"/>
          <w:b/>
          <w:i/>
          <w:sz w:val="24"/>
          <w:szCs w:val="24"/>
        </w:rPr>
        <w:t>Browsing</w:t>
      </w:r>
    </w:p>
    <w:p w14:paraId="3D159658" w14:textId="31AA8471" w:rsidR="002F1A2E" w:rsidRPr="00514E03" w:rsidRDefault="00744510" w:rsidP="002F1A2E">
      <w:p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Gambar 3.7</w:t>
      </w:r>
      <w:r w:rsidR="002F1A2E" w:rsidRPr="00514E03">
        <w:rPr>
          <w:rFonts w:ascii="Times New Roman" w:eastAsia="Times New Roman" w:hAnsi="Times New Roman" w:cs="Times New Roman"/>
          <w:sz w:val="24"/>
          <w:szCs w:val="24"/>
        </w:rPr>
        <w:t xml:space="preserve"> merupakan diagram </w:t>
      </w:r>
      <w:r w:rsidR="002F1A2E" w:rsidRPr="00514E03">
        <w:rPr>
          <w:rFonts w:ascii="Times New Roman" w:eastAsia="Times New Roman" w:hAnsi="Times New Roman" w:cs="Times New Roman"/>
          <w:i/>
          <w:sz w:val="24"/>
          <w:szCs w:val="24"/>
        </w:rPr>
        <w:t>activity</w:t>
      </w:r>
      <w:r w:rsidR="002F1A2E" w:rsidRPr="00514E03">
        <w:rPr>
          <w:rFonts w:ascii="Times New Roman" w:eastAsia="Times New Roman" w:hAnsi="Times New Roman" w:cs="Times New Roman"/>
          <w:sz w:val="24"/>
          <w:szCs w:val="24"/>
        </w:rPr>
        <w:t xml:space="preserve"> </w:t>
      </w:r>
      <w:r w:rsidR="0081106A" w:rsidRPr="00514E03">
        <w:rPr>
          <w:rFonts w:ascii="Times New Roman" w:eastAsia="Times New Roman" w:hAnsi="Times New Roman" w:cs="Times New Roman"/>
          <w:sz w:val="24"/>
          <w:szCs w:val="24"/>
        </w:rPr>
        <w:t xml:space="preserve">detail </w:t>
      </w:r>
      <w:r w:rsidR="002F1A2E" w:rsidRPr="00514E03">
        <w:rPr>
          <w:rFonts w:ascii="Times New Roman" w:eastAsia="Times New Roman" w:hAnsi="Times New Roman" w:cs="Times New Roman"/>
          <w:sz w:val="24"/>
          <w:szCs w:val="24"/>
        </w:rPr>
        <w:t xml:space="preserve">proses </w:t>
      </w:r>
      <w:r w:rsidR="002F1A2E" w:rsidRPr="00514E03">
        <w:rPr>
          <w:rFonts w:ascii="Times New Roman" w:eastAsia="Times New Roman" w:hAnsi="Times New Roman" w:cs="Times New Roman"/>
          <w:i/>
          <w:sz w:val="24"/>
          <w:szCs w:val="24"/>
        </w:rPr>
        <w:t xml:space="preserve">browsing </w:t>
      </w:r>
      <w:r w:rsidR="002F1A2E" w:rsidRPr="00514E03">
        <w:rPr>
          <w:rFonts w:ascii="Times New Roman" w:eastAsia="Times New Roman" w:hAnsi="Times New Roman" w:cs="Times New Roman"/>
          <w:sz w:val="24"/>
          <w:szCs w:val="24"/>
        </w:rPr>
        <w:t xml:space="preserve">yang </w:t>
      </w:r>
      <w:proofErr w:type="gramStart"/>
      <w:r w:rsidR="002F1A2E" w:rsidRPr="00514E03">
        <w:rPr>
          <w:rFonts w:ascii="Times New Roman" w:eastAsia="Times New Roman" w:hAnsi="Times New Roman" w:cs="Times New Roman"/>
          <w:sz w:val="24"/>
          <w:szCs w:val="24"/>
        </w:rPr>
        <w:t>mana :</w:t>
      </w:r>
      <w:proofErr w:type="gramEnd"/>
    </w:p>
    <w:p w14:paraId="084AB4B7" w14:textId="5B1BDF8B" w:rsidR="0081106A" w:rsidRPr="00514E03" w:rsidRDefault="005037C9" w:rsidP="008D0BBA">
      <w:pPr>
        <w:pStyle w:val="ListParagraph"/>
        <w:numPr>
          <w:ilvl w:val="0"/>
          <w:numId w:val="2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Sistem menerima alamat</w:t>
      </w:r>
      <w:r w:rsidR="00A77122" w:rsidRPr="00514E03">
        <w:rPr>
          <w:rFonts w:ascii="Times New Roman" w:eastAsia="Times New Roman" w:hAnsi="Times New Roman" w:cs="Times New Roman"/>
          <w:sz w:val="24"/>
          <w:szCs w:val="24"/>
        </w:rPr>
        <w:t xml:space="preserve"> </w:t>
      </w:r>
      <w:r w:rsidR="0081106A" w:rsidRPr="00514E03">
        <w:rPr>
          <w:rFonts w:ascii="Times New Roman" w:eastAsia="Times New Roman" w:hAnsi="Times New Roman" w:cs="Times New Roman"/>
          <w:sz w:val="24"/>
          <w:szCs w:val="24"/>
        </w:rPr>
        <w:t>atribut berupa</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hyperlink</w:t>
      </w:r>
      <w:r w:rsidRPr="00514E03">
        <w:rPr>
          <w:rFonts w:ascii="Times New Roman" w:eastAsia="Times New Roman" w:hAnsi="Times New Roman" w:cs="Times New Roman"/>
          <w:sz w:val="24"/>
          <w:szCs w:val="24"/>
        </w:rPr>
        <w:t xml:space="preserve"> </w:t>
      </w:r>
      <w:r w:rsidR="0081106A" w:rsidRPr="00514E03">
        <w:rPr>
          <w:rFonts w:ascii="Times New Roman" w:eastAsia="Times New Roman" w:hAnsi="Times New Roman" w:cs="Times New Roman"/>
          <w:i/>
          <w:sz w:val="24"/>
          <w:szCs w:val="24"/>
        </w:rPr>
        <w:t>browsing</w:t>
      </w:r>
      <w:r w:rsidR="0081106A" w:rsidRPr="00514E03">
        <w:rPr>
          <w:rFonts w:ascii="Times New Roman" w:eastAsia="Times New Roman" w:hAnsi="Times New Roman" w:cs="Times New Roman"/>
          <w:sz w:val="24"/>
          <w:szCs w:val="24"/>
        </w:rPr>
        <w:t xml:space="preserve"> yang diklik oleh</w:t>
      </w:r>
      <w:r w:rsidRPr="00514E03">
        <w:rPr>
          <w:rFonts w:ascii="Times New Roman" w:eastAsia="Times New Roman" w:hAnsi="Times New Roman" w:cs="Times New Roman"/>
          <w:i/>
          <w:sz w:val="24"/>
          <w:szCs w:val="24"/>
        </w:rPr>
        <w:t xml:space="preserve"> user</w:t>
      </w:r>
      <w:r w:rsidRPr="00514E03">
        <w:rPr>
          <w:rFonts w:ascii="Times New Roman" w:eastAsia="Times New Roman" w:hAnsi="Times New Roman" w:cs="Times New Roman"/>
          <w:sz w:val="24"/>
          <w:szCs w:val="24"/>
        </w:rPr>
        <w:t>.</w:t>
      </w:r>
    </w:p>
    <w:p w14:paraId="149BB2E9" w14:textId="5CD38F0C" w:rsidR="0081106A" w:rsidRPr="00514E03" w:rsidRDefault="005037C9" w:rsidP="008D0BBA">
      <w:pPr>
        <w:pStyle w:val="ListParagraph"/>
        <w:numPr>
          <w:ilvl w:val="0"/>
          <w:numId w:val="2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Alamat </w:t>
      </w:r>
      <w:r w:rsidR="0081106A" w:rsidRPr="00514E03">
        <w:rPr>
          <w:rFonts w:ascii="Times New Roman" w:eastAsia="Times New Roman" w:hAnsi="Times New Roman" w:cs="Times New Roman"/>
          <w:sz w:val="24"/>
          <w:szCs w:val="24"/>
        </w:rPr>
        <w:t xml:space="preserve">dari atribut tersebut </w:t>
      </w:r>
      <w:r w:rsidRPr="00514E03">
        <w:rPr>
          <w:rFonts w:ascii="Times New Roman" w:eastAsia="Times New Roman" w:hAnsi="Times New Roman" w:cs="Times New Roman"/>
          <w:sz w:val="24"/>
          <w:szCs w:val="24"/>
        </w:rPr>
        <w:t xml:space="preserve">dikirimkan </w:t>
      </w:r>
      <w:proofErr w:type="gramStart"/>
      <w:r w:rsidRPr="00514E03">
        <w:rPr>
          <w:rFonts w:ascii="Times New Roman" w:eastAsia="Times New Roman" w:hAnsi="Times New Roman" w:cs="Times New Roman"/>
          <w:sz w:val="24"/>
          <w:szCs w:val="24"/>
        </w:rPr>
        <w:t>pada</w:t>
      </w:r>
      <w:r w:rsidR="00A85E83"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function</w:t>
      </w:r>
      <w:proofErr w:type="gramEnd"/>
      <w:r w:rsidRPr="00514E03">
        <w:rPr>
          <w:rFonts w:ascii="Times New Roman" w:eastAsia="Times New Roman" w:hAnsi="Times New Roman" w:cs="Times New Roman"/>
          <w:sz w:val="24"/>
          <w:szCs w:val="24"/>
        </w:rPr>
        <w:t xml:space="preserve"> yang bersesuaian.</w:t>
      </w:r>
    </w:p>
    <w:p w14:paraId="2A350F1F" w14:textId="392179A6" w:rsidR="0081106A" w:rsidRPr="00514E03" w:rsidRDefault="0081106A" w:rsidP="008D0BBA">
      <w:pPr>
        <w:pStyle w:val="ListParagraph"/>
        <w:numPr>
          <w:ilvl w:val="0"/>
          <w:numId w:val="2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Selanjutnya s</w:t>
      </w:r>
      <w:r w:rsidR="005037C9" w:rsidRPr="00514E03">
        <w:rPr>
          <w:rFonts w:ascii="Times New Roman" w:eastAsia="Times New Roman" w:hAnsi="Times New Roman" w:cs="Times New Roman"/>
          <w:sz w:val="24"/>
          <w:szCs w:val="24"/>
        </w:rPr>
        <w:t xml:space="preserve">istem </w:t>
      </w:r>
      <w:r w:rsidRPr="00514E03">
        <w:rPr>
          <w:rFonts w:ascii="Times New Roman" w:eastAsia="Times New Roman" w:hAnsi="Times New Roman" w:cs="Times New Roman"/>
          <w:sz w:val="24"/>
          <w:szCs w:val="24"/>
        </w:rPr>
        <w:t xml:space="preserve">akan </w:t>
      </w:r>
      <w:r w:rsidR="005037C9" w:rsidRPr="00514E03">
        <w:rPr>
          <w:rFonts w:ascii="Times New Roman" w:eastAsia="Times New Roman" w:hAnsi="Times New Roman" w:cs="Times New Roman"/>
          <w:sz w:val="24"/>
          <w:szCs w:val="24"/>
        </w:rPr>
        <w:t xml:space="preserve">melakukan </w:t>
      </w:r>
      <w:r w:rsidRPr="00514E03">
        <w:rPr>
          <w:rFonts w:ascii="Times New Roman" w:eastAsia="Times New Roman" w:hAnsi="Times New Roman" w:cs="Times New Roman"/>
          <w:sz w:val="24"/>
          <w:szCs w:val="24"/>
        </w:rPr>
        <w:t xml:space="preserve">permintaan </w:t>
      </w:r>
      <w:r w:rsidRPr="00514E03">
        <w:rPr>
          <w:rFonts w:ascii="Times New Roman" w:eastAsia="Times New Roman" w:hAnsi="Times New Roman" w:cs="Times New Roman"/>
          <w:i/>
          <w:sz w:val="24"/>
          <w:szCs w:val="24"/>
        </w:rPr>
        <w:t>q</w:t>
      </w:r>
      <w:r w:rsidR="005037C9" w:rsidRPr="00514E03">
        <w:rPr>
          <w:rFonts w:ascii="Times New Roman" w:eastAsia="Times New Roman" w:hAnsi="Times New Roman" w:cs="Times New Roman"/>
          <w:i/>
          <w:sz w:val="24"/>
          <w:szCs w:val="24"/>
        </w:rPr>
        <w:t>uer</w:t>
      </w:r>
      <w:r w:rsidRPr="00514E03">
        <w:rPr>
          <w:rFonts w:ascii="Times New Roman" w:eastAsia="Times New Roman" w:hAnsi="Times New Roman" w:cs="Times New Roman"/>
          <w:i/>
          <w:sz w:val="24"/>
          <w:szCs w:val="24"/>
        </w:rPr>
        <w:t>y</w:t>
      </w:r>
      <w:r w:rsidR="005037C9" w:rsidRPr="00514E03">
        <w:rPr>
          <w:rFonts w:ascii="Times New Roman" w:eastAsia="Times New Roman" w:hAnsi="Times New Roman" w:cs="Times New Roman"/>
          <w:sz w:val="24"/>
          <w:szCs w:val="24"/>
        </w:rPr>
        <w:t xml:space="preserve"> </w:t>
      </w:r>
      <w:r w:rsidR="005037C9" w:rsidRPr="00514E03">
        <w:rPr>
          <w:rFonts w:ascii="Times New Roman" w:eastAsia="Times New Roman" w:hAnsi="Times New Roman" w:cs="Times New Roman"/>
          <w:i/>
          <w:sz w:val="24"/>
          <w:szCs w:val="24"/>
        </w:rPr>
        <w:t>select</w:t>
      </w:r>
      <w:r w:rsidR="005037C9"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sz w:val="24"/>
          <w:szCs w:val="24"/>
        </w:rPr>
        <w:t>ke</w:t>
      </w:r>
      <w:r w:rsidR="005037C9" w:rsidRPr="00514E03">
        <w:rPr>
          <w:rFonts w:ascii="Times New Roman" w:eastAsia="Times New Roman" w:hAnsi="Times New Roman" w:cs="Times New Roman"/>
          <w:sz w:val="24"/>
          <w:szCs w:val="24"/>
        </w:rPr>
        <w:t xml:space="preserve"> server Fuseki.</w:t>
      </w:r>
    </w:p>
    <w:p w14:paraId="75150B16" w14:textId="74C6BC65" w:rsidR="0081106A" w:rsidRPr="00514E03" w:rsidRDefault="0081106A" w:rsidP="008D0BBA">
      <w:pPr>
        <w:pStyle w:val="ListParagraph"/>
        <w:numPr>
          <w:ilvl w:val="0"/>
          <w:numId w:val="2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Server Fuseki melakukan </w:t>
      </w:r>
      <w:r w:rsidRPr="00514E03">
        <w:rPr>
          <w:rFonts w:ascii="Times New Roman" w:eastAsia="Times New Roman" w:hAnsi="Times New Roman" w:cs="Times New Roman"/>
          <w:i/>
          <w:sz w:val="24"/>
          <w:szCs w:val="24"/>
        </w:rPr>
        <w:t>query</w:t>
      </w:r>
      <w:r w:rsidR="005037C9" w:rsidRPr="00514E03">
        <w:rPr>
          <w:rFonts w:ascii="Times New Roman" w:eastAsia="Times New Roman" w:hAnsi="Times New Roman" w:cs="Times New Roman"/>
          <w:sz w:val="24"/>
          <w:szCs w:val="24"/>
        </w:rPr>
        <w:t xml:space="preserve"> </w:t>
      </w:r>
      <w:r w:rsidR="005037C9" w:rsidRPr="00514E03">
        <w:rPr>
          <w:rFonts w:ascii="Times New Roman" w:eastAsia="Times New Roman" w:hAnsi="Times New Roman" w:cs="Times New Roman"/>
          <w:i/>
          <w:sz w:val="24"/>
          <w:szCs w:val="24"/>
        </w:rPr>
        <w:t xml:space="preserve">select </w:t>
      </w:r>
      <w:r w:rsidR="005037C9" w:rsidRPr="00514E03">
        <w:rPr>
          <w:rFonts w:ascii="Times New Roman" w:eastAsia="Times New Roman" w:hAnsi="Times New Roman" w:cs="Times New Roman"/>
          <w:sz w:val="24"/>
          <w:szCs w:val="24"/>
        </w:rPr>
        <w:t>deskripsi pengetah</w:t>
      </w:r>
      <w:r w:rsidRPr="00514E03">
        <w:rPr>
          <w:rFonts w:ascii="Times New Roman" w:eastAsia="Times New Roman" w:hAnsi="Times New Roman" w:cs="Times New Roman"/>
          <w:sz w:val="24"/>
          <w:szCs w:val="24"/>
        </w:rPr>
        <w:t>uan pada ontologi sesuai dengan permintaan</w:t>
      </w:r>
      <w:r w:rsidR="005037C9" w:rsidRPr="00514E03">
        <w:rPr>
          <w:rFonts w:ascii="Times New Roman" w:eastAsia="Times New Roman" w:hAnsi="Times New Roman" w:cs="Times New Roman"/>
          <w:i/>
          <w:sz w:val="24"/>
          <w:szCs w:val="24"/>
        </w:rPr>
        <w:t xml:space="preserve"> </w:t>
      </w:r>
      <w:r w:rsidR="005037C9" w:rsidRPr="00514E03">
        <w:rPr>
          <w:rFonts w:ascii="Times New Roman" w:eastAsia="Times New Roman" w:hAnsi="Times New Roman" w:cs="Times New Roman"/>
          <w:sz w:val="24"/>
          <w:szCs w:val="24"/>
        </w:rPr>
        <w:t>dari sistem.</w:t>
      </w:r>
    </w:p>
    <w:p w14:paraId="1EC1EB14" w14:textId="77777777" w:rsidR="0081106A" w:rsidRPr="00514E03" w:rsidRDefault="005037C9" w:rsidP="008D0BBA">
      <w:pPr>
        <w:pStyle w:val="ListParagraph"/>
        <w:numPr>
          <w:ilvl w:val="0"/>
          <w:numId w:val="2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Sistem menerima hasil</w:t>
      </w:r>
      <w:r w:rsidR="0081106A" w:rsidRPr="00514E03">
        <w:rPr>
          <w:rFonts w:ascii="Times New Roman" w:eastAsia="Times New Roman" w:hAnsi="Times New Roman" w:cs="Times New Roman"/>
          <w:sz w:val="24"/>
          <w:szCs w:val="24"/>
        </w:rPr>
        <w:t xml:space="preserve"> permintaan</w:t>
      </w:r>
      <w:r w:rsidRPr="00514E03">
        <w:rPr>
          <w:rFonts w:ascii="Times New Roman" w:eastAsia="Times New Roman" w:hAnsi="Times New Roman" w:cs="Times New Roman"/>
          <w:sz w:val="24"/>
          <w:szCs w:val="24"/>
        </w:rPr>
        <w:t xml:space="preserve"> </w:t>
      </w:r>
      <w:r w:rsidR="0081106A"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 xml:space="preserve"> dari </w:t>
      </w:r>
      <w:r w:rsidR="0081106A" w:rsidRPr="00514E03">
        <w:rPr>
          <w:rFonts w:ascii="Times New Roman" w:eastAsia="Times New Roman" w:hAnsi="Times New Roman" w:cs="Times New Roman"/>
          <w:sz w:val="24"/>
          <w:szCs w:val="24"/>
        </w:rPr>
        <w:t>server fuseki</w:t>
      </w:r>
      <w:r w:rsidRPr="00514E03">
        <w:rPr>
          <w:rFonts w:ascii="Times New Roman" w:eastAsia="Times New Roman" w:hAnsi="Times New Roman" w:cs="Times New Roman"/>
          <w:sz w:val="24"/>
          <w:szCs w:val="24"/>
        </w:rPr>
        <w:t>.</w:t>
      </w:r>
    </w:p>
    <w:p w14:paraId="5EF58F81" w14:textId="5B15C1FC" w:rsidR="005037C9" w:rsidRPr="00514E03" w:rsidRDefault="0081106A" w:rsidP="008D0BBA">
      <w:pPr>
        <w:pStyle w:val="ListParagraph"/>
        <w:numPr>
          <w:ilvl w:val="0"/>
          <w:numId w:val="2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lastRenderedPageBreak/>
        <w:t>Lal uyang terakhir s</w:t>
      </w:r>
      <w:r w:rsidR="005037C9" w:rsidRPr="00514E03">
        <w:rPr>
          <w:rFonts w:ascii="Times New Roman" w:eastAsia="Times New Roman" w:hAnsi="Times New Roman" w:cs="Times New Roman"/>
          <w:sz w:val="24"/>
          <w:szCs w:val="24"/>
        </w:rPr>
        <w:t xml:space="preserve">istem menampilkan hasil </w:t>
      </w:r>
      <w:r w:rsidRPr="00514E03">
        <w:rPr>
          <w:rFonts w:ascii="Times New Roman" w:eastAsia="Times New Roman" w:hAnsi="Times New Roman" w:cs="Times New Roman"/>
          <w:i/>
          <w:sz w:val="24"/>
          <w:szCs w:val="24"/>
        </w:rPr>
        <w:t>browsing</w:t>
      </w:r>
      <w:r w:rsidR="005037C9"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sz w:val="24"/>
          <w:szCs w:val="24"/>
        </w:rPr>
        <w:t xml:space="preserve">berupa detail informasi terkait tarian pilihan </w:t>
      </w:r>
      <w:r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pada halaman </w:t>
      </w:r>
      <w:r w:rsidRPr="00514E03">
        <w:rPr>
          <w:rFonts w:ascii="Times New Roman" w:eastAsia="Times New Roman" w:hAnsi="Times New Roman" w:cs="Times New Roman"/>
          <w:i/>
          <w:sz w:val="24"/>
          <w:szCs w:val="24"/>
        </w:rPr>
        <w:t>browsing result</w:t>
      </w:r>
      <w:r w:rsidR="005037C9" w:rsidRPr="00514E03">
        <w:rPr>
          <w:rFonts w:ascii="Times New Roman" w:eastAsia="Times New Roman" w:hAnsi="Times New Roman" w:cs="Times New Roman"/>
          <w:sz w:val="24"/>
          <w:szCs w:val="24"/>
        </w:rPr>
        <w:t>.</w:t>
      </w:r>
    </w:p>
    <w:p w14:paraId="34BDE514" w14:textId="57F3D915" w:rsidR="00A86961" w:rsidRPr="00514E03" w:rsidRDefault="00A86961" w:rsidP="00F832CC">
      <w:pPr>
        <w:pStyle w:val="ListParagraph"/>
        <w:spacing w:before="240" w:line="360" w:lineRule="auto"/>
        <w:ind w:left="0"/>
        <w:jc w:val="center"/>
        <w:rPr>
          <w:rFonts w:ascii="Times New Roman" w:eastAsia="Times New Roman" w:hAnsi="Times New Roman" w:cs="Times New Roman"/>
          <w:sz w:val="24"/>
          <w:szCs w:val="24"/>
        </w:rPr>
      </w:pPr>
      <w:r w:rsidRPr="00514E03">
        <w:rPr>
          <w:rFonts w:ascii="Times New Roman" w:hAnsi="Times New Roman" w:cs="Times New Roman"/>
          <w:noProof/>
          <w:sz w:val="24"/>
          <w:szCs w:val="24"/>
        </w:rPr>
        <w:drawing>
          <wp:inline distT="0" distB="0" distL="0" distR="0" wp14:anchorId="6FCEAC46" wp14:editId="66B3F176">
            <wp:extent cx="4921503" cy="41594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1503" cy="4159464"/>
                    </a:xfrm>
                    <a:prstGeom prst="rect">
                      <a:avLst/>
                    </a:prstGeom>
                  </pic:spPr>
                </pic:pic>
              </a:graphicData>
            </a:graphic>
          </wp:inline>
        </w:drawing>
      </w:r>
      <w:r w:rsidR="00744510" w:rsidRPr="00514E03">
        <w:rPr>
          <w:rFonts w:ascii="Times New Roman" w:hAnsi="Times New Roman" w:cs="Times New Roman"/>
          <w:b/>
          <w:sz w:val="24"/>
          <w:szCs w:val="24"/>
        </w:rPr>
        <w:t>Gambar 3.8</w:t>
      </w:r>
      <w:r w:rsidRPr="00514E03">
        <w:rPr>
          <w:rFonts w:ascii="Times New Roman" w:hAnsi="Times New Roman" w:cs="Times New Roman"/>
          <w:b/>
          <w:sz w:val="24"/>
          <w:szCs w:val="24"/>
        </w:rPr>
        <w:t xml:space="preserve"> </w:t>
      </w:r>
      <w:r w:rsidRPr="00514E03">
        <w:rPr>
          <w:rFonts w:ascii="Times New Roman" w:eastAsia="Times New Roman" w:hAnsi="Times New Roman" w:cs="Times New Roman"/>
          <w:b/>
          <w:sz w:val="24"/>
          <w:szCs w:val="24"/>
        </w:rPr>
        <w:t xml:space="preserve">Diagram </w:t>
      </w:r>
      <w:r w:rsidRPr="00514E03">
        <w:rPr>
          <w:rFonts w:ascii="Times New Roman" w:eastAsia="Times New Roman" w:hAnsi="Times New Roman" w:cs="Times New Roman"/>
          <w:b/>
          <w:i/>
          <w:sz w:val="24"/>
          <w:szCs w:val="24"/>
        </w:rPr>
        <w:t xml:space="preserve">Activity </w:t>
      </w:r>
      <w:r w:rsidRPr="00514E03">
        <w:rPr>
          <w:rFonts w:ascii="Times New Roman" w:eastAsia="Times New Roman" w:hAnsi="Times New Roman" w:cs="Times New Roman"/>
          <w:b/>
          <w:sz w:val="24"/>
          <w:szCs w:val="24"/>
        </w:rPr>
        <w:t xml:space="preserve">Proses </w:t>
      </w:r>
      <w:r w:rsidR="00BB37A9" w:rsidRPr="00514E03">
        <w:rPr>
          <w:rFonts w:ascii="Times New Roman" w:eastAsia="Times New Roman" w:hAnsi="Times New Roman" w:cs="Times New Roman"/>
          <w:b/>
          <w:i/>
          <w:sz w:val="24"/>
          <w:szCs w:val="24"/>
        </w:rPr>
        <w:t>Searching</w:t>
      </w:r>
    </w:p>
    <w:p w14:paraId="7409FCEA" w14:textId="3D58BF79" w:rsidR="00A86961" w:rsidRPr="00514E03" w:rsidRDefault="00A86961" w:rsidP="00A86961">
      <w:p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G</w:t>
      </w:r>
      <w:r w:rsidR="00744510" w:rsidRPr="00514E03">
        <w:rPr>
          <w:rFonts w:ascii="Times New Roman" w:eastAsia="Times New Roman" w:hAnsi="Times New Roman" w:cs="Times New Roman"/>
          <w:sz w:val="24"/>
          <w:szCs w:val="24"/>
        </w:rPr>
        <w:t>ambar 3.8</w:t>
      </w:r>
      <w:r w:rsidRPr="00514E03">
        <w:rPr>
          <w:rFonts w:ascii="Times New Roman" w:eastAsia="Times New Roman" w:hAnsi="Times New Roman" w:cs="Times New Roman"/>
          <w:sz w:val="24"/>
          <w:szCs w:val="24"/>
        </w:rPr>
        <w:t xml:space="preserve"> merupakan diagram </w:t>
      </w:r>
      <w:r w:rsidRPr="00514E03">
        <w:rPr>
          <w:rFonts w:ascii="Times New Roman" w:eastAsia="Times New Roman" w:hAnsi="Times New Roman" w:cs="Times New Roman"/>
          <w:i/>
          <w:sz w:val="24"/>
          <w:szCs w:val="24"/>
        </w:rPr>
        <w:t>activity</w:t>
      </w:r>
      <w:r w:rsidRPr="00514E03">
        <w:rPr>
          <w:rFonts w:ascii="Times New Roman" w:eastAsia="Times New Roman" w:hAnsi="Times New Roman" w:cs="Times New Roman"/>
          <w:sz w:val="24"/>
          <w:szCs w:val="24"/>
        </w:rPr>
        <w:t xml:space="preserve"> proses </w:t>
      </w:r>
      <w:r w:rsidR="00BB37A9" w:rsidRPr="00514E03">
        <w:rPr>
          <w:rFonts w:ascii="Times New Roman" w:eastAsia="Times New Roman" w:hAnsi="Times New Roman" w:cs="Times New Roman"/>
          <w:i/>
          <w:sz w:val="24"/>
          <w:szCs w:val="24"/>
        </w:rPr>
        <w:t>searching</w:t>
      </w:r>
      <w:r w:rsidRPr="00514E03">
        <w:rPr>
          <w:rFonts w:ascii="Times New Roman" w:eastAsia="Times New Roman" w:hAnsi="Times New Roman" w:cs="Times New Roman"/>
          <w:i/>
          <w:sz w:val="24"/>
          <w:szCs w:val="24"/>
        </w:rPr>
        <w:t xml:space="preserve"> </w:t>
      </w:r>
      <w:r w:rsidRPr="00514E03">
        <w:rPr>
          <w:rFonts w:ascii="Times New Roman" w:eastAsia="Times New Roman" w:hAnsi="Times New Roman" w:cs="Times New Roman"/>
          <w:sz w:val="24"/>
          <w:szCs w:val="24"/>
        </w:rPr>
        <w:t xml:space="preserve">yang </w:t>
      </w:r>
      <w:proofErr w:type="gramStart"/>
      <w:r w:rsidRPr="00514E03">
        <w:rPr>
          <w:rFonts w:ascii="Times New Roman" w:eastAsia="Times New Roman" w:hAnsi="Times New Roman" w:cs="Times New Roman"/>
          <w:sz w:val="24"/>
          <w:szCs w:val="24"/>
        </w:rPr>
        <w:t>mana :</w:t>
      </w:r>
      <w:proofErr w:type="gramEnd"/>
    </w:p>
    <w:p w14:paraId="6E797CB2" w14:textId="77777777" w:rsidR="00BB37A9" w:rsidRPr="00514E03" w:rsidRDefault="00BB37A9" w:rsidP="008D0BBA">
      <w:pPr>
        <w:pStyle w:val="ListParagraph"/>
        <w:numPr>
          <w:ilvl w:val="0"/>
          <w:numId w:val="2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masuk ke halaman </w:t>
      </w:r>
      <w:r w:rsidRPr="00514E03">
        <w:rPr>
          <w:rFonts w:ascii="Times New Roman" w:eastAsia="Times New Roman" w:hAnsi="Times New Roman" w:cs="Times New Roman"/>
          <w:i/>
          <w:sz w:val="24"/>
          <w:szCs w:val="24"/>
        </w:rPr>
        <w:t>searching</w:t>
      </w:r>
      <w:r w:rsidRPr="00514E03">
        <w:rPr>
          <w:rFonts w:ascii="Times New Roman" w:eastAsia="Times New Roman" w:hAnsi="Times New Roman" w:cs="Times New Roman"/>
          <w:sz w:val="24"/>
          <w:szCs w:val="24"/>
        </w:rPr>
        <w:t>.</w:t>
      </w:r>
    </w:p>
    <w:p w14:paraId="3475F669" w14:textId="77777777" w:rsidR="00BB37A9" w:rsidRPr="00514E03" w:rsidRDefault="00BB37A9" w:rsidP="008D0BBA">
      <w:pPr>
        <w:pStyle w:val="ListParagraph"/>
        <w:numPr>
          <w:ilvl w:val="0"/>
          <w:numId w:val="2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menampilkan halaman </w:t>
      </w:r>
      <w:r w:rsidRPr="00514E03">
        <w:rPr>
          <w:rFonts w:ascii="Times New Roman" w:eastAsia="Times New Roman" w:hAnsi="Times New Roman" w:cs="Times New Roman"/>
          <w:i/>
          <w:sz w:val="24"/>
          <w:szCs w:val="24"/>
        </w:rPr>
        <w:t>searching.</w:t>
      </w:r>
    </w:p>
    <w:p w14:paraId="1A49E3EC" w14:textId="0BDDC55F" w:rsidR="005037C9" w:rsidRPr="00514E03" w:rsidRDefault="00BB37A9" w:rsidP="008D0BBA">
      <w:pPr>
        <w:pStyle w:val="ListParagraph"/>
        <w:numPr>
          <w:ilvl w:val="0"/>
          <w:numId w:val="2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i/>
          <w:sz w:val="24"/>
          <w:szCs w:val="24"/>
        </w:rPr>
        <w:t>U</w:t>
      </w:r>
      <w:r w:rsidR="005037C9" w:rsidRPr="00514E03">
        <w:rPr>
          <w:rFonts w:ascii="Times New Roman" w:eastAsia="Times New Roman" w:hAnsi="Times New Roman" w:cs="Times New Roman"/>
          <w:i/>
          <w:sz w:val="24"/>
          <w:szCs w:val="24"/>
        </w:rPr>
        <w:t xml:space="preserve">ser </w:t>
      </w:r>
      <w:r w:rsidR="005037C9" w:rsidRPr="00514E03">
        <w:rPr>
          <w:rFonts w:ascii="Times New Roman" w:eastAsia="Times New Roman" w:hAnsi="Times New Roman" w:cs="Times New Roman"/>
          <w:sz w:val="24"/>
          <w:szCs w:val="24"/>
        </w:rPr>
        <w:t xml:space="preserve">memilih </w:t>
      </w:r>
      <w:r w:rsidR="005037C9" w:rsidRPr="00514E03">
        <w:rPr>
          <w:rFonts w:ascii="Times New Roman" w:eastAsia="Times New Roman" w:hAnsi="Times New Roman" w:cs="Times New Roman"/>
          <w:i/>
          <w:sz w:val="24"/>
          <w:szCs w:val="24"/>
        </w:rPr>
        <w:t xml:space="preserve">output </w:t>
      </w:r>
      <w:r w:rsidRPr="00514E03">
        <w:rPr>
          <w:rFonts w:ascii="Times New Roman" w:eastAsia="Times New Roman" w:hAnsi="Times New Roman" w:cs="Times New Roman"/>
          <w:sz w:val="24"/>
          <w:szCs w:val="24"/>
        </w:rPr>
        <w:t xml:space="preserve">berupa “Tarian” </w:t>
      </w:r>
      <w:r w:rsidR="005037C9" w:rsidRPr="00514E03">
        <w:rPr>
          <w:rFonts w:ascii="Times New Roman" w:eastAsia="Times New Roman" w:hAnsi="Times New Roman" w:cs="Times New Roman"/>
          <w:sz w:val="24"/>
          <w:szCs w:val="24"/>
        </w:rPr>
        <w:t xml:space="preserve">dan </w:t>
      </w:r>
      <w:r w:rsidR="005037C9" w:rsidRPr="00514E03">
        <w:rPr>
          <w:rFonts w:ascii="Times New Roman" w:eastAsia="Times New Roman" w:hAnsi="Times New Roman" w:cs="Times New Roman"/>
          <w:i/>
          <w:sz w:val="24"/>
          <w:szCs w:val="24"/>
        </w:rPr>
        <w:t>input</w:t>
      </w:r>
      <w:r w:rsidRPr="00514E03">
        <w:rPr>
          <w:rFonts w:ascii="Times New Roman" w:eastAsia="Times New Roman" w:hAnsi="Times New Roman" w:cs="Times New Roman"/>
          <w:i/>
          <w:sz w:val="24"/>
          <w:szCs w:val="24"/>
        </w:rPr>
        <w:t xml:space="preserve"> </w:t>
      </w:r>
      <w:r w:rsidRPr="00514E03">
        <w:rPr>
          <w:rFonts w:ascii="Times New Roman" w:eastAsia="Times New Roman" w:hAnsi="Times New Roman" w:cs="Times New Roman"/>
          <w:sz w:val="24"/>
          <w:szCs w:val="24"/>
        </w:rPr>
        <w:t>berupa atribut dari kelas yang tersedia.</w:t>
      </w:r>
    </w:p>
    <w:p w14:paraId="4AA8C014" w14:textId="77777777" w:rsidR="00BB37A9" w:rsidRPr="00514E03" w:rsidRDefault="00BB37A9" w:rsidP="008D0BBA">
      <w:pPr>
        <w:pStyle w:val="ListParagraph"/>
        <w:numPr>
          <w:ilvl w:val="0"/>
          <w:numId w:val="2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mengklik tombol “Cari” untuk memulai proses </w:t>
      </w:r>
      <w:r w:rsidRPr="00514E03">
        <w:rPr>
          <w:rFonts w:ascii="Times New Roman" w:eastAsia="Times New Roman" w:hAnsi="Times New Roman" w:cs="Times New Roman"/>
          <w:i/>
          <w:sz w:val="24"/>
          <w:szCs w:val="24"/>
        </w:rPr>
        <w:t>searching</w:t>
      </w:r>
      <w:r w:rsidRPr="00514E03">
        <w:rPr>
          <w:rFonts w:ascii="Times New Roman" w:eastAsia="Times New Roman" w:hAnsi="Times New Roman" w:cs="Times New Roman"/>
          <w:sz w:val="24"/>
          <w:szCs w:val="24"/>
        </w:rPr>
        <w:t>.</w:t>
      </w:r>
    </w:p>
    <w:p w14:paraId="5169FE7D" w14:textId="77777777" w:rsidR="00BB37A9" w:rsidRPr="00514E03" w:rsidRDefault="005037C9" w:rsidP="008D0BBA">
      <w:pPr>
        <w:pStyle w:val="ListParagraph"/>
        <w:numPr>
          <w:ilvl w:val="0"/>
          <w:numId w:val="2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menerima </w:t>
      </w:r>
      <w:r w:rsidR="00BB37A9" w:rsidRPr="00514E03">
        <w:rPr>
          <w:rFonts w:ascii="Times New Roman" w:eastAsia="Times New Roman" w:hAnsi="Times New Roman" w:cs="Times New Roman"/>
          <w:sz w:val="24"/>
          <w:szCs w:val="24"/>
        </w:rPr>
        <w:t xml:space="preserve">permintaan </w:t>
      </w:r>
      <w:r w:rsidR="00BB37A9" w:rsidRPr="00514E03">
        <w:rPr>
          <w:rFonts w:ascii="Times New Roman" w:eastAsia="Times New Roman" w:hAnsi="Times New Roman" w:cs="Times New Roman"/>
          <w:i/>
          <w:sz w:val="24"/>
          <w:szCs w:val="24"/>
        </w:rPr>
        <w:t>searching.</w:t>
      </w:r>
    </w:p>
    <w:p w14:paraId="176003FA" w14:textId="5B7295F0" w:rsidR="00BB37A9" w:rsidRPr="00514E03" w:rsidRDefault="00BB37A9" w:rsidP="008D0BBA">
      <w:pPr>
        <w:pStyle w:val="ListParagraph"/>
        <w:numPr>
          <w:ilvl w:val="0"/>
          <w:numId w:val="2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w:t>
      </w:r>
      <w:r w:rsidR="005037C9" w:rsidRPr="00514E03">
        <w:rPr>
          <w:rFonts w:ascii="Times New Roman" w:eastAsia="Times New Roman" w:hAnsi="Times New Roman" w:cs="Times New Roman"/>
          <w:sz w:val="24"/>
          <w:szCs w:val="24"/>
        </w:rPr>
        <w:t xml:space="preserve">melakukan proses </w:t>
      </w:r>
      <w:r w:rsidRPr="00514E03">
        <w:rPr>
          <w:rFonts w:ascii="Times New Roman" w:eastAsia="Times New Roman" w:hAnsi="Times New Roman" w:cs="Times New Roman"/>
          <w:i/>
          <w:sz w:val="24"/>
          <w:szCs w:val="24"/>
        </w:rPr>
        <w:t>searching</w:t>
      </w:r>
      <w:r w:rsidR="005037C9" w:rsidRPr="00514E03">
        <w:rPr>
          <w:rFonts w:ascii="Times New Roman" w:eastAsia="Times New Roman" w:hAnsi="Times New Roman" w:cs="Times New Roman"/>
          <w:sz w:val="24"/>
          <w:szCs w:val="24"/>
        </w:rPr>
        <w:t>.</w:t>
      </w:r>
    </w:p>
    <w:p w14:paraId="30685AB7" w14:textId="7E894301" w:rsidR="005037C9" w:rsidRPr="00514E03" w:rsidRDefault="005037C9" w:rsidP="008D0BBA">
      <w:pPr>
        <w:pStyle w:val="ListParagraph"/>
        <w:numPr>
          <w:ilvl w:val="0"/>
          <w:numId w:val="2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menampilkan hasil </w:t>
      </w:r>
      <w:r w:rsidR="00BB37A9" w:rsidRPr="00514E03">
        <w:rPr>
          <w:rFonts w:ascii="Times New Roman" w:eastAsia="Times New Roman" w:hAnsi="Times New Roman" w:cs="Times New Roman"/>
          <w:i/>
          <w:sz w:val="24"/>
          <w:szCs w:val="24"/>
        </w:rPr>
        <w:t xml:space="preserve">searching </w:t>
      </w:r>
      <w:r w:rsidR="00BB37A9" w:rsidRPr="00514E03">
        <w:rPr>
          <w:rFonts w:ascii="Times New Roman" w:eastAsia="Times New Roman" w:hAnsi="Times New Roman" w:cs="Times New Roman"/>
          <w:sz w:val="24"/>
          <w:szCs w:val="24"/>
        </w:rPr>
        <w:t xml:space="preserve">berupa daftar nama tarian dan proses </w:t>
      </w:r>
      <w:r w:rsidR="00BB37A9"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w:t>
      </w:r>
    </w:p>
    <w:p w14:paraId="59B46DB3" w14:textId="39929E7A" w:rsidR="00A77122" w:rsidRPr="00514E03" w:rsidRDefault="00A77122" w:rsidP="00F832CC">
      <w:pPr>
        <w:spacing w:before="240" w:line="360" w:lineRule="auto"/>
        <w:jc w:val="center"/>
        <w:rPr>
          <w:rFonts w:ascii="Times New Roman" w:eastAsia="Times New Roman" w:hAnsi="Times New Roman" w:cs="Times New Roman"/>
          <w:sz w:val="24"/>
          <w:szCs w:val="24"/>
        </w:rPr>
      </w:pPr>
      <w:r w:rsidRPr="00514E03">
        <w:rPr>
          <w:rFonts w:ascii="Times New Roman" w:hAnsi="Times New Roman" w:cs="Times New Roman"/>
          <w:noProof/>
          <w:sz w:val="24"/>
          <w:szCs w:val="24"/>
        </w:rPr>
        <w:lastRenderedPageBreak/>
        <w:drawing>
          <wp:inline distT="0" distB="0" distL="0" distR="0" wp14:anchorId="652C8E90" wp14:editId="7966174B">
            <wp:extent cx="4877051" cy="41975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7051" cy="4197566"/>
                    </a:xfrm>
                    <a:prstGeom prst="rect">
                      <a:avLst/>
                    </a:prstGeom>
                  </pic:spPr>
                </pic:pic>
              </a:graphicData>
            </a:graphic>
          </wp:inline>
        </w:drawing>
      </w:r>
      <w:r w:rsidR="00744510" w:rsidRPr="00514E03">
        <w:rPr>
          <w:rFonts w:ascii="Times New Roman" w:hAnsi="Times New Roman" w:cs="Times New Roman"/>
          <w:b/>
          <w:sz w:val="24"/>
          <w:szCs w:val="24"/>
        </w:rPr>
        <w:t>Gambar 3.9</w:t>
      </w:r>
      <w:r w:rsidRPr="00514E03">
        <w:rPr>
          <w:rFonts w:ascii="Times New Roman" w:hAnsi="Times New Roman" w:cs="Times New Roman"/>
          <w:b/>
          <w:sz w:val="24"/>
          <w:szCs w:val="24"/>
        </w:rPr>
        <w:t xml:space="preserve"> </w:t>
      </w:r>
      <w:r w:rsidRPr="00514E03">
        <w:rPr>
          <w:rFonts w:ascii="Times New Roman" w:eastAsia="Times New Roman" w:hAnsi="Times New Roman" w:cs="Times New Roman"/>
          <w:b/>
          <w:sz w:val="24"/>
          <w:szCs w:val="24"/>
        </w:rPr>
        <w:t xml:space="preserve">Diagram </w:t>
      </w:r>
      <w:r w:rsidRPr="00514E03">
        <w:rPr>
          <w:rFonts w:ascii="Times New Roman" w:eastAsia="Times New Roman" w:hAnsi="Times New Roman" w:cs="Times New Roman"/>
          <w:b/>
          <w:i/>
          <w:sz w:val="24"/>
          <w:szCs w:val="24"/>
        </w:rPr>
        <w:t xml:space="preserve">Activity </w:t>
      </w:r>
      <w:r w:rsidRPr="00514E03">
        <w:rPr>
          <w:rFonts w:ascii="Times New Roman" w:eastAsia="Times New Roman" w:hAnsi="Times New Roman" w:cs="Times New Roman"/>
          <w:b/>
          <w:sz w:val="24"/>
          <w:szCs w:val="24"/>
        </w:rPr>
        <w:t xml:space="preserve">Detail Proses </w:t>
      </w:r>
      <w:r w:rsidRPr="00514E03">
        <w:rPr>
          <w:rFonts w:ascii="Times New Roman" w:eastAsia="Times New Roman" w:hAnsi="Times New Roman" w:cs="Times New Roman"/>
          <w:b/>
          <w:i/>
          <w:sz w:val="24"/>
          <w:szCs w:val="24"/>
        </w:rPr>
        <w:t>Searching</w:t>
      </w:r>
    </w:p>
    <w:p w14:paraId="79E16329" w14:textId="1DE2F3FA" w:rsidR="00A77122" w:rsidRPr="00514E03" w:rsidRDefault="00744510" w:rsidP="00A77122">
      <w:p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Gambar 3.9</w:t>
      </w:r>
      <w:r w:rsidR="00A77122" w:rsidRPr="00514E03">
        <w:rPr>
          <w:rFonts w:ascii="Times New Roman" w:eastAsia="Times New Roman" w:hAnsi="Times New Roman" w:cs="Times New Roman"/>
          <w:sz w:val="24"/>
          <w:szCs w:val="24"/>
        </w:rPr>
        <w:t xml:space="preserve"> merupakan diagram </w:t>
      </w:r>
      <w:r w:rsidR="00A77122" w:rsidRPr="00514E03">
        <w:rPr>
          <w:rFonts w:ascii="Times New Roman" w:eastAsia="Times New Roman" w:hAnsi="Times New Roman" w:cs="Times New Roman"/>
          <w:i/>
          <w:sz w:val="24"/>
          <w:szCs w:val="24"/>
        </w:rPr>
        <w:t>activity</w:t>
      </w:r>
      <w:r w:rsidR="00A77122" w:rsidRPr="00514E03">
        <w:rPr>
          <w:rFonts w:ascii="Times New Roman" w:eastAsia="Times New Roman" w:hAnsi="Times New Roman" w:cs="Times New Roman"/>
          <w:sz w:val="24"/>
          <w:szCs w:val="24"/>
        </w:rPr>
        <w:t xml:space="preserve"> detail proses </w:t>
      </w:r>
      <w:r w:rsidR="00A77122" w:rsidRPr="00514E03">
        <w:rPr>
          <w:rFonts w:ascii="Times New Roman" w:eastAsia="Times New Roman" w:hAnsi="Times New Roman" w:cs="Times New Roman"/>
          <w:i/>
          <w:sz w:val="24"/>
          <w:szCs w:val="24"/>
        </w:rPr>
        <w:t xml:space="preserve">searching </w:t>
      </w:r>
      <w:r w:rsidR="00A77122" w:rsidRPr="00514E03">
        <w:rPr>
          <w:rFonts w:ascii="Times New Roman" w:eastAsia="Times New Roman" w:hAnsi="Times New Roman" w:cs="Times New Roman"/>
          <w:sz w:val="24"/>
          <w:szCs w:val="24"/>
        </w:rPr>
        <w:t xml:space="preserve">yang </w:t>
      </w:r>
      <w:proofErr w:type="gramStart"/>
      <w:r w:rsidR="00A77122" w:rsidRPr="00514E03">
        <w:rPr>
          <w:rFonts w:ascii="Times New Roman" w:eastAsia="Times New Roman" w:hAnsi="Times New Roman" w:cs="Times New Roman"/>
          <w:sz w:val="24"/>
          <w:szCs w:val="24"/>
        </w:rPr>
        <w:t>mana :</w:t>
      </w:r>
      <w:proofErr w:type="gramEnd"/>
    </w:p>
    <w:p w14:paraId="7BD246A8" w14:textId="33C48BFA" w:rsidR="00A77122" w:rsidRPr="00514E03" w:rsidRDefault="00A77122" w:rsidP="008D0BBA">
      <w:pPr>
        <w:pStyle w:val="ListParagraph"/>
        <w:numPr>
          <w:ilvl w:val="0"/>
          <w:numId w:val="2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menerima alamat atribut berupa </w:t>
      </w:r>
      <w:r w:rsidR="00A85E83" w:rsidRPr="00514E03">
        <w:rPr>
          <w:rFonts w:ascii="Times New Roman" w:eastAsia="Times New Roman" w:hAnsi="Times New Roman" w:cs="Times New Roman"/>
          <w:sz w:val="24"/>
          <w:szCs w:val="24"/>
        </w:rPr>
        <w:t xml:space="preserve">variabel </w:t>
      </w:r>
      <w:r w:rsidR="00A85E83" w:rsidRPr="00514E03">
        <w:rPr>
          <w:rFonts w:ascii="Times New Roman" w:eastAsia="Times New Roman" w:hAnsi="Times New Roman" w:cs="Times New Roman"/>
          <w:i/>
          <w:sz w:val="24"/>
          <w:szCs w:val="24"/>
        </w:rPr>
        <w:t xml:space="preserve">input </w:t>
      </w:r>
      <w:r w:rsidR="00A85E83" w:rsidRPr="00514E03">
        <w:rPr>
          <w:rFonts w:ascii="Times New Roman" w:eastAsia="Times New Roman" w:hAnsi="Times New Roman" w:cs="Times New Roman"/>
          <w:sz w:val="24"/>
          <w:szCs w:val="24"/>
        </w:rPr>
        <w:t xml:space="preserve">dan </w:t>
      </w:r>
      <w:r w:rsidR="00A85E83" w:rsidRPr="00514E03">
        <w:rPr>
          <w:rFonts w:ascii="Times New Roman" w:eastAsia="Times New Roman" w:hAnsi="Times New Roman" w:cs="Times New Roman"/>
          <w:i/>
          <w:sz w:val="24"/>
          <w:szCs w:val="24"/>
        </w:rPr>
        <w:t>output</w:t>
      </w:r>
      <w:r w:rsidR="00A85E83" w:rsidRPr="00514E03">
        <w:rPr>
          <w:rFonts w:ascii="Times New Roman" w:eastAsia="Times New Roman" w:hAnsi="Times New Roman" w:cs="Times New Roman"/>
          <w:sz w:val="24"/>
          <w:szCs w:val="24"/>
        </w:rPr>
        <w:t xml:space="preserve"> yang dipilih</w:t>
      </w:r>
      <w:r w:rsidRPr="00514E03">
        <w:rPr>
          <w:rFonts w:ascii="Times New Roman" w:eastAsia="Times New Roman" w:hAnsi="Times New Roman" w:cs="Times New Roman"/>
          <w:sz w:val="24"/>
          <w:szCs w:val="24"/>
        </w:rPr>
        <w:t xml:space="preserve"> oleh</w:t>
      </w:r>
      <w:r w:rsidRPr="00514E03">
        <w:rPr>
          <w:rFonts w:ascii="Times New Roman" w:eastAsia="Times New Roman" w:hAnsi="Times New Roman" w:cs="Times New Roman"/>
          <w:i/>
          <w:sz w:val="24"/>
          <w:szCs w:val="24"/>
        </w:rPr>
        <w:t xml:space="preserve"> user</w:t>
      </w:r>
      <w:r w:rsidRPr="00514E03">
        <w:rPr>
          <w:rFonts w:ascii="Times New Roman" w:eastAsia="Times New Roman" w:hAnsi="Times New Roman" w:cs="Times New Roman"/>
          <w:sz w:val="24"/>
          <w:szCs w:val="24"/>
        </w:rPr>
        <w:t>.</w:t>
      </w:r>
    </w:p>
    <w:p w14:paraId="4CED9158" w14:textId="706DA9A7" w:rsidR="00A77122" w:rsidRPr="00514E03" w:rsidRDefault="00A77122" w:rsidP="008D0BBA">
      <w:pPr>
        <w:pStyle w:val="ListParagraph"/>
        <w:numPr>
          <w:ilvl w:val="0"/>
          <w:numId w:val="2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Alamat dari atribut </w:t>
      </w:r>
      <w:r w:rsidR="00A85E83" w:rsidRPr="00514E03">
        <w:rPr>
          <w:rFonts w:ascii="Times New Roman" w:eastAsia="Times New Roman" w:hAnsi="Times New Roman" w:cs="Times New Roman"/>
          <w:i/>
          <w:sz w:val="24"/>
          <w:szCs w:val="24"/>
        </w:rPr>
        <w:t>input</w:t>
      </w:r>
      <w:r w:rsidR="00A85E83" w:rsidRPr="00514E03">
        <w:rPr>
          <w:rFonts w:ascii="Times New Roman" w:eastAsia="Times New Roman" w:hAnsi="Times New Roman" w:cs="Times New Roman"/>
          <w:sz w:val="24"/>
          <w:szCs w:val="24"/>
        </w:rPr>
        <w:t xml:space="preserve"> dan </w:t>
      </w:r>
      <w:r w:rsidR="00A85E83" w:rsidRPr="00514E03">
        <w:rPr>
          <w:rFonts w:ascii="Times New Roman" w:eastAsia="Times New Roman" w:hAnsi="Times New Roman" w:cs="Times New Roman"/>
          <w:i/>
          <w:sz w:val="24"/>
          <w:szCs w:val="24"/>
        </w:rPr>
        <w:t>output</w:t>
      </w:r>
      <w:r w:rsidR="00A85E83"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sz w:val="24"/>
          <w:szCs w:val="24"/>
        </w:rPr>
        <w:t xml:space="preserve">tersebut dikirimkan </w:t>
      </w:r>
      <w:proofErr w:type="gramStart"/>
      <w:r w:rsidRPr="00514E03">
        <w:rPr>
          <w:rFonts w:ascii="Times New Roman" w:eastAsia="Times New Roman" w:hAnsi="Times New Roman" w:cs="Times New Roman"/>
          <w:sz w:val="24"/>
          <w:szCs w:val="24"/>
        </w:rPr>
        <w:t>pada</w:t>
      </w:r>
      <w:r w:rsidR="00A85E83"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function</w:t>
      </w:r>
      <w:proofErr w:type="gramEnd"/>
      <w:r w:rsidRPr="00514E03">
        <w:rPr>
          <w:rFonts w:ascii="Times New Roman" w:eastAsia="Times New Roman" w:hAnsi="Times New Roman" w:cs="Times New Roman"/>
          <w:sz w:val="24"/>
          <w:szCs w:val="24"/>
        </w:rPr>
        <w:t xml:space="preserve"> yang bersesuaian.</w:t>
      </w:r>
    </w:p>
    <w:p w14:paraId="50EDAF9D" w14:textId="0A244689" w:rsidR="00A77122" w:rsidRPr="00514E03" w:rsidRDefault="00A77122" w:rsidP="008D0BBA">
      <w:pPr>
        <w:pStyle w:val="ListParagraph"/>
        <w:numPr>
          <w:ilvl w:val="0"/>
          <w:numId w:val="2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Selanjutnya sistem akan melakukan permintaan </w:t>
      </w:r>
      <w:r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select</w:t>
      </w:r>
      <w:r w:rsidRPr="00514E03">
        <w:rPr>
          <w:rFonts w:ascii="Times New Roman" w:eastAsia="Times New Roman" w:hAnsi="Times New Roman" w:cs="Times New Roman"/>
          <w:sz w:val="24"/>
          <w:szCs w:val="24"/>
        </w:rPr>
        <w:t xml:space="preserve"> </w:t>
      </w:r>
      <w:r w:rsidR="00A85E83" w:rsidRPr="00514E03">
        <w:rPr>
          <w:rFonts w:ascii="Times New Roman" w:eastAsia="Times New Roman" w:hAnsi="Times New Roman" w:cs="Times New Roman"/>
          <w:sz w:val="24"/>
          <w:szCs w:val="24"/>
        </w:rPr>
        <w:t xml:space="preserve">relasi pengetahuan </w:t>
      </w:r>
      <w:r w:rsidRPr="00514E03">
        <w:rPr>
          <w:rFonts w:ascii="Times New Roman" w:eastAsia="Times New Roman" w:hAnsi="Times New Roman" w:cs="Times New Roman"/>
          <w:sz w:val="24"/>
          <w:szCs w:val="24"/>
        </w:rPr>
        <w:t>ke server Fuseki.</w:t>
      </w:r>
    </w:p>
    <w:p w14:paraId="49770149" w14:textId="0BB7CFA9" w:rsidR="00A77122" w:rsidRPr="00514E03" w:rsidRDefault="00A77122" w:rsidP="008D0BBA">
      <w:pPr>
        <w:pStyle w:val="ListParagraph"/>
        <w:numPr>
          <w:ilvl w:val="0"/>
          <w:numId w:val="2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Server Fuseki melakukan </w:t>
      </w:r>
      <w:r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 xml:space="preserve">select </w:t>
      </w:r>
      <w:r w:rsidR="00A85E83" w:rsidRPr="00514E03">
        <w:rPr>
          <w:rFonts w:ascii="Times New Roman" w:eastAsia="Times New Roman" w:hAnsi="Times New Roman" w:cs="Times New Roman"/>
          <w:sz w:val="24"/>
          <w:szCs w:val="24"/>
        </w:rPr>
        <w:t>relasi</w:t>
      </w:r>
      <w:r w:rsidRPr="00514E03">
        <w:rPr>
          <w:rFonts w:ascii="Times New Roman" w:eastAsia="Times New Roman" w:hAnsi="Times New Roman" w:cs="Times New Roman"/>
          <w:sz w:val="24"/>
          <w:szCs w:val="24"/>
        </w:rPr>
        <w:t xml:space="preserve"> pengetahuan pada ontologi sesuai dengan permintaan</w:t>
      </w:r>
      <w:r w:rsidRPr="00514E03">
        <w:rPr>
          <w:rFonts w:ascii="Times New Roman" w:eastAsia="Times New Roman" w:hAnsi="Times New Roman" w:cs="Times New Roman"/>
          <w:i/>
          <w:sz w:val="24"/>
          <w:szCs w:val="24"/>
        </w:rPr>
        <w:t xml:space="preserve"> </w:t>
      </w:r>
      <w:r w:rsidRPr="00514E03">
        <w:rPr>
          <w:rFonts w:ascii="Times New Roman" w:eastAsia="Times New Roman" w:hAnsi="Times New Roman" w:cs="Times New Roman"/>
          <w:sz w:val="24"/>
          <w:szCs w:val="24"/>
        </w:rPr>
        <w:t>dari sistem.</w:t>
      </w:r>
    </w:p>
    <w:p w14:paraId="35A8B11E" w14:textId="77777777" w:rsidR="00A85E83" w:rsidRPr="00514E03" w:rsidRDefault="00A77122" w:rsidP="008D0BBA">
      <w:pPr>
        <w:pStyle w:val="ListParagraph"/>
        <w:numPr>
          <w:ilvl w:val="0"/>
          <w:numId w:val="2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menerima hasil permintaan </w:t>
      </w:r>
      <w:r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 xml:space="preserve"> dari server fuseki.</w:t>
      </w:r>
    </w:p>
    <w:p w14:paraId="10ADB11F" w14:textId="5061A8A4" w:rsidR="005037C9" w:rsidRPr="00514E03" w:rsidRDefault="005037C9" w:rsidP="008D0BBA">
      <w:pPr>
        <w:pStyle w:val="ListParagraph"/>
        <w:numPr>
          <w:ilvl w:val="0"/>
          <w:numId w:val="2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menampilkan hasil </w:t>
      </w:r>
      <w:r w:rsidR="00A85E83" w:rsidRPr="00514E03">
        <w:rPr>
          <w:rFonts w:ascii="Times New Roman" w:eastAsia="Times New Roman" w:hAnsi="Times New Roman" w:cs="Times New Roman"/>
          <w:i/>
          <w:sz w:val="24"/>
          <w:szCs w:val="24"/>
        </w:rPr>
        <w:t>searching</w:t>
      </w:r>
      <w:r w:rsidR="00A85E83" w:rsidRPr="00514E03">
        <w:rPr>
          <w:rFonts w:ascii="Times New Roman" w:eastAsia="Times New Roman" w:hAnsi="Times New Roman" w:cs="Times New Roman"/>
          <w:sz w:val="24"/>
          <w:szCs w:val="24"/>
        </w:rPr>
        <w:t xml:space="preserve"> berupa nama tarian dan proses </w:t>
      </w:r>
      <w:r w:rsidR="00A85E83" w:rsidRPr="00514E03">
        <w:rPr>
          <w:rFonts w:ascii="Times New Roman" w:eastAsia="Times New Roman" w:hAnsi="Times New Roman" w:cs="Times New Roman"/>
          <w:i/>
          <w:sz w:val="24"/>
          <w:szCs w:val="24"/>
        </w:rPr>
        <w:t>query</w:t>
      </w:r>
      <w:r w:rsidR="00A85E83" w:rsidRPr="00514E03">
        <w:rPr>
          <w:rFonts w:ascii="Times New Roman" w:eastAsia="Times New Roman" w:hAnsi="Times New Roman" w:cs="Times New Roman"/>
          <w:sz w:val="24"/>
          <w:szCs w:val="24"/>
        </w:rPr>
        <w:t>.</w:t>
      </w:r>
    </w:p>
    <w:p w14:paraId="72C11F05" w14:textId="77777777" w:rsidR="005037C9" w:rsidRPr="00514E03" w:rsidRDefault="005037C9" w:rsidP="005037C9">
      <w:pPr>
        <w:pStyle w:val="ListParagraph"/>
        <w:spacing w:after="0" w:line="360" w:lineRule="auto"/>
        <w:jc w:val="both"/>
        <w:outlineLvl w:val="1"/>
        <w:rPr>
          <w:rFonts w:ascii="Times New Roman" w:hAnsi="Times New Roman" w:cs="Times New Roman"/>
          <w:sz w:val="24"/>
          <w:szCs w:val="24"/>
        </w:rPr>
      </w:pPr>
    </w:p>
    <w:p w14:paraId="3419D2F7" w14:textId="4FBA027A" w:rsidR="00456E24" w:rsidRPr="00514E03" w:rsidRDefault="0091606B" w:rsidP="008D0BBA">
      <w:pPr>
        <w:pStyle w:val="ListParagraph"/>
        <w:numPr>
          <w:ilvl w:val="3"/>
          <w:numId w:val="15"/>
        </w:numPr>
        <w:spacing w:after="0" w:line="360" w:lineRule="auto"/>
        <w:jc w:val="both"/>
        <w:outlineLvl w:val="1"/>
        <w:rPr>
          <w:rFonts w:ascii="Times New Roman" w:hAnsi="Times New Roman" w:cs="Times New Roman"/>
          <w:sz w:val="24"/>
          <w:szCs w:val="24"/>
        </w:rPr>
      </w:pPr>
      <w:bookmarkStart w:id="146" w:name="_Toc40930871"/>
      <w:r w:rsidRPr="00514E03">
        <w:rPr>
          <w:rFonts w:ascii="Times New Roman" w:eastAsia="Times New Roman" w:hAnsi="Times New Roman" w:cs="Times New Roman"/>
          <w:b/>
          <w:sz w:val="24"/>
          <w:szCs w:val="24"/>
        </w:rPr>
        <w:lastRenderedPageBreak/>
        <w:t>Desain Rancang Antarmuka</w:t>
      </w:r>
      <w:bookmarkEnd w:id="146"/>
    </w:p>
    <w:p w14:paraId="06456C40" w14:textId="4DB8303B" w:rsidR="002B5F55" w:rsidRPr="00514E03" w:rsidRDefault="00456E24" w:rsidP="002B5F55">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noProof/>
          <w:sz w:val="24"/>
          <w:szCs w:val="24"/>
        </w:rPr>
        <w:drawing>
          <wp:inline distT="0" distB="0" distL="0" distR="0" wp14:anchorId="5530E24C" wp14:editId="4F66628A">
            <wp:extent cx="5039995" cy="2734310"/>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734310"/>
                    </a:xfrm>
                    <a:prstGeom prst="rect">
                      <a:avLst/>
                    </a:prstGeom>
                  </pic:spPr>
                </pic:pic>
              </a:graphicData>
            </a:graphic>
          </wp:inline>
        </w:drawing>
      </w:r>
      <w:r w:rsidR="00744510" w:rsidRPr="00514E03">
        <w:rPr>
          <w:rFonts w:ascii="Times New Roman" w:hAnsi="Times New Roman" w:cs="Times New Roman"/>
          <w:b/>
          <w:sz w:val="24"/>
          <w:szCs w:val="24"/>
        </w:rPr>
        <w:t>Gambar 3.10</w:t>
      </w:r>
      <w:r w:rsidR="002B5F55" w:rsidRPr="00514E03">
        <w:rPr>
          <w:rFonts w:ascii="Times New Roman" w:hAnsi="Times New Roman" w:cs="Times New Roman"/>
          <w:b/>
          <w:sz w:val="24"/>
          <w:szCs w:val="24"/>
        </w:rPr>
        <w:t xml:space="preserve"> </w:t>
      </w:r>
      <w:r w:rsidR="002B5F55" w:rsidRPr="00514E03">
        <w:rPr>
          <w:rFonts w:ascii="Times New Roman" w:eastAsia="Times New Roman" w:hAnsi="Times New Roman" w:cs="Times New Roman"/>
          <w:b/>
          <w:sz w:val="24"/>
          <w:szCs w:val="24"/>
        </w:rPr>
        <w:t xml:space="preserve">Desain halaman utama atau </w:t>
      </w:r>
      <w:r w:rsidR="002B5F55" w:rsidRPr="00514E03">
        <w:rPr>
          <w:rFonts w:ascii="Times New Roman" w:eastAsia="Times New Roman" w:hAnsi="Times New Roman" w:cs="Times New Roman"/>
          <w:b/>
          <w:i/>
          <w:sz w:val="24"/>
          <w:szCs w:val="24"/>
        </w:rPr>
        <w:t>Home</w:t>
      </w:r>
    </w:p>
    <w:p w14:paraId="3C7D4984" w14:textId="03A07DB8" w:rsidR="002B5F55" w:rsidRPr="00514E03" w:rsidRDefault="002B5F55" w:rsidP="00711CA7">
      <w:pPr>
        <w:pStyle w:val="ListParagraph"/>
        <w:spacing w:after="0" w:line="360" w:lineRule="auto"/>
        <w:ind w:left="0" w:firstLine="720"/>
        <w:jc w:val="both"/>
        <w:rPr>
          <w:rFonts w:ascii="Times New Roman" w:hAnsi="Times New Roman" w:cs="Times New Roman"/>
          <w:b/>
          <w:sz w:val="24"/>
          <w:szCs w:val="24"/>
        </w:rPr>
      </w:pPr>
      <w:r w:rsidRPr="00514E03">
        <w:rPr>
          <w:rFonts w:ascii="Times New Roman" w:eastAsia="Times New Roman" w:hAnsi="Times New Roman" w:cs="Times New Roman"/>
          <w:sz w:val="24"/>
          <w:szCs w:val="24"/>
        </w:rPr>
        <w:t>Pa</w:t>
      </w:r>
      <w:r w:rsidR="00744510" w:rsidRPr="00514E03">
        <w:rPr>
          <w:rFonts w:ascii="Times New Roman" w:eastAsia="Times New Roman" w:hAnsi="Times New Roman" w:cs="Times New Roman"/>
          <w:sz w:val="24"/>
          <w:szCs w:val="24"/>
        </w:rPr>
        <w:t>da Gambar 3.10</w:t>
      </w:r>
      <w:r w:rsidRPr="00514E03">
        <w:rPr>
          <w:rFonts w:ascii="Times New Roman" w:eastAsia="Times New Roman" w:hAnsi="Times New Roman" w:cs="Times New Roman"/>
          <w:sz w:val="24"/>
          <w:szCs w:val="24"/>
        </w:rPr>
        <w:t xml:space="preserve"> merupakan rancangan antarmuka dari halaman utama atau </w:t>
      </w:r>
      <w:r w:rsidRPr="00514E03">
        <w:rPr>
          <w:rFonts w:ascii="Times New Roman" w:eastAsia="Times New Roman" w:hAnsi="Times New Roman" w:cs="Times New Roman"/>
          <w:i/>
          <w:sz w:val="24"/>
          <w:szCs w:val="24"/>
        </w:rPr>
        <w:t>home</w:t>
      </w:r>
      <w:r w:rsidRPr="00514E03">
        <w:rPr>
          <w:rFonts w:ascii="Times New Roman" w:eastAsia="Times New Roman" w:hAnsi="Times New Roman" w:cs="Times New Roman"/>
          <w:sz w:val="24"/>
          <w:szCs w:val="24"/>
        </w:rPr>
        <w:t>. Pada halaman tersebut ditampilkan informasi berupa proses yang dapat dilakukan pada sistem.</w:t>
      </w:r>
    </w:p>
    <w:p w14:paraId="14E6CA79" w14:textId="2B9EC33A" w:rsidR="002B5F55" w:rsidRPr="00514E03" w:rsidRDefault="002B5F55" w:rsidP="00456E24">
      <w:pPr>
        <w:pStyle w:val="ListParagraph"/>
        <w:spacing w:after="0" w:line="360" w:lineRule="auto"/>
        <w:ind w:left="0"/>
        <w:jc w:val="both"/>
        <w:rPr>
          <w:rFonts w:ascii="Times New Roman" w:hAnsi="Times New Roman" w:cs="Times New Roman"/>
          <w:b/>
          <w:sz w:val="24"/>
          <w:szCs w:val="24"/>
        </w:rPr>
      </w:pPr>
    </w:p>
    <w:p w14:paraId="1AAC532C" w14:textId="2F7C3D2F" w:rsidR="00456E24" w:rsidRPr="00514E03" w:rsidRDefault="00456E24" w:rsidP="00456E24">
      <w:pPr>
        <w:pStyle w:val="ListParagraph"/>
        <w:spacing w:after="0" w:line="360" w:lineRule="auto"/>
        <w:ind w:left="0"/>
        <w:jc w:val="both"/>
        <w:rPr>
          <w:rFonts w:ascii="Times New Roman" w:hAnsi="Times New Roman" w:cs="Times New Roman"/>
          <w:b/>
          <w:sz w:val="24"/>
          <w:szCs w:val="24"/>
        </w:rPr>
      </w:pPr>
      <w:r w:rsidRPr="00514E03">
        <w:rPr>
          <w:rFonts w:ascii="Times New Roman" w:hAnsi="Times New Roman" w:cs="Times New Roman"/>
          <w:b/>
          <w:noProof/>
          <w:sz w:val="24"/>
          <w:szCs w:val="24"/>
        </w:rPr>
        <w:drawing>
          <wp:inline distT="0" distB="0" distL="0" distR="0" wp14:anchorId="25DF1550" wp14:editId="7A4154FB">
            <wp:extent cx="5039995" cy="2741930"/>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741930"/>
                    </a:xfrm>
                    <a:prstGeom prst="rect">
                      <a:avLst/>
                    </a:prstGeom>
                  </pic:spPr>
                </pic:pic>
              </a:graphicData>
            </a:graphic>
          </wp:inline>
        </w:drawing>
      </w:r>
    </w:p>
    <w:p w14:paraId="42D21389" w14:textId="1D9B3E2D" w:rsidR="00CE64BC" w:rsidRPr="00514E03" w:rsidRDefault="00744510" w:rsidP="00CE64BC">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sz w:val="24"/>
          <w:szCs w:val="24"/>
        </w:rPr>
        <w:t>Gambar 3.11</w:t>
      </w:r>
      <w:r w:rsidR="002B5F55" w:rsidRPr="00514E03">
        <w:rPr>
          <w:rFonts w:ascii="Times New Roman" w:hAnsi="Times New Roman" w:cs="Times New Roman"/>
          <w:b/>
          <w:sz w:val="24"/>
          <w:szCs w:val="24"/>
        </w:rPr>
        <w:t xml:space="preserve"> </w:t>
      </w:r>
      <w:r w:rsidR="002B5F55" w:rsidRPr="00514E03">
        <w:rPr>
          <w:rFonts w:ascii="Times New Roman" w:eastAsia="Times New Roman" w:hAnsi="Times New Roman" w:cs="Times New Roman"/>
          <w:b/>
          <w:sz w:val="24"/>
          <w:szCs w:val="24"/>
        </w:rPr>
        <w:t xml:space="preserve">Desain halaman </w:t>
      </w:r>
      <w:r w:rsidR="00025ABB">
        <w:rPr>
          <w:rFonts w:ascii="Times New Roman" w:eastAsia="Times New Roman" w:hAnsi="Times New Roman" w:cs="Times New Roman"/>
          <w:b/>
          <w:i/>
          <w:sz w:val="24"/>
          <w:szCs w:val="24"/>
        </w:rPr>
        <w:t>Browsing</w:t>
      </w:r>
    </w:p>
    <w:p w14:paraId="1BE59BC7" w14:textId="47538488" w:rsidR="002B5F55" w:rsidRPr="00514E03" w:rsidRDefault="00744510" w:rsidP="00711CA7">
      <w:pPr>
        <w:pStyle w:val="ListParagraph"/>
        <w:spacing w:after="0" w:line="360" w:lineRule="auto"/>
        <w:ind w:left="0" w:firstLine="720"/>
        <w:jc w:val="both"/>
        <w:rPr>
          <w:rFonts w:ascii="Times New Roman" w:hAnsi="Times New Roman" w:cs="Times New Roman"/>
          <w:b/>
          <w:sz w:val="24"/>
          <w:szCs w:val="24"/>
        </w:rPr>
      </w:pPr>
      <w:r w:rsidRPr="00514E03">
        <w:rPr>
          <w:rFonts w:ascii="Times New Roman" w:eastAsia="Times New Roman" w:hAnsi="Times New Roman" w:cs="Times New Roman"/>
          <w:sz w:val="24"/>
          <w:szCs w:val="24"/>
        </w:rPr>
        <w:t>Pada Gambar 3.11</w:t>
      </w:r>
      <w:r w:rsidR="00CE64BC" w:rsidRPr="00514E03">
        <w:rPr>
          <w:rFonts w:ascii="Times New Roman" w:eastAsia="Times New Roman" w:hAnsi="Times New Roman" w:cs="Times New Roman"/>
          <w:sz w:val="24"/>
          <w:szCs w:val="24"/>
        </w:rPr>
        <w:t xml:space="preserve"> merupakan rancangan antarmuka dari halaman </w:t>
      </w:r>
      <w:r w:rsidR="00CE64BC" w:rsidRPr="00514E03">
        <w:rPr>
          <w:rFonts w:ascii="Times New Roman" w:eastAsia="Times New Roman" w:hAnsi="Times New Roman" w:cs="Times New Roman"/>
          <w:i/>
          <w:sz w:val="24"/>
          <w:szCs w:val="24"/>
        </w:rPr>
        <w:t>browsing</w:t>
      </w:r>
      <w:r w:rsidR="00CE64BC" w:rsidRPr="00514E03">
        <w:rPr>
          <w:rFonts w:ascii="Times New Roman" w:eastAsia="Times New Roman" w:hAnsi="Times New Roman" w:cs="Times New Roman"/>
          <w:sz w:val="24"/>
          <w:szCs w:val="24"/>
        </w:rPr>
        <w:t xml:space="preserve">. Pada halaman tersebut ditampilkan informasi berupa nama kelas dan </w:t>
      </w:r>
      <w:r w:rsidR="00CE64BC" w:rsidRPr="00514E03">
        <w:rPr>
          <w:rFonts w:ascii="Times New Roman" w:eastAsia="Times New Roman" w:hAnsi="Times New Roman" w:cs="Times New Roman"/>
          <w:sz w:val="24"/>
          <w:szCs w:val="24"/>
        </w:rPr>
        <w:lastRenderedPageBreak/>
        <w:t xml:space="preserve">atributnya yang mana kelas dan atribut pada halaman </w:t>
      </w:r>
      <w:r w:rsidR="00CE64BC" w:rsidRPr="00514E03">
        <w:rPr>
          <w:rFonts w:ascii="Times New Roman" w:eastAsia="Times New Roman" w:hAnsi="Times New Roman" w:cs="Times New Roman"/>
          <w:i/>
          <w:sz w:val="24"/>
          <w:szCs w:val="24"/>
        </w:rPr>
        <w:t xml:space="preserve">browsing </w:t>
      </w:r>
      <w:r w:rsidR="00CE64BC" w:rsidRPr="00514E03">
        <w:rPr>
          <w:rFonts w:ascii="Times New Roman" w:eastAsia="Times New Roman" w:hAnsi="Times New Roman" w:cs="Times New Roman"/>
          <w:sz w:val="24"/>
          <w:szCs w:val="24"/>
        </w:rPr>
        <w:t xml:space="preserve">ini sebagai proses awal dimulainya proses </w:t>
      </w:r>
      <w:r w:rsidR="00CE64BC" w:rsidRPr="00514E03">
        <w:rPr>
          <w:rFonts w:ascii="Times New Roman" w:eastAsia="Times New Roman" w:hAnsi="Times New Roman" w:cs="Times New Roman"/>
          <w:i/>
          <w:sz w:val="24"/>
          <w:szCs w:val="24"/>
        </w:rPr>
        <w:t>browsing</w:t>
      </w:r>
      <w:r w:rsidR="00CE64BC" w:rsidRPr="00514E03">
        <w:rPr>
          <w:rFonts w:ascii="Times New Roman" w:eastAsia="Times New Roman" w:hAnsi="Times New Roman" w:cs="Times New Roman"/>
          <w:sz w:val="24"/>
          <w:szCs w:val="24"/>
        </w:rPr>
        <w:t>.</w:t>
      </w:r>
    </w:p>
    <w:p w14:paraId="4C44061F" w14:textId="77777777" w:rsidR="002B5F55" w:rsidRPr="00514E03" w:rsidRDefault="002B5F55" w:rsidP="00456E24">
      <w:pPr>
        <w:pStyle w:val="ListParagraph"/>
        <w:spacing w:after="0" w:line="360" w:lineRule="auto"/>
        <w:ind w:left="0"/>
        <w:jc w:val="both"/>
        <w:rPr>
          <w:rFonts w:ascii="Times New Roman" w:hAnsi="Times New Roman" w:cs="Times New Roman"/>
          <w:b/>
          <w:sz w:val="24"/>
          <w:szCs w:val="24"/>
        </w:rPr>
      </w:pPr>
    </w:p>
    <w:p w14:paraId="5FFF7D66" w14:textId="0EE1574E" w:rsidR="00456E24" w:rsidRPr="00514E03" w:rsidRDefault="00456E24" w:rsidP="00456E24">
      <w:pPr>
        <w:pStyle w:val="ListParagraph"/>
        <w:spacing w:after="0" w:line="360" w:lineRule="auto"/>
        <w:ind w:left="0"/>
        <w:jc w:val="both"/>
        <w:rPr>
          <w:rFonts w:ascii="Times New Roman" w:hAnsi="Times New Roman" w:cs="Times New Roman"/>
          <w:b/>
          <w:sz w:val="24"/>
          <w:szCs w:val="24"/>
        </w:rPr>
      </w:pPr>
      <w:r w:rsidRPr="00514E03">
        <w:rPr>
          <w:rFonts w:ascii="Times New Roman" w:hAnsi="Times New Roman" w:cs="Times New Roman"/>
          <w:b/>
          <w:noProof/>
          <w:sz w:val="24"/>
          <w:szCs w:val="24"/>
        </w:rPr>
        <w:drawing>
          <wp:inline distT="0" distB="0" distL="0" distR="0" wp14:anchorId="376626DB" wp14:editId="64ED7B32">
            <wp:extent cx="5039995" cy="2742565"/>
            <wp:effectExtent l="0" t="0" r="825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742565"/>
                    </a:xfrm>
                    <a:prstGeom prst="rect">
                      <a:avLst/>
                    </a:prstGeom>
                  </pic:spPr>
                </pic:pic>
              </a:graphicData>
            </a:graphic>
          </wp:inline>
        </w:drawing>
      </w:r>
    </w:p>
    <w:p w14:paraId="15370B6D" w14:textId="34D339EE" w:rsidR="00CE64BC" w:rsidRPr="00514E03" w:rsidRDefault="00744510" w:rsidP="00CE64BC">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sz w:val="24"/>
          <w:szCs w:val="24"/>
        </w:rPr>
        <w:t>Gambar 3.12</w:t>
      </w:r>
      <w:r w:rsidR="00CE64BC" w:rsidRPr="00514E03">
        <w:rPr>
          <w:rFonts w:ascii="Times New Roman" w:hAnsi="Times New Roman" w:cs="Times New Roman"/>
          <w:b/>
          <w:sz w:val="24"/>
          <w:szCs w:val="24"/>
        </w:rPr>
        <w:t xml:space="preserve"> </w:t>
      </w:r>
      <w:r w:rsidR="00CE64BC" w:rsidRPr="00514E03">
        <w:rPr>
          <w:rFonts w:ascii="Times New Roman" w:eastAsia="Times New Roman" w:hAnsi="Times New Roman" w:cs="Times New Roman"/>
          <w:b/>
          <w:sz w:val="24"/>
          <w:szCs w:val="24"/>
        </w:rPr>
        <w:t xml:space="preserve">Desain halaman </w:t>
      </w:r>
      <w:r w:rsidR="00025ABB">
        <w:rPr>
          <w:rFonts w:ascii="Times New Roman" w:eastAsia="Times New Roman" w:hAnsi="Times New Roman" w:cs="Times New Roman"/>
          <w:b/>
          <w:i/>
          <w:sz w:val="24"/>
          <w:szCs w:val="24"/>
        </w:rPr>
        <w:t>Browsing List</w:t>
      </w:r>
    </w:p>
    <w:p w14:paraId="7BBE206C" w14:textId="48E0ECBF" w:rsidR="00CE64BC" w:rsidRPr="00514E03" w:rsidRDefault="00CE64BC" w:rsidP="00711CA7">
      <w:pPr>
        <w:pStyle w:val="ListParagraph"/>
        <w:spacing w:after="0" w:line="360" w:lineRule="auto"/>
        <w:ind w:left="0" w:firstLine="720"/>
        <w:jc w:val="both"/>
        <w:rPr>
          <w:rFonts w:ascii="Times New Roman" w:hAnsi="Times New Roman" w:cs="Times New Roman"/>
          <w:b/>
          <w:sz w:val="24"/>
          <w:szCs w:val="24"/>
        </w:rPr>
      </w:pPr>
      <w:r w:rsidRPr="00514E03">
        <w:rPr>
          <w:rFonts w:ascii="Times New Roman" w:eastAsia="Times New Roman" w:hAnsi="Times New Roman" w:cs="Times New Roman"/>
          <w:sz w:val="24"/>
          <w:szCs w:val="24"/>
        </w:rPr>
        <w:t>Pada Gambar</w:t>
      </w:r>
      <w:r w:rsidR="00744510" w:rsidRPr="00514E03">
        <w:rPr>
          <w:rFonts w:ascii="Times New Roman" w:eastAsia="Times New Roman" w:hAnsi="Times New Roman" w:cs="Times New Roman"/>
          <w:sz w:val="24"/>
          <w:szCs w:val="24"/>
        </w:rPr>
        <w:t xml:space="preserve"> 3.12</w:t>
      </w:r>
      <w:r w:rsidRPr="00514E03">
        <w:rPr>
          <w:rFonts w:ascii="Times New Roman" w:eastAsia="Times New Roman" w:hAnsi="Times New Roman" w:cs="Times New Roman"/>
          <w:sz w:val="24"/>
          <w:szCs w:val="24"/>
        </w:rPr>
        <w:t xml:space="preserve"> merupakan rancangan antarmuka dari halaman </w:t>
      </w:r>
      <w:r w:rsidRPr="00514E03">
        <w:rPr>
          <w:rFonts w:ascii="Times New Roman" w:eastAsia="Times New Roman" w:hAnsi="Times New Roman" w:cs="Times New Roman"/>
          <w:i/>
          <w:sz w:val="24"/>
          <w:szCs w:val="24"/>
        </w:rPr>
        <w:t>browsing list</w:t>
      </w:r>
      <w:r w:rsidRPr="00514E03">
        <w:rPr>
          <w:rFonts w:ascii="Times New Roman" w:eastAsia="Times New Roman" w:hAnsi="Times New Roman" w:cs="Times New Roman"/>
          <w:sz w:val="24"/>
          <w:szCs w:val="24"/>
        </w:rPr>
        <w:t xml:space="preserve">. Pada halaman tersebut ditampilkan informasi berupa list atribut dari kelas dan atribut yang telah dipilih oleh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pada halaman </w:t>
      </w:r>
      <w:r w:rsidRPr="00514E03">
        <w:rPr>
          <w:rFonts w:ascii="Times New Roman" w:eastAsia="Times New Roman" w:hAnsi="Times New Roman" w:cs="Times New Roman"/>
          <w:i/>
          <w:sz w:val="24"/>
          <w:szCs w:val="24"/>
        </w:rPr>
        <w:t>browsing.</w:t>
      </w:r>
    </w:p>
    <w:p w14:paraId="75DF1450" w14:textId="77777777" w:rsidR="00CE64BC" w:rsidRPr="00514E03" w:rsidRDefault="00CE64BC" w:rsidP="00456E24">
      <w:pPr>
        <w:pStyle w:val="ListParagraph"/>
        <w:spacing w:after="0" w:line="360" w:lineRule="auto"/>
        <w:ind w:left="0"/>
        <w:jc w:val="both"/>
        <w:rPr>
          <w:rFonts w:ascii="Times New Roman" w:hAnsi="Times New Roman" w:cs="Times New Roman"/>
          <w:b/>
          <w:sz w:val="24"/>
          <w:szCs w:val="24"/>
        </w:rPr>
      </w:pPr>
    </w:p>
    <w:p w14:paraId="677A97A8" w14:textId="2505D8F7" w:rsidR="00456E24" w:rsidRPr="00514E03" w:rsidRDefault="00456E24" w:rsidP="00456E24">
      <w:pPr>
        <w:pStyle w:val="ListParagraph"/>
        <w:spacing w:after="0" w:line="360" w:lineRule="auto"/>
        <w:ind w:left="0"/>
        <w:jc w:val="both"/>
        <w:rPr>
          <w:rFonts w:ascii="Times New Roman" w:hAnsi="Times New Roman" w:cs="Times New Roman"/>
          <w:b/>
          <w:sz w:val="24"/>
          <w:szCs w:val="24"/>
        </w:rPr>
      </w:pPr>
      <w:r w:rsidRPr="00514E03">
        <w:rPr>
          <w:rFonts w:ascii="Times New Roman" w:hAnsi="Times New Roman" w:cs="Times New Roman"/>
          <w:b/>
          <w:noProof/>
          <w:sz w:val="24"/>
          <w:szCs w:val="24"/>
        </w:rPr>
        <w:drawing>
          <wp:inline distT="0" distB="0" distL="0" distR="0" wp14:anchorId="059C0CA0" wp14:editId="4E9D1956">
            <wp:extent cx="5039995" cy="275209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752090"/>
                    </a:xfrm>
                    <a:prstGeom prst="rect">
                      <a:avLst/>
                    </a:prstGeom>
                  </pic:spPr>
                </pic:pic>
              </a:graphicData>
            </a:graphic>
          </wp:inline>
        </w:drawing>
      </w:r>
    </w:p>
    <w:p w14:paraId="4A91FA96" w14:textId="0FB2DDC0" w:rsidR="00CE64BC" w:rsidRPr="00514E03" w:rsidRDefault="00744510" w:rsidP="00CE64BC">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sz w:val="24"/>
          <w:szCs w:val="24"/>
        </w:rPr>
        <w:t>Gambar 3.13</w:t>
      </w:r>
      <w:r w:rsidR="00CE64BC" w:rsidRPr="00514E03">
        <w:rPr>
          <w:rFonts w:ascii="Times New Roman" w:hAnsi="Times New Roman" w:cs="Times New Roman"/>
          <w:b/>
          <w:sz w:val="24"/>
          <w:szCs w:val="24"/>
        </w:rPr>
        <w:t xml:space="preserve"> </w:t>
      </w:r>
      <w:r w:rsidR="00CE64BC" w:rsidRPr="00514E03">
        <w:rPr>
          <w:rFonts w:ascii="Times New Roman" w:eastAsia="Times New Roman" w:hAnsi="Times New Roman" w:cs="Times New Roman"/>
          <w:b/>
          <w:sz w:val="24"/>
          <w:szCs w:val="24"/>
        </w:rPr>
        <w:t xml:space="preserve">Desain halaman </w:t>
      </w:r>
      <w:r w:rsidR="00025ABB">
        <w:rPr>
          <w:rFonts w:ascii="Times New Roman" w:eastAsia="Times New Roman" w:hAnsi="Times New Roman" w:cs="Times New Roman"/>
          <w:b/>
          <w:i/>
          <w:sz w:val="24"/>
          <w:szCs w:val="24"/>
        </w:rPr>
        <w:t>Browsing Result</w:t>
      </w:r>
    </w:p>
    <w:p w14:paraId="5D472462" w14:textId="698DA55E" w:rsidR="00CE64BC" w:rsidRPr="00514E03" w:rsidRDefault="00CE64BC" w:rsidP="00CE64BC">
      <w:pPr>
        <w:pStyle w:val="ListParagraph"/>
        <w:spacing w:after="0" w:line="360" w:lineRule="auto"/>
        <w:ind w:left="0"/>
        <w:jc w:val="both"/>
        <w:rPr>
          <w:rFonts w:ascii="Times New Roman" w:hAnsi="Times New Roman" w:cs="Times New Roman"/>
          <w:b/>
          <w:sz w:val="24"/>
          <w:szCs w:val="24"/>
        </w:rPr>
      </w:pPr>
      <w:r w:rsidRPr="00514E03">
        <w:rPr>
          <w:rFonts w:ascii="Times New Roman" w:eastAsia="Times New Roman" w:hAnsi="Times New Roman" w:cs="Times New Roman"/>
          <w:sz w:val="24"/>
          <w:szCs w:val="24"/>
        </w:rPr>
        <w:lastRenderedPageBreak/>
        <w:t>Pada G</w:t>
      </w:r>
      <w:r w:rsidR="00744510" w:rsidRPr="00514E03">
        <w:rPr>
          <w:rFonts w:ascii="Times New Roman" w:eastAsia="Times New Roman" w:hAnsi="Times New Roman" w:cs="Times New Roman"/>
          <w:sz w:val="24"/>
          <w:szCs w:val="24"/>
        </w:rPr>
        <w:t>ambar 3.13</w:t>
      </w:r>
      <w:r w:rsidRPr="00514E03">
        <w:rPr>
          <w:rFonts w:ascii="Times New Roman" w:eastAsia="Times New Roman" w:hAnsi="Times New Roman" w:cs="Times New Roman"/>
          <w:sz w:val="24"/>
          <w:szCs w:val="24"/>
        </w:rPr>
        <w:t xml:space="preserve"> merupakan rancangan antarmuka dari halaman </w:t>
      </w:r>
      <w:r w:rsidRPr="00514E03">
        <w:rPr>
          <w:rFonts w:ascii="Times New Roman" w:eastAsia="Times New Roman" w:hAnsi="Times New Roman" w:cs="Times New Roman"/>
          <w:i/>
          <w:sz w:val="24"/>
          <w:szCs w:val="24"/>
        </w:rPr>
        <w:t>browsing result</w:t>
      </w:r>
      <w:r w:rsidRPr="00514E03">
        <w:rPr>
          <w:rFonts w:ascii="Times New Roman" w:eastAsia="Times New Roman" w:hAnsi="Times New Roman" w:cs="Times New Roman"/>
          <w:sz w:val="24"/>
          <w:szCs w:val="24"/>
        </w:rPr>
        <w:t xml:space="preserve">. Pada halaman tersebut ditampilkan informasi detail dari atribut yang telah dipilih oleh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pada halaman </w:t>
      </w:r>
      <w:r w:rsidRPr="00514E03">
        <w:rPr>
          <w:rFonts w:ascii="Times New Roman" w:eastAsia="Times New Roman" w:hAnsi="Times New Roman" w:cs="Times New Roman"/>
          <w:i/>
          <w:sz w:val="24"/>
          <w:szCs w:val="24"/>
        </w:rPr>
        <w:t xml:space="preserve">browsing list, </w:t>
      </w:r>
      <w:r w:rsidRPr="00514E03">
        <w:rPr>
          <w:rFonts w:ascii="Times New Roman" w:eastAsia="Times New Roman" w:hAnsi="Times New Roman" w:cs="Times New Roman"/>
          <w:sz w:val="24"/>
          <w:szCs w:val="24"/>
        </w:rPr>
        <w:t xml:space="preserve">hasil ini merupakan detail informasi dari atribut pada salah satu kelas sesuai dengan tujuan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diawal seperti detail suatu tarian atau detail dari atribut lain yang tersedia </w:t>
      </w:r>
      <w:r w:rsidRPr="00514E03">
        <w:rPr>
          <w:rFonts w:ascii="Times New Roman" w:eastAsia="Times New Roman" w:hAnsi="Times New Roman" w:cs="Times New Roman"/>
          <w:i/>
          <w:sz w:val="24"/>
          <w:szCs w:val="24"/>
        </w:rPr>
        <w:t>.</w:t>
      </w:r>
    </w:p>
    <w:p w14:paraId="6C6137BF" w14:textId="77777777" w:rsidR="00CE64BC" w:rsidRPr="00514E03" w:rsidRDefault="00CE64BC" w:rsidP="00456E24">
      <w:pPr>
        <w:pStyle w:val="ListParagraph"/>
        <w:spacing w:after="0" w:line="360" w:lineRule="auto"/>
        <w:ind w:left="0"/>
        <w:jc w:val="both"/>
        <w:rPr>
          <w:rFonts w:ascii="Times New Roman" w:hAnsi="Times New Roman" w:cs="Times New Roman"/>
          <w:b/>
          <w:sz w:val="24"/>
          <w:szCs w:val="24"/>
        </w:rPr>
      </w:pPr>
    </w:p>
    <w:p w14:paraId="6518ED8F" w14:textId="77777777" w:rsidR="00456E24" w:rsidRPr="00514E03" w:rsidRDefault="00456E24" w:rsidP="00456E24">
      <w:pPr>
        <w:pStyle w:val="ListParagraph"/>
        <w:spacing w:after="0" w:line="360" w:lineRule="auto"/>
        <w:ind w:left="0"/>
        <w:jc w:val="both"/>
        <w:rPr>
          <w:rFonts w:ascii="Times New Roman" w:hAnsi="Times New Roman" w:cs="Times New Roman"/>
          <w:b/>
          <w:sz w:val="24"/>
          <w:szCs w:val="24"/>
        </w:rPr>
      </w:pPr>
      <w:r w:rsidRPr="00514E03">
        <w:rPr>
          <w:rFonts w:ascii="Times New Roman" w:hAnsi="Times New Roman" w:cs="Times New Roman"/>
          <w:b/>
          <w:noProof/>
          <w:sz w:val="24"/>
          <w:szCs w:val="24"/>
        </w:rPr>
        <w:drawing>
          <wp:inline distT="0" distB="0" distL="0" distR="0" wp14:anchorId="7BE1CF75" wp14:editId="20E0A5D4">
            <wp:extent cx="5039995" cy="2742565"/>
            <wp:effectExtent l="0" t="0" r="825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742565"/>
                    </a:xfrm>
                    <a:prstGeom prst="rect">
                      <a:avLst/>
                    </a:prstGeom>
                  </pic:spPr>
                </pic:pic>
              </a:graphicData>
            </a:graphic>
          </wp:inline>
        </w:drawing>
      </w:r>
    </w:p>
    <w:p w14:paraId="3D148D63" w14:textId="7DF143B1" w:rsidR="00BF06F9" w:rsidRPr="00514E03" w:rsidRDefault="00744510" w:rsidP="00BF06F9">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sz w:val="24"/>
          <w:szCs w:val="24"/>
        </w:rPr>
        <w:t xml:space="preserve">Gambar 3.14 </w:t>
      </w:r>
      <w:r w:rsidR="00BF06F9" w:rsidRPr="00514E03">
        <w:rPr>
          <w:rFonts w:ascii="Times New Roman" w:eastAsia="Times New Roman" w:hAnsi="Times New Roman" w:cs="Times New Roman"/>
          <w:b/>
          <w:sz w:val="24"/>
          <w:szCs w:val="24"/>
        </w:rPr>
        <w:t xml:space="preserve">Desain halaman </w:t>
      </w:r>
      <w:r w:rsidR="0044751F" w:rsidRPr="00514E03">
        <w:rPr>
          <w:rFonts w:ascii="Times New Roman" w:eastAsia="Times New Roman" w:hAnsi="Times New Roman" w:cs="Times New Roman"/>
          <w:b/>
          <w:i/>
          <w:sz w:val="24"/>
          <w:szCs w:val="24"/>
        </w:rPr>
        <w:t>Searching</w:t>
      </w:r>
    </w:p>
    <w:p w14:paraId="570224F3" w14:textId="7FAE811F" w:rsidR="00456E24" w:rsidRPr="00514E03" w:rsidRDefault="00744510" w:rsidP="00711CA7">
      <w:pPr>
        <w:pStyle w:val="ListParagraph"/>
        <w:spacing w:after="0" w:line="360" w:lineRule="auto"/>
        <w:ind w:left="0" w:firstLine="720"/>
        <w:jc w:val="both"/>
        <w:rPr>
          <w:rFonts w:ascii="Times New Roman" w:hAnsi="Times New Roman" w:cs="Times New Roman"/>
          <w:b/>
          <w:sz w:val="24"/>
          <w:szCs w:val="24"/>
        </w:rPr>
      </w:pPr>
      <w:r w:rsidRPr="00514E03">
        <w:rPr>
          <w:rFonts w:ascii="Times New Roman" w:eastAsia="Times New Roman" w:hAnsi="Times New Roman" w:cs="Times New Roman"/>
          <w:sz w:val="24"/>
          <w:szCs w:val="24"/>
        </w:rPr>
        <w:t>Pada Gambar 3.14</w:t>
      </w:r>
      <w:r w:rsidR="00BF06F9" w:rsidRPr="00514E03">
        <w:rPr>
          <w:rFonts w:ascii="Times New Roman" w:eastAsia="Times New Roman" w:hAnsi="Times New Roman" w:cs="Times New Roman"/>
          <w:sz w:val="24"/>
          <w:szCs w:val="24"/>
        </w:rPr>
        <w:t xml:space="preserve"> merupakan rancangan antarmuka dari halaman </w:t>
      </w:r>
      <w:r w:rsidR="0044751F" w:rsidRPr="00514E03">
        <w:rPr>
          <w:rFonts w:ascii="Times New Roman" w:eastAsia="Times New Roman" w:hAnsi="Times New Roman" w:cs="Times New Roman"/>
          <w:sz w:val="24"/>
          <w:szCs w:val="24"/>
        </w:rPr>
        <w:t>searching</w:t>
      </w:r>
      <w:r w:rsidR="00BF06F9" w:rsidRPr="00514E03">
        <w:rPr>
          <w:rFonts w:ascii="Times New Roman" w:eastAsia="Times New Roman" w:hAnsi="Times New Roman" w:cs="Times New Roman"/>
          <w:sz w:val="24"/>
          <w:szCs w:val="24"/>
        </w:rPr>
        <w:t>. Pada halaman tersebut ditampilkan</w:t>
      </w:r>
      <w:r w:rsidR="0044751F" w:rsidRPr="00514E03">
        <w:rPr>
          <w:rFonts w:ascii="Times New Roman" w:eastAsia="Times New Roman" w:hAnsi="Times New Roman" w:cs="Times New Roman"/>
          <w:sz w:val="24"/>
          <w:szCs w:val="24"/>
        </w:rPr>
        <w:t xml:space="preserve"> 2 </w:t>
      </w:r>
      <w:proofErr w:type="gramStart"/>
      <w:r w:rsidR="0044751F" w:rsidRPr="00514E03">
        <w:rPr>
          <w:rFonts w:ascii="Times New Roman" w:eastAsia="Times New Roman" w:hAnsi="Times New Roman" w:cs="Times New Roman"/>
          <w:sz w:val="24"/>
          <w:szCs w:val="24"/>
        </w:rPr>
        <w:t xml:space="preserve">jenis  </w:t>
      </w:r>
      <w:r w:rsidR="0044751F" w:rsidRPr="00514E03">
        <w:rPr>
          <w:rFonts w:ascii="Times New Roman" w:eastAsia="Times New Roman" w:hAnsi="Times New Roman" w:cs="Times New Roman"/>
          <w:i/>
          <w:sz w:val="24"/>
          <w:szCs w:val="24"/>
        </w:rPr>
        <w:t>form</w:t>
      </w:r>
      <w:proofErr w:type="gramEnd"/>
      <w:r w:rsidR="0044751F" w:rsidRPr="00514E03">
        <w:rPr>
          <w:rFonts w:ascii="Times New Roman" w:eastAsia="Times New Roman" w:hAnsi="Times New Roman" w:cs="Times New Roman"/>
          <w:i/>
          <w:sz w:val="24"/>
          <w:szCs w:val="24"/>
        </w:rPr>
        <w:t xml:space="preserve"> </w:t>
      </w:r>
      <w:r w:rsidR="0044751F" w:rsidRPr="00514E03">
        <w:rPr>
          <w:rFonts w:ascii="Times New Roman" w:eastAsia="Times New Roman" w:hAnsi="Times New Roman" w:cs="Times New Roman"/>
          <w:sz w:val="24"/>
          <w:szCs w:val="24"/>
        </w:rPr>
        <w:t xml:space="preserve">yakni  </w:t>
      </w:r>
      <w:r w:rsidR="0044751F" w:rsidRPr="00514E03">
        <w:rPr>
          <w:rFonts w:ascii="Times New Roman" w:eastAsia="Times New Roman" w:hAnsi="Times New Roman" w:cs="Times New Roman"/>
          <w:i/>
          <w:sz w:val="24"/>
          <w:szCs w:val="24"/>
        </w:rPr>
        <w:t>form Output</w:t>
      </w:r>
      <w:r w:rsidR="0044751F" w:rsidRPr="00514E03">
        <w:rPr>
          <w:rFonts w:ascii="Times New Roman" w:eastAsia="Times New Roman" w:hAnsi="Times New Roman" w:cs="Times New Roman"/>
          <w:sz w:val="24"/>
          <w:szCs w:val="24"/>
        </w:rPr>
        <w:t xml:space="preserve"> dan </w:t>
      </w:r>
      <w:r w:rsidR="0044751F" w:rsidRPr="00514E03">
        <w:rPr>
          <w:rFonts w:ascii="Times New Roman" w:eastAsia="Times New Roman" w:hAnsi="Times New Roman" w:cs="Times New Roman"/>
          <w:i/>
          <w:sz w:val="24"/>
          <w:szCs w:val="24"/>
        </w:rPr>
        <w:t>form Input</w:t>
      </w:r>
      <w:r w:rsidR="00BF06F9" w:rsidRPr="00514E03">
        <w:rPr>
          <w:rFonts w:ascii="Times New Roman" w:eastAsia="Times New Roman" w:hAnsi="Times New Roman" w:cs="Times New Roman"/>
          <w:sz w:val="24"/>
          <w:szCs w:val="24"/>
        </w:rPr>
        <w:t xml:space="preserve"> </w:t>
      </w:r>
      <w:r w:rsidR="0044751F" w:rsidRPr="00514E03">
        <w:rPr>
          <w:rFonts w:ascii="Times New Roman" w:eastAsia="Times New Roman" w:hAnsi="Times New Roman" w:cs="Times New Roman"/>
          <w:sz w:val="24"/>
          <w:szCs w:val="24"/>
        </w:rPr>
        <w:t xml:space="preserve">mana ke-2 </w:t>
      </w:r>
      <w:r w:rsidR="0044751F" w:rsidRPr="00514E03">
        <w:rPr>
          <w:rFonts w:ascii="Times New Roman" w:eastAsia="Times New Roman" w:hAnsi="Times New Roman" w:cs="Times New Roman"/>
          <w:i/>
          <w:sz w:val="24"/>
          <w:szCs w:val="24"/>
        </w:rPr>
        <w:t>form</w:t>
      </w:r>
      <w:r w:rsidR="0044751F" w:rsidRPr="00514E03">
        <w:rPr>
          <w:rFonts w:ascii="Times New Roman" w:eastAsia="Times New Roman" w:hAnsi="Times New Roman" w:cs="Times New Roman"/>
          <w:sz w:val="24"/>
          <w:szCs w:val="24"/>
        </w:rPr>
        <w:t xml:space="preserve"> tersebut akan digunakan oleh </w:t>
      </w:r>
      <w:r w:rsidR="0044751F" w:rsidRPr="00514E03">
        <w:rPr>
          <w:rFonts w:ascii="Times New Roman" w:eastAsia="Times New Roman" w:hAnsi="Times New Roman" w:cs="Times New Roman"/>
          <w:i/>
          <w:sz w:val="24"/>
          <w:szCs w:val="24"/>
        </w:rPr>
        <w:t xml:space="preserve">user </w:t>
      </w:r>
      <w:r w:rsidR="0044751F" w:rsidRPr="00514E03">
        <w:rPr>
          <w:rFonts w:ascii="Times New Roman" w:eastAsia="Times New Roman" w:hAnsi="Times New Roman" w:cs="Times New Roman"/>
          <w:sz w:val="24"/>
          <w:szCs w:val="24"/>
        </w:rPr>
        <w:t xml:space="preserve">untuk memilih atribut dan melakukan proses </w:t>
      </w:r>
      <w:r w:rsidR="0044751F" w:rsidRPr="00514E03">
        <w:rPr>
          <w:rFonts w:ascii="Times New Roman" w:eastAsia="Times New Roman" w:hAnsi="Times New Roman" w:cs="Times New Roman"/>
          <w:i/>
          <w:sz w:val="24"/>
          <w:szCs w:val="24"/>
        </w:rPr>
        <w:t xml:space="preserve">searching. </w:t>
      </w:r>
      <w:r w:rsidR="0044751F" w:rsidRPr="00514E03">
        <w:rPr>
          <w:rFonts w:ascii="Times New Roman" w:eastAsia="Times New Roman" w:hAnsi="Times New Roman" w:cs="Times New Roman"/>
          <w:sz w:val="24"/>
          <w:szCs w:val="24"/>
        </w:rPr>
        <w:t xml:space="preserve"> Kemudian ketika </w:t>
      </w:r>
      <w:r w:rsidR="0044751F" w:rsidRPr="00514E03">
        <w:rPr>
          <w:rFonts w:ascii="Times New Roman" w:eastAsia="Times New Roman" w:hAnsi="Times New Roman" w:cs="Times New Roman"/>
          <w:i/>
          <w:sz w:val="24"/>
          <w:szCs w:val="24"/>
        </w:rPr>
        <w:t xml:space="preserve">user </w:t>
      </w:r>
      <w:r w:rsidR="0044751F" w:rsidRPr="00514E03">
        <w:rPr>
          <w:rFonts w:ascii="Times New Roman" w:eastAsia="Times New Roman" w:hAnsi="Times New Roman" w:cs="Times New Roman"/>
          <w:sz w:val="24"/>
          <w:szCs w:val="24"/>
        </w:rPr>
        <w:t xml:space="preserve">menekan tombol “cari” maka sistem akan memberikan </w:t>
      </w:r>
      <w:r w:rsidR="0044751F" w:rsidRPr="00514E03">
        <w:rPr>
          <w:rFonts w:ascii="Times New Roman" w:eastAsia="Times New Roman" w:hAnsi="Times New Roman" w:cs="Times New Roman"/>
          <w:i/>
          <w:sz w:val="24"/>
          <w:szCs w:val="24"/>
        </w:rPr>
        <w:t>output</w:t>
      </w:r>
      <w:r w:rsidR="0044751F" w:rsidRPr="00514E03">
        <w:rPr>
          <w:rFonts w:ascii="Times New Roman" w:eastAsia="Times New Roman" w:hAnsi="Times New Roman" w:cs="Times New Roman"/>
          <w:sz w:val="24"/>
          <w:szCs w:val="24"/>
        </w:rPr>
        <w:t xml:space="preserve"> berupa daftar nama tarian disebelah kiri serta proses </w:t>
      </w:r>
      <w:r w:rsidR="0044751F" w:rsidRPr="00514E03">
        <w:rPr>
          <w:rFonts w:ascii="Times New Roman" w:eastAsia="Times New Roman" w:hAnsi="Times New Roman" w:cs="Times New Roman"/>
          <w:i/>
          <w:sz w:val="24"/>
          <w:szCs w:val="24"/>
        </w:rPr>
        <w:t xml:space="preserve">query </w:t>
      </w:r>
      <w:r w:rsidR="0044751F" w:rsidRPr="00514E03">
        <w:rPr>
          <w:rFonts w:ascii="Times New Roman" w:eastAsia="Times New Roman" w:hAnsi="Times New Roman" w:cs="Times New Roman"/>
          <w:sz w:val="24"/>
          <w:szCs w:val="24"/>
        </w:rPr>
        <w:t xml:space="preserve">pada bagian kanan bawah halaman </w:t>
      </w:r>
      <w:r w:rsidR="0044751F" w:rsidRPr="00514E03">
        <w:rPr>
          <w:rFonts w:ascii="Times New Roman" w:eastAsia="Times New Roman" w:hAnsi="Times New Roman" w:cs="Times New Roman"/>
          <w:i/>
          <w:sz w:val="24"/>
          <w:szCs w:val="24"/>
        </w:rPr>
        <w:t>searching.</w:t>
      </w:r>
    </w:p>
    <w:p w14:paraId="65074373" w14:textId="7410BA62" w:rsidR="00C7729F" w:rsidRPr="0042333F" w:rsidRDefault="00C7729F" w:rsidP="008D0BBA">
      <w:pPr>
        <w:pStyle w:val="Heading3"/>
        <w:numPr>
          <w:ilvl w:val="2"/>
          <w:numId w:val="42"/>
        </w:numPr>
        <w:spacing w:line="360" w:lineRule="auto"/>
        <w:ind w:left="851" w:hanging="851"/>
        <w:jc w:val="both"/>
        <w:rPr>
          <w:rFonts w:ascii="Times New Roman" w:hAnsi="Times New Roman" w:cs="Times New Roman"/>
          <w:b/>
          <w:color w:val="auto"/>
        </w:rPr>
      </w:pPr>
      <w:bookmarkStart w:id="147" w:name="_Toc20933460"/>
      <w:bookmarkStart w:id="148" w:name="_Toc40930872"/>
      <w:r w:rsidRPr="0042333F">
        <w:rPr>
          <w:rFonts w:ascii="Times New Roman" w:hAnsi="Times New Roman" w:cs="Times New Roman"/>
          <w:b/>
          <w:color w:val="auto"/>
        </w:rPr>
        <w:t xml:space="preserve">Evaluasi </w:t>
      </w:r>
      <w:r w:rsidR="00025ABB" w:rsidRPr="0042333F">
        <w:rPr>
          <w:rFonts w:ascii="Times New Roman" w:hAnsi="Times New Roman" w:cs="Times New Roman"/>
          <w:b/>
          <w:color w:val="auto"/>
        </w:rPr>
        <w:t>P</w:t>
      </w:r>
      <w:r w:rsidRPr="0042333F">
        <w:rPr>
          <w:rFonts w:ascii="Times New Roman" w:hAnsi="Times New Roman" w:cs="Times New Roman"/>
          <w:b/>
          <w:color w:val="auto"/>
        </w:rPr>
        <w:t>rototyping</w:t>
      </w:r>
      <w:bookmarkEnd w:id="147"/>
      <w:bookmarkEnd w:id="148"/>
      <w:r w:rsidRPr="0042333F">
        <w:rPr>
          <w:rFonts w:ascii="Times New Roman" w:hAnsi="Times New Roman" w:cs="Times New Roman"/>
          <w:b/>
          <w:color w:val="auto"/>
        </w:rPr>
        <w:t xml:space="preserve"> </w:t>
      </w:r>
      <w:bookmarkStart w:id="149" w:name="_Toc20933461"/>
    </w:p>
    <w:p w14:paraId="79FB91AB" w14:textId="4451F300" w:rsidR="00C7729F" w:rsidRPr="00514E03" w:rsidRDefault="00C7729F" w:rsidP="00C7729F">
      <w:pPr>
        <w:spacing w:after="0" w:line="360" w:lineRule="auto"/>
        <w:ind w:left="-11" w:firstLine="731"/>
        <w:jc w:val="both"/>
        <w:outlineLvl w:val="1"/>
        <w:rPr>
          <w:rFonts w:ascii="Times New Roman" w:hAnsi="Times New Roman" w:cs="Times New Roman"/>
          <w:b/>
          <w:noProof/>
          <w:sz w:val="24"/>
          <w:szCs w:val="24"/>
        </w:rPr>
      </w:pPr>
      <w:r w:rsidRPr="00514E03">
        <w:rPr>
          <w:rFonts w:ascii="Times New Roman" w:hAnsi="Times New Roman" w:cs="Times New Roman"/>
          <w:sz w:val="24"/>
          <w:szCs w:val="24"/>
        </w:rPr>
        <w:t xml:space="preserve">  </w:t>
      </w:r>
      <w:bookmarkStart w:id="150" w:name="_Toc40930873"/>
      <w:r w:rsidRPr="00514E03">
        <w:rPr>
          <w:rFonts w:ascii="Times New Roman" w:hAnsi="Times New Roman" w:cs="Times New Roman"/>
          <w:sz w:val="24"/>
          <w:szCs w:val="24"/>
        </w:rPr>
        <w:t>Evaluasi ini dilakukan oleh pelanggan apakah prototyping yang sudah dibangun sudah sesuai dengan keinginan pelanggan</w:t>
      </w:r>
      <w:r w:rsidR="003010B3" w:rsidRPr="00514E03">
        <w:rPr>
          <w:rFonts w:ascii="Times New Roman" w:hAnsi="Times New Roman" w:cs="Times New Roman"/>
          <w:sz w:val="24"/>
          <w:szCs w:val="24"/>
        </w:rPr>
        <w:t xml:space="preserve"> namun dalam kasus ini evaluasi dilakukan oleh pengembang sistem</w:t>
      </w:r>
      <w:r w:rsidRPr="00514E03">
        <w:rPr>
          <w:rFonts w:ascii="Times New Roman" w:hAnsi="Times New Roman" w:cs="Times New Roman"/>
          <w:sz w:val="24"/>
          <w:szCs w:val="24"/>
        </w:rPr>
        <w:t>. Jika sudah sesuai maka langkah keempat akan diambil. Jika tidak, maka prototyping diperbaiki dengan mengulang langkah 1, 2, dan 3.</w:t>
      </w:r>
      <w:bookmarkEnd w:id="149"/>
      <w:bookmarkEnd w:id="150"/>
      <w:r w:rsidRPr="00514E03">
        <w:rPr>
          <w:rFonts w:ascii="Times New Roman" w:hAnsi="Times New Roman" w:cs="Times New Roman"/>
          <w:sz w:val="24"/>
          <w:szCs w:val="24"/>
        </w:rPr>
        <w:t xml:space="preserve"> </w:t>
      </w:r>
    </w:p>
    <w:p w14:paraId="3E47DDA8" w14:textId="53828C77" w:rsidR="00C7729F" w:rsidRPr="00F32AA2" w:rsidRDefault="00025ABB" w:rsidP="008D0BBA">
      <w:pPr>
        <w:pStyle w:val="Heading3"/>
        <w:numPr>
          <w:ilvl w:val="2"/>
          <w:numId w:val="42"/>
        </w:numPr>
        <w:spacing w:line="360" w:lineRule="auto"/>
        <w:ind w:left="851" w:hanging="851"/>
        <w:jc w:val="both"/>
        <w:rPr>
          <w:rFonts w:ascii="Times New Roman" w:hAnsi="Times New Roman" w:cs="Times New Roman"/>
          <w:b/>
          <w:color w:val="auto"/>
        </w:rPr>
      </w:pPr>
      <w:bookmarkStart w:id="151" w:name="_Toc20933462"/>
      <w:bookmarkStart w:id="152" w:name="_Toc40930874"/>
      <w:r w:rsidRPr="00F32AA2">
        <w:rPr>
          <w:rFonts w:ascii="Times New Roman" w:hAnsi="Times New Roman" w:cs="Times New Roman"/>
          <w:b/>
          <w:color w:val="auto"/>
        </w:rPr>
        <w:lastRenderedPageBreak/>
        <w:t>Mengkodekan S</w:t>
      </w:r>
      <w:r w:rsidR="00C7729F" w:rsidRPr="00F32AA2">
        <w:rPr>
          <w:rFonts w:ascii="Times New Roman" w:hAnsi="Times New Roman" w:cs="Times New Roman"/>
          <w:b/>
          <w:color w:val="auto"/>
        </w:rPr>
        <w:t>istem</w:t>
      </w:r>
      <w:bookmarkEnd w:id="151"/>
      <w:bookmarkEnd w:id="152"/>
      <w:r w:rsidR="00C7729F" w:rsidRPr="00F32AA2">
        <w:rPr>
          <w:rFonts w:ascii="Times New Roman" w:hAnsi="Times New Roman" w:cs="Times New Roman"/>
          <w:b/>
          <w:color w:val="auto"/>
        </w:rPr>
        <w:t xml:space="preserve"> </w:t>
      </w:r>
      <w:bookmarkStart w:id="153" w:name="_Toc20933463"/>
    </w:p>
    <w:p w14:paraId="1DBE332E" w14:textId="7FD19EED" w:rsidR="00C7729F" w:rsidRPr="00514E03" w:rsidRDefault="00C7729F" w:rsidP="00C7729F">
      <w:pPr>
        <w:spacing w:after="0" w:line="360" w:lineRule="auto"/>
        <w:ind w:left="-11" w:firstLine="731"/>
        <w:jc w:val="both"/>
        <w:outlineLvl w:val="1"/>
        <w:rPr>
          <w:rFonts w:ascii="Times New Roman" w:hAnsi="Times New Roman" w:cs="Times New Roman"/>
          <w:b/>
          <w:noProof/>
          <w:sz w:val="24"/>
          <w:szCs w:val="24"/>
        </w:rPr>
      </w:pPr>
      <w:r w:rsidRPr="00514E03">
        <w:rPr>
          <w:rFonts w:ascii="Times New Roman" w:hAnsi="Times New Roman" w:cs="Times New Roman"/>
          <w:sz w:val="24"/>
          <w:szCs w:val="24"/>
        </w:rPr>
        <w:t xml:space="preserve">  </w:t>
      </w:r>
      <w:bookmarkStart w:id="154" w:name="_Toc40930875"/>
      <w:r w:rsidRPr="00514E03">
        <w:rPr>
          <w:rFonts w:ascii="Times New Roman" w:hAnsi="Times New Roman" w:cs="Times New Roman"/>
          <w:sz w:val="24"/>
          <w:szCs w:val="24"/>
        </w:rPr>
        <w:t>Dalam tahap ini prototyping yang sudah disepakati diterjemahkan ke dalam bahasa pemrograman yang sesuai.</w:t>
      </w:r>
      <w:bookmarkEnd w:id="153"/>
      <w:bookmarkEnd w:id="154"/>
    </w:p>
    <w:p w14:paraId="1A4C9427" w14:textId="6A5375B4" w:rsidR="00C7729F" w:rsidRPr="00F32AA2" w:rsidRDefault="00C7729F" w:rsidP="008D0BBA">
      <w:pPr>
        <w:pStyle w:val="Heading3"/>
        <w:numPr>
          <w:ilvl w:val="2"/>
          <w:numId w:val="42"/>
        </w:numPr>
        <w:spacing w:line="360" w:lineRule="auto"/>
        <w:ind w:left="851" w:hanging="851"/>
        <w:jc w:val="both"/>
        <w:rPr>
          <w:rFonts w:ascii="Times New Roman" w:hAnsi="Times New Roman" w:cs="Times New Roman"/>
          <w:b/>
          <w:color w:val="auto"/>
        </w:rPr>
      </w:pPr>
      <w:bookmarkStart w:id="155" w:name="_Toc20933464"/>
      <w:bookmarkStart w:id="156" w:name="_Toc40930876"/>
      <w:r w:rsidRPr="00F32AA2">
        <w:rPr>
          <w:rFonts w:ascii="Times New Roman" w:hAnsi="Times New Roman" w:cs="Times New Roman"/>
          <w:b/>
          <w:color w:val="auto"/>
        </w:rPr>
        <w:t>Menguji Sistem</w:t>
      </w:r>
      <w:bookmarkEnd w:id="155"/>
      <w:bookmarkEnd w:id="156"/>
    </w:p>
    <w:p w14:paraId="3F0F14DD" w14:textId="77777777" w:rsidR="003010B3" w:rsidRPr="00514E03" w:rsidRDefault="003010B3" w:rsidP="003010B3">
      <w:pPr>
        <w:pStyle w:val="IsiSubBab"/>
        <w:rPr>
          <w:noProof/>
          <w:szCs w:val="24"/>
        </w:rPr>
      </w:pPr>
      <w:r w:rsidRPr="00514E03">
        <w:rPr>
          <w:noProof/>
          <w:szCs w:val="24"/>
        </w:rPr>
        <w:t>Pengujian yang dilakukan terhadap sistem adalah sebagai berikut:</w:t>
      </w:r>
    </w:p>
    <w:p w14:paraId="40A04018" w14:textId="77777777" w:rsidR="003010B3" w:rsidRPr="00514E03" w:rsidRDefault="003010B3" w:rsidP="008D0BBA">
      <w:pPr>
        <w:pStyle w:val="IsiSubBab"/>
        <w:numPr>
          <w:ilvl w:val="1"/>
          <w:numId w:val="8"/>
        </w:numPr>
        <w:ind w:left="426" w:hanging="426"/>
        <w:rPr>
          <w:i/>
          <w:noProof/>
          <w:szCs w:val="24"/>
        </w:rPr>
      </w:pPr>
      <w:r w:rsidRPr="00514E03">
        <w:rPr>
          <w:noProof/>
          <w:szCs w:val="24"/>
        </w:rPr>
        <w:t xml:space="preserve">Pengujian </w:t>
      </w:r>
      <w:r w:rsidRPr="00514E03">
        <w:rPr>
          <w:i/>
          <w:noProof/>
          <w:szCs w:val="24"/>
        </w:rPr>
        <w:t xml:space="preserve">Technology Acceptance Model </w:t>
      </w:r>
      <w:r w:rsidRPr="00514E03">
        <w:rPr>
          <w:noProof/>
          <w:szCs w:val="24"/>
        </w:rPr>
        <w:t xml:space="preserve">(TAM) dengan proses semantik </w:t>
      </w:r>
      <w:r w:rsidRPr="00514E03">
        <w:rPr>
          <w:i/>
          <w:noProof/>
          <w:szCs w:val="24"/>
        </w:rPr>
        <w:t xml:space="preserve">browsing </w:t>
      </w:r>
      <w:r w:rsidRPr="00514E03">
        <w:rPr>
          <w:noProof/>
          <w:szCs w:val="24"/>
        </w:rPr>
        <w:t xml:space="preserve">dan semantik </w:t>
      </w:r>
      <w:r w:rsidRPr="00514E03">
        <w:rPr>
          <w:i/>
          <w:noProof/>
          <w:szCs w:val="24"/>
        </w:rPr>
        <w:t>searching.</w:t>
      </w:r>
    </w:p>
    <w:p w14:paraId="5EC7C271" w14:textId="77777777" w:rsidR="003010B3" w:rsidRPr="00514E03" w:rsidRDefault="003010B3" w:rsidP="008D0BBA">
      <w:pPr>
        <w:pStyle w:val="IsiSubBab"/>
        <w:numPr>
          <w:ilvl w:val="1"/>
          <w:numId w:val="8"/>
        </w:numPr>
        <w:ind w:left="426" w:hanging="426"/>
        <w:rPr>
          <w:noProof/>
          <w:szCs w:val="24"/>
        </w:rPr>
      </w:pPr>
      <w:r w:rsidRPr="00514E03">
        <w:rPr>
          <w:noProof/>
          <w:szCs w:val="24"/>
        </w:rPr>
        <w:t>Pengujian kualitas sistem dengan pengukuran kualitas.</w:t>
      </w:r>
    </w:p>
    <w:p w14:paraId="2AC32B99" w14:textId="6A7AC233" w:rsidR="003010B3" w:rsidRPr="00F32AA2" w:rsidRDefault="003010B3" w:rsidP="008D0BBA">
      <w:pPr>
        <w:pStyle w:val="Heading3"/>
        <w:numPr>
          <w:ilvl w:val="2"/>
          <w:numId w:val="42"/>
        </w:numPr>
        <w:spacing w:line="360" w:lineRule="auto"/>
        <w:ind w:left="851" w:hanging="851"/>
        <w:jc w:val="both"/>
        <w:rPr>
          <w:rFonts w:ascii="Times New Roman" w:hAnsi="Times New Roman" w:cs="Times New Roman"/>
          <w:b/>
          <w:color w:val="auto"/>
        </w:rPr>
      </w:pPr>
      <w:bookmarkStart w:id="157" w:name="_Toc40930877"/>
      <w:bookmarkStart w:id="158" w:name="_Toc20933466"/>
      <w:r w:rsidRPr="00F32AA2">
        <w:rPr>
          <w:rFonts w:ascii="Times New Roman" w:hAnsi="Times New Roman" w:cs="Times New Roman"/>
          <w:b/>
          <w:color w:val="auto"/>
        </w:rPr>
        <w:t>Evaluasi Sistem</w:t>
      </w:r>
      <w:bookmarkEnd w:id="157"/>
      <w:r w:rsidRPr="00F32AA2">
        <w:rPr>
          <w:rFonts w:ascii="Times New Roman" w:hAnsi="Times New Roman" w:cs="Times New Roman"/>
          <w:b/>
          <w:color w:val="auto"/>
        </w:rPr>
        <w:t xml:space="preserve"> </w:t>
      </w:r>
    </w:p>
    <w:p w14:paraId="54EBEAEF" w14:textId="77777777" w:rsidR="00B30C73" w:rsidRPr="00514E03" w:rsidRDefault="00C7729F" w:rsidP="00B30C73">
      <w:pPr>
        <w:spacing w:after="0" w:line="360" w:lineRule="auto"/>
        <w:ind w:left="-11" w:firstLine="731"/>
        <w:jc w:val="both"/>
        <w:outlineLvl w:val="1"/>
        <w:rPr>
          <w:rFonts w:ascii="Times New Roman" w:hAnsi="Times New Roman" w:cs="Times New Roman"/>
          <w:sz w:val="24"/>
          <w:szCs w:val="24"/>
        </w:rPr>
      </w:pPr>
      <w:bookmarkStart w:id="159" w:name="_Toc20933467"/>
      <w:bookmarkEnd w:id="158"/>
      <w:r w:rsidRPr="00514E03">
        <w:rPr>
          <w:rFonts w:ascii="Times New Roman" w:hAnsi="Times New Roman" w:cs="Times New Roman"/>
          <w:sz w:val="24"/>
          <w:szCs w:val="24"/>
        </w:rPr>
        <w:t xml:space="preserve">  </w:t>
      </w:r>
      <w:bookmarkStart w:id="160" w:name="_Toc40930878"/>
      <w:r w:rsidRPr="00514E03">
        <w:rPr>
          <w:rFonts w:ascii="Times New Roman" w:hAnsi="Times New Roman" w:cs="Times New Roman"/>
          <w:sz w:val="24"/>
          <w:szCs w:val="24"/>
        </w:rPr>
        <w:t xml:space="preserve">Pengguna mengevaluasi apakah sistem yang dibangun sudah sesuai seperti yang diharapkan pengguna dengan menggunakan metode semantik </w:t>
      </w:r>
      <w:r w:rsidRPr="00514E03">
        <w:rPr>
          <w:rFonts w:ascii="Times New Roman" w:hAnsi="Times New Roman" w:cs="Times New Roman"/>
          <w:i/>
          <w:sz w:val="24"/>
          <w:szCs w:val="24"/>
        </w:rPr>
        <w:t>browsing</w:t>
      </w:r>
      <w:r w:rsidRPr="00514E03">
        <w:rPr>
          <w:rFonts w:ascii="Times New Roman" w:hAnsi="Times New Roman" w:cs="Times New Roman"/>
          <w:sz w:val="24"/>
          <w:szCs w:val="24"/>
        </w:rPr>
        <w:t xml:space="preserve"> dan </w:t>
      </w:r>
      <w:r w:rsidRPr="00514E03">
        <w:rPr>
          <w:rFonts w:ascii="Times New Roman" w:hAnsi="Times New Roman" w:cs="Times New Roman"/>
          <w:i/>
          <w:sz w:val="24"/>
          <w:szCs w:val="24"/>
        </w:rPr>
        <w:t xml:space="preserve">searching. </w:t>
      </w:r>
      <w:r w:rsidRPr="00514E03">
        <w:rPr>
          <w:rFonts w:ascii="Times New Roman" w:hAnsi="Times New Roman" w:cs="Times New Roman"/>
          <w:sz w:val="24"/>
          <w:szCs w:val="24"/>
        </w:rPr>
        <w:t xml:space="preserve">Jika sudah, maka lanjut ke langgak ke-7, jika belum maka mengulangi langkah 4 dan 5. Evaluasi dengan metode semantik </w:t>
      </w:r>
      <w:r w:rsidRPr="00514E03">
        <w:rPr>
          <w:rFonts w:ascii="Times New Roman" w:hAnsi="Times New Roman" w:cs="Times New Roman"/>
          <w:i/>
          <w:sz w:val="24"/>
          <w:szCs w:val="24"/>
        </w:rPr>
        <w:t>browsing</w:t>
      </w:r>
      <w:r w:rsidRPr="00514E03">
        <w:rPr>
          <w:rFonts w:ascii="Times New Roman" w:hAnsi="Times New Roman" w:cs="Times New Roman"/>
          <w:sz w:val="24"/>
          <w:szCs w:val="24"/>
        </w:rPr>
        <w:t xml:space="preserve"> dan </w:t>
      </w:r>
      <w:r w:rsidRPr="00514E03">
        <w:rPr>
          <w:rFonts w:ascii="Times New Roman" w:hAnsi="Times New Roman" w:cs="Times New Roman"/>
          <w:i/>
          <w:sz w:val="24"/>
          <w:szCs w:val="24"/>
        </w:rPr>
        <w:t>searching</w:t>
      </w:r>
      <w:r w:rsidRPr="00514E03">
        <w:rPr>
          <w:rFonts w:ascii="Times New Roman" w:hAnsi="Times New Roman" w:cs="Times New Roman"/>
          <w:sz w:val="24"/>
          <w:szCs w:val="24"/>
        </w:rPr>
        <w:t xml:space="preserve"> dilakukan dengan cara memberikan beberapa </w:t>
      </w:r>
      <w:r w:rsidRPr="00514E03">
        <w:rPr>
          <w:rFonts w:ascii="Times New Roman" w:hAnsi="Times New Roman" w:cs="Times New Roman"/>
          <w:i/>
          <w:sz w:val="24"/>
          <w:szCs w:val="24"/>
        </w:rPr>
        <w:t>input</w:t>
      </w:r>
      <w:r w:rsidRPr="00514E03">
        <w:rPr>
          <w:rFonts w:ascii="Times New Roman" w:hAnsi="Times New Roman" w:cs="Times New Roman"/>
          <w:sz w:val="24"/>
          <w:szCs w:val="24"/>
        </w:rPr>
        <w:t xml:space="preserve"> berupa karakteristik dari tarian yang akan dicari yang kemudian menghasilkan </w:t>
      </w:r>
      <w:r w:rsidRPr="00514E03">
        <w:rPr>
          <w:rFonts w:ascii="Times New Roman" w:hAnsi="Times New Roman" w:cs="Times New Roman"/>
          <w:i/>
          <w:sz w:val="24"/>
          <w:szCs w:val="24"/>
        </w:rPr>
        <w:t>input</w:t>
      </w:r>
      <w:r w:rsidRPr="00514E03">
        <w:rPr>
          <w:rFonts w:ascii="Times New Roman" w:hAnsi="Times New Roman" w:cs="Times New Roman"/>
          <w:sz w:val="24"/>
          <w:szCs w:val="24"/>
        </w:rPr>
        <w:t xml:space="preserve"> berupa tarian yang dicari sesuai dengan karakteristik yang telah </w:t>
      </w:r>
      <w:r w:rsidR="003010B3" w:rsidRPr="00514E03">
        <w:rPr>
          <w:rFonts w:ascii="Times New Roman" w:hAnsi="Times New Roman" w:cs="Times New Roman"/>
          <w:sz w:val="24"/>
          <w:szCs w:val="24"/>
        </w:rPr>
        <w:t>dimasu</w:t>
      </w:r>
      <w:r w:rsidRPr="00514E03">
        <w:rPr>
          <w:rFonts w:ascii="Times New Roman" w:hAnsi="Times New Roman" w:cs="Times New Roman"/>
          <w:sz w:val="24"/>
          <w:szCs w:val="24"/>
        </w:rPr>
        <w:t xml:space="preserve">kan dan ketika hasil atau dalam hal ini tarian hasil </w:t>
      </w:r>
      <w:r w:rsidR="003010B3" w:rsidRPr="00514E03">
        <w:rPr>
          <w:rFonts w:ascii="Times New Roman" w:hAnsi="Times New Roman" w:cs="Times New Roman"/>
          <w:i/>
          <w:sz w:val="24"/>
          <w:szCs w:val="24"/>
        </w:rPr>
        <w:t>searching</w:t>
      </w:r>
      <w:r w:rsidRPr="00514E03">
        <w:rPr>
          <w:rFonts w:ascii="Times New Roman" w:hAnsi="Times New Roman" w:cs="Times New Roman"/>
          <w:sz w:val="24"/>
          <w:szCs w:val="24"/>
        </w:rPr>
        <w:t xml:space="preserve"> telah didapat maka hasil tersebut dapat diekstrak lagi yang akan menunjukan karakteristik dari tarian tersebut</w:t>
      </w:r>
      <w:r w:rsidRPr="00514E03">
        <w:rPr>
          <w:rFonts w:ascii="Times New Roman" w:hAnsi="Times New Roman" w:cs="Times New Roman"/>
          <w:i/>
          <w:sz w:val="24"/>
          <w:szCs w:val="24"/>
        </w:rPr>
        <w:t>.</w:t>
      </w:r>
      <w:bookmarkEnd w:id="160"/>
      <w:r w:rsidRPr="00514E03">
        <w:rPr>
          <w:rFonts w:ascii="Times New Roman" w:hAnsi="Times New Roman" w:cs="Times New Roman"/>
          <w:sz w:val="24"/>
          <w:szCs w:val="24"/>
        </w:rPr>
        <w:t xml:space="preserve"> </w:t>
      </w:r>
      <w:bookmarkStart w:id="161" w:name="_Toc20933468"/>
      <w:bookmarkEnd w:id="159"/>
    </w:p>
    <w:p w14:paraId="1C7378E7" w14:textId="3ECB2500" w:rsidR="00C7729F" w:rsidRPr="00514E03" w:rsidRDefault="00C7729F" w:rsidP="00B30C73">
      <w:pPr>
        <w:spacing w:after="0" w:line="360" w:lineRule="auto"/>
        <w:ind w:left="-11" w:firstLine="731"/>
        <w:jc w:val="both"/>
        <w:outlineLvl w:val="1"/>
        <w:rPr>
          <w:rFonts w:ascii="Times New Roman" w:hAnsi="Times New Roman" w:cs="Times New Roman"/>
          <w:sz w:val="24"/>
          <w:szCs w:val="24"/>
        </w:rPr>
      </w:pPr>
      <w:bookmarkStart w:id="162" w:name="_Toc40930879"/>
      <w:r w:rsidRPr="00514E03">
        <w:rPr>
          <w:rFonts w:ascii="Times New Roman" w:hAnsi="Times New Roman" w:cs="Times New Roman"/>
          <w:sz w:val="24"/>
          <w:szCs w:val="24"/>
        </w:rPr>
        <w:t xml:space="preserve">Pada proses evaluasi </w:t>
      </w:r>
      <w:r w:rsidR="00B30C73" w:rsidRPr="00514E03">
        <w:rPr>
          <w:rFonts w:ascii="Times New Roman" w:hAnsi="Times New Roman" w:cs="Times New Roman"/>
          <w:sz w:val="24"/>
          <w:szCs w:val="24"/>
        </w:rPr>
        <w:t xml:space="preserve">juga </w:t>
      </w:r>
      <w:r w:rsidRPr="00514E03">
        <w:rPr>
          <w:rFonts w:ascii="Times New Roman" w:hAnsi="Times New Roman" w:cs="Times New Roman"/>
          <w:sz w:val="24"/>
          <w:szCs w:val="24"/>
        </w:rPr>
        <w:t xml:space="preserve">akan diterapkan </w:t>
      </w:r>
      <w:r w:rsidRPr="00514E03">
        <w:rPr>
          <w:rFonts w:ascii="Times New Roman" w:hAnsi="Times New Roman" w:cs="Times New Roman"/>
          <w:i/>
          <w:sz w:val="24"/>
          <w:szCs w:val="24"/>
        </w:rPr>
        <w:t>Technology Acceptance Model</w:t>
      </w:r>
      <w:r w:rsidRPr="00514E03">
        <w:rPr>
          <w:rFonts w:ascii="Times New Roman" w:hAnsi="Times New Roman" w:cs="Times New Roman"/>
          <w:sz w:val="24"/>
          <w:szCs w:val="24"/>
        </w:rPr>
        <w:t xml:space="preserve"> (TAM) atau Model penerimaan teknologi (TAM). Model ini merupakan teori sistem informasi yang memodelkan bagaimana pengguna menerima dan menggunakan teknologi. TAM bertujuan untuk menjelaskan dan memprediksi penerimaan pengguna terhadap sistem informasi.</w:t>
      </w:r>
      <w:bookmarkEnd w:id="161"/>
      <w:r w:rsidRPr="00514E03">
        <w:rPr>
          <w:rFonts w:ascii="Times New Roman" w:hAnsi="Times New Roman" w:cs="Times New Roman"/>
          <w:sz w:val="24"/>
          <w:szCs w:val="24"/>
        </w:rPr>
        <w:t xml:space="preserve"> </w:t>
      </w:r>
      <w:bookmarkStart w:id="163" w:name="_Toc20933469"/>
      <w:r w:rsidRPr="00514E03">
        <w:rPr>
          <w:rFonts w:ascii="Times New Roman" w:hAnsi="Times New Roman" w:cs="Times New Roman"/>
          <w:sz w:val="24"/>
          <w:szCs w:val="24"/>
        </w:rPr>
        <w:t>G</w:t>
      </w:r>
      <w:r w:rsidR="00B30C73" w:rsidRPr="00514E03">
        <w:rPr>
          <w:rFonts w:ascii="Times New Roman" w:hAnsi="Times New Roman" w:cs="Times New Roman"/>
          <w:sz w:val="24"/>
          <w:szCs w:val="24"/>
        </w:rPr>
        <w:t>ambar 3</w:t>
      </w:r>
      <w:r w:rsidRPr="00514E03">
        <w:rPr>
          <w:rFonts w:ascii="Times New Roman" w:hAnsi="Times New Roman" w:cs="Times New Roman"/>
          <w:sz w:val="24"/>
          <w:szCs w:val="24"/>
        </w:rPr>
        <w:t>.</w:t>
      </w:r>
      <w:r w:rsidR="00744510" w:rsidRPr="00514E03">
        <w:rPr>
          <w:rFonts w:ascii="Times New Roman" w:hAnsi="Times New Roman" w:cs="Times New Roman"/>
          <w:sz w:val="24"/>
          <w:szCs w:val="24"/>
        </w:rPr>
        <w:t>15</w:t>
      </w:r>
      <w:r w:rsidRPr="00514E03">
        <w:rPr>
          <w:rFonts w:ascii="Times New Roman" w:hAnsi="Times New Roman" w:cs="Times New Roman"/>
          <w:sz w:val="24"/>
          <w:szCs w:val="24"/>
        </w:rPr>
        <w:t xml:space="preserve"> adalah model Davis (1989). Penelitian ini mengadopsi tiga variabel dari model. Kegunaan yang dirasakan (U) dan persepsi kemudahan penggunaan (E) adalah variabel independen dalam penelitian ini. Variabel dependen adalah penggunaan sistem. Variabel mediasi TAM lainnya termasuk sikap terhadap penggunaan dan niat perilaku untuk menggunakan.</w:t>
      </w:r>
      <w:bookmarkEnd w:id="162"/>
      <w:bookmarkEnd w:id="163"/>
    </w:p>
    <w:p w14:paraId="14F20618" w14:textId="194FCEF1" w:rsidR="00C7729F" w:rsidRPr="00514E03" w:rsidRDefault="00C7729F" w:rsidP="00C7729F">
      <w:pPr>
        <w:pStyle w:val="Style2"/>
        <w:numPr>
          <w:ilvl w:val="0"/>
          <w:numId w:val="0"/>
        </w:numPr>
        <w:spacing w:line="360" w:lineRule="auto"/>
        <w:jc w:val="center"/>
        <w:rPr>
          <w:color w:val="auto"/>
          <w:szCs w:val="24"/>
          <w:lang w:val="en-US"/>
        </w:rPr>
      </w:pPr>
      <w:bookmarkStart w:id="164" w:name="_Toc20933470"/>
      <w:bookmarkStart w:id="165" w:name="_Toc40930880"/>
      <w:r w:rsidRPr="001E5CC0">
        <w:rPr>
          <w:noProof/>
          <w:color w:val="auto"/>
          <w:szCs w:val="24"/>
          <w:bdr w:val="single" w:sz="12" w:space="0" w:color="auto"/>
          <w:lang w:val="en-US"/>
        </w:rPr>
        <w:lastRenderedPageBreak/>
        <w:drawing>
          <wp:inline distT="0" distB="0" distL="0" distR="0" wp14:anchorId="015E2C8D" wp14:editId="14DFC829">
            <wp:extent cx="4965896" cy="1868018"/>
            <wp:effectExtent l="0" t="0" r="6350" b="0"/>
            <wp:docPr id="11" name="Picture 1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164"/>
      <w:bookmarkEnd w:id="165"/>
    </w:p>
    <w:p w14:paraId="23E087D5" w14:textId="3B1D089E" w:rsidR="00C7729F" w:rsidRPr="00514E03" w:rsidRDefault="007F08D8" w:rsidP="00C7729F">
      <w:pPr>
        <w:pStyle w:val="Style2"/>
        <w:numPr>
          <w:ilvl w:val="0"/>
          <w:numId w:val="0"/>
        </w:numPr>
        <w:spacing w:line="360" w:lineRule="auto"/>
        <w:jc w:val="center"/>
        <w:rPr>
          <w:b/>
          <w:color w:val="auto"/>
          <w:szCs w:val="24"/>
          <w:lang w:val="en-US"/>
        </w:rPr>
      </w:pPr>
      <w:bookmarkStart w:id="166" w:name="_Toc20933471"/>
      <w:bookmarkStart w:id="167" w:name="_Toc40930881"/>
      <w:r w:rsidRPr="00514E03">
        <w:rPr>
          <w:b/>
          <w:szCs w:val="24"/>
        </w:rPr>
        <w:t xml:space="preserve">Gambar </w:t>
      </w:r>
      <w:r w:rsidR="00744510" w:rsidRPr="00514E03">
        <w:rPr>
          <w:b/>
          <w:szCs w:val="24"/>
          <w:lang w:val="en-US"/>
        </w:rPr>
        <w:t>3.15</w:t>
      </w:r>
      <w:r w:rsidRPr="00514E03">
        <w:rPr>
          <w:b/>
          <w:i/>
          <w:color w:val="auto"/>
          <w:szCs w:val="24"/>
          <w:lang w:val="en-US"/>
        </w:rPr>
        <w:t xml:space="preserve"> </w:t>
      </w:r>
      <w:r w:rsidR="00C7729F" w:rsidRPr="00514E03">
        <w:rPr>
          <w:b/>
          <w:i/>
          <w:color w:val="auto"/>
          <w:szCs w:val="24"/>
          <w:lang w:val="en-US"/>
        </w:rPr>
        <w:t>Technology Acceptance Model</w:t>
      </w:r>
      <w:r w:rsidR="00C7729F" w:rsidRPr="00514E03">
        <w:rPr>
          <w:b/>
          <w:color w:val="auto"/>
          <w:szCs w:val="24"/>
          <w:lang w:val="en-US"/>
        </w:rPr>
        <w:t xml:space="preserve"> (TAM)</w:t>
      </w:r>
      <w:bookmarkEnd w:id="166"/>
      <w:bookmarkEnd w:id="167"/>
    </w:p>
    <w:p w14:paraId="03F01501" w14:textId="77777777" w:rsidR="0020346F" w:rsidRPr="00514E03" w:rsidRDefault="0020346F">
      <w:pPr>
        <w:rPr>
          <w:rFonts w:ascii="Times New Roman" w:hAnsi="Times New Roman" w:cs="Times New Roman"/>
          <w:b/>
          <w:sz w:val="24"/>
          <w:szCs w:val="24"/>
          <w:lang w:val="en-ID"/>
        </w:rPr>
      </w:pPr>
      <w:bookmarkStart w:id="168" w:name="_Toc8118343"/>
      <w:r w:rsidRPr="00514E03">
        <w:rPr>
          <w:rFonts w:ascii="Times New Roman" w:hAnsi="Times New Roman" w:cs="Times New Roman"/>
          <w:b/>
          <w:sz w:val="24"/>
          <w:szCs w:val="24"/>
          <w:lang w:val="en-ID"/>
        </w:rPr>
        <w:br w:type="page"/>
      </w:r>
    </w:p>
    <w:p w14:paraId="34DB9BCC" w14:textId="7CE54E0C" w:rsidR="00E66166" w:rsidRPr="008402F0" w:rsidRDefault="00E66166" w:rsidP="008402F0">
      <w:pPr>
        <w:pStyle w:val="Heading1"/>
        <w:jc w:val="center"/>
        <w:rPr>
          <w:rFonts w:ascii="Times New Roman" w:hAnsi="Times New Roman"/>
          <w:b/>
          <w:color w:val="auto"/>
          <w:sz w:val="28"/>
          <w:szCs w:val="28"/>
          <w:lang w:val="en-ID"/>
        </w:rPr>
      </w:pPr>
      <w:bookmarkStart w:id="169" w:name="_Toc40930882"/>
      <w:r w:rsidRPr="008402F0">
        <w:rPr>
          <w:rFonts w:ascii="Times New Roman" w:hAnsi="Times New Roman"/>
          <w:b/>
          <w:color w:val="auto"/>
          <w:sz w:val="28"/>
          <w:szCs w:val="28"/>
          <w:lang w:val="en-ID"/>
        </w:rPr>
        <w:lastRenderedPageBreak/>
        <w:t>BAB IV</w:t>
      </w:r>
      <w:bookmarkEnd w:id="168"/>
      <w:bookmarkEnd w:id="169"/>
    </w:p>
    <w:p w14:paraId="67F4A4EB" w14:textId="77777777" w:rsidR="00E66166" w:rsidRPr="008402F0" w:rsidRDefault="00E66166" w:rsidP="008402F0">
      <w:pPr>
        <w:pStyle w:val="Heading1"/>
        <w:jc w:val="center"/>
        <w:rPr>
          <w:rFonts w:ascii="Times New Roman" w:hAnsi="Times New Roman"/>
          <w:b/>
          <w:color w:val="auto"/>
          <w:sz w:val="28"/>
          <w:szCs w:val="28"/>
          <w:lang w:val="en-ID"/>
        </w:rPr>
      </w:pPr>
      <w:bookmarkStart w:id="170" w:name="_Toc8118344"/>
      <w:bookmarkStart w:id="171" w:name="_Toc40930883"/>
      <w:r w:rsidRPr="008402F0">
        <w:rPr>
          <w:rFonts w:ascii="Times New Roman" w:hAnsi="Times New Roman"/>
          <w:b/>
          <w:color w:val="auto"/>
          <w:sz w:val="28"/>
          <w:szCs w:val="28"/>
          <w:lang w:val="en-ID"/>
        </w:rPr>
        <w:t>IMPLEMENTASI DAN HASIL</w:t>
      </w:r>
      <w:bookmarkEnd w:id="170"/>
      <w:bookmarkEnd w:id="171"/>
    </w:p>
    <w:p w14:paraId="2F67B3F9" w14:textId="77777777" w:rsidR="00371F3A" w:rsidRPr="00514E03" w:rsidRDefault="00371F3A" w:rsidP="00371F3A">
      <w:pPr>
        <w:pStyle w:val="ListParagraph"/>
        <w:spacing w:line="360" w:lineRule="auto"/>
        <w:ind w:left="0"/>
        <w:jc w:val="center"/>
        <w:rPr>
          <w:rFonts w:ascii="Times New Roman" w:hAnsi="Times New Roman" w:cs="Times New Roman"/>
          <w:b/>
          <w:sz w:val="24"/>
          <w:szCs w:val="24"/>
          <w:lang w:val="en-ID"/>
        </w:rPr>
      </w:pPr>
    </w:p>
    <w:p w14:paraId="387020D0" w14:textId="60942812" w:rsidR="00AE2A04" w:rsidRPr="00514E03" w:rsidRDefault="00E3361F" w:rsidP="009E7A6C">
      <w:pPr>
        <w:pStyle w:val="ListParagraph"/>
        <w:spacing w:after="0" w:line="360" w:lineRule="auto"/>
        <w:ind w:left="0" w:firstLine="851"/>
        <w:jc w:val="both"/>
        <w:rPr>
          <w:rFonts w:ascii="Times New Roman" w:hAnsi="Times New Roman" w:cs="Times New Roman"/>
          <w:sz w:val="24"/>
          <w:szCs w:val="24"/>
        </w:rPr>
      </w:pPr>
      <w:r w:rsidRPr="00514E03">
        <w:rPr>
          <w:rFonts w:ascii="Times New Roman" w:hAnsi="Times New Roman" w:cs="Times New Roman"/>
          <w:sz w:val="24"/>
          <w:szCs w:val="24"/>
          <w:lang w:val="en-ID"/>
        </w:rPr>
        <w:t xml:space="preserve">Pada bab ini akan dijelaskan mengenai </w:t>
      </w:r>
      <w:r w:rsidR="009E7A6C" w:rsidRPr="00514E03">
        <w:rPr>
          <w:rFonts w:ascii="Times New Roman" w:hAnsi="Times New Roman" w:cs="Times New Roman"/>
          <w:sz w:val="24"/>
          <w:szCs w:val="24"/>
          <w:lang w:val="en-ID"/>
        </w:rPr>
        <w:t>Implementasi sistem dan hasil</w:t>
      </w:r>
      <w:r w:rsidRPr="00514E03">
        <w:rPr>
          <w:rFonts w:ascii="Times New Roman" w:hAnsi="Times New Roman" w:cs="Times New Roman"/>
          <w:sz w:val="24"/>
          <w:szCs w:val="24"/>
          <w:lang w:val="en-ID"/>
        </w:rPr>
        <w:t xml:space="preserve"> dari </w:t>
      </w:r>
      <w:r w:rsidR="009E7A6C" w:rsidRPr="00514E03">
        <w:rPr>
          <w:rFonts w:ascii="Times New Roman" w:hAnsi="Times New Roman" w:cs="Times New Roman"/>
          <w:sz w:val="24"/>
          <w:szCs w:val="24"/>
          <w:lang w:val="en-ID"/>
        </w:rPr>
        <w:t xml:space="preserve">proses </w:t>
      </w:r>
      <w:r w:rsidR="00B27C72" w:rsidRPr="00514E03">
        <w:rPr>
          <w:rFonts w:ascii="Times New Roman" w:hAnsi="Times New Roman" w:cs="Times New Roman"/>
          <w:sz w:val="24"/>
          <w:szCs w:val="24"/>
          <w:lang w:val="en-ID"/>
        </w:rPr>
        <w:t>P</w:t>
      </w:r>
      <w:r w:rsidR="003C16EB" w:rsidRPr="00514E03">
        <w:rPr>
          <w:rFonts w:ascii="Times New Roman" w:hAnsi="Times New Roman" w:cs="Times New Roman"/>
          <w:sz w:val="24"/>
          <w:szCs w:val="24"/>
          <w:lang w:val="en-ID"/>
        </w:rPr>
        <w:t xml:space="preserve">erancangan Ontologi, </w:t>
      </w:r>
      <w:r w:rsidR="00B27C72" w:rsidRPr="00514E03">
        <w:rPr>
          <w:rFonts w:ascii="Times New Roman" w:hAnsi="Times New Roman" w:cs="Times New Roman"/>
          <w:sz w:val="24"/>
          <w:szCs w:val="24"/>
          <w:lang w:val="en-ID"/>
        </w:rPr>
        <w:t xml:space="preserve">Perancangan Prototypin sistem, Proses </w:t>
      </w:r>
      <w:r w:rsidR="003C16EB" w:rsidRPr="00514E03">
        <w:rPr>
          <w:rFonts w:ascii="Times New Roman" w:hAnsi="Times New Roman" w:cs="Times New Roman"/>
          <w:sz w:val="24"/>
          <w:szCs w:val="24"/>
          <w:lang w:val="en-ID"/>
        </w:rPr>
        <w:t>S</w:t>
      </w:r>
      <w:r w:rsidR="009E7A6C" w:rsidRPr="00514E03">
        <w:rPr>
          <w:rFonts w:ascii="Times New Roman" w:hAnsi="Times New Roman" w:cs="Times New Roman"/>
          <w:sz w:val="24"/>
          <w:szCs w:val="24"/>
          <w:lang w:val="en-ID"/>
        </w:rPr>
        <w:t xml:space="preserve">emantik </w:t>
      </w:r>
      <w:r w:rsidR="009E7A6C" w:rsidRPr="00514E03">
        <w:rPr>
          <w:rFonts w:ascii="Times New Roman" w:hAnsi="Times New Roman" w:cs="Times New Roman"/>
          <w:i/>
          <w:sz w:val="24"/>
          <w:szCs w:val="24"/>
          <w:lang w:val="en-ID"/>
        </w:rPr>
        <w:t xml:space="preserve">Browsing </w:t>
      </w:r>
      <w:r w:rsidR="003C16EB" w:rsidRPr="00514E03">
        <w:rPr>
          <w:rFonts w:ascii="Times New Roman" w:hAnsi="Times New Roman" w:cs="Times New Roman"/>
          <w:sz w:val="24"/>
          <w:szCs w:val="24"/>
          <w:lang w:val="en-ID"/>
        </w:rPr>
        <w:t xml:space="preserve"> dan S</w:t>
      </w:r>
      <w:r w:rsidR="009E7A6C" w:rsidRPr="00514E03">
        <w:rPr>
          <w:rFonts w:ascii="Times New Roman" w:hAnsi="Times New Roman" w:cs="Times New Roman"/>
          <w:sz w:val="24"/>
          <w:szCs w:val="24"/>
          <w:lang w:val="en-ID"/>
        </w:rPr>
        <w:t xml:space="preserve">emantik </w:t>
      </w:r>
      <w:r w:rsidR="009E7A6C" w:rsidRPr="00514E03">
        <w:rPr>
          <w:rFonts w:ascii="Times New Roman" w:hAnsi="Times New Roman" w:cs="Times New Roman"/>
          <w:i/>
          <w:sz w:val="24"/>
          <w:szCs w:val="24"/>
          <w:lang w:val="en-ID"/>
        </w:rPr>
        <w:t xml:space="preserve">Searching </w:t>
      </w:r>
      <w:r w:rsidR="009E7A6C" w:rsidRPr="00514E03">
        <w:rPr>
          <w:rFonts w:ascii="Times New Roman" w:hAnsi="Times New Roman" w:cs="Times New Roman"/>
          <w:sz w:val="24"/>
          <w:szCs w:val="24"/>
          <w:lang w:val="en-ID"/>
        </w:rPr>
        <w:t xml:space="preserve">serta penentuan hasil dari </w:t>
      </w:r>
      <w:r w:rsidR="009E7A6C" w:rsidRPr="00514E03">
        <w:rPr>
          <w:rFonts w:ascii="Times New Roman" w:hAnsi="Times New Roman" w:cs="Times New Roman"/>
          <w:i/>
          <w:sz w:val="24"/>
          <w:szCs w:val="24"/>
        </w:rPr>
        <w:t>Technology Acceptance Model</w:t>
      </w:r>
      <w:r w:rsidR="009E7A6C" w:rsidRPr="00514E03">
        <w:rPr>
          <w:rFonts w:ascii="Times New Roman" w:hAnsi="Times New Roman" w:cs="Times New Roman"/>
          <w:sz w:val="24"/>
          <w:szCs w:val="24"/>
        </w:rPr>
        <w:t xml:space="preserve"> (TAM) atau Model penerimaan teknologi (TAM) yakni pada persepsi kegunaan (</w:t>
      </w:r>
      <w:r w:rsidR="009E7A6C" w:rsidRPr="00514E03">
        <w:rPr>
          <w:rFonts w:ascii="Times New Roman" w:hAnsi="Times New Roman" w:cs="Times New Roman"/>
          <w:i/>
          <w:sz w:val="24"/>
          <w:szCs w:val="24"/>
        </w:rPr>
        <w:t xml:space="preserve">perceived usefullness, </w:t>
      </w:r>
      <w:r w:rsidR="009E7A6C" w:rsidRPr="00514E03">
        <w:rPr>
          <w:rFonts w:ascii="Times New Roman" w:hAnsi="Times New Roman" w:cs="Times New Roman"/>
          <w:sz w:val="24"/>
          <w:szCs w:val="24"/>
        </w:rPr>
        <w:t>PU) dan persepsi kemudahan penggunaan (</w:t>
      </w:r>
      <w:r w:rsidR="009E7A6C" w:rsidRPr="00514E03">
        <w:rPr>
          <w:rFonts w:ascii="Times New Roman" w:hAnsi="Times New Roman" w:cs="Times New Roman"/>
          <w:i/>
          <w:sz w:val="24"/>
          <w:szCs w:val="24"/>
        </w:rPr>
        <w:t xml:space="preserve">perceived ease of use, </w:t>
      </w:r>
      <w:r w:rsidR="009E7A6C" w:rsidRPr="00514E03">
        <w:rPr>
          <w:rFonts w:ascii="Times New Roman" w:hAnsi="Times New Roman" w:cs="Times New Roman"/>
          <w:sz w:val="24"/>
          <w:szCs w:val="24"/>
        </w:rPr>
        <w:t>PE) serta pada penentuan kualitas sistem G = P - E.</w:t>
      </w:r>
    </w:p>
    <w:p w14:paraId="63DE0E42" w14:textId="30E9E7A1" w:rsidR="00BC11FD" w:rsidRPr="00514E03" w:rsidRDefault="00BC11FD" w:rsidP="00F12FD7">
      <w:pPr>
        <w:spacing w:after="0" w:line="360" w:lineRule="auto"/>
        <w:jc w:val="both"/>
        <w:outlineLvl w:val="1"/>
        <w:rPr>
          <w:rFonts w:ascii="Times New Roman" w:hAnsi="Times New Roman" w:cs="Times New Roman"/>
          <w:b/>
          <w:color w:val="FF0000"/>
          <w:sz w:val="24"/>
          <w:szCs w:val="24"/>
          <w:lang w:val="en-ID"/>
        </w:rPr>
      </w:pPr>
    </w:p>
    <w:p w14:paraId="04687C5F" w14:textId="4B5F8753" w:rsidR="003C16EB" w:rsidRPr="00F32AA2" w:rsidRDefault="00227557" w:rsidP="008D0BBA">
      <w:pPr>
        <w:pStyle w:val="Heading2"/>
        <w:numPr>
          <w:ilvl w:val="1"/>
          <w:numId w:val="43"/>
        </w:numPr>
        <w:spacing w:line="360" w:lineRule="auto"/>
        <w:ind w:left="567" w:hanging="567"/>
        <w:jc w:val="both"/>
        <w:rPr>
          <w:rFonts w:ascii="Times New Roman" w:hAnsi="Times New Roman" w:cs="Times New Roman"/>
          <w:b/>
          <w:i/>
          <w:color w:val="auto"/>
          <w:sz w:val="24"/>
          <w:szCs w:val="24"/>
          <w:lang w:val="en-ID"/>
        </w:rPr>
      </w:pPr>
      <w:bookmarkStart w:id="172" w:name="_Toc40930884"/>
      <w:r w:rsidRPr="00F32AA2">
        <w:rPr>
          <w:rFonts w:ascii="Times New Roman" w:hAnsi="Times New Roman" w:cs="Times New Roman"/>
          <w:b/>
          <w:color w:val="auto"/>
          <w:sz w:val="24"/>
          <w:szCs w:val="24"/>
          <w:lang w:val="en-ID"/>
        </w:rPr>
        <w:t xml:space="preserve">Implementasi Metode Methontology Dalam Perancangan </w:t>
      </w:r>
      <w:r w:rsidR="00B27C72" w:rsidRPr="00F32AA2">
        <w:rPr>
          <w:rFonts w:ascii="Times New Roman" w:hAnsi="Times New Roman" w:cs="Times New Roman"/>
          <w:b/>
          <w:color w:val="auto"/>
          <w:sz w:val="24"/>
          <w:szCs w:val="24"/>
          <w:lang w:val="en-ID"/>
        </w:rPr>
        <w:t>Ontologi</w:t>
      </w:r>
      <w:bookmarkEnd w:id="172"/>
    </w:p>
    <w:p w14:paraId="7A9FBC15" w14:textId="60BE005D" w:rsidR="00143CFE" w:rsidRPr="00514E03" w:rsidRDefault="00143CFE" w:rsidP="00301BC3">
      <w:pPr>
        <w:spacing w:after="0" w:line="360" w:lineRule="auto"/>
        <w:ind w:firstLine="567"/>
        <w:jc w:val="both"/>
        <w:outlineLvl w:val="1"/>
        <w:rPr>
          <w:rFonts w:ascii="Times New Roman" w:hAnsi="Times New Roman" w:cs="Times New Roman"/>
          <w:sz w:val="24"/>
          <w:szCs w:val="24"/>
        </w:rPr>
      </w:pPr>
      <w:bookmarkStart w:id="173" w:name="_Toc40930885"/>
      <w:r w:rsidRPr="00514E03">
        <w:rPr>
          <w:rFonts w:ascii="Times New Roman" w:hAnsi="Times New Roman" w:cs="Times New Roman"/>
          <w:sz w:val="24"/>
          <w:szCs w:val="24"/>
        </w:rPr>
        <w:t>Dalam perancangan ontologi sendiri penulis menggunakan metode methontologi yang mana merupakan salah satu metodologi pembangunan model ontologi, dimana metodologi ini memiliki keunggulan terkait dengan deskripsi setiap aktivitas yang harus dilakukan secara mendetail. serta keunggulannya dimana ontologi yang dibangun dapat digunakan kembali untuk pengembangan sistem lebih lanjut.</w:t>
      </w:r>
      <w:bookmarkEnd w:id="173"/>
    </w:p>
    <w:p w14:paraId="1999767B" w14:textId="4E68998E" w:rsidR="00AA605A" w:rsidRPr="00094F2B" w:rsidRDefault="00143CFE" w:rsidP="008D0BBA">
      <w:pPr>
        <w:pStyle w:val="Heading3"/>
        <w:numPr>
          <w:ilvl w:val="2"/>
          <w:numId w:val="43"/>
        </w:numPr>
        <w:spacing w:line="360" w:lineRule="auto"/>
        <w:ind w:left="851" w:hanging="851"/>
        <w:jc w:val="both"/>
        <w:rPr>
          <w:rFonts w:ascii="Times New Roman" w:hAnsi="Times New Roman" w:cs="Times New Roman"/>
          <w:b/>
          <w:color w:val="auto"/>
        </w:rPr>
      </w:pPr>
      <w:bookmarkStart w:id="174" w:name="_Toc40930886"/>
      <w:r w:rsidRPr="00094F2B">
        <w:rPr>
          <w:rFonts w:ascii="Times New Roman" w:hAnsi="Times New Roman" w:cs="Times New Roman"/>
          <w:b/>
          <w:color w:val="auto"/>
        </w:rPr>
        <w:t>Spesification</w:t>
      </w:r>
      <w:bookmarkEnd w:id="174"/>
    </w:p>
    <w:p w14:paraId="72444E8C" w14:textId="77777777" w:rsidR="00711CA7" w:rsidRDefault="008A005B" w:rsidP="00301BC3">
      <w:pPr>
        <w:pStyle w:val="IsiSubBab"/>
        <w:rPr>
          <w:rFonts w:eastAsia="MS Mincho"/>
          <w:bCs/>
          <w:iCs/>
          <w:szCs w:val="24"/>
          <w:lang w:eastAsia="ja-JP"/>
        </w:rPr>
      </w:pPr>
      <w:r w:rsidRPr="00514E03">
        <w:rPr>
          <w:rFonts w:eastAsia="MS Mincho"/>
          <w:bCs/>
          <w:iCs/>
          <w:szCs w:val="24"/>
          <w:lang w:eastAsia="ja-JP"/>
        </w:rPr>
        <w:t>Merupakan tahap awal proses digitalisasi pengetahuan yang dilakukan dengan cara menjawab beberapa pertanyaan terkait dengan domain pengetahuan yang dibahas sebagai acuan untuk merancang kelas yang akan dibangun nantinya.</w:t>
      </w:r>
    </w:p>
    <w:p w14:paraId="314669BA" w14:textId="77777777" w:rsidR="00711CA7"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t xml:space="preserve">Apa jenis atau tipe </w:t>
      </w:r>
      <w:proofErr w:type="gramStart"/>
      <w:r w:rsidRPr="00514E03">
        <w:rPr>
          <w:rFonts w:eastAsia="MS Mincho"/>
          <w:bCs/>
          <w:iCs/>
          <w:szCs w:val="24"/>
          <w:lang w:eastAsia="ja-JP"/>
        </w:rPr>
        <w:t>tariannya ?</w:t>
      </w:r>
      <w:proofErr w:type="gramEnd"/>
    </w:p>
    <w:p w14:paraId="5698A4AB" w14:textId="77777777" w:rsidR="00711CA7"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t xml:space="preserve">Apa jenis kelamin pelaku </w:t>
      </w:r>
      <w:proofErr w:type="gramStart"/>
      <w:r w:rsidRPr="00514E03">
        <w:rPr>
          <w:rFonts w:eastAsia="MS Mincho"/>
          <w:bCs/>
          <w:iCs/>
          <w:szCs w:val="24"/>
          <w:lang w:eastAsia="ja-JP"/>
        </w:rPr>
        <w:t>tarinnya ?</w:t>
      </w:r>
      <w:proofErr w:type="gramEnd"/>
    </w:p>
    <w:p w14:paraId="35EC1E04" w14:textId="77777777" w:rsidR="00711CA7"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t xml:space="preserve">Apa nama tarian tradisional </w:t>
      </w:r>
      <w:proofErr w:type="gramStart"/>
      <w:r w:rsidRPr="00514E03">
        <w:rPr>
          <w:rFonts w:eastAsia="MS Mincho"/>
          <w:bCs/>
          <w:iCs/>
          <w:szCs w:val="24"/>
          <w:lang w:eastAsia="ja-JP"/>
        </w:rPr>
        <w:t>tersebut ?</w:t>
      </w:r>
      <w:proofErr w:type="gramEnd"/>
    </w:p>
    <w:p w14:paraId="531C3CE3" w14:textId="77777777" w:rsidR="00711CA7"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t xml:space="preserve">Untuk apa tarian tersebut </w:t>
      </w:r>
      <w:proofErr w:type="gramStart"/>
      <w:r w:rsidRPr="00514E03">
        <w:rPr>
          <w:rFonts w:eastAsia="MS Mincho"/>
          <w:bCs/>
          <w:iCs/>
          <w:szCs w:val="24"/>
          <w:lang w:eastAsia="ja-JP"/>
        </w:rPr>
        <w:t>dipraktekan ?</w:t>
      </w:r>
      <w:proofErr w:type="gramEnd"/>
    </w:p>
    <w:p w14:paraId="63FF2CE7" w14:textId="77777777" w:rsidR="00711CA7"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t xml:space="preserve">Apa saja instrument pengiring </w:t>
      </w:r>
      <w:proofErr w:type="gramStart"/>
      <w:r w:rsidRPr="00514E03">
        <w:rPr>
          <w:rFonts w:eastAsia="MS Mincho"/>
          <w:bCs/>
          <w:iCs/>
          <w:szCs w:val="24"/>
          <w:lang w:eastAsia="ja-JP"/>
        </w:rPr>
        <w:t>tariannya ?</w:t>
      </w:r>
      <w:proofErr w:type="gramEnd"/>
    </w:p>
    <w:p w14:paraId="263B6715" w14:textId="77777777" w:rsidR="00711CA7"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t xml:space="preserve">Apa saja aksesoris yang digunakan </w:t>
      </w:r>
      <w:proofErr w:type="gramStart"/>
      <w:r w:rsidRPr="00514E03">
        <w:rPr>
          <w:rFonts w:eastAsia="MS Mincho"/>
          <w:bCs/>
          <w:iCs/>
          <w:szCs w:val="24"/>
          <w:lang w:eastAsia="ja-JP"/>
        </w:rPr>
        <w:t>penari ?</w:t>
      </w:r>
      <w:proofErr w:type="gramEnd"/>
    </w:p>
    <w:p w14:paraId="55FF779A" w14:textId="77777777" w:rsidR="00711CA7"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t xml:space="preserve">Pada kondisi apa tarian tersebut </w:t>
      </w:r>
      <w:proofErr w:type="gramStart"/>
      <w:r w:rsidRPr="00514E03">
        <w:rPr>
          <w:rFonts w:eastAsia="MS Mincho"/>
          <w:bCs/>
          <w:iCs/>
          <w:szCs w:val="24"/>
          <w:lang w:eastAsia="ja-JP"/>
        </w:rPr>
        <w:t>dipraktekan ?</w:t>
      </w:r>
      <w:proofErr w:type="gramEnd"/>
    </w:p>
    <w:p w14:paraId="5DB2CC22" w14:textId="2F366CFA" w:rsidR="008A005B" w:rsidRPr="00514E03"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t>Kapan tarian tersebut dipraktekan pertama kali?</w:t>
      </w:r>
    </w:p>
    <w:p w14:paraId="32CB81E4" w14:textId="77777777" w:rsidR="008A005B" w:rsidRPr="00514E03" w:rsidRDefault="008A005B" w:rsidP="008A005B">
      <w:pPr>
        <w:pStyle w:val="IsiSubBab"/>
        <w:ind w:left="720" w:firstLine="0"/>
        <w:rPr>
          <w:b/>
          <w:szCs w:val="24"/>
        </w:rPr>
      </w:pPr>
    </w:p>
    <w:p w14:paraId="2ED6615E" w14:textId="77A62D73" w:rsidR="00143CFE" w:rsidRPr="00514E03" w:rsidRDefault="00143CFE" w:rsidP="00141971">
      <w:pPr>
        <w:pStyle w:val="Caption"/>
        <w:keepNext/>
        <w:rPr>
          <w:b/>
          <w:lang w:val="en-US"/>
        </w:rPr>
      </w:pPr>
      <w:r w:rsidRPr="00514E03">
        <w:rPr>
          <w:b/>
        </w:rPr>
        <w:t xml:space="preserve">Tabel </w:t>
      </w:r>
      <w:r w:rsidRPr="00514E03">
        <w:rPr>
          <w:b/>
          <w:lang w:val="en-US"/>
        </w:rPr>
        <w:t>4.</w:t>
      </w:r>
      <w:r w:rsidRPr="00514E03">
        <w:rPr>
          <w:b/>
        </w:rPr>
        <w:fldChar w:fldCharType="begin"/>
      </w:r>
      <w:r w:rsidRPr="00514E03">
        <w:rPr>
          <w:b/>
        </w:rPr>
        <w:instrText xml:space="preserve"> SEQ Tabel \* ARABIC </w:instrText>
      </w:r>
      <w:r w:rsidRPr="00514E03">
        <w:rPr>
          <w:b/>
        </w:rPr>
        <w:fldChar w:fldCharType="separate"/>
      </w:r>
      <w:r w:rsidRPr="00514E03">
        <w:rPr>
          <w:b/>
        </w:rPr>
        <w:t>1</w:t>
      </w:r>
      <w:r w:rsidRPr="00514E03">
        <w:rPr>
          <w:b/>
        </w:rPr>
        <w:fldChar w:fldCharType="end"/>
      </w:r>
      <w:r w:rsidRPr="00514E03">
        <w:rPr>
          <w:b/>
          <w:lang w:val="en-US"/>
        </w:rPr>
        <w:t xml:space="preserve"> Data </w:t>
      </w:r>
      <w:r w:rsidRPr="00514E03">
        <w:rPr>
          <w:b/>
          <w:i/>
          <w:lang w:val="en-US"/>
        </w:rPr>
        <w:t>specification</w:t>
      </w:r>
    </w:p>
    <w:tbl>
      <w:tblPr>
        <w:tblStyle w:val="TableGrid"/>
        <w:tblW w:w="0" w:type="auto"/>
        <w:jc w:val="center"/>
        <w:tblLook w:val="04A0" w:firstRow="1" w:lastRow="0" w:firstColumn="1" w:lastColumn="0" w:noHBand="0" w:noVBand="1"/>
      </w:tblPr>
      <w:tblGrid>
        <w:gridCol w:w="2654"/>
        <w:gridCol w:w="2787"/>
      </w:tblGrid>
      <w:tr w:rsidR="00143CFE" w:rsidRPr="00514E03" w14:paraId="0E6DC22C"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71621E26"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Domain</w:t>
            </w:r>
            <w:r w:rsidRPr="00514E03">
              <w:rPr>
                <w:rFonts w:ascii="Times New Roman" w:hAnsi="Times New Roman" w:cs="Times New Roman"/>
                <w:bCs/>
                <w:i/>
                <w:iCs/>
                <w:sz w:val="24"/>
                <w:szCs w:val="24"/>
                <w:lang w:eastAsia="ja-JP"/>
              </w:rPr>
              <w:tab/>
            </w:r>
          </w:p>
        </w:tc>
        <w:tc>
          <w:tcPr>
            <w:tcW w:w="2787" w:type="dxa"/>
            <w:tcBorders>
              <w:top w:val="single" w:sz="4" w:space="0" w:color="auto"/>
              <w:left w:val="single" w:sz="4" w:space="0" w:color="auto"/>
              <w:bottom w:val="single" w:sz="4" w:space="0" w:color="auto"/>
              <w:right w:val="single" w:sz="4" w:space="0" w:color="auto"/>
            </w:tcBorders>
            <w:hideMark/>
          </w:tcPr>
          <w:p w14:paraId="5C2B9130"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Tarian tradisional Bali</w:t>
            </w:r>
          </w:p>
        </w:tc>
      </w:tr>
      <w:tr w:rsidR="00143CFE" w:rsidRPr="00514E03" w14:paraId="4027A7C1"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23BEBC65"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Date</w:t>
            </w:r>
            <w:r w:rsidRPr="00514E03">
              <w:rPr>
                <w:rFonts w:ascii="Times New Roman" w:hAnsi="Times New Roman" w:cs="Times New Roman"/>
                <w:bCs/>
                <w:i/>
                <w:iCs/>
                <w:sz w:val="24"/>
                <w:szCs w:val="24"/>
                <w:lang w:eastAsia="ja-JP"/>
              </w:rPr>
              <w:tab/>
            </w:r>
          </w:p>
        </w:tc>
        <w:tc>
          <w:tcPr>
            <w:tcW w:w="2787" w:type="dxa"/>
            <w:tcBorders>
              <w:top w:val="single" w:sz="4" w:space="0" w:color="auto"/>
              <w:left w:val="single" w:sz="4" w:space="0" w:color="auto"/>
              <w:bottom w:val="single" w:sz="4" w:space="0" w:color="auto"/>
              <w:right w:val="single" w:sz="4" w:space="0" w:color="auto"/>
            </w:tcBorders>
            <w:hideMark/>
          </w:tcPr>
          <w:p w14:paraId="674E412F" w14:textId="6FA86B4D" w:rsidR="00143CFE" w:rsidRPr="00514E03" w:rsidRDefault="008A005B"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26 Mei</w:t>
            </w:r>
            <w:r w:rsidR="00143CFE" w:rsidRPr="00514E03">
              <w:rPr>
                <w:rFonts w:ascii="Times New Roman" w:hAnsi="Times New Roman" w:cs="Times New Roman"/>
                <w:bCs/>
                <w:iCs/>
                <w:sz w:val="24"/>
                <w:szCs w:val="24"/>
                <w:lang w:eastAsia="ja-JP"/>
              </w:rPr>
              <w:t xml:space="preserve"> 2019</w:t>
            </w:r>
          </w:p>
        </w:tc>
      </w:tr>
      <w:tr w:rsidR="00143CFE" w:rsidRPr="00514E03" w14:paraId="01D9CB92"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4C5B5E5F"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Conceptualized-by</w:t>
            </w:r>
          </w:p>
        </w:tc>
        <w:tc>
          <w:tcPr>
            <w:tcW w:w="2787" w:type="dxa"/>
            <w:tcBorders>
              <w:top w:val="single" w:sz="4" w:space="0" w:color="auto"/>
              <w:left w:val="single" w:sz="4" w:space="0" w:color="auto"/>
              <w:bottom w:val="single" w:sz="4" w:space="0" w:color="auto"/>
              <w:right w:val="single" w:sz="4" w:space="0" w:color="auto"/>
            </w:tcBorders>
            <w:hideMark/>
          </w:tcPr>
          <w:p w14:paraId="68403262"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Irianto Liko Koten</w:t>
            </w:r>
          </w:p>
        </w:tc>
      </w:tr>
      <w:tr w:rsidR="00143CFE" w:rsidRPr="00514E03" w14:paraId="4BBDFD1A"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1B635E15"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Implemented by</w:t>
            </w:r>
          </w:p>
        </w:tc>
        <w:tc>
          <w:tcPr>
            <w:tcW w:w="2787" w:type="dxa"/>
            <w:tcBorders>
              <w:top w:val="single" w:sz="4" w:space="0" w:color="auto"/>
              <w:left w:val="single" w:sz="4" w:space="0" w:color="auto"/>
              <w:bottom w:val="single" w:sz="4" w:space="0" w:color="auto"/>
              <w:right w:val="single" w:sz="4" w:space="0" w:color="auto"/>
            </w:tcBorders>
            <w:hideMark/>
          </w:tcPr>
          <w:p w14:paraId="4E1D0E64"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Irianto Liko Koten</w:t>
            </w:r>
          </w:p>
        </w:tc>
      </w:tr>
      <w:tr w:rsidR="00143CFE" w:rsidRPr="00514E03" w14:paraId="46343E44"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52A3A211"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Objective</w:t>
            </w:r>
          </w:p>
        </w:tc>
        <w:tc>
          <w:tcPr>
            <w:tcW w:w="2787" w:type="dxa"/>
            <w:tcBorders>
              <w:top w:val="single" w:sz="4" w:space="0" w:color="auto"/>
              <w:left w:val="single" w:sz="4" w:space="0" w:color="auto"/>
              <w:bottom w:val="single" w:sz="4" w:space="0" w:color="auto"/>
              <w:right w:val="single" w:sz="4" w:space="0" w:color="auto"/>
            </w:tcBorders>
            <w:hideMark/>
          </w:tcPr>
          <w:p w14:paraId="6A8D34EC"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sz w:val="24"/>
                <w:szCs w:val="24"/>
              </w:rPr>
              <w:t>Untuk membangun model ontologi sebagai dasar  pengklasifikasian Tarian Tradisional Bali dan pengembangan sistem berbasis semantic web</w:t>
            </w:r>
          </w:p>
        </w:tc>
      </w:tr>
      <w:tr w:rsidR="00143CFE" w:rsidRPr="00514E03" w14:paraId="7FEAAB59"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5D458C32"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Level of Formality</w:t>
            </w:r>
          </w:p>
        </w:tc>
        <w:tc>
          <w:tcPr>
            <w:tcW w:w="2787" w:type="dxa"/>
            <w:tcBorders>
              <w:top w:val="single" w:sz="4" w:space="0" w:color="auto"/>
              <w:left w:val="single" w:sz="4" w:space="0" w:color="auto"/>
              <w:bottom w:val="single" w:sz="4" w:space="0" w:color="auto"/>
              <w:right w:val="single" w:sz="4" w:space="0" w:color="auto"/>
            </w:tcBorders>
            <w:hideMark/>
          </w:tcPr>
          <w:p w14:paraId="50203DAB"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Semi-formal</w:t>
            </w:r>
          </w:p>
        </w:tc>
      </w:tr>
      <w:tr w:rsidR="00143CFE" w:rsidRPr="00514E03" w14:paraId="6F3D70DA"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68BC7A8D"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Scope</w:t>
            </w:r>
          </w:p>
        </w:tc>
        <w:tc>
          <w:tcPr>
            <w:tcW w:w="2787" w:type="dxa"/>
            <w:tcBorders>
              <w:top w:val="single" w:sz="4" w:space="0" w:color="auto"/>
              <w:left w:val="single" w:sz="4" w:space="0" w:color="auto"/>
              <w:bottom w:val="single" w:sz="4" w:space="0" w:color="auto"/>
              <w:right w:val="single" w:sz="4" w:space="0" w:color="auto"/>
            </w:tcBorders>
            <w:hideMark/>
          </w:tcPr>
          <w:p w14:paraId="21B671EE"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sz w:val="24"/>
                <w:szCs w:val="24"/>
              </w:rPr>
              <w:t>Pengetahuan pengklasifikasian Tarian Tradisional Bali</w:t>
            </w:r>
          </w:p>
        </w:tc>
      </w:tr>
      <w:tr w:rsidR="00143CFE" w:rsidRPr="00514E03" w14:paraId="664B722D"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231F60A5"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Sources</w:t>
            </w:r>
          </w:p>
        </w:tc>
        <w:tc>
          <w:tcPr>
            <w:tcW w:w="2787" w:type="dxa"/>
            <w:tcBorders>
              <w:top w:val="single" w:sz="4" w:space="0" w:color="auto"/>
              <w:left w:val="single" w:sz="4" w:space="0" w:color="auto"/>
              <w:bottom w:val="single" w:sz="4" w:space="0" w:color="auto"/>
              <w:right w:val="single" w:sz="4" w:space="0" w:color="auto"/>
            </w:tcBorders>
            <w:hideMark/>
          </w:tcPr>
          <w:p w14:paraId="05CB60C1"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sz w:val="24"/>
                <w:szCs w:val="24"/>
              </w:rPr>
              <w:t>Buku, Jurnal dan Internet</w:t>
            </w:r>
          </w:p>
        </w:tc>
      </w:tr>
    </w:tbl>
    <w:p w14:paraId="075AA746" w14:textId="4E228E49" w:rsidR="00143CFE" w:rsidRPr="00514E03" w:rsidRDefault="00143CFE" w:rsidP="00711CA7">
      <w:pPr>
        <w:pStyle w:val="IsiSubBab"/>
        <w:ind w:firstLine="0"/>
        <w:rPr>
          <w:b/>
          <w:szCs w:val="24"/>
        </w:rPr>
      </w:pPr>
    </w:p>
    <w:p w14:paraId="77680CAC" w14:textId="4934BD9A" w:rsidR="00143CFE" w:rsidRPr="00094F2B" w:rsidRDefault="00143CFE" w:rsidP="008D0BBA">
      <w:pPr>
        <w:pStyle w:val="Heading3"/>
        <w:numPr>
          <w:ilvl w:val="2"/>
          <w:numId w:val="43"/>
        </w:numPr>
        <w:spacing w:line="360" w:lineRule="auto"/>
        <w:ind w:left="851" w:hanging="851"/>
        <w:jc w:val="both"/>
        <w:rPr>
          <w:rFonts w:ascii="Times New Roman" w:hAnsi="Times New Roman" w:cs="Times New Roman"/>
          <w:b/>
          <w:color w:val="auto"/>
        </w:rPr>
      </w:pPr>
      <w:bookmarkStart w:id="175" w:name="_Toc40930887"/>
      <w:r w:rsidRPr="00094F2B">
        <w:rPr>
          <w:rFonts w:ascii="Times New Roman" w:hAnsi="Times New Roman" w:cs="Times New Roman"/>
          <w:b/>
          <w:color w:val="auto"/>
        </w:rPr>
        <w:t>Knowledge Acquisition</w:t>
      </w:r>
      <w:bookmarkEnd w:id="175"/>
    </w:p>
    <w:p w14:paraId="6DBB2B00" w14:textId="77777777" w:rsidR="00143CFE" w:rsidRPr="00514E03" w:rsidRDefault="00143CFE" w:rsidP="00143CFE">
      <w:pPr>
        <w:pStyle w:val="IsiSubBab"/>
        <w:ind w:firstLine="720"/>
        <w:rPr>
          <w:b/>
          <w:szCs w:val="24"/>
        </w:rPr>
      </w:pPr>
      <w:r w:rsidRPr="00514E03">
        <w:rPr>
          <w:b/>
          <w:i/>
          <w:szCs w:val="24"/>
        </w:rPr>
        <w:t xml:space="preserve">  </w:t>
      </w:r>
      <w:r w:rsidRPr="00514E03">
        <w:rPr>
          <w:szCs w:val="24"/>
        </w:rPr>
        <w:t>Akuisisi pengetahuan adalah kegiatan independen dalam proses pengembangan ontologi. Sebagian besar akuisisi dilakukan bersamaan dengan fase spesifikasi persyaratan, dan berkurang seiring proses pengembangan ontologi bergerak maju.</w:t>
      </w:r>
    </w:p>
    <w:p w14:paraId="406D9D68" w14:textId="77777777" w:rsidR="00143CFE" w:rsidRPr="00094F2B" w:rsidRDefault="00143CFE" w:rsidP="008D0BBA">
      <w:pPr>
        <w:pStyle w:val="Heading3"/>
        <w:numPr>
          <w:ilvl w:val="2"/>
          <w:numId w:val="43"/>
        </w:numPr>
        <w:spacing w:line="360" w:lineRule="auto"/>
        <w:ind w:left="851" w:hanging="851"/>
        <w:jc w:val="both"/>
        <w:rPr>
          <w:rFonts w:ascii="Times New Roman" w:hAnsi="Times New Roman" w:cs="Times New Roman"/>
          <w:b/>
          <w:color w:val="auto"/>
        </w:rPr>
      </w:pPr>
      <w:r w:rsidRPr="00094F2B">
        <w:rPr>
          <w:rFonts w:ascii="Times New Roman" w:hAnsi="Times New Roman" w:cs="Times New Roman"/>
          <w:b/>
          <w:color w:val="auto"/>
        </w:rPr>
        <w:t xml:space="preserve"> </w:t>
      </w:r>
      <w:bookmarkStart w:id="176" w:name="_Toc40930888"/>
      <w:r w:rsidRPr="00094F2B">
        <w:rPr>
          <w:rFonts w:ascii="Times New Roman" w:hAnsi="Times New Roman" w:cs="Times New Roman"/>
          <w:b/>
          <w:color w:val="auto"/>
        </w:rPr>
        <w:t>Conceptualization</w:t>
      </w:r>
      <w:bookmarkEnd w:id="176"/>
    </w:p>
    <w:p w14:paraId="6CE49AE6" w14:textId="1359AB29" w:rsidR="00143CFE" w:rsidRPr="00514E03" w:rsidRDefault="00143CFE" w:rsidP="00DB1BA7">
      <w:pPr>
        <w:pStyle w:val="IsiSubBab"/>
        <w:ind w:firstLine="720"/>
        <w:rPr>
          <w:szCs w:val="24"/>
        </w:rPr>
      </w:pPr>
      <w:r w:rsidRPr="00514E03">
        <w:rPr>
          <w:b/>
          <w:i/>
          <w:szCs w:val="24"/>
        </w:rPr>
        <w:t xml:space="preserve">  </w:t>
      </w:r>
      <w:r w:rsidR="00301BC3">
        <w:rPr>
          <w:b/>
          <w:i/>
          <w:szCs w:val="24"/>
        </w:rPr>
        <w:t xml:space="preserve"> </w:t>
      </w:r>
      <w:r w:rsidRPr="00514E03">
        <w:rPr>
          <w:szCs w:val="24"/>
        </w:rPr>
        <w:t xml:space="preserve">Pada bagian ini akan disusun pengetahuan domain dalam model konseptual yang menggambarkan masalah dan solusinya dalam hal kosa kata domain yang diidentifikasi dalam </w:t>
      </w:r>
      <w:r w:rsidR="006269DC" w:rsidRPr="00514E03">
        <w:rPr>
          <w:szCs w:val="24"/>
        </w:rPr>
        <w:t>aktivitas spesifikasi ontologi.</w:t>
      </w:r>
    </w:p>
    <w:p w14:paraId="19175C93" w14:textId="62BAD7AE" w:rsidR="00143CFE" w:rsidRPr="00514E03" w:rsidRDefault="00143CFE" w:rsidP="00143CFE">
      <w:pPr>
        <w:pStyle w:val="IsiSubBab"/>
        <w:ind w:firstLine="720"/>
        <w:rPr>
          <w:szCs w:val="24"/>
        </w:rPr>
      </w:pPr>
      <w:r w:rsidRPr="00514E03">
        <w:rPr>
          <w:szCs w:val="24"/>
        </w:rPr>
        <w:t xml:space="preserve">  </w:t>
      </w:r>
      <w:r w:rsidR="00AA605A" w:rsidRPr="00514E03">
        <w:rPr>
          <w:szCs w:val="24"/>
        </w:rPr>
        <w:t xml:space="preserve">Class </w:t>
      </w:r>
      <w:r w:rsidRPr="00514E03">
        <w:rPr>
          <w:szCs w:val="24"/>
        </w:rPr>
        <w:t xml:space="preserve">Thing akan berisi </w:t>
      </w:r>
      <w:r w:rsidR="00AA605A" w:rsidRPr="00514E03">
        <w:rPr>
          <w:szCs w:val="24"/>
        </w:rPr>
        <w:t>SubClass yang berfungsi sebagai penampung segala sesuatu terkait atribut tambahan yang mana sebagai pelengkap dari data tarian</w:t>
      </w:r>
      <w:r w:rsidRPr="00514E03">
        <w:rPr>
          <w:szCs w:val="24"/>
        </w:rPr>
        <w:t xml:space="preserve">. Pembangunan ontologi mendefinisikan konsep dari yang umum sampai ke </w:t>
      </w:r>
      <w:r w:rsidRPr="00514E03">
        <w:rPr>
          <w:szCs w:val="24"/>
        </w:rPr>
        <w:lastRenderedPageBreak/>
        <w:t xml:space="preserve">konsep yang spesifik hingga membentuk sebuah hierarki seperti </w:t>
      </w:r>
      <w:r w:rsidR="00AE4EB5" w:rsidRPr="00514E03">
        <w:rPr>
          <w:szCs w:val="24"/>
        </w:rPr>
        <w:t>yang dapat dilihat pada Gambar 4</w:t>
      </w:r>
      <w:r w:rsidR="006432C5" w:rsidRPr="00514E03">
        <w:rPr>
          <w:szCs w:val="24"/>
        </w:rPr>
        <w:t>.1</w:t>
      </w:r>
    </w:p>
    <w:p w14:paraId="30471FFC" w14:textId="2F8C8539" w:rsidR="00143CFE" w:rsidRPr="00514E03" w:rsidRDefault="00A44CCE" w:rsidP="00F832CC">
      <w:pPr>
        <w:pStyle w:val="IsiSubBab"/>
        <w:ind w:firstLine="0"/>
        <w:jc w:val="center"/>
        <w:rPr>
          <w:b/>
          <w:szCs w:val="24"/>
        </w:rPr>
      </w:pPr>
      <w:r w:rsidRPr="007A7D76">
        <w:rPr>
          <w:b/>
          <w:noProof/>
          <w:szCs w:val="24"/>
        </w:rPr>
        <w:drawing>
          <wp:inline distT="0" distB="0" distL="0" distR="0" wp14:anchorId="3CDF970D" wp14:editId="0E2E49CA">
            <wp:extent cx="2361538" cy="4914876"/>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1320" cy="4935233"/>
                    </a:xfrm>
                    <a:prstGeom prst="rect">
                      <a:avLst/>
                    </a:prstGeom>
                  </pic:spPr>
                </pic:pic>
              </a:graphicData>
            </a:graphic>
          </wp:inline>
        </w:drawing>
      </w:r>
    </w:p>
    <w:p w14:paraId="33A2E34F" w14:textId="0C3C90EA" w:rsidR="00143CFE" w:rsidRPr="00514E03" w:rsidRDefault="00143CFE" w:rsidP="00143CFE">
      <w:pPr>
        <w:pStyle w:val="Caption"/>
        <w:rPr>
          <w:b/>
          <w:lang w:val="en-US"/>
        </w:rPr>
      </w:pPr>
      <w:r w:rsidRPr="00514E03">
        <w:rPr>
          <w:b/>
        </w:rPr>
        <w:t xml:space="preserve">Gambar </w:t>
      </w:r>
      <w:r w:rsidR="00AE4EB5" w:rsidRPr="00514E03">
        <w:rPr>
          <w:b/>
          <w:lang w:val="en-US"/>
        </w:rPr>
        <w:t>4</w:t>
      </w:r>
      <w:r w:rsidR="006432C5" w:rsidRPr="00514E03">
        <w:rPr>
          <w:b/>
          <w:lang w:val="en-US"/>
        </w:rPr>
        <w:t>.1</w:t>
      </w:r>
      <w:r w:rsidR="00AA605A" w:rsidRPr="00514E03">
        <w:rPr>
          <w:b/>
          <w:lang w:val="en-US"/>
        </w:rPr>
        <w:t xml:space="preserve"> Kelas</w:t>
      </w:r>
      <w:r w:rsidRPr="00514E03">
        <w:rPr>
          <w:b/>
          <w:lang w:val="en-US"/>
        </w:rPr>
        <w:t xml:space="preserve"> ontologi tarian tradisional bali</w:t>
      </w:r>
    </w:p>
    <w:p w14:paraId="316BFED0" w14:textId="6EAADD96" w:rsidR="00AA605A" w:rsidRPr="00514E03" w:rsidRDefault="00AA605A" w:rsidP="00711CA7">
      <w:pPr>
        <w:ind w:firstLine="720"/>
        <w:jc w:val="both"/>
        <w:rPr>
          <w:rFonts w:ascii="Times New Roman" w:hAnsi="Times New Roman" w:cs="Times New Roman"/>
          <w:sz w:val="24"/>
          <w:szCs w:val="24"/>
        </w:rPr>
      </w:pPr>
      <w:r w:rsidRPr="00514E03">
        <w:rPr>
          <w:rFonts w:ascii="Times New Roman" w:hAnsi="Times New Roman" w:cs="Times New Roman"/>
          <w:sz w:val="24"/>
          <w:szCs w:val="24"/>
        </w:rPr>
        <w:t>Setelah konsep</w:t>
      </w:r>
      <w:r w:rsidR="00BC2925" w:rsidRPr="00514E03">
        <w:rPr>
          <w:rFonts w:ascii="Times New Roman" w:hAnsi="Times New Roman" w:cs="Times New Roman"/>
          <w:sz w:val="24"/>
          <w:szCs w:val="24"/>
        </w:rPr>
        <w:t xml:space="preserve"> class selesai maka selanjutnya menginputkan data individual dari setiap class yang telah dibuat, pada Gambar 4.2 terlihat sebaian individual yang telah dibuat, total dari individual yang telah dibuat yakni sebanyak 274 individual data.</w:t>
      </w:r>
    </w:p>
    <w:p w14:paraId="6806EF32" w14:textId="14DE7768" w:rsidR="00AA605A" w:rsidRPr="00514E03" w:rsidRDefault="00AA605A" w:rsidP="00AA605A">
      <w:pPr>
        <w:jc w:val="center"/>
        <w:rPr>
          <w:rFonts w:ascii="Times New Roman" w:hAnsi="Times New Roman" w:cs="Times New Roman"/>
          <w:sz w:val="24"/>
          <w:szCs w:val="24"/>
        </w:rPr>
      </w:pPr>
      <w:r w:rsidRPr="00514E03">
        <w:rPr>
          <w:rFonts w:ascii="Times New Roman" w:hAnsi="Times New Roman" w:cs="Times New Roman"/>
          <w:noProof/>
          <w:sz w:val="24"/>
          <w:szCs w:val="24"/>
        </w:rPr>
        <w:lastRenderedPageBreak/>
        <w:drawing>
          <wp:inline distT="0" distB="0" distL="0" distR="0" wp14:anchorId="35979C03" wp14:editId="1448E0A8">
            <wp:extent cx="2121009" cy="5162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21009" cy="5162815"/>
                    </a:xfrm>
                    <a:prstGeom prst="rect">
                      <a:avLst/>
                    </a:prstGeom>
                  </pic:spPr>
                </pic:pic>
              </a:graphicData>
            </a:graphic>
          </wp:inline>
        </w:drawing>
      </w:r>
    </w:p>
    <w:p w14:paraId="12E3F408" w14:textId="0AFA95B9" w:rsidR="00AA605A" w:rsidRPr="00514E03" w:rsidRDefault="00AA605A" w:rsidP="00AA605A">
      <w:pPr>
        <w:pStyle w:val="Caption"/>
        <w:rPr>
          <w:b/>
          <w:lang w:val="en-US"/>
        </w:rPr>
      </w:pPr>
      <w:r w:rsidRPr="00514E03">
        <w:rPr>
          <w:b/>
        </w:rPr>
        <w:t xml:space="preserve">Gambar </w:t>
      </w:r>
      <w:r w:rsidRPr="00514E03">
        <w:rPr>
          <w:b/>
          <w:lang w:val="en-US"/>
        </w:rPr>
        <w:t>4.2 Individual ontologi tarian tradisional bali</w:t>
      </w:r>
    </w:p>
    <w:p w14:paraId="0AF72299" w14:textId="6B5BA6B8" w:rsidR="00143CFE" w:rsidRPr="00514E03" w:rsidRDefault="00143CFE" w:rsidP="00143CFE">
      <w:pPr>
        <w:pStyle w:val="IsiSubBab"/>
        <w:ind w:firstLine="720"/>
        <w:rPr>
          <w:szCs w:val="24"/>
        </w:rPr>
      </w:pPr>
      <w:r w:rsidRPr="00514E03">
        <w:rPr>
          <w:szCs w:val="24"/>
        </w:rPr>
        <w:t xml:space="preserve">  Setelah </w:t>
      </w:r>
      <w:r w:rsidR="00AA605A" w:rsidRPr="00514E03">
        <w:rPr>
          <w:szCs w:val="24"/>
        </w:rPr>
        <w:t>class dan individual dari domain</w:t>
      </w:r>
      <w:r w:rsidRPr="00514E03">
        <w:rPr>
          <w:szCs w:val="24"/>
        </w:rPr>
        <w:t xml:space="preserve"> </w:t>
      </w:r>
      <w:r w:rsidR="00AA605A" w:rsidRPr="00514E03">
        <w:rPr>
          <w:szCs w:val="24"/>
        </w:rPr>
        <w:t>tarian tradisional bali</w:t>
      </w:r>
      <w:r w:rsidR="00711CA7">
        <w:rPr>
          <w:szCs w:val="24"/>
        </w:rPr>
        <w:t xml:space="preserve"> berhasil dibentuk</w:t>
      </w:r>
      <w:r w:rsidRPr="00514E03">
        <w:rPr>
          <w:szCs w:val="24"/>
        </w:rPr>
        <w:t xml:space="preserve">, maka selanjutnya adalah menentukan properti. </w:t>
      </w:r>
    </w:p>
    <w:p w14:paraId="5A24B561" w14:textId="53F908A7" w:rsidR="00143CFE" w:rsidRPr="00514E03" w:rsidRDefault="00143CFE" w:rsidP="00143CFE">
      <w:pPr>
        <w:pStyle w:val="IsiSubBab"/>
        <w:ind w:firstLine="0"/>
        <w:rPr>
          <w:szCs w:val="24"/>
        </w:rPr>
      </w:pPr>
    </w:p>
    <w:p w14:paraId="13CDD64C" w14:textId="23F7CC24" w:rsidR="006432C5" w:rsidRPr="00514E03" w:rsidRDefault="006432C5" w:rsidP="00143CFE">
      <w:pPr>
        <w:pStyle w:val="IsiSubBab"/>
        <w:ind w:firstLine="0"/>
        <w:rPr>
          <w:szCs w:val="24"/>
        </w:rPr>
      </w:pPr>
      <w:r w:rsidRPr="00514E03">
        <w:rPr>
          <w:noProof/>
          <w:szCs w:val="24"/>
        </w:rPr>
        <w:lastRenderedPageBreak/>
        <w:drawing>
          <wp:inline distT="0" distB="0" distL="0" distR="0" wp14:anchorId="78071D77" wp14:editId="4C5ACDB9">
            <wp:extent cx="5039995" cy="2567305"/>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2567305"/>
                    </a:xfrm>
                    <a:prstGeom prst="rect">
                      <a:avLst/>
                    </a:prstGeom>
                  </pic:spPr>
                </pic:pic>
              </a:graphicData>
            </a:graphic>
          </wp:inline>
        </w:drawing>
      </w:r>
    </w:p>
    <w:p w14:paraId="6E779557" w14:textId="0F1478F7" w:rsidR="006432C5" w:rsidRPr="00514E03" w:rsidRDefault="006432C5" w:rsidP="006432C5">
      <w:pPr>
        <w:pStyle w:val="Caption"/>
      </w:pPr>
      <w:r w:rsidRPr="00514E03">
        <w:rPr>
          <w:b/>
        </w:rPr>
        <w:t xml:space="preserve">Gambar </w:t>
      </w:r>
      <w:r w:rsidR="00C835D6" w:rsidRPr="00514E03">
        <w:rPr>
          <w:b/>
          <w:lang w:val="en-US"/>
        </w:rPr>
        <w:t>4.3</w:t>
      </w:r>
      <w:r w:rsidRPr="00514E03">
        <w:rPr>
          <w:b/>
          <w:lang w:val="en-US"/>
        </w:rPr>
        <w:t xml:space="preserve"> Properti ontologi tarian tradisional bali</w:t>
      </w:r>
      <w:r w:rsidRPr="00514E03">
        <w:t xml:space="preserve"> </w:t>
      </w:r>
    </w:p>
    <w:p w14:paraId="745F5705" w14:textId="299CD390" w:rsidR="006432C5" w:rsidRPr="00514E03" w:rsidRDefault="006432C5" w:rsidP="00301BC3">
      <w:pPr>
        <w:pStyle w:val="Caption"/>
        <w:ind w:firstLine="360"/>
        <w:jc w:val="both"/>
      </w:pPr>
      <w:r w:rsidRPr="00514E03">
        <w:t>G</w:t>
      </w:r>
      <w:r w:rsidR="00C835D6" w:rsidRPr="00514E03">
        <w:t>ambar 4.3</w:t>
      </w:r>
      <w:r w:rsidRPr="00514E03">
        <w:t xml:space="preserve"> merupakan salah satu contoh property dengan sifat inverse yang mana dalam penerapanya akan menjadi seperti dibawa ini:</w:t>
      </w:r>
    </w:p>
    <w:p w14:paraId="616A1848" w14:textId="75438EDA" w:rsidR="006432C5" w:rsidRPr="00514E03" w:rsidRDefault="006432C5" w:rsidP="008D0BBA">
      <w:pPr>
        <w:pStyle w:val="IsiSubBab"/>
        <w:numPr>
          <w:ilvl w:val="0"/>
          <w:numId w:val="26"/>
        </w:numPr>
        <w:rPr>
          <w:szCs w:val="24"/>
        </w:rPr>
      </w:pPr>
      <w:r w:rsidRPr="00514E03">
        <w:rPr>
          <w:szCs w:val="24"/>
        </w:rPr>
        <w:t>Class PelakuTari memiliki individual : Pria, Wanita dan Pria_dan_Wanita</w:t>
      </w:r>
    </w:p>
    <w:p w14:paraId="2330F799" w14:textId="47ECCAA9" w:rsidR="00853512" w:rsidRPr="00514E03" w:rsidRDefault="006432C5" w:rsidP="008D0BBA">
      <w:pPr>
        <w:pStyle w:val="IsiSubBab"/>
        <w:numPr>
          <w:ilvl w:val="0"/>
          <w:numId w:val="26"/>
        </w:numPr>
        <w:rPr>
          <w:szCs w:val="24"/>
        </w:rPr>
      </w:pPr>
      <w:r w:rsidRPr="00514E03">
        <w:rPr>
          <w:szCs w:val="24"/>
        </w:rPr>
        <w:t>Class NamaTarian memiliki individual : T</w:t>
      </w:r>
      <w:r w:rsidR="00A44CCE" w:rsidRPr="00514E03">
        <w:rPr>
          <w:szCs w:val="24"/>
        </w:rPr>
        <w:t>ari_Baris</w:t>
      </w:r>
      <w:r w:rsidRPr="00514E03">
        <w:rPr>
          <w:szCs w:val="24"/>
        </w:rPr>
        <w:t>, T</w:t>
      </w:r>
      <w:r w:rsidR="00B10806" w:rsidRPr="00514E03">
        <w:rPr>
          <w:szCs w:val="24"/>
        </w:rPr>
        <w:t>ari_Condong</w:t>
      </w:r>
      <w:r w:rsidRPr="00514E03">
        <w:rPr>
          <w:szCs w:val="24"/>
        </w:rPr>
        <w:t xml:space="preserve"> sampai Tari_Ke-n</w:t>
      </w:r>
      <w:r w:rsidR="00853512" w:rsidRPr="00514E03">
        <w:rPr>
          <w:szCs w:val="24"/>
        </w:rPr>
        <w:t xml:space="preserve"> (Penggunaan Individual tergantung dari kasus dan data yang diinginkan)</w:t>
      </w:r>
    </w:p>
    <w:p w14:paraId="5C34B049" w14:textId="24C8C089" w:rsidR="006432C5" w:rsidRPr="00514E03" w:rsidRDefault="006432C5" w:rsidP="008D0BBA">
      <w:pPr>
        <w:pStyle w:val="IsiSubBab"/>
        <w:numPr>
          <w:ilvl w:val="0"/>
          <w:numId w:val="26"/>
        </w:numPr>
        <w:rPr>
          <w:szCs w:val="24"/>
        </w:rPr>
      </w:pPr>
      <w:r w:rsidRPr="00514E03">
        <w:rPr>
          <w:szCs w:val="24"/>
        </w:rPr>
        <w:t>Property AdalahPenariDari adalah inverse dari property DitarikanO</w:t>
      </w:r>
      <w:r w:rsidR="00A44CCE" w:rsidRPr="00514E03">
        <w:rPr>
          <w:szCs w:val="24"/>
        </w:rPr>
        <w:t>l</w:t>
      </w:r>
      <w:r w:rsidRPr="00514E03">
        <w:rPr>
          <w:szCs w:val="24"/>
        </w:rPr>
        <w:t>eh</w:t>
      </w:r>
    </w:p>
    <w:p w14:paraId="4C6D1B7E" w14:textId="4C4C4A2C" w:rsidR="00B10806" w:rsidRPr="00514E03" w:rsidRDefault="006432C5" w:rsidP="00143CFE">
      <w:pPr>
        <w:pStyle w:val="IsiSubBab"/>
        <w:ind w:firstLine="0"/>
        <w:rPr>
          <w:szCs w:val="24"/>
        </w:rPr>
      </w:pPr>
      <w:r w:rsidRPr="00514E03">
        <w:rPr>
          <w:szCs w:val="24"/>
        </w:rPr>
        <w:t>Diketahui bahwa dalam RDF, sebuah deskripsi dari sumber dipresentasikan sebagai sejumlah triple</w:t>
      </w:r>
      <w:r w:rsidR="00B10806" w:rsidRPr="00514E03">
        <w:rPr>
          <w:szCs w:val="24"/>
        </w:rPr>
        <w:t>, maka dari gambar 4.2 dapat dimaknai dalam kalimat sederhana sebagai berikut :</w:t>
      </w:r>
    </w:p>
    <w:p w14:paraId="76F7650E" w14:textId="224CC496" w:rsidR="00B10806" w:rsidRPr="00514E03" w:rsidRDefault="00B10806" w:rsidP="008D0BBA">
      <w:pPr>
        <w:pStyle w:val="IsiSubBab"/>
        <w:numPr>
          <w:ilvl w:val="0"/>
          <w:numId w:val="27"/>
        </w:numPr>
        <w:rPr>
          <w:szCs w:val="24"/>
        </w:rPr>
      </w:pPr>
      <w:r w:rsidRPr="00514E03">
        <w:rPr>
          <w:szCs w:val="24"/>
        </w:rPr>
        <w:t>Bentuk Kalimat 1</w:t>
      </w:r>
    </w:p>
    <w:tbl>
      <w:tblPr>
        <w:tblStyle w:val="TableGrid"/>
        <w:tblW w:w="0" w:type="auto"/>
        <w:jc w:val="center"/>
        <w:tblLook w:val="04A0" w:firstRow="1" w:lastRow="0" w:firstColumn="1" w:lastColumn="0" w:noHBand="0" w:noVBand="1"/>
      </w:tblPr>
      <w:tblGrid>
        <w:gridCol w:w="1418"/>
        <w:gridCol w:w="2268"/>
        <w:gridCol w:w="1554"/>
      </w:tblGrid>
      <w:tr w:rsidR="00B10806" w:rsidRPr="00514E03" w14:paraId="1118A682" w14:textId="77777777" w:rsidTr="00F94748">
        <w:trPr>
          <w:jc w:val="center"/>
        </w:trPr>
        <w:tc>
          <w:tcPr>
            <w:tcW w:w="1418" w:type="dxa"/>
            <w:tcBorders>
              <w:top w:val="nil"/>
              <w:left w:val="nil"/>
              <w:bottom w:val="single" w:sz="4" w:space="0" w:color="auto"/>
              <w:right w:val="nil"/>
            </w:tcBorders>
          </w:tcPr>
          <w:p w14:paraId="1E61B70E" w14:textId="0D86D437" w:rsidR="00B10806" w:rsidRPr="00514E03" w:rsidRDefault="00A44CCE" w:rsidP="00143CFE">
            <w:pPr>
              <w:pStyle w:val="IsiSubBab"/>
              <w:ind w:firstLine="0"/>
              <w:rPr>
                <w:szCs w:val="24"/>
              </w:rPr>
            </w:pPr>
            <w:r w:rsidRPr="00514E03">
              <w:rPr>
                <w:szCs w:val="24"/>
              </w:rPr>
              <w:t>Pria</w:t>
            </w:r>
          </w:p>
        </w:tc>
        <w:tc>
          <w:tcPr>
            <w:tcW w:w="2268" w:type="dxa"/>
            <w:tcBorders>
              <w:top w:val="nil"/>
              <w:left w:val="nil"/>
              <w:bottom w:val="single" w:sz="4" w:space="0" w:color="auto"/>
              <w:right w:val="nil"/>
            </w:tcBorders>
          </w:tcPr>
          <w:p w14:paraId="25B85174" w14:textId="3AA6D565" w:rsidR="00B10806" w:rsidRPr="00514E03" w:rsidRDefault="00A44CCE" w:rsidP="00143CFE">
            <w:pPr>
              <w:pStyle w:val="IsiSubBab"/>
              <w:ind w:firstLine="0"/>
              <w:rPr>
                <w:szCs w:val="24"/>
              </w:rPr>
            </w:pPr>
            <w:r w:rsidRPr="00514E03">
              <w:rPr>
                <w:szCs w:val="24"/>
              </w:rPr>
              <w:t>Adalah Penari D</w:t>
            </w:r>
            <w:r w:rsidR="00B10806" w:rsidRPr="00514E03">
              <w:rPr>
                <w:szCs w:val="24"/>
              </w:rPr>
              <w:t>ari</w:t>
            </w:r>
          </w:p>
        </w:tc>
        <w:tc>
          <w:tcPr>
            <w:tcW w:w="1554" w:type="dxa"/>
            <w:tcBorders>
              <w:top w:val="nil"/>
              <w:left w:val="nil"/>
              <w:bottom w:val="single" w:sz="4" w:space="0" w:color="auto"/>
              <w:right w:val="nil"/>
            </w:tcBorders>
          </w:tcPr>
          <w:p w14:paraId="2B199FEA" w14:textId="623297AC" w:rsidR="00B10806" w:rsidRPr="00514E03" w:rsidRDefault="00A44CCE" w:rsidP="00143CFE">
            <w:pPr>
              <w:pStyle w:val="IsiSubBab"/>
              <w:ind w:firstLine="0"/>
              <w:rPr>
                <w:szCs w:val="24"/>
              </w:rPr>
            </w:pPr>
            <w:r w:rsidRPr="00514E03">
              <w:rPr>
                <w:szCs w:val="24"/>
              </w:rPr>
              <w:t>Tari Baris</w:t>
            </w:r>
          </w:p>
        </w:tc>
      </w:tr>
      <w:tr w:rsidR="00B10806" w:rsidRPr="00514E03" w14:paraId="797CF990" w14:textId="77777777" w:rsidTr="00F94748">
        <w:trPr>
          <w:jc w:val="center"/>
        </w:trPr>
        <w:tc>
          <w:tcPr>
            <w:tcW w:w="1418" w:type="dxa"/>
            <w:tcBorders>
              <w:left w:val="nil"/>
              <w:bottom w:val="nil"/>
            </w:tcBorders>
          </w:tcPr>
          <w:p w14:paraId="79B87C2D" w14:textId="04A3BF94" w:rsidR="00B10806" w:rsidRPr="00514E03" w:rsidRDefault="00B10806" w:rsidP="00143CFE">
            <w:pPr>
              <w:pStyle w:val="IsiSubBab"/>
              <w:ind w:firstLine="0"/>
              <w:rPr>
                <w:szCs w:val="24"/>
              </w:rPr>
            </w:pPr>
            <w:r w:rsidRPr="00514E03">
              <w:rPr>
                <w:szCs w:val="24"/>
              </w:rPr>
              <w:t>(Subject)</w:t>
            </w:r>
          </w:p>
        </w:tc>
        <w:tc>
          <w:tcPr>
            <w:tcW w:w="2268" w:type="dxa"/>
            <w:tcBorders>
              <w:bottom w:val="nil"/>
            </w:tcBorders>
          </w:tcPr>
          <w:p w14:paraId="3580B7F8" w14:textId="59D00278" w:rsidR="00B10806" w:rsidRPr="00514E03" w:rsidRDefault="00B10806" w:rsidP="00143CFE">
            <w:pPr>
              <w:pStyle w:val="IsiSubBab"/>
              <w:ind w:firstLine="0"/>
              <w:rPr>
                <w:szCs w:val="24"/>
              </w:rPr>
            </w:pPr>
            <w:r w:rsidRPr="00514E03">
              <w:rPr>
                <w:szCs w:val="24"/>
              </w:rPr>
              <w:t>(Predicate)</w:t>
            </w:r>
          </w:p>
        </w:tc>
        <w:tc>
          <w:tcPr>
            <w:tcW w:w="1554" w:type="dxa"/>
            <w:tcBorders>
              <w:bottom w:val="nil"/>
              <w:right w:val="nil"/>
            </w:tcBorders>
          </w:tcPr>
          <w:p w14:paraId="261E750B" w14:textId="03DB98AE" w:rsidR="00B10806" w:rsidRPr="00514E03" w:rsidRDefault="00B10806" w:rsidP="00143CFE">
            <w:pPr>
              <w:pStyle w:val="IsiSubBab"/>
              <w:ind w:firstLine="0"/>
              <w:rPr>
                <w:szCs w:val="24"/>
              </w:rPr>
            </w:pPr>
            <w:r w:rsidRPr="00514E03">
              <w:rPr>
                <w:szCs w:val="24"/>
              </w:rPr>
              <w:t>(Object)</w:t>
            </w:r>
          </w:p>
        </w:tc>
      </w:tr>
    </w:tbl>
    <w:p w14:paraId="7E0DA9E8" w14:textId="7DB08D36" w:rsidR="00B10806" w:rsidRPr="00514E03" w:rsidRDefault="00B10806" w:rsidP="00143CFE">
      <w:pPr>
        <w:pStyle w:val="IsiSubBab"/>
        <w:ind w:firstLine="0"/>
        <w:rPr>
          <w:szCs w:val="24"/>
        </w:rPr>
      </w:pPr>
    </w:p>
    <w:p w14:paraId="79265E3A" w14:textId="05235CDD" w:rsidR="00B10806" w:rsidRPr="00514E03" w:rsidRDefault="00B10806" w:rsidP="008D0BBA">
      <w:pPr>
        <w:pStyle w:val="IsiSubBab"/>
        <w:numPr>
          <w:ilvl w:val="0"/>
          <w:numId w:val="27"/>
        </w:numPr>
        <w:rPr>
          <w:szCs w:val="24"/>
        </w:rPr>
      </w:pPr>
      <w:r w:rsidRPr="00514E03">
        <w:rPr>
          <w:szCs w:val="24"/>
        </w:rPr>
        <w:t>Bentuk Kalimat 2 (Inverse)</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13"/>
        <w:gridCol w:w="2273"/>
        <w:gridCol w:w="1554"/>
      </w:tblGrid>
      <w:tr w:rsidR="00853512" w:rsidRPr="00514E03" w14:paraId="74F63F3C" w14:textId="77777777" w:rsidTr="00F94748">
        <w:trPr>
          <w:jc w:val="center"/>
        </w:trPr>
        <w:tc>
          <w:tcPr>
            <w:tcW w:w="1413" w:type="dxa"/>
            <w:tcBorders>
              <w:top w:val="nil"/>
              <w:bottom w:val="single" w:sz="4" w:space="0" w:color="auto"/>
              <w:right w:val="nil"/>
            </w:tcBorders>
          </w:tcPr>
          <w:p w14:paraId="389EE773" w14:textId="58C5F3B7" w:rsidR="00B10806" w:rsidRPr="00514E03" w:rsidRDefault="00A44CCE" w:rsidP="00FB3BF1">
            <w:pPr>
              <w:pStyle w:val="IsiSubBab"/>
              <w:ind w:firstLine="0"/>
              <w:rPr>
                <w:szCs w:val="24"/>
              </w:rPr>
            </w:pPr>
            <w:r w:rsidRPr="00514E03">
              <w:rPr>
                <w:szCs w:val="24"/>
              </w:rPr>
              <w:t>Tari Baris</w:t>
            </w:r>
          </w:p>
        </w:tc>
        <w:tc>
          <w:tcPr>
            <w:tcW w:w="2273" w:type="dxa"/>
            <w:tcBorders>
              <w:top w:val="nil"/>
              <w:left w:val="nil"/>
              <w:bottom w:val="single" w:sz="4" w:space="0" w:color="auto"/>
              <w:right w:val="nil"/>
            </w:tcBorders>
          </w:tcPr>
          <w:p w14:paraId="4321FAEC" w14:textId="65120459" w:rsidR="00B10806" w:rsidRPr="00514E03" w:rsidRDefault="00A44CCE" w:rsidP="00FB3BF1">
            <w:pPr>
              <w:pStyle w:val="IsiSubBab"/>
              <w:ind w:firstLine="0"/>
              <w:rPr>
                <w:szCs w:val="24"/>
              </w:rPr>
            </w:pPr>
            <w:r w:rsidRPr="00514E03">
              <w:rPr>
                <w:szCs w:val="24"/>
              </w:rPr>
              <w:t>Ditarikan Oleh</w:t>
            </w:r>
          </w:p>
        </w:tc>
        <w:tc>
          <w:tcPr>
            <w:tcW w:w="1554" w:type="dxa"/>
            <w:tcBorders>
              <w:top w:val="nil"/>
              <w:left w:val="nil"/>
              <w:bottom w:val="single" w:sz="4" w:space="0" w:color="auto"/>
            </w:tcBorders>
          </w:tcPr>
          <w:p w14:paraId="09A408E7" w14:textId="4AF87D78" w:rsidR="00B10806" w:rsidRPr="00514E03" w:rsidRDefault="00A44CCE" w:rsidP="00FB3BF1">
            <w:pPr>
              <w:pStyle w:val="IsiSubBab"/>
              <w:ind w:firstLine="0"/>
              <w:rPr>
                <w:szCs w:val="24"/>
              </w:rPr>
            </w:pPr>
            <w:r w:rsidRPr="00514E03">
              <w:rPr>
                <w:szCs w:val="24"/>
              </w:rPr>
              <w:t>Pria</w:t>
            </w:r>
          </w:p>
        </w:tc>
      </w:tr>
      <w:tr w:rsidR="00B10806" w:rsidRPr="00514E03" w14:paraId="0A926BF1" w14:textId="77777777" w:rsidTr="00F94748">
        <w:trPr>
          <w:jc w:val="center"/>
        </w:trPr>
        <w:tc>
          <w:tcPr>
            <w:tcW w:w="1413" w:type="dxa"/>
            <w:tcBorders>
              <w:top w:val="single" w:sz="4" w:space="0" w:color="auto"/>
            </w:tcBorders>
          </w:tcPr>
          <w:p w14:paraId="25E4DF47" w14:textId="77777777" w:rsidR="00B10806" w:rsidRPr="00514E03" w:rsidRDefault="00B10806" w:rsidP="00FB3BF1">
            <w:pPr>
              <w:pStyle w:val="IsiSubBab"/>
              <w:ind w:firstLine="0"/>
              <w:rPr>
                <w:szCs w:val="24"/>
              </w:rPr>
            </w:pPr>
            <w:r w:rsidRPr="00514E03">
              <w:rPr>
                <w:szCs w:val="24"/>
              </w:rPr>
              <w:t>(Subject)</w:t>
            </w:r>
          </w:p>
        </w:tc>
        <w:tc>
          <w:tcPr>
            <w:tcW w:w="2273" w:type="dxa"/>
            <w:tcBorders>
              <w:top w:val="single" w:sz="4" w:space="0" w:color="auto"/>
            </w:tcBorders>
          </w:tcPr>
          <w:p w14:paraId="585671A5" w14:textId="77777777" w:rsidR="00B10806" w:rsidRPr="00514E03" w:rsidRDefault="00B10806" w:rsidP="00FB3BF1">
            <w:pPr>
              <w:pStyle w:val="IsiSubBab"/>
              <w:ind w:firstLine="0"/>
              <w:rPr>
                <w:szCs w:val="24"/>
              </w:rPr>
            </w:pPr>
            <w:r w:rsidRPr="00514E03">
              <w:rPr>
                <w:szCs w:val="24"/>
              </w:rPr>
              <w:t>(Predicate)</w:t>
            </w:r>
          </w:p>
        </w:tc>
        <w:tc>
          <w:tcPr>
            <w:tcW w:w="1554" w:type="dxa"/>
            <w:tcBorders>
              <w:top w:val="single" w:sz="4" w:space="0" w:color="auto"/>
            </w:tcBorders>
          </w:tcPr>
          <w:p w14:paraId="0752B264" w14:textId="77777777" w:rsidR="00B10806" w:rsidRPr="00514E03" w:rsidRDefault="00B10806" w:rsidP="00FB3BF1">
            <w:pPr>
              <w:pStyle w:val="IsiSubBab"/>
              <w:ind w:firstLine="0"/>
              <w:rPr>
                <w:szCs w:val="24"/>
              </w:rPr>
            </w:pPr>
            <w:r w:rsidRPr="00514E03">
              <w:rPr>
                <w:szCs w:val="24"/>
              </w:rPr>
              <w:t>(Object)</w:t>
            </w:r>
          </w:p>
        </w:tc>
      </w:tr>
    </w:tbl>
    <w:p w14:paraId="0D9D2EBD" w14:textId="77777777" w:rsidR="00B10806" w:rsidRPr="00514E03" w:rsidRDefault="00B10806" w:rsidP="00143CFE">
      <w:pPr>
        <w:pStyle w:val="IsiSubBab"/>
        <w:ind w:firstLine="0"/>
        <w:rPr>
          <w:szCs w:val="24"/>
        </w:rPr>
      </w:pPr>
    </w:p>
    <w:p w14:paraId="4D4F1F95" w14:textId="5DD16A8C" w:rsidR="00143CFE" w:rsidRPr="00094F2B" w:rsidRDefault="00143CFE" w:rsidP="008D0BBA">
      <w:pPr>
        <w:pStyle w:val="Heading3"/>
        <w:numPr>
          <w:ilvl w:val="2"/>
          <w:numId w:val="43"/>
        </w:numPr>
        <w:spacing w:line="360" w:lineRule="auto"/>
        <w:ind w:left="851" w:hanging="851"/>
        <w:jc w:val="both"/>
        <w:rPr>
          <w:rFonts w:ascii="Times New Roman" w:hAnsi="Times New Roman" w:cs="Times New Roman"/>
          <w:b/>
          <w:color w:val="auto"/>
        </w:rPr>
      </w:pPr>
      <w:bookmarkStart w:id="177" w:name="_Toc40930889"/>
      <w:r w:rsidRPr="00094F2B">
        <w:rPr>
          <w:rFonts w:ascii="Times New Roman" w:hAnsi="Times New Roman" w:cs="Times New Roman"/>
          <w:b/>
          <w:color w:val="auto"/>
        </w:rPr>
        <w:lastRenderedPageBreak/>
        <w:t>Integration</w:t>
      </w:r>
      <w:bookmarkEnd w:id="177"/>
    </w:p>
    <w:p w14:paraId="6F7B6CB2" w14:textId="77777777" w:rsidR="00143CFE" w:rsidRPr="00514E03" w:rsidRDefault="00143CFE" w:rsidP="00143CFE">
      <w:pPr>
        <w:pStyle w:val="IsiSubBab"/>
        <w:ind w:firstLine="720"/>
        <w:rPr>
          <w:b/>
          <w:szCs w:val="24"/>
        </w:rPr>
      </w:pPr>
      <w:r w:rsidRPr="00514E03">
        <w:rPr>
          <w:b/>
          <w:i/>
          <w:szCs w:val="24"/>
        </w:rPr>
        <w:t xml:space="preserve">  </w:t>
      </w:r>
      <w:r w:rsidRPr="00514E03">
        <w:rPr>
          <w:szCs w:val="24"/>
        </w:rPr>
        <w:t>Mempertimbangkan penggunaan kembali definisi yang sudah dibangun ke dalam ontologi.</w:t>
      </w:r>
    </w:p>
    <w:p w14:paraId="6D05D322" w14:textId="4A125407" w:rsidR="00143CFE" w:rsidRPr="00094F2B" w:rsidRDefault="00143CFE" w:rsidP="008D0BBA">
      <w:pPr>
        <w:pStyle w:val="Heading3"/>
        <w:numPr>
          <w:ilvl w:val="2"/>
          <w:numId w:val="43"/>
        </w:numPr>
        <w:spacing w:line="360" w:lineRule="auto"/>
        <w:ind w:left="851" w:hanging="851"/>
        <w:jc w:val="both"/>
        <w:rPr>
          <w:rFonts w:ascii="Times New Roman" w:hAnsi="Times New Roman" w:cs="Times New Roman"/>
          <w:b/>
          <w:color w:val="auto"/>
        </w:rPr>
      </w:pPr>
      <w:bookmarkStart w:id="178" w:name="_Toc40930890"/>
      <w:r w:rsidRPr="00094F2B">
        <w:rPr>
          <w:rFonts w:ascii="Times New Roman" w:hAnsi="Times New Roman" w:cs="Times New Roman"/>
          <w:b/>
          <w:color w:val="auto"/>
        </w:rPr>
        <w:t>Implementation</w:t>
      </w:r>
      <w:bookmarkEnd w:id="178"/>
      <w:r w:rsidRPr="00094F2B">
        <w:rPr>
          <w:rFonts w:ascii="Times New Roman" w:hAnsi="Times New Roman" w:cs="Times New Roman"/>
          <w:b/>
          <w:color w:val="auto"/>
        </w:rPr>
        <w:t xml:space="preserve"> </w:t>
      </w:r>
    </w:p>
    <w:p w14:paraId="1381C3E7" w14:textId="66E78B79" w:rsidR="00143CFE" w:rsidRPr="00514E03" w:rsidRDefault="00143CFE" w:rsidP="00143CFE">
      <w:pPr>
        <w:pStyle w:val="IsiSubBab"/>
        <w:ind w:firstLine="720"/>
        <w:rPr>
          <w:rFonts w:eastAsia="MS Mincho"/>
          <w:bCs/>
          <w:szCs w:val="24"/>
        </w:rPr>
      </w:pPr>
      <w:r w:rsidRPr="00514E03">
        <w:rPr>
          <w:b/>
          <w:i/>
          <w:szCs w:val="24"/>
        </w:rPr>
        <w:t xml:space="preserve">  </w:t>
      </w:r>
      <w:r w:rsidRPr="00514E03">
        <w:rPr>
          <w:szCs w:val="24"/>
        </w:rPr>
        <w:t xml:space="preserve">Merupakan proses implementasi dari rancangan ontologi. </w:t>
      </w:r>
      <w:r w:rsidRPr="00514E03">
        <w:rPr>
          <w:rFonts w:eastAsia="MS Mincho"/>
          <w:bCs/>
          <w:szCs w:val="24"/>
        </w:rPr>
        <w:t xml:space="preserve">Dalam implementasinya penulis menggunakan perangkat lunak protege 5.5.0 Build Beta-9. </w:t>
      </w:r>
      <w:r w:rsidR="00364320" w:rsidRPr="00514E03">
        <w:rPr>
          <w:rFonts w:eastAsia="MS Mincho"/>
          <w:bCs/>
          <w:szCs w:val="24"/>
        </w:rPr>
        <w:t>Dalam implementasi penulis akan mengeksekusi ontology yang telah dibuat menggunakan SPARQL Q</w:t>
      </w:r>
      <w:r w:rsidR="00FB3BF1" w:rsidRPr="00514E03">
        <w:rPr>
          <w:rFonts w:eastAsia="MS Mincho"/>
          <w:bCs/>
          <w:szCs w:val="24"/>
        </w:rPr>
        <w:t>uery.</w:t>
      </w:r>
      <w:r w:rsidR="00364320" w:rsidRPr="00514E03">
        <w:rPr>
          <w:rFonts w:eastAsia="MS Mincho"/>
          <w:bCs/>
          <w:szCs w:val="24"/>
        </w:rPr>
        <w:t xml:space="preserve"> </w:t>
      </w:r>
      <w:r w:rsidR="00FB3BF1" w:rsidRPr="00514E03">
        <w:rPr>
          <w:rFonts w:eastAsia="MS Mincho"/>
          <w:bCs/>
          <w:szCs w:val="24"/>
        </w:rPr>
        <w:t>SPARQL adalah Bahasa query untuk mendapatkan informasi dari Graph RDF, yang menyediakan fasilitas seperti mengekstrak informasi dalam bentuk URI, g</w:t>
      </w:r>
      <w:r w:rsidR="00364320" w:rsidRPr="00514E03">
        <w:rPr>
          <w:rFonts w:eastAsia="MS Mincho"/>
          <w:bCs/>
          <w:szCs w:val="24"/>
        </w:rPr>
        <w:t>raph RDF terdiri dari triple yang terbentuk dari Subjek, Predikat dan Objek, RDF dapat di defenisikan pada RDF Konsep dan Abstrak Sintaks Konsep</w:t>
      </w:r>
      <w:r w:rsidR="00FB3BF1" w:rsidRPr="00514E03">
        <w:rPr>
          <w:rFonts w:eastAsia="MS Mincho"/>
          <w:bCs/>
          <w:szCs w:val="24"/>
        </w:rPr>
        <w:t>.</w:t>
      </w:r>
    </w:p>
    <w:p w14:paraId="5BDE87FB" w14:textId="65E654F1" w:rsidR="00FB3BF1" w:rsidRPr="00514E03" w:rsidRDefault="00FB3BF1" w:rsidP="00143CFE">
      <w:pPr>
        <w:pStyle w:val="IsiSubBab"/>
        <w:ind w:firstLine="720"/>
        <w:rPr>
          <w:b/>
          <w:szCs w:val="24"/>
        </w:rPr>
      </w:pPr>
    </w:p>
    <w:p w14:paraId="505593E4" w14:textId="7E42D9E2" w:rsidR="00FB3BF1" w:rsidRPr="00514E03" w:rsidRDefault="00FB3BF1" w:rsidP="00F832CC">
      <w:pPr>
        <w:pStyle w:val="IsiSubBab"/>
        <w:ind w:firstLine="0"/>
        <w:rPr>
          <w:b/>
          <w:szCs w:val="24"/>
        </w:rPr>
      </w:pPr>
      <w:r w:rsidRPr="00514E03">
        <w:rPr>
          <w:b/>
          <w:noProof/>
          <w:szCs w:val="24"/>
        </w:rPr>
        <w:drawing>
          <wp:inline distT="0" distB="0" distL="0" distR="0" wp14:anchorId="22FB9127" wp14:editId="27FC3C04">
            <wp:extent cx="4762745" cy="3702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2745" cy="3702240"/>
                    </a:xfrm>
                    <a:prstGeom prst="rect">
                      <a:avLst/>
                    </a:prstGeom>
                  </pic:spPr>
                </pic:pic>
              </a:graphicData>
            </a:graphic>
          </wp:inline>
        </w:drawing>
      </w:r>
    </w:p>
    <w:p w14:paraId="6735379A" w14:textId="77EAED7C" w:rsidR="00AA605A" w:rsidRPr="00514E03" w:rsidRDefault="00AA605A" w:rsidP="00AA605A">
      <w:pPr>
        <w:pStyle w:val="Caption"/>
      </w:pPr>
      <w:r w:rsidRPr="00514E03">
        <w:rPr>
          <w:b/>
        </w:rPr>
        <w:t xml:space="preserve">Gambar </w:t>
      </w:r>
      <w:r w:rsidR="00E067B5">
        <w:rPr>
          <w:b/>
          <w:lang w:val="en-US"/>
        </w:rPr>
        <w:t>4.4</w:t>
      </w:r>
      <w:r w:rsidRPr="00514E03">
        <w:rPr>
          <w:b/>
          <w:lang w:val="en-US"/>
        </w:rPr>
        <w:t xml:space="preserve"> </w:t>
      </w:r>
      <w:r w:rsidR="000948D5" w:rsidRPr="00514E03">
        <w:rPr>
          <w:b/>
          <w:lang w:val="en-US"/>
        </w:rPr>
        <w:t>Proses dan hasil Query percobaan pertama</w:t>
      </w:r>
      <w:r w:rsidRPr="00514E03">
        <w:t xml:space="preserve"> </w:t>
      </w:r>
    </w:p>
    <w:p w14:paraId="47DF27ED" w14:textId="7664E00A" w:rsidR="00FB3BF1" w:rsidRPr="00514E03" w:rsidRDefault="00FB3BF1" w:rsidP="00C835D6">
      <w:pPr>
        <w:pStyle w:val="IsiSubBab"/>
        <w:ind w:firstLine="0"/>
        <w:rPr>
          <w:szCs w:val="24"/>
        </w:rPr>
      </w:pPr>
    </w:p>
    <w:p w14:paraId="16F3DAF8" w14:textId="21CAE9E3" w:rsidR="00C835D6" w:rsidRPr="00514E03" w:rsidRDefault="00E067B5" w:rsidP="00AD6E39">
      <w:pPr>
        <w:pStyle w:val="IsiSubBab"/>
        <w:ind w:firstLine="720"/>
        <w:rPr>
          <w:b/>
          <w:szCs w:val="24"/>
        </w:rPr>
      </w:pPr>
      <w:commentRangeStart w:id="179"/>
      <w:r>
        <w:rPr>
          <w:szCs w:val="24"/>
        </w:rPr>
        <w:lastRenderedPageBreak/>
        <w:t>Pada Gambar 4.4</w:t>
      </w:r>
      <w:r w:rsidR="00C835D6" w:rsidRPr="00514E03">
        <w:rPr>
          <w:szCs w:val="24"/>
        </w:rPr>
        <w:t xml:space="preserve"> </w:t>
      </w:r>
      <w:commentRangeEnd w:id="179"/>
      <w:r w:rsidR="003D0D93">
        <w:rPr>
          <w:rStyle w:val="CommentReference"/>
          <w:rFonts w:asciiTheme="minorHAnsi" w:hAnsiTheme="minorHAnsi" w:cstheme="minorBidi"/>
        </w:rPr>
        <w:commentReference w:id="179"/>
      </w:r>
      <w:r w:rsidR="00C835D6" w:rsidRPr="00514E03">
        <w:rPr>
          <w:szCs w:val="24"/>
        </w:rPr>
        <w:t xml:space="preserve">adalah proses implementasi ontology dengan percobaan pencarian dengan memasukan beberapa ciri atau atribut dari sebuah tari dan kemudia dicari apakah tarian tersebut ada atau tidak, hal ini untuk menguji apakah ontology yang telah dibangun sudah saling berelasi dengan baik atau belum dan apakah sudah sesuai dengan tujuan penulis. Dari 33 data tari yang digunakan </w:t>
      </w:r>
      <w:r w:rsidR="000948D5" w:rsidRPr="00514E03">
        <w:rPr>
          <w:szCs w:val="24"/>
        </w:rPr>
        <w:t>penulis mencoba mencari Tari Gebug Ende karena dari ke-33 data yang ada, cuman Tari Gebug Ende yang dalam implementasinya terkadang ditarikan saat terjadi bencana kemarau atau kekeringan sehingga data individual Bencana_Kekeringan yang merupakan bagian dari Class BencanaAlam dijadikan patokan sebagai pembeda dengan harapan semakin banyak ciri khusus yang ada pada suatu tarian dapat membuat pencarianya menjadi semakin akurat, dan dari hasil Query pada Gambar 4.3 telah memberikan hasil yang sesuai dengan harapan penulis.</w:t>
      </w:r>
    </w:p>
    <w:p w14:paraId="73F4BBD3" w14:textId="77777777" w:rsidR="000524BA" w:rsidRPr="00514E03" w:rsidRDefault="000524BA" w:rsidP="00143CFE">
      <w:pPr>
        <w:pStyle w:val="IsiSubBab"/>
        <w:ind w:firstLine="720"/>
        <w:rPr>
          <w:b/>
          <w:szCs w:val="24"/>
        </w:rPr>
      </w:pPr>
    </w:p>
    <w:p w14:paraId="4244B104" w14:textId="640DB2B7" w:rsidR="002E01F2" w:rsidRPr="00514E03" w:rsidRDefault="002E01F2" w:rsidP="00F832CC">
      <w:pPr>
        <w:spacing w:after="0" w:line="360" w:lineRule="auto"/>
        <w:jc w:val="center"/>
        <w:rPr>
          <w:rFonts w:ascii="Times New Roman" w:hAnsi="Times New Roman" w:cs="Times New Roman"/>
          <w:b/>
          <w:bCs/>
          <w:sz w:val="24"/>
          <w:szCs w:val="24"/>
        </w:rPr>
      </w:pPr>
      <w:r w:rsidRPr="00514E03">
        <w:rPr>
          <w:rFonts w:ascii="Times New Roman" w:hAnsi="Times New Roman" w:cs="Times New Roman"/>
          <w:b/>
          <w:bCs/>
          <w:noProof/>
          <w:sz w:val="24"/>
          <w:szCs w:val="24"/>
        </w:rPr>
        <w:drawing>
          <wp:inline distT="0" distB="0" distL="0" distR="0" wp14:anchorId="4BD916DF" wp14:editId="624F5834">
            <wp:extent cx="4769095" cy="22353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9095" cy="2235315"/>
                    </a:xfrm>
                    <a:prstGeom prst="rect">
                      <a:avLst/>
                    </a:prstGeom>
                  </pic:spPr>
                </pic:pic>
              </a:graphicData>
            </a:graphic>
          </wp:inline>
        </w:drawing>
      </w:r>
    </w:p>
    <w:p w14:paraId="16501F31" w14:textId="393378C2" w:rsidR="004C3A6C" w:rsidRPr="00514E03" w:rsidRDefault="004C3A6C" w:rsidP="004C3A6C">
      <w:pPr>
        <w:pStyle w:val="Caption"/>
      </w:pPr>
      <w:r w:rsidRPr="00514E03">
        <w:rPr>
          <w:b/>
        </w:rPr>
        <w:t xml:space="preserve">Gambar </w:t>
      </w:r>
      <w:r w:rsidR="00E067B5">
        <w:rPr>
          <w:b/>
          <w:lang w:val="en-US"/>
        </w:rPr>
        <w:t>4.5</w:t>
      </w:r>
      <w:r w:rsidRPr="00514E03">
        <w:rPr>
          <w:b/>
          <w:lang w:val="en-US"/>
        </w:rPr>
        <w:t xml:space="preserve"> Proses dan hasil Query percobaan kedua</w:t>
      </w:r>
    </w:p>
    <w:p w14:paraId="3950DA02" w14:textId="2962F55A" w:rsidR="004C3A6C" w:rsidRPr="00514E03" w:rsidRDefault="00E067B5" w:rsidP="00AD6E39">
      <w:pPr>
        <w:pStyle w:val="IsiSubBab"/>
        <w:ind w:firstLine="720"/>
        <w:rPr>
          <w:szCs w:val="24"/>
        </w:rPr>
      </w:pPr>
      <w:r>
        <w:rPr>
          <w:szCs w:val="24"/>
        </w:rPr>
        <w:t>Pada Gambar 4.5</w:t>
      </w:r>
      <w:r w:rsidR="004C3A6C" w:rsidRPr="00514E03">
        <w:rPr>
          <w:szCs w:val="24"/>
        </w:rPr>
        <w:t xml:space="preserve"> adalah proses implementasi ontology dengan percobaan menampilkan SubClass dari Class Upacara hal ini bertujuan untuk mengetahui apakah </w:t>
      </w:r>
      <w:r w:rsidR="008712E7" w:rsidRPr="00514E03">
        <w:rPr>
          <w:szCs w:val="24"/>
        </w:rPr>
        <w:t xml:space="preserve">SubClass dari Class Upacara sudah sesuai atau tidak, sebab ketika diimplementasikan nanti pada code program untuk pembangunan sistem, penulis akan menampilkan SubClass tertentu sebagai pilihan dalam fitu </w:t>
      </w:r>
      <w:r w:rsidR="008712E7" w:rsidRPr="00514E03">
        <w:rPr>
          <w:i/>
          <w:szCs w:val="24"/>
        </w:rPr>
        <w:t>Browsing</w:t>
      </w:r>
      <w:r w:rsidR="008712E7" w:rsidRPr="00514E03">
        <w:rPr>
          <w:szCs w:val="24"/>
        </w:rPr>
        <w:t xml:space="preserve"> dan juga akan di tempatkan pada side bar sebagai alternative lain dalam melakukan proses </w:t>
      </w:r>
      <w:r w:rsidR="009B2704" w:rsidRPr="00514E03">
        <w:rPr>
          <w:i/>
          <w:szCs w:val="24"/>
        </w:rPr>
        <w:t>B</w:t>
      </w:r>
      <w:r w:rsidR="008712E7" w:rsidRPr="00514E03">
        <w:rPr>
          <w:i/>
          <w:szCs w:val="24"/>
        </w:rPr>
        <w:t>rowsing</w:t>
      </w:r>
      <w:r w:rsidR="008712E7" w:rsidRPr="00514E03">
        <w:rPr>
          <w:szCs w:val="24"/>
        </w:rPr>
        <w:t>.</w:t>
      </w:r>
    </w:p>
    <w:p w14:paraId="7C8E11BC" w14:textId="77777777" w:rsidR="004C3A6C" w:rsidRPr="00514E03" w:rsidRDefault="004C3A6C" w:rsidP="00143CFE">
      <w:pPr>
        <w:spacing w:after="0" w:line="360" w:lineRule="auto"/>
        <w:ind w:firstLine="720"/>
        <w:jc w:val="both"/>
        <w:rPr>
          <w:rFonts w:ascii="Times New Roman" w:hAnsi="Times New Roman" w:cs="Times New Roman"/>
          <w:b/>
          <w:bCs/>
          <w:sz w:val="24"/>
          <w:szCs w:val="24"/>
        </w:rPr>
      </w:pPr>
    </w:p>
    <w:p w14:paraId="1BB686F0" w14:textId="77777777" w:rsidR="004C3A6C" w:rsidRPr="00514E03" w:rsidRDefault="004C3A6C" w:rsidP="00143CFE">
      <w:pPr>
        <w:spacing w:after="0" w:line="360" w:lineRule="auto"/>
        <w:ind w:firstLine="720"/>
        <w:jc w:val="both"/>
        <w:rPr>
          <w:rFonts w:ascii="Times New Roman" w:hAnsi="Times New Roman" w:cs="Times New Roman"/>
          <w:b/>
          <w:bCs/>
          <w:sz w:val="24"/>
          <w:szCs w:val="24"/>
        </w:rPr>
      </w:pPr>
    </w:p>
    <w:p w14:paraId="1F9AC9E1" w14:textId="754592A3" w:rsidR="002E01F2" w:rsidRPr="00514E03" w:rsidRDefault="00A60052" w:rsidP="00C53BF9">
      <w:pPr>
        <w:spacing w:after="0" w:line="360" w:lineRule="auto"/>
        <w:jc w:val="both"/>
        <w:rPr>
          <w:rFonts w:ascii="Times New Roman" w:hAnsi="Times New Roman" w:cs="Times New Roman"/>
          <w:b/>
          <w:bCs/>
          <w:sz w:val="24"/>
          <w:szCs w:val="24"/>
        </w:rPr>
      </w:pPr>
      <w:r w:rsidRPr="00514E03">
        <w:rPr>
          <w:rFonts w:ascii="Times New Roman" w:hAnsi="Times New Roman" w:cs="Times New Roman"/>
          <w:b/>
          <w:bCs/>
          <w:noProof/>
          <w:sz w:val="24"/>
          <w:szCs w:val="24"/>
        </w:rPr>
        <w:drawing>
          <wp:inline distT="0" distB="0" distL="0" distR="0" wp14:anchorId="14A03470" wp14:editId="61086914">
            <wp:extent cx="4762745" cy="2908449"/>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2745" cy="2908449"/>
                    </a:xfrm>
                    <a:prstGeom prst="rect">
                      <a:avLst/>
                    </a:prstGeom>
                  </pic:spPr>
                </pic:pic>
              </a:graphicData>
            </a:graphic>
          </wp:inline>
        </w:drawing>
      </w:r>
    </w:p>
    <w:p w14:paraId="79895A57" w14:textId="362632E0" w:rsidR="008712E7" w:rsidRPr="00514E03" w:rsidRDefault="008712E7" w:rsidP="008712E7">
      <w:pPr>
        <w:pStyle w:val="Caption"/>
      </w:pPr>
      <w:r w:rsidRPr="00514E03">
        <w:rPr>
          <w:b/>
        </w:rPr>
        <w:t xml:space="preserve">Gambar </w:t>
      </w:r>
      <w:r w:rsidR="00E067B5">
        <w:rPr>
          <w:b/>
          <w:lang w:val="en-US"/>
        </w:rPr>
        <w:t>4.6</w:t>
      </w:r>
      <w:r w:rsidRPr="00514E03">
        <w:rPr>
          <w:b/>
          <w:lang w:val="en-US"/>
        </w:rPr>
        <w:t xml:space="preserve"> Proses dan hasil Query percobaan </w:t>
      </w:r>
      <w:r w:rsidR="00A15EF2" w:rsidRPr="00514E03">
        <w:rPr>
          <w:b/>
          <w:lang w:val="en-US"/>
        </w:rPr>
        <w:t>ketiga</w:t>
      </w:r>
    </w:p>
    <w:p w14:paraId="34ED3666" w14:textId="36753978" w:rsidR="00051CC2" w:rsidRPr="00514E03" w:rsidRDefault="00E067B5" w:rsidP="00AD6E39">
      <w:pPr>
        <w:pStyle w:val="IsiSubBab"/>
        <w:ind w:firstLine="720"/>
        <w:rPr>
          <w:szCs w:val="24"/>
        </w:rPr>
      </w:pPr>
      <w:r>
        <w:rPr>
          <w:szCs w:val="24"/>
        </w:rPr>
        <w:t>Pada Gambar 4.6</w:t>
      </w:r>
      <w:r w:rsidR="008712E7" w:rsidRPr="00514E03">
        <w:rPr>
          <w:szCs w:val="24"/>
        </w:rPr>
        <w:t xml:space="preserve"> adalah proses implementasi ontology dengan percobaan menampilkan type atau individual dari Class Upacara hal ini bertujuan untuk mengetahui apakah individual dari kelas bersangkutan sudah terbaca dan jelas keberadaanya, sebab ketika diimplementasikan nanti pada code program untuk pembangunan sistem, penulis akan menampilkan data individual tersebut pada halaman </w:t>
      </w:r>
      <w:r w:rsidR="008712E7" w:rsidRPr="00514E03">
        <w:rPr>
          <w:i/>
          <w:szCs w:val="24"/>
        </w:rPr>
        <w:t>Browsing</w:t>
      </w:r>
      <w:r w:rsidR="008712E7" w:rsidRPr="00514E03">
        <w:rPr>
          <w:szCs w:val="24"/>
        </w:rPr>
        <w:t xml:space="preserve"> dan halaman </w:t>
      </w:r>
      <w:r w:rsidR="008712E7" w:rsidRPr="00514E03">
        <w:rPr>
          <w:i/>
          <w:szCs w:val="24"/>
        </w:rPr>
        <w:t>Browsing</w:t>
      </w:r>
      <w:r w:rsidR="008712E7" w:rsidRPr="00514E03">
        <w:rPr>
          <w:szCs w:val="24"/>
        </w:rPr>
        <w:t xml:space="preserve"> </w:t>
      </w:r>
      <w:r w:rsidR="008712E7" w:rsidRPr="00514E03">
        <w:rPr>
          <w:i/>
          <w:szCs w:val="24"/>
        </w:rPr>
        <w:t xml:space="preserve">List </w:t>
      </w:r>
      <w:r w:rsidR="008712E7" w:rsidRPr="00514E03">
        <w:rPr>
          <w:szCs w:val="24"/>
        </w:rPr>
        <w:t xml:space="preserve"> yang mana penempatan in bertujuan agar </w:t>
      </w:r>
      <w:r w:rsidR="008712E7" w:rsidRPr="00514E03">
        <w:rPr>
          <w:i/>
          <w:szCs w:val="24"/>
        </w:rPr>
        <w:t xml:space="preserve">user </w:t>
      </w:r>
      <w:r w:rsidR="008712E7" w:rsidRPr="00514E03">
        <w:rPr>
          <w:szCs w:val="24"/>
        </w:rPr>
        <w:t xml:space="preserve">nantinya dapat melakukan proses </w:t>
      </w:r>
      <w:r w:rsidR="008712E7" w:rsidRPr="00514E03">
        <w:rPr>
          <w:i/>
          <w:szCs w:val="24"/>
        </w:rPr>
        <w:t xml:space="preserve">Browsing </w:t>
      </w:r>
      <w:r w:rsidR="008712E7" w:rsidRPr="00514E03">
        <w:rPr>
          <w:szCs w:val="24"/>
        </w:rPr>
        <w:t xml:space="preserve">tidak hanya melalui Class yang ada tapi juga melalui data individual yang tersedia sehingga diharapkan mampu mempercepat dan mempermudah </w:t>
      </w:r>
      <w:r w:rsidR="008712E7" w:rsidRPr="00514E03">
        <w:rPr>
          <w:i/>
          <w:szCs w:val="24"/>
        </w:rPr>
        <w:t>user</w:t>
      </w:r>
      <w:r w:rsidR="008712E7" w:rsidRPr="00514E03">
        <w:rPr>
          <w:szCs w:val="24"/>
        </w:rPr>
        <w:t xml:space="preserve"> dalam melakukan proses </w:t>
      </w:r>
      <w:r w:rsidR="008712E7" w:rsidRPr="00514E03">
        <w:rPr>
          <w:i/>
          <w:szCs w:val="24"/>
        </w:rPr>
        <w:t>Browsing</w:t>
      </w:r>
      <w:r w:rsidR="008712E7" w:rsidRPr="00514E03">
        <w:rPr>
          <w:szCs w:val="24"/>
        </w:rPr>
        <w:t>.</w:t>
      </w:r>
    </w:p>
    <w:p w14:paraId="1CC9EDD9" w14:textId="77777777" w:rsidR="00A60052" w:rsidRPr="00514E03" w:rsidRDefault="00A60052" w:rsidP="00143CFE">
      <w:pPr>
        <w:spacing w:after="0" w:line="360" w:lineRule="auto"/>
        <w:ind w:firstLine="720"/>
        <w:jc w:val="both"/>
        <w:rPr>
          <w:rFonts w:ascii="Times New Roman" w:hAnsi="Times New Roman" w:cs="Times New Roman"/>
          <w:b/>
          <w:bCs/>
          <w:sz w:val="24"/>
          <w:szCs w:val="24"/>
        </w:rPr>
      </w:pPr>
    </w:p>
    <w:p w14:paraId="49825CA7" w14:textId="099E4117" w:rsidR="00143CFE" w:rsidRPr="00094F2B" w:rsidRDefault="00143CFE" w:rsidP="008D0BBA">
      <w:pPr>
        <w:pStyle w:val="Heading3"/>
        <w:numPr>
          <w:ilvl w:val="2"/>
          <w:numId w:val="43"/>
        </w:numPr>
        <w:spacing w:line="360" w:lineRule="auto"/>
        <w:ind w:left="851" w:hanging="851"/>
        <w:jc w:val="both"/>
        <w:rPr>
          <w:rFonts w:ascii="Times New Roman" w:hAnsi="Times New Roman" w:cs="Times New Roman"/>
          <w:b/>
          <w:color w:val="auto"/>
        </w:rPr>
      </w:pPr>
      <w:bookmarkStart w:id="180" w:name="_Toc40930891"/>
      <w:r w:rsidRPr="00094F2B">
        <w:rPr>
          <w:rFonts w:ascii="Times New Roman" w:hAnsi="Times New Roman" w:cs="Times New Roman"/>
          <w:b/>
          <w:color w:val="auto"/>
        </w:rPr>
        <w:t>Evaluation</w:t>
      </w:r>
      <w:bookmarkEnd w:id="180"/>
    </w:p>
    <w:p w14:paraId="2F7773C3" w14:textId="1309ECFB" w:rsidR="00143CFE" w:rsidRPr="00514E03" w:rsidRDefault="00143CFE" w:rsidP="00A15EF2">
      <w:pPr>
        <w:pStyle w:val="IsiSubBab"/>
        <w:ind w:firstLine="720"/>
        <w:rPr>
          <w:szCs w:val="24"/>
        </w:rPr>
      </w:pPr>
      <w:r w:rsidRPr="00514E03">
        <w:rPr>
          <w:b/>
          <w:i/>
          <w:szCs w:val="24"/>
        </w:rPr>
        <w:t xml:space="preserve">  </w:t>
      </w:r>
      <w:r w:rsidRPr="00514E03">
        <w:rPr>
          <w:szCs w:val="24"/>
        </w:rPr>
        <w:t xml:space="preserve">Evaluasi berarti melaksanakan penilaian teknis ontologi, lingkungan perangkat lunak, dan dokumentasinya sehubungan dengan kerangka acuan. Evaluasi merangkum istilah Verifikasi dan Validasi. Verifikasi </w:t>
      </w:r>
      <w:r w:rsidR="00A15EF2" w:rsidRPr="00514E03">
        <w:rPr>
          <w:szCs w:val="24"/>
        </w:rPr>
        <w:t xml:space="preserve">yang </w:t>
      </w:r>
      <w:r w:rsidRPr="00514E03">
        <w:rPr>
          <w:szCs w:val="24"/>
        </w:rPr>
        <w:t>mengacu pada proses teknis yang menjamin kebenaran ontologi, lingkungan perangkat lunak terkait</w:t>
      </w:r>
      <w:r w:rsidR="00A15EF2" w:rsidRPr="00514E03">
        <w:rPr>
          <w:szCs w:val="24"/>
        </w:rPr>
        <w:t xml:space="preserve">. </w:t>
      </w:r>
      <w:r w:rsidRPr="00514E03">
        <w:rPr>
          <w:szCs w:val="24"/>
        </w:rPr>
        <w:t xml:space="preserve">Setelah perancangan selesai maka dilakukan evaluasi terhadap konsistensi dan hierarki menggunakan Reasoner dan query SPARQL. Reasoner yang </w:t>
      </w:r>
      <w:r w:rsidRPr="00514E03">
        <w:rPr>
          <w:szCs w:val="24"/>
        </w:rPr>
        <w:lastRenderedPageBreak/>
        <w:t xml:space="preserve">digunakan adalah </w:t>
      </w:r>
      <w:r w:rsidR="00A15EF2" w:rsidRPr="00514E03">
        <w:rPr>
          <w:szCs w:val="24"/>
        </w:rPr>
        <w:t>HermiT 1.3.8.414</w:t>
      </w:r>
      <w:r w:rsidRPr="00514E03">
        <w:rPr>
          <w:szCs w:val="24"/>
        </w:rPr>
        <w:t xml:space="preserve"> yang secara default sudah tersedia di Protégé. Reasoner akan mengecek konsistensi konsep ontologi dan hierarki kelas pada domain </w:t>
      </w:r>
      <w:r w:rsidR="00A15EF2" w:rsidRPr="00514E03">
        <w:rPr>
          <w:szCs w:val="24"/>
        </w:rPr>
        <w:t>tarian tradisional bali secara menyeluruh</w:t>
      </w:r>
      <w:r w:rsidRPr="00514E03">
        <w:rPr>
          <w:szCs w:val="24"/>
        </w:rPr>
        <w:t>, di mana hasil pengecekan akan tampil di reasoner log.  Evaluasi juga dapat dilakukan dengan menggunakan query SPARQL. Query SPARQL harus mampu memberikan informasi yang sesuai dengan kriteria dalam query</w:t>
      </w:r>
      <w:r w:rsidR="00A15EF2" w:rsidRPr="00514E03">
        <w:rPr>
          <w:szCs w:val="24"/>
        </w:rPr>
        <w:t>, namun dalam proses kali ini penulis tidak lagi menyertakan proses query SPARQL dikarenakan dalam proses implementasi sebelumnya tidak ditemukan masalah dalam proses eksekusi query serta relasi yang telah dibuat</w:t>
      </w:r>
      <w:r w:rsidRPr="00514E03">
        <w:rPr>
          <w:szCs w:val="24"/>
        </w:rPr>
        <w:t>.</w:t>
      </w:r>
    </w:p>
    <w:p w14:paraId="732FE4D2" w14:textId="2DB73398" w:rsidR="004C3A6C" w:rsidRPr="00514E03" w:rsidRDefault="004C3A6C" w:rsidP="00C53BF9">
      <w:pPr>
        <w:pStyle w:val="IsiSubBab"/>
        <w:ind w:firstLine="0"/>
        <w:jc w:val="center"/>
        <w:rPr>
          <w:szCs w:val="24"/>
        </w:rPr>
      </w:pPr>
      <w:r w:rsidRPr="00514E03">
        <w:rPr>
          <w:noProof/>
          <w:szCs w:val="24"/>
        </w:rPr>
        <w:drawing>
          <wp:inline distT="0" distB="0" distL="0" distR="0" wp14:anchorId="6776D5B6" wp14:editId="3F4F04C6">
            <wp:extent cx="5039995" cy="234823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2348230"/>
                    </a:xfrm>
                    <a:prstGeom prst="rect">
                      <a:avLst/>
                    </a:prstGeom>
                  </pic:spPr>
                </pic:pic>
              </a:graphicData>
            </a:graphic>
          </wp:inline>
        </w:drawing>
      </w:r>
    </w:p>
    <w:p w14:paraId="362C1F32" w14:textId="2E0A20DF" w:rsidR="00A15EF2" w:rsidRPr="00514E03" w:rsidRDefault="00A15EF2" w:rsidP="00A15EF2">
      <w:pPr>
        <w:pStyle w:val="Caption"/>
        <w:ind w:left="480"/>
      </w:pPr>
      <w:r w:rsidRPr="00514E03">
        <w:rPr>
          <w:b/>
        </w:rPr>
        <w:t xml:space="preserve">Gambar </w:t>
      </w:r>
      <w:r w:rsidR="00E067B5">
        <w:rPr>
          <w:b/>
          <w:lang w:val="en-US"/>
        </w:rPr>
        <w:t>4.7</w:t>
      </w:r>
      <w:r w:rsidRPr="00514E03">
        <w:rPr>
          <w:b/>
          <w:lang w:val="en-US"/>
        </w:rPr>
        <w:t xml:space="preserve"> Proses reasoner</w:t>
      </w:r>
    </w:p>
    <w:p w14:paraId="68430849" w14:textId="31F16BF0" w:rsidR="00A15EF2" w:rsidRPr="00514E03" w:rsidRDefault="00E067B5" w:rsidP="00A15EF2">
      <w:pPr>
        <w:pStyle w:val="IsiSubBab"/>
        <w:rPr>
          <w:szCs w:val="24"/>
        </w:rPr>
      </w:pPr>
      <w:r>
        <w:rPr>
          <w:szCs w:val="24"/>
        </w:rPr>
        <w:t>Pada Gambar 4.7</w:t>
      </w:r>
      <w:r w:rsidR="00A15EF2" w:rsidRPr="00514E03">
        <w:rPr>
          <w:szCs w:val="24"/>
        </w:rPr>
        <w:t xml:space="preserve"> adalah proses reasoner dengan HermiT 1.3.8.414 dimana proses berjalan dengan baik dan tidak menapilkan pemberitahuan eror hal ini menunjukan bahwa relasi yang dibangun pada setiap individual sudah baik, begitu juga dengan property dan class dari masing-masing individu.</w:t>
      </w:r>
    </w:p>
    <w:p w14:paraId="14A0DA22" w14:textId="33748426" w:rsidR="00143CFE" w:rsidRPr="00094F2B" w:rsidRDefault="00143CFE" w:rsidP="008D0BBA">
      <w:pPr>
        <w:pStyle w:val="Heading3"/>
        <w:numPr>
          <w:ilvl w:val="2"/>
          <w:numId w:val="43"/>
        </w:numPr>
        <w:spacing w:line="360" w:lineRule="auto"/>
        <w:ind w:left="851" w:hanging="851"/>
        <w:jc w:val="both"/>
        <w:rPr>
          <w:rFonts w:ascii="Times New Roman" w:hAnsi="Times New Roman" w:cs="Times New Roman"/>
          <w:b/>
          <w:color w:val="auto"/>
        </w:rPr>
      </w:pPr>
      <w:bookmarkStart w:id="181" w:name="_Toc40930892"/>
      <w:r w:rsidRPr="00094F2B">
        <w:rPr>
          <w:rFonts w:ascii="Times New Roman" w:hAnsi="Times New Roman" w:cs="Times New Roman"/>
          <w:b/>
          <w:color w:val="auto"/>
        </w:rPr>
        <w:t>Documentation</w:t>
      </w:r>
      <w:bookmarkEnd w:id="181"/>
    </w:p>
    <w:p w14:paraId="79DCF91B" w14:textId="77777777" w:rsidR="00143CFE" w:rsidRPr="00514E03" w:rsidRDefault="00143CFE" w:rsidP="00143CFE">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Tidak ada pedoman yang disepakati tentang cara mendokumentasikan ontologi. Dalam banyak kasus, dokumentasi yang sering digunakan adalah dalam kode ontologi, teks bahasa alami yang dilampirkan pada definisi formal, dan makalah yang diterbitkan dalam proses konferensi dan jurnal mengatur pertanyaan-pertanyaan penting dari ontologi yang sudah dibangun serta ontograf.</w:t>
      </w:r>
    </w:p>
    <w:p w14:paraId="38A0C306" w14:textId="0A9AAFBD" w:rsidR="00143CFE" w:rsidRPr="00514E03" w:rsidRDefault="00161428" w:rsidP="00C53BF9">
      <w:pPr>
        <w:pStyle w:val="ListParagraph"/>
        <w:spacing w:after="0" w:line="360" w:lineRule="auto"/>
        <w:ind w:left="0"/>
        <w:jc w:val="center"/>
        <w:outlineLvl w:val="1"/>
        <w:rPr>
          <w:rFonts w:ascii="Times New Roman" w:hAnsi="Times New Roman" w:cs="Times New Roman"/>
          <w:b/>
          <w:color w:val="FF0000"/>
          <w:sz w:val="24"/>
          <w:szCs w:val="24"/>
          <w:lang w:val="en-ID"/>
        </w:rPr>
      </w:pPr>
      <w:bookmarkStart w:id="182" w:name="_Toc40930893"/>
      <w:r w:rsidRPr="00514E03">
        <w:rPr>
          <w:rFonts w:ascii="Times New Roman" w:hAnsi="Times New Roman" w:cs="Times New Roman"/>
          <w:b/>
          <w:noProof/>
          <w:color w:val="FF0000"/>
          <w:sz w:val="24"/>
          <w:szCs w:val="24"/>
        </w:rPr>
        <w:lastRenderedPageBreak/>
        <w:drawing>
          <wp:inline distT="0" distB="0" distL="0" distR="0" wp14:anchorId="0955B9ED" wp14:editId="28F5AD9B">
            <wp:extent cx="5039995" cy="318262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3182620"/>
                    </a:xfrm>
                    <a:prstGeom prst="rect">
                      <a:avLst/>
                    </a:prstGeom>
                  </pic:spPr>
                </pic:pic>
              </a:graphicData>
            </a:graphic>
          </wp:inline>
        </w:drawing>
      </w:r>
      <w:bookmarkEnd w:id="182"/>
    </w:p>
    <w:p w14:paraId="3A3E7805" w14:textId="46F69538" w:rsidR="00161428" w:rsidRPr="00514E03" w:rsidRDefault="00161428" w:rsidP="00161428">
      <w:pPr>
        <w:pStyle w:val="Caption"/>
        <w:ind w:left="480"/>
      </w:pPr>
      <w:r w:rsidRPr="00514E03">
        <w:rPr>
          <w:b/>
        </w:rPr>
        <w:t xml:space="preserve">Gambar </w:t>
      </w:r>
      <w:r w:rsidR="00E067B5">
        <w:rPr>
          <w:b/>
          <w:lang w:val="en-US"/>
        </w:rPr>
        <w:t>4.8</w:t>
      </w:r>
      <w:r w:rsidRPr="00514E03">
        <w:rPr>
          <w:b/>
          <w:lang w:val="en-US"/>
        </w:rPr>
        <w:t xml:space="preserve"> Ontograf</w:t>
      </w:r>
    </w:p>
    <w:p w14:paraId="6B549C6E" w14:textId="77777777" w:rsidR="00161428" w:rsidRPr="00514E03" w:rsidRDefault="00161428" w:rsidP="00161428">
      <w:pPr>
        <w:pStyle w:val="ListParagraph"/>
        <w:spacing w:after="0" w:line="360" w:lineRule="auto"/>
        <w:ind w:left="851"/>
        <w:jc w:val="center"/>
        <w:outlineLvl w:val="1"/>
        <w:rPr>
          <w:rFonts w:ascii="Times New Roman" w:hAnsi="Times New Roman" w:cs="Times New Roman"/>
          <w:b/>
          <w:color w:val="FF0000"/>
          <w:sz w:val="24"/>
          <w:szCs w:val="24"/>
          <w:lang w:val="en-ID"/>
        </w:rPr>
      </w:pPr>
    </w:p>
    <w:p w14:paraId="04C51AA0" w14:textId="56E3F50A" w:rsidR="00B27C72" w:rsidRPr="00F32AA2" w:rsidRDefault="00B27C72" w:rsidP="008D0BBA">
      <w:pPr>
        <w:pStyle w:val="Heading2"/>
        <w:numPr>
          <w:ilvl w:val="1"/>
          <w:numId w:val="43"/>
        </w:numPr>
        <w:spacing w:line="360" w:lineRule="auto"/>
        <w:ind w:left="567" w:hanging="567"/>
        <w:jc w:val="both"/>
        <w:rPr>
          <w:rFonts w:ascii="Times New Roman" w:hAnsi="Times New Roman" w:cs="Times New Roman"/>
          <w:b/>
          <w:color w:val="auto"/>
          <w:sz w:val="24"/>
          <w:szCs w:val="24"/>
          <w:lang w:val="en-ID"/>
        </w:rPr>
      </w:pPr>
      <w:bookmarkStart w:id="183" w:name="_Toc40930894"/>
      <w:r w:rsidRPr="00F32AA2">
        <w:rPr>
          <w:rFonts w:ascii="Times New Roman" w:hAnsi="Times New Roman" w:cs="Times New Roman"/>
          <w:b/>
          <w:color w:val="auto"/>
          <w:sz w:val="24"/>
          <w:szCs w:val="24"/>
          <w:lang w:val="en-ID"/>
        </w:rPr>
        <w:t xml:space="preserve">Implementasi </w:t>
      </w:r>
      <w:r w:rsidR="00227557" w:rsidRPr="00F32AA2">
        <w:rPr>
          <w:rFonts w:ascii="Times New Roman" w:hAnsi="Times New Roman" w:cs="Times New Roman"/>
          <w:b/>
          <w:color w:val="auto"/>
          <w:sz w:val="24"/>
          <w:szCs w:val="24"/>
          <w:lang w:val="en-ID"/>
        </w:rPr>
        <w:t xml:space="preserve">Metode </w:t>
      </w:r>
      <w:r w:rsidRPr="00F32AA2">
        <w:rPr>
          <w:rFonts w:ascii="Times New Roman" w:hAnsi="Times New Roman" w:cs="Times New Roman"/>
          <w:b/>
          <w:color w:val="auto"/>
          <w:sz w:val="24"/>
          <w:szCs w:val="24"/>
          <w:lang w:val="en-ID"/>
        </w:rPr>
        <w:t>Prototyping</w:t>
      </w:r>
      <w:bookmarkEnd w:id="183"/>
    </w:p>
    <w:p w14:paraId="083A206F" w14:textId="35F5027F" w:rsidR="00E22347" w:rsidRPr="00514E03" w:rsidRDefault="00E22347" w:rsidP="00301BC3">
      <w:pPr>
        <w:pStyle w:val="ListParagraph"/>
        <w:spacing w:after="0" w:line="360" w:lineRule="auto"/>
        <w:ind w:left="0" w:firstLine="567"/>
        <w:jc w:val="both"/>
        <w:outlineLvl w:val="1"/>
        <w:rPr>
          <w:rFonts w:ascii="Times New Roman" w:hAnsi="Times New Roman" w:cs="Times New Roman"/>
          <w:sz w:val="24"/>
          <w:szCs w:val="24"/>
          <w:lang w:val="en-ID"/>
        </w:rPr>
      </w:pPr>
      <w:bookmarkStart w:id="184" w:name="_Toc40930895"/>
      <w:r w:rsidRPr="00514E03">
        <w:rPr>
          <w:rFonts w:ascii="Times New Roman" w:hAnsi="Times New Roman" w:cs="Times New Roman"/>
          <w:sz w:val="24"/>
          <w:szCs w:val="24"/>
          <w:lang w:val="en-ID"/>
        </w:rPr>
        <w:t>Dalam proses sebelumnya penulis telah mengusulkan kerangka klasifikasi pengetahuan berdasarkan prinsip budaya utama Bali (Tri Hita Karana dan De</w:t>
      </w:r>
      <w:r w:rsidR="007643CE" w:rsidRPr="00514E03">
        <w:rPr>
          <w:rFonts w:ascii="Times New Roman" w:hAnsi="Times New Roman" w:cs="Times New Roman"/>
          <w:sz w:val="24"/>
          <w:szCs w:val="24"/>
          <w:lang w:val="en-ID"/>
        </w:rPr>
        <w:t xml:space="preserve">sa Kala Patra) untuk </w:t>
      </w:r>
      <w:r w:rsidRPr="00514E03">
        <w:rPr>
          <w:rFonts w:ascii="Times New Roman" w:hAnsi="Times New Roman" w:cs="Times New Roman"/>
          <w:sz w:val="24"/>
          <w:szCs w:val="24"/>
          <w:lang w:val="en-ID"/>
        </w:rPr>
        <w:t xml:space="preserve">mengklasifikasikan, dan mengatur </w:t>
      </w:r>
      <w:r w:rsidR="00C2666F" w:rsidRPr="00514E03">
        <w:rPr>
          <w:rFonts w:ascii="Times New Roman" w:hAnsi="Times New Roman" w:cs="Times New Roman"/>
          <w:sz w:val="24"/>
          <w:szCs w:val="24"/>
          <w:lang w:val="en-ID"/>
        </w:rPr>
        <w:t>keberagaman</w:t>
      </w:r>
      <w:r w:rsidRPr="00514E03">
        <w:rPr>
          <w:rFonts w:ascii="Times New Roman" w:hAnsi="Times New Roman" w:cs="Times New Roman"/>
          <w:sz w:val="24"/>
          <w:szCs w:val="24"/>
          <w:lang w:val="en-ID"/>
        </w:rPr>
        <w:t xml:space="preserve"> pengetahuan terkait tarian tradisional bali.</w:t>
      </w:r>
      <w:bookmarkEnd w:id="184"/>
    </w:p>
    <w:p w14:paraId="5E004B85" w14:textId="0497B4C5" w:rsidR="007643CE" w:rsidRPr="00AD6E39" w:rsidRDefault="007643CE" w:rsidP="00AD6E39">
      <w:pPr>
        <w:spacing w:after="0" w:line="360" w:lineRule="auto"/>
        <w:jc w:val="both"/>
        <w:outlineLvl w:val="1"/>
        <w:rPr>
          <w:rFonts w:ascii="Times New Roman" w:hAnsi="Times New Roman" w:cs="Times New Roman"/>
          <w:sz w:val="24"/>
          <w:szCs w:val="24"/>
          <w:lang w:val="en-ID"/>
        </w:rPr>
      </w:pPr>
      <w:bookmarkStart w:id="185" w:name="_Toc40930896"/>
      <w:r w:rsidRPr="00AD6E39">
        <w:rPr>
          <w:rFonts w:ascii="Times New Roman" w:hAnsi="Times New Roman" w:cs="Times New Roman"/>
          <w:sz w:val="24"/>
          <w:szCs w:val="24"/>
          <w:lang w:val="en-ID"/>
        </w:rPr>
        <w:t>Penulis membagi layanan pada sistem kedalam 2 layanan utama yaitu :</w:t>
      </w:r>
      <w:bookmarkEnd w:id="185"/>
    </w:p>
    <w:p w14:paraId="70511EEF" w14:textId="77777777" w:rsidR="00AD6E39" w:rsidRPr="00AD6E39" w:rsidRDefault="007643CE" w:rsidP="008D0BBA">
      <w:pPr>
        <w:pStyle w:val="ListParagraph"/>
        <w:numPr>
          <w:ilvl w:val="0"/>
          <w:numId w:val="30"/>
        </w:numPr>
        <w:spacing w:after="0" w:line="360" w:lineRule="auto"/>
        <w:jc w:val="both"/>
        <w:outlineLvl w:val="1"/>
        <w:rPr>
          <w:rFonts w:ascii="Times New Roman" w:hAnsi="Times New Roman" w:cs="Times New Roman"/>
          <w:sz w:val="24"/>
          <w:szCs w:val="24"/>
          <w:lang w:val="en-ID"/>
        </w:rPr>
      </w:pPr>
      <w:bookmarkStart w:id="186" w:name="_Toc40930897"/>
      <w:r w:rsidRPr="00AD6E39">
        <w:rPr>
          <w:rFonts w:ascii="Times New Roman" w:hAnsi="Times New Roman" w:cs="Times New Roman"/>
          <w:i/>
          <w:sz w:val="24"/>
          <w:szCs w:val="24"/>
          <w:lang w:val="en-ID"/>
        </w:rPr>
        <w:t>Browsing</w:t>
      </w:r>
      <w:r w:rsidRPr="00AD6E39">
        <w:rPr>
          <w:rFonts w:ascii="Times New Roman" w:hAnsi="Times New Roman" w:cs="Times New Roman"/>
          <w:sz w:val="24"/>
          <w:szCs w:val="24"/>
          <w:lang w:val="en-ID"/>
        </w:rPr>
        <w:t xml:space="preserve"> </w:t>
      </w:r>
      <w:r w:rsidR="00E22347" w:rsidRPr="00AD6E39">
        <w:rPr>
          <w:rFonts w:ascii="Times New Roman" w:hAnsi="Times New Roman" w:cs="Times New Roman"/>
          <w:sz w:val="24"/>
          <w:szCs w:val="24"/>
          <w:lang w:val="en-ID"/>
        </w:rPr>
        <w:t xml:space="preserve">: </w:t>
      </w:r>
      <w:r w:rsidRPr="00AD6E39">
        <w:rPr>
          <w:rFonts w:ascii="Times New Roman" w:hAnsi="Times New Roman" w:cs="Times New Roman"/>
          <w:sz w:val="24"/>
          <w:szCs w:val="24"/>
        </w:rPr>
        <w:t>Memungkinkan pengguna system untuk menelusuri pengetahuan tarian tradisional bali yang telah tercatat di system dengan mengikuti klasifikasi dan hirarki informasi yang tersedia.</w:t>
      </w:r>
      <w:bookmarkEnd w:id="186"/>
    </w:p>
    <w:p w14:paraId="51E4A281" w14:textId="1139C542" w:rsidR="007643CE" w:rsidRPr="00AD6E39" w:rsidRDefault="007643CE" w:rsidP="008D0BBA">
      <w:pPr>
        <w:pStyle w:val="ListParagraph"/>
        <w:numPr>
          <w:ilvl w:val="0"/>
          <w:numId w:val="30"/>
        </w:numPr>
        <w:spacing w:after="0" w:line="360" w:lineRule="auto"/>
        <w:jc w:val="both"/>
        <w:outlineLvl w:val="1"/>
        <w:rPr>
          <w:rFonts w:ascii="Times New Roman" w:hAnsi="Times New Roman" w:cs="Times New Roman"/>
          <w:sz w:val="24"/>
          <w:szCs w:val="24"/>
          <w:lang w:val="en-ID"/>
        </w:rPr>
      </w:pPr>
      <w:bookmarkStart w:id="187" w:name="_Toc40930898"/>
      <w:r w:rsidRPr="00AD6E39">
        <w:rPr>
          <w:rFonts w:ascii="Times New Roman" w:hAnsi="Times New Roman" w:cs="Times New Roman"/>
          <w:i/>
          <w:sz w:val="24"/>
          <w:szCs w:val="24"/>
          <w:lang w:val="en-ID"/>
        </w:rPr>
        <w:t>Searching</w:t>
      </w:r>
      <w:r w:rsidRPr="00AD6E39">
        <w:rPr>
          <w:rFonts w:ascii="Times New Roman" w:hAnsi="Times New Roman" w:cs="Times New Roman"/>
          <w:sz w:val="24"/>
          <w:szCs w:val="24"/>
          <w:lang w:val="en-ID"/>
        </w:rPr>
        <w:t xml:space="preserve"> </w:t>
      </w:r>
      <w:r w:rsidR="00E22347" w:rsidRPr="00AD6E39">
        <w:rPr>
          <w:rFonts w:ascii="Times New Roman" w:hAnsi="Times New Roman" w:cs="Times New Roman"/>
          <w:sz w:val="24"/>
          <w:szCs w:val="24"/>
          <w:lang w:val="en-ID"/>
        </w:rPr>
        <w:t xml:space="preserve">: </w:t>
      </w:r>
      <w:r w:rsidRPr="00AD6E39">
        <w:rPr>
          <w:rFonts w:ascii="Times New Roman" w:hAnsi="Times New Roman" w:cs="Times New Roman"/>
          <w:sz w:val="24"/>
          <w:szCs w:val="24"/>
        </w:rPr>
        <w:t>Memungkinkan pengguna system untuk mencari informasi sesuai dengan hubungan antar konsep, dan semantik antara satu konsep dan konsep lain di dalam domain tarian tradisional bali.</w:t>
      </w:r>
      <w:bookmarkEnd w:id="187"/>
      <w:r w:rsidR="00E22347" w:rsidRPr="00AD6E39">
        <w:rPr>
          <w:rFonts w:ascii="Times New Roman" w:hAnsi="Times New Roman" w:cs="Times New Roman"/>
          <w:sz w:val="24"/>
          <w:szCs w:val="24"/>
          <w:lang w:val="en-ID"/>
        </w:rPr>
        <w:t xml:space="preserve"> </w:t>
      </w:r>
    </w:p>
    <w:p w14:paraId="66571899" w14:textId="32F2E961" w:rsidR="00E22347" w:rsidRPr="00094F2B" w:rsidRDefault="00E22347" w:rsidP="008D0BBA">
      <w:pPr>
        <w:pStyle w:val="Heading3"/>
        <w:numPr>
          <w:ilvl w:val="2"/>
          <w:numId w:val="43"/>
        </w:numPr>
        <w:spacing w:line="360" w:lineRule="auto"/>
        <w:ind w:left="851" w:hanging="851"/>
        <w:jc w:val="both"/>
        <w:rPr>
          <w:rFonts w:ascii="Times New Roman" w:hAnsi="Times New Roman" w:cs="Times New Roman"/>
          <w:b/>
          <w:noProof/>
          <w:color w:val="auto"/>
        </w:rPr>
      </w:pPr>
      <w:bookmarkStart w:id="188" w:name="_Toc40930899"/>
      <w:r w:rsidRPr="00094F2B">
        <w:rPr>
          <w:rFonts w:ascii="Times New Roman" w:hAnsi="Times New Roman" w:cs="Times New Roman"/>
          <w:b/>
          <w:color w:val="auto"/>
        </w:rPr>
        <w:t xml:space="preserve">Membangun Fasilitas </w:t>
      </w:r>
      <w:r w:rsidRPr="00094F2B">
        <w:rPr>
          <w:rFonts w:ascii="Times New Roman" w:hAnsi="Times New Roman" w:cs="Times New Roman"/>
          <w:b/>
          <w:i/>
          <w:color w:val="auto"/>
        </w:rPr>
        <w:t>Browsing</w:t>
      </w:r>
      <w:bookmarkEnd w:id="188"/>
    </w:p>
    <w:p w14:paraId="3BE9164E" w14:textId="257CC0FA" w:rsidR="007643CE" w:rsidRPr="00AD6E39" w:rsidRDefault="00301BC3" w:rsidP="00AD6E39">
      <w:pPr>
        <w:spacing w:after="0" w:line="360" w:lineRule="auto"/>
        <w:ind w:firstLine="720"/>
        <w:jc w:val="both"/>
        <w:outlineLvl w:val="1"/>
        <w:rPr>
          <w:rFonts w:ascii="Times New Roman" w:hAnsi="Times New Roman" w:cs="Times New Roman"/>
          <w:noProof/>
          <w:sz w:val="24"/>
          <w:szCs w:val="24"/>
        </w:rPr>
      </w:pPr>
      <w:bookmarkStart w:id="189" w:name="_Toc40930900"/>
      <w:r>
        <w:rPr>
          <w:rFonts w:ascii="Times New Roman" w:hAnsi="Times New Roman" w:cs="Times New Roman"/>
          <w:noProof/>
          <w:sz w:val="24"/>
          <w:szCs w:val="24"/>
        </w:rPr>
        <w:t xml:space="preserve">  </w:t>
      </w:r>
      <w:r w:rsidR="00C2666F" w:rsidRPr="00AD6E39">
        <w:rPr>
          <w:rFonts w:ascii="Times New Roman" w:hAnsi="Times New Roman" w:cs="Times New Roman"/>
          <w:noProof/>
          <w:sz w:val="24"/>
          <w:szCs w:val="24"/>
        </w:rPr>
        <w:t xml:space="preserve">Dengan fasilitas ini </w:t>
      </w:r>
      <w:r w:rsidR="007643CE" w:rsidRPr="00AD6E39">
        <w:rPr>
          <w:rFonts w:ascii="Times New Roman" w:hAnsi="Times New Roman" w:cs="Times New Roman"/>
          <w:noProof/>
          <w:sz w:val="24"/>
          <w:szCs w:val="24"/>
        </w:rPr>
        <w:t xml:space="preserve">memungkinkan </w:t>
      </w:r>
      <w:r w:rsidR="00C2666F" w:rsidRPr="00AD6E39">
        <w:rPr>
          <w:rFonts w:ascii="Times New Roman" w:hAnsi="Times New Roman" w:cs="Times New Roman"/>
          <w:i/>
          <w:noProof/>
          <w:sz w:val="24"/>
          <w:szCs w:val="24"/>
        </w:rPr>
        <w:t>user</w:t>
      </w:r>
      <w:r w:rsidR="007643CE" w:rsidRPr="00AD6E39">
        <w:rPr>
          <w:rFonts w:ascii="Times New Roman" w:hAnsi="Times New Roman" w:cs="Times New Roman"/>
          <w:noProof/>
          <w:sz w:val="24"/>
          <w:szCs w:val="24"/>
        </w:rPr>
        <w:t xml:space="preserve"> untuk</w:t>
      </w:r>
      <w:r w:rsidR="00C2666F" w:rsidRPr="00AD6E39">
        <w:rPr>
          <w:rFonts w:ascii="Times New Roman" w:hAnsi="Times New Roman" w:cs="Times New Roman"/>
          <w:noProof/>
          <w:sz w:val="24"/>
          <w:szCs w:val="24"/>
        </w:rPr>
        <w:t xml:space="preserve"> mengeksplorasi informasi tarian tradisional bali</w:t>
      </w:r>
      <w:r w:rsidR="007643CE" w:rsidRPr="00AD6E39">
        <w:rPr>
          <w:rFonts w:ascii="Times New Roman" w:hAnsi="Times New Roman" w:cs="Times New Roman"/>
          <w:noProof/>
          <w:sz w:val="24"/>
          <w:szCs w:val="24"/>
        </w:rPr>
        <w:t xml:space="preserve"> yang tersedia di portal digital dengan mengikuti satu </w:t>
      </w:r>
      <w:r w:rsidR="00C2666F" w:rsidRPr="00AD6E39">
        <w:rPr>
          <w:rFonts w:ascii="Times New Roman" w:hAnsi="Times New Roman" w:cs="Times New Roman"/>
          <w:noProof/>
          <w:sz w:val="24"/>
          <w:szCs w:val="24"/>
        </w:rPr>
        <w:t>tautan</w:t>
      </w:r>
      <w:r w:rsidR="007643CE" w:rsidRPr="00AD6E39">
        <w:rPr>
          <w:rFonts w:ascii="Times New Roman" w:hAnsi="Times New Roman" w:cs="Times New Roman"/>
          <w:noProof/>
          <w:sz w:val="24"/>
          <w:szCs w:val="24"/>
        </w:rPr>
        <w:t xml:space="preserve"> ke tautan lainnya, biasanya dengan tujuan pasti tetapi tanpa strategi pencarian yang </w:t>
      </w:r>
      <w:r w:rsidR="007643CE" w:rsidRPr="00AD6E39">
        <w:rPr>
          <w:rFonts w:ascii="Times New Roman" w:hAnsi="Times New Roman" w:cs="Times New Roman"/>
          <w:noProof/>
          <w:sz w:val="24"/>
          <w:szCs w:val="24"/>
        </w:rPr>
        <w:lastRenderedPageBreak/>
        <w:t xml:space="preserve">terencana. </w:t>
      </w:r>
      <w:r w:rsidR="00C2666F" w:rsidRPr="00AD6E39">
        <w:rPr>
          <w:rFonts w:ascii="Times New Roman" w:hAnsi="Times New Roman" w:cs="Times New Roman"/>
          <w:noProof/>
          <w:sz w:val="24"/>
          <w:szCs w:val="24"/>
        </w:rPr>
        <w:t>P</w:t>
      </w:r>
      <w:r w:rsidR="007643CE" w:rsidRPr="00AD6E39">
        <w:rPr>
          <w:rFonts w:ascii="Times New Roman" w:hAnsi="Times New Roman" w:cs="Times New Roman"/>
          <w:noProof/>
          <w:sz w:val="24"/>
          <w:szCs w:val="24"/>
        </w:rPr>
        <w:t>ad</w:t>
      </w:r>
      <w:r w:rsidR="00C2666F" w:rsidRPr="00AD6E39">
        <w:rPr>
          <w:rFonts w:ascii="Times New Roman" w:hAnsi="Times New Roman" w:cs="Times New Roman"/>
          <w:noProof/>
          <w:sz w:val="24"/>
          <w:szCs w:val="24"/>
        </w:rPr>
        <w:t xml:space="preserve">a Gambar 4.8 merupakan halaman </w:t>
      </w:r>
      <w:r w:rsidR="00C2666F" w:rsidRPr="00AD6E39">
        <w:rPr>
          <w:rFonts w:ascii="Times New Roman" w:hAnsi="Times New Roman" w:cs="Times New Roman"/>
          <w:i/>
          <w:noProof/>
          <w:sz w:val="24"/>
          <w:szCs w:val="24"/>
        </w:rPr>
        <w:t>Browsing</w:t>
      </w:r>
      <w:r w:rsidR="007643CE" w:rsidRPr="00AD6E39">
        <w:rPr>
          <w:rFonts w:ascii="Times New Roman" w:hAnsi="Times New Roman" w:cs="Times New Roman"/>
          <w:noProof/>
          <w:sz w:val="24"/>
          <w:szCs w:val="24"/>
        </w:rPr>
        <w:t xml:space="preserve">, </w:t>
      </w:r>
      <w:r w:rsidR="00C2666F" w:rsidRPr="00AD6E39">
        <w:rPr>
          <w:rFonts w:ascii="Times New Roman" w:hAnsi="Times New Roman" w:cs="Times New Roman"/>
          <w:noProof/>
          <w:sz w:val="24"/>
          <w:szCs w:val="24"/>
        </w:rPr>
        <w:t xml:space="preserve">yang memberikan </w:t>
      </w:r>
      <w:r w:rsidR="00C2666F" w:rsidRPr="00AD6E39">
        <w:rPr>
          <w:rFonts w:ascii="Times New Roman" w:hAnsi="Times New Roman" w:cs="Times New Roman"/>
          <w:i/>
          <w:noProof/>
          <w:sz w:val="24"/>
          <w:szCs w:val="24"/>
        </w:rPr>
        <w:t>user</w:t>
      </w:r>
      <w:r w:rsidR="007643CE" w:rsidRPr="00AD6E39">
        <w:rPr>
          <w:rFonts w:ascii="Times New Roman" w:hAnsi="Times New Roman" w:cs="Times New Roman"/>
          <w:noProof/>
          <w:sz w:val="24"/>
          <w:szCs w:val="24"/>
        </w:rPr>
        <w:t xml:space="preserve"> ringkasan tentang </w:t>
      </w:r>
      <w:r w:rsidR="00F73A08" w:rsidRPr="00AD6E39">
        <w:rPr>
          <w:rFonts w:ascii="Times New Roman" w:hAnsi="Times New Roman" w:cs="Times New Roman"/>
          <w:noProof/>
          <w:sz w:val="24"/>
          <w:szCs w:val="24"/>
        </w:rPr>
        <w:t xml:space="preserve">class yang ada serta individualnya sehingga </w:t>
      </w:r>
      <w:r w:rsidR="00F73A08" w:rsidRPr="00AD6E39">
        <w:rPr>
          <w:rFonts w:ascii="Times New Roman" w:hAnsi="Times New Roman" w:cs="Times New Roman"/>
          <w:i/>
          <w:noProof/>
          <w:sz w:val="24"/>
          <w:szCs w:val="24"/>
        </w:rPr>
        <w:t xml:space="preserve">user </w:t>
      </w:r>
      <w:r w:rsidR="00F73A08" w:rsidRPr="00AD6E39">
        <w:rPr>
          <w:rFonts w:ascii="Times New Roman" w:hAnsi="Times New Roman" w:cs="Times New Roman"/>
          <w:noProof/>
          <w:sz w:val="24"/>
          <w:szCs w:val="24"/>
        </w:rPr>
        <w:t xml:space="preserve">dapat melakukan proses </w:t>
      </w:r>
      <w:r w:rsidR="00F73A08" w:rsidRPr="00AD6E39">
        <w:rPr>
          <w:rFonts w:ascii="Times New Roman" w:hAnsi="Times New Roman" w:cs="Times New Roman"/>
          <w:i/>
          <w:noProof/>
          <w:sz w:val="24"/>
          <w:szCs w:val="24"/>
        </w:rPr>
        <w:t xml:space="preserve">browsing </w:t>
      </w:r>
      <w:r w:rsidR="00F73A08" w:rsidRPr="00AD6E39">
        <w:rPr>
          <w:rFonts w:ascii="Times New Roman" w:hAnsi="Times New Roman" w:cs="Times New Roman"/>
          <w:noProof/>
          <w:sz w:val="24"/>
          <w:szCs w:val="24"/>
        </w:rPr>
        <w:t>dengan lebih akurat dan cepat.</w:t>
      </w:r>
      <w:bookmarkEnd w:id="189"/>
    </w:p>
    <w:tbl>
      <w:tblPr>
        <w:tblStyle w:val="TableGrid"/>
        <w:tblW w:w="0" w:type="auto"/>
        <w:tblInd w:w="-11" w:type="dxa"/>
        <w:tblLook w:val="04A0" w:firstRow="1" w:lastRow="0" w:firstColumn="1" w:lastColumn="0" w:noHBand="0" w:noVBand="1"/>
      </w:tblPr>
      <w:tblGrid>
        <w:gridCol w:w="7938"/>
      </w:tblGrid>
      <w:tr w:rsidR="004B144A" w:rsidRPr="00514E03" w14:paraId="1D0C1203" w14:textId="77777777" w:rsidTr="001815B5">
        <w:tc>
          <w:tcPr>
            <w:tcW w:w="7927" w:type="dxa"/>
          </w:tcPr>
          <w:p w14:paraId="02DAC033" w14:textId="77777777" w:rsidR="004B144A" w:rsidRPr="00514E03" w:rsidRDefault="004B144A" w:rsidP="001815B5">
            <w:pPr>
              <w:spacing w:line="360" w:lineRule="auto"/>
              <w:ind w:left="-11"/>
              <w:jc w:val="center"/>
              <w:outlineLvl w:val="1"/>
              <w:rPr>
                <w:rFonts w:ascii="Times New Roman" w:hAnsi="Times New Roman" w:cs="Times New Roman"/>
                <w:b/>
                <w:noProof/>
                <w:sz w:val="24"/>
                <w:szCs w:val="24"/>
              </w:rPr>
            </w:pPr>
            <w:bookmarkStart w:id="190" w:name="_Toc40930901"/>
            <w:r w:rsidRPr="00397862">
              <w:rPr>
                <w:rFonts w:ascii="Times New Roman" w:hAnsi="Times New Roman" w:cs="Times New Roman"/>
                <w:b/>
                <w:i/>
                <w:noProof/>
                <w:sz w:val="24"/>
                <w:szCs w:val="24"/>
              </w:rPr>
              <w:t>Source Code</w:t>
            </w:r>
            <w:r w:rsidRPr="00514E03">
              <w:rPr>
                <w:rFonts w:ascii="Times New Roman" w:hAnsi="Times New Roman" w:cs="Times New Roman"/>
                <w:b/>
                <w:noProof/>
                <w:sz w:val="24"/>
                <w:szCs w:val="24"/>
              </w:rPr>
              <w:t xml:space="preserve"> Proses </w:t>
            </w:r>
            <w:r w:rsidRPr="00397862">
              <w:rPr>
                <w:rFonts w:ascii="Times New Roman" w:hAnsi="Times New Roman" w:cs="Times New Roman"/>
                <w:b/>
                <w:i/>
                <w:noProof/>
                <w:sz w:val="24"/>
                <w:szCs w:val="24"/>
              </w:rPr>
              <w:t>Browsing</w:t>
            </w:r>
            <w:bookmarkEnd w:id="190"/>
          </w:p>
        </w:tc>
      </w:tr>
      <w:tr w:rsidR="004B144A" w:rsidRPr="00514E03" w14:paraId="18564594" w14:textId="77777777" w:rsidTr="001815B5">
        <w:tc>
          <w:tcPr>
            <w:tcW w:w="7927" w:type="dxa"/>
          </w:tcPr>
          <w:p w14:paraId="731BBA61" w14:textId="77777777" w:rsidR="004B144A" w:rsidRPr="00B45ED0" w:rsidRDefault="004B144A" w:rsidP="001815B5">
            <w:pPr>
              <w:jc w:val="both"/>
              <w:rPr>
                <w:rFonts w:ascii="Courier New" w:hAnsi="Courier New" w:cs="Courier New"/>
                <w:sz w:val="20"/>
                <w:szCs w:val="24"/>
              </w:rPr>
            </w:pPr>
            <w:r w:rsidRPr="00B45ED0">
              <w:rPr>
                <w:rFonts w:ascii="Courier New" w:hAnsi="Courier New" w:cs="Courier New"/>
                <w:sz w:val="20"/>
                <w:szCs w:val="24"/>
              </w:rPr>
              <w:t>$formPelakuTari = "";</w:t>
            </w:r>
          </w:p>
          <w:p w14:paraId="09CA226A" w14:textId="77777777" w:rsidR="004B144A" w:rsidRPr="00B45ED0" w:rsidRDefault="004B144A" w:rsidP="001815B5">
            <w:pPr>
              <w:jc w:val="both"/>
              <w:rPr>
                <w:rFonts w:ascii="Courier New" w:hAnsi="Courier New" w:cs="Courier New"/>
                <w:sz w:val="20"/>
                <w:szCs w:val="24"/>
              </w:rPr>
            </w:pPr>
            <w:r w:rsidRPr="00B45ED0">
              <w:rPr>
                <w:rFonts w:ascii="Courier New" w:hAnsi="Courier New" w:cs="Courier New"/>
                <w:sz w:val="20"/>
                <w:szCs w:val="24"/>
              </w:rPr>
              <w:t>$liPelakuTari = "";</w:t>
            </w:r>
          </w:p>
          <w:p w14:paraId="2A96E3B2" w14:textId="77777777" w:rsidR="004B144A" w:rsidRPr="00B45ED0" w:rsidRDefault="004B144A" w:rsidP="001815B5">
            <w:pPr>
              <w:jc w:val="both"/>
              <w:rPr>
                <w:rFonts w:ascii="Courier New" w:hAnsi="Courier New" w:cs="Courier New"/>
                <w:sz w:val="20"/>
                <w:szCs w:val="24"/>
              </w:rPr>
            </w:pPr>
            <w:r w:rsidRPr="00B45ED0">
              <w:rPr>
                <w:rFonts w:ascii="Courier New" w:hAnsi="Courier New" w:cs="Courier New"/>
                <w:sz w:val="20"/>
                <w:szCs w:val="24"/>
              </w:rPr>
              <w:t>$tempPelakuTari = "";</w:t>
            </w:r>
          </w:p>
          <w:p w14:paraId="79A9FD6D" w14:textId="77777777" w:rsidR="004B144A" w:rsidRPr="00B45ED0" w:rsidRDefault="004B144A" w:rsidP="001815B5">
            <w:pPr>
              <w:jc w:val="both"/>
              <w:rPr>
                <w:rFonts w:ascii="Courier New" w:hAnsi="Courier New" w:cs="Courier New"/>
                <w:sz w:val="20"/>
                <w:szCs w:val="24"/>
              </w:rPr>
            </w:pPr>
            <w:r w:rsidRPr="00B45ED0">
              <w:rPr>
                <w:rFonts w:ascii="Courier New" w:hAnsi="Courier New" w:cs="Courier New"/>
                <w:sz w:val="20"/>
                <w:szCs w:val="24"/>
              </w:rPr>
              <w:t>$resultPelakuTari = $sparql-&gt;query( //query sparql</w:t>
            </w:r>
          </w:p>
          <w:p w14:paraId="096C2FAB" w14:textId="77777777" w:rsidR="004B144A" w:rsidRPr="00B45ED0" w:rsidRDefault="004B144A" w:rsidP="001815B5">
            <w:pPr>
              <w:jc w:val="both"/>
              <w:rPr>
                <w:rFonts w:ascii="Courier New" w:hAnsi="Courier New" w:cs="Courier New"/>
                <w:sz w:val="20"/>
                <w:szCs w:val="24"/>
              </w:rPr>
            </w:pPr>
            <w:r w:rsidRPr="00B45ED0">
              <w:rPr>
                <w:rFonts w:ascii="Courier New" w:hAnsi="Courier New" w:cs="Courier New"/>
                <w:sz w:val="20"/>
                <w:szCs w:val="24"/>
              </w:rPr>
              <w:t xml:space="preserve">        "SELECT DISTINCT * { ?column rdf:type tar:PelakuTari }");</w:t>
            </w:r>
          </w:p>
          <w:p w14:paraId="166D6A59" w14:textId="77777777" w:rsidR="004B144A" w:rsidRPr="00B45ED0" w:rsidRDefault="004B144A" w:rsidP="001815B5">
            <w:pPr>
              <w:jc w:val="both"/>
              <w:rPr>
                <w:rFonts w:ascii="Courier New" w:hAnsi="Courier New" w:cs="Courier New"/>
                <w:sz w:val="20"/>
                <w:szCs w:val="24"/>
              </w:rPr>
            </w:pPr>
            <w:r w:rsidRPr="00B45ED0">
              <w:rPr>
                <w:rFonts w:ascii="Courier New" w:hAnsi="Courier New" w:cs="Courier New"/>
                <w:sz w:val="20"/>
                <w:szCs w:val="24"/>
              </w:rPr>
              <w:t>foreach ($resultPelakuTari as $row) {  //perulangan option</w:t>
            </w:r>
          </w:p>
          <w:p w14:paraId="7E9586C9"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$array = explode("#",$row-&gt;column);</w:t>
            </w:r>
          </w:p>
          <w:p w14:paraId="4960BE89"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$string = $array[1];</w:t>
            </w:r>
          </w:p>
          <w:p w14:paraId="1F7A6ECE"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$tempPelakuTari = $string;</w:t>
            </w:r>
          </w:p>
          <w:p w14:paraId="36F990EE"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$string = preg_</w:t>
            </w:r>
            <w:proofErr w:type="gramStart"/>
            <w:r w:rsidRPr="00B45ED0">
              <w:rPr>
                <w:rFonts w:ascii="Courier New" w:hAnsi="Courier New" w:cs="Courier New"/>
                <w:sz w:val="20"/>
                <w:szCs w:val="24"/>
              </w:rPr>
              <w:t>replace(</w:t>
            </w:r>
            <w:proofErr w:type="gramEnd"/>
            <w:r w:rsidRPr="00B45ED0">
              <w:rPr>
                <w:rFonts w:ascii="Courier New" w:hAnsi="Courier New" w:cs="Courier New"/>
                <w:sz w:val="20"/>
                <w:szCs w:val="24"/>
              </w:rPr>
              <w:t>'/(?&lt;! )[A-Z]/', ' $0', $string);</w:t>
            </w:r>
          </w:p>
          <w:p w14:paraId="1F39C7DD"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$string = str_replace('_', ' ', $string);</w:t>
            </w:r>
          </w:p>
          <w:p w14:paraId="06B5351E"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w:t>
            </w:r>
            <w:proofErr w:type="gramStart"/>
            <w:r w:rsidRPr="00B45ED0">
              <w:rPr>
                <w:rFonts w:ascii="Courier New" w:hAnsi="Courier New" w:cs="Courier New"/>
                <w:sz w:val="20"/>
                <w:szCs w:val="24"/>
              </w:rPr>
              <w:t>formPelakuTari</w:t>
            </w:r>
            <w:r>
              <w:rPr>
                <w:rFonts w:ascii="Courier New" w:hAnsi="Courier New" w:cs="Courier New"/>
                <w:sz w:val="20"/>
                <w:szCs w:val="24"/>
              </w:rPr>
              <w:t xml:space="preserve"> </w:t>
            </w:r>
            <w:r w:rsidRPr="00B45ED0">
              <w:rPr>
                <w:rFonts w:ascii="Courier New" w:hAnsi="Courier New" w:cs="Courier New"/>
                <w:sz w:val="20"/>
                <w:szCs w:val="24"/>
              </w:rPr>
              <w:t>.</w:t>
            </w:r>
            <w:proofErr w:type="gramEnd"/>
            <w:r w:rsidRPr="00B45ED0">
              <w:rPr>
                <w:rFonts w:ascii="Courier New" w:hAnsi="Courier New" w:cs="Courier New"/>
                <w:sz w:val="20"/>
                <w:szCs w:val="24"/>
              </w:rPr>
              <w:t>= "&lt;li&gt;&lt;a href=\"./browsingList.php?action=viewlink&amp;value=".$tempPelakuTari."\"&gt;".$string."&lt;/a&gt;&lt;/li&gt;";</w:t>
            </w:r>
          </w:p>
          <w:p w14:paraId="70C36C7A"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$liPelakuTari .= "&lt;li class=\"nav-item\"&gt;</w:t>
            </w:r>
          </w:p>
          <w:p w14:paraId="14258773"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&lt;a href=\"./browsingList.php?action=viewlink&amp;value=".$tempPelakuTari."\" class=\"nav-link\"&gt;</w:t>
            </w:r>
          </w:p>
          <w:p w14:paraId="7EC9F574"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&lt;i class=\"far fa-circle nav-icon\"&gt;&lt;/i&gt;</w:t>
            </w:r>
          </w:p>
          <w:p w14:paraId="24DA6990"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&lt;p&gt;</w:t>
            </w:r>
            <w:proofErr w:type="gramStart"/>
            <w:r w:rsidRPr="00B45ED0">
              <w:rPr>
                <w:rFonts w:ascii="Courier New" w:hAnsi="Courier New" w:cs="Courier New"/>
                <w:sz w:val="20"/>
                <w:szCs w:val="24"/>
              </w:rPr>
              <w:t>".$</w:t>
            </w:r>
            <w:proofErr w:type="gramEnd"/>
            <w:r w:rsidRPr="00B45ED0">
              <w:rPr>
                <w:rFonts w:ascii="Courier New" w:hAnsi="Courier New" w:cs="Courier New"/>
                <w:sz w:val="20"/>
                <w:szCs w:val="24"/>
              </w:rPr>
              <w:t>string."&lt;/p&gt;</w:t>
            </w:r>
          </w:p>
          <w:p w14:paraId="6A108E0E"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&lt;/a&gt;</w:t>
            </w:r>
          </w:p>
          <w:p w14:paraId="182699A3"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&lt;/li&gt;";</w:t>
            </w:r>
          </w:p>
          <w:p w14:paraId="1BE0C0EF" w14:textId="77777777" w:rsidR="004B144A" w:rsidRPr="00514E03" w:rsidRDefault="004B144A" w:rsidP="001815B5">
            <w:pPr>
              <w:jc w:val="both"/>
              <w:rPr>
                <w:rFonts w:ascii="Times New Roman" w:hAnsi="Times New Roman" w:cs="Times New Roman"/>
                <w:sz w:val="24"/>
                <w:szCs w:val="24"/>
              </w:rPr>
            </w:pPr>
            <w:r w:rsidRPr="00B45ED0">
              <w:rPr>
                <w:rFonts w:ascii="Courier New" w:hAnsi="Courier New" w:cs="Courier New"/>
                <w:sz w:val="20"/>
                <w:szCs w:val="24"/>
              </w:rPr>
              <w:t>}</w:t>
            </w:r>
          </w:p>
        </w:tc>
      </w:tr>
    </w:tbl>
    <w:p w14:paraId="3E801C0B" w14:textId="77777777" w:rsidR="004B144A" w:rsidRDefault="004B144A" w:rsidP="00692E58">
      <w:pPr>
        <w:pStyle w:val="ListParagraph"/>
        <w:spacing w:after="0" w:line="360" w:lineRule="auto"/>
        <w:ind w:left="0"/>
        <w:jc w:val="both"/>
        <w:outlineLvl w:val="1"/>
        <w:rPr>
          <w:rFonts w:ascii="Times New Roman" w:hAnsi="Times New Roman" w:cs="Times New Roman"/>
          <w:noProof/>
          <w:color w:val="FF0000"/>
          <w:sz w:val="24"/>
          <w:szCs w:val="24"/>
        </w:rPr>
      </w:pPr>
    </w:p>
    <w:p w14:paraId="769F1521" w14:textId="77777777" w:rsidR="004B144A" w:rsidRPr="00514E03" w:rsidRDefault="004B144A" w:rsidP="004B144A">
      <w:pPr>
        <w:pStyle w:val="ListParagraph"/>
        <w:spacing w:after="0" w:line="360" w:lineRule="auto"/>
        <w:ind w:left="0" w:firstLine="720"/>
        <w:jc w:val="both"/>
        <w:outlineLvl w:val="1"/>
        <w:rPr>
          <w:rFonts w:ascii="Times New Roman" w:hAnsi="Times New Roman" w:cs="Times New Roman"/>
          <w:noProof/>
          <w:sz w:val="24"/>
          <w:szCs w:val="24"/>
        </w:rPr>
      </w:pPr>
      <w:bookmarkStart w:id="191" w:name="_Toc40930902"/>
      <w:r>
        <w:rPr>
          <w:rFonts w:ascii="Times New Roman" w:hAnsi="Times New Roman" w:cs="Times New Roman"/>
          <w:noProof/>
          <w:sz w:val="24"/>
          <w:szCs w:val="24"/>
        </w:rPr>
        <w:t xml:space="preserve">Pertama, melakukan proses inisialisasi variabel yang akan digunakan untuk menampung </w:t>
      </w:r>
      <w:r w:rsidRPr="00364D5C">
        <w:rPr>
          <w:rFonts w:ascii="Times New Roman" w:hAnsi="Times New Roman" w:cs="Times New Roman"/>
          <w:i/>
          <w:noProof/>
          <w:sz w:val="24"/>
          <w:szCs w:val="24"/>
        </w:rPr>
        <w:t>string</w:t>
      </w:r>
      <w:r>
        <w:rPr>
          <w:rFonts w:ascii="Times New Roman" w:hAnsi="Times New Roman" w:cs="Times New Roman"/>
          <w:noProof/>
          <w:sz w:val="24"/>
          <w:szCs w:val="24"/>
        </w:rPr>
        <w:t xml:space="preserve"> yang diperlukan. Variabel </w:t>
      </w:r>
      <w:r w:rsidRPr="008C498C">
        <w:rPr>
          <w:rFonts w:ascii="Times New Roman" w:hAnsi="Times New Roman" w:cs="Times New Roman"/>
          <w:i/>
          <w:noProof/>
          <w:sz w:val="24"/>
          <w:szCs w:val="24"/>
        </w:rPr>
        <w:t>formPelakuTari</w:t>
      </w:r>
      <w:r>
        <w:rPr>
          <w:rFonts w:ascii="Times New Roman" w:hAnsi="Times New Roman" w:cs="Times New Roman"/>
          <w:noProof/>
          <w:sz w:val="24"/>
          <w:szCs w:val="24"/>
        </w:rPr>
        <w:t xml:space="preserve"> digunakan untuk menampung </w:t>
      </w:r>
      <w:r w:rsidRPr="00364D5C">
        <w:rPr>
          <w:rFonts w:ascii="Times New Roman" w:hAnsi="Times New Roman" w:cs="Times New Roman"/>
          <w:i/>
          <w:noProof/>
          <w:sz w:val="24"/>
          <w:szCs w:val="24"/>
        </w:rPr>
        <w:t>string</w:t>
      </w:r>
      <w:r>
        <w:rPr>
          <w:rFonts w:ascii="Times New Roman" w:hAnsi="Times New Roman" w:cs="Times New Roman"/>
          <w:noProof/>
          <w:sz w:val="24"/>
          <w:szCs w:val="24"/>
        </w:rPr>
        <w:t xml:space="preserve"> kode HTML berupa tag </w:t>
      </w:r>
      <w:r w:rsidRPr="008C498C">
        <w:rPr>
          <w:rFonts w:ascii="Courier New" w:hAnsi="Courier New" w:cs="Courier New"/>
          <w:noProof/>
          <w:sz w:val="20"/>
          <w:szCs w:val="24"/>
        </w:rPr>
        <w:t>&lt;li&gt;</w:t>
      </w:r>
      <w:r>
        <w:rPr>
          <w:rFonts w:ascii="Times New Roman" w:hAnsi="Times New Roman" w:cs="Times New Roman"/>
          <w:noProof/>
          <w:sz w:val="24"/>
          <w:szCs w:val="24"/>
        </w:rPr>
        <w:t xml:space="preserve"> yang akan ditampilkan pada </w:t>
      </w:r>
      <w:r w:rsidRPr="008C498C">
        <w:rPr>
          <w:rFonts w:ascii="Times New Roman" w:hAnsi="Times New Roman" w:cs="Times New Roman"/>
          <w:i/>
          <w:noProof/>
          <w:sz w:val="24"/>
          <w:szCs w:val="24"/>
        </w:rPr>
        <w:t>sidebar</w:t>
      </w:r>
      <w:r>
        <w:rPr>
          <w:rFonts w:ascii="Times New Roman" w:hAnsi="Times New Roman" w:cs="Times New Roman"/>
          <w:i/>
          <w:noProof/>
          <w:sz w:val="24"/>
          <w:szCs w:val="24"/>
        </w:rPr>
        <w:t xml:space="preserve"> </w:t>
      </w:r>
      <w:r>
        <w:rPr>
          <w:rFonts w:ascii="Times New Roman" w:hAnsi="Times New Roman" w:cs="Times New Roman"/>
          <w:noProof/>
          <w:sz w:val="24"/>
          <w:szCs w:val="24"/>
        </w:rPr>
        <w:t>pada halaman web Browsing.</w:t>
      </w:r>
      <w:r w:rsidRPr="00364D5C">
        <w:rPr>
          <w:rFonts w:ascii="Times New Roman" w:hAnsi="Times New Roman" w:cs="Times New Roman"/>
          <w:noProof/>
          <w:sz w:val="24"/>
          <w:szCs w:val="24"/>
        </w:rPr>
        <w:t xml:space="preserve"> </w:t>
      </w:r>
      <w:r>
        <w:rPr>
          <w:rFonts w:ascii="Times New Roman" w:hAnsi="Times New Roman" w:cs="Times New Roman"/>
          <w:noProof/>
          <w:sz w:val="24"/>
          <w:szCs w:val="24"/>
        </w:rPr>
        <w:t xml:space="preserve">Variabel </w:t>
      </w:r>
      <w:r>
        <w:rPr>
          <w:rFonts w:ascii="Times New Roman" w:hAnsi="Times New Roman" w:cs="Times New Roman"/>
          <w:i/>
          <w:noProof/>
          <w:sz w:val="24"/>
          <w:szCs w:val="24"/>
        </w:rPr>
        <w:t>li</w:t>
      </w:r>
      <w:r w:rsidRPr="008C498C">
        <w:rPr>
          <w:rFonts w:ascii="Times New Roman" w:hAnsi="Times New Roman" w:cs="Times New Roman"/>
          <w:i/>
          <w:noProof/>
          <w:sz w:val="24"/>
          <w:szCs w:val="24"/>
        </w:rPr>
        <w:t>PelakuTari</w:t>
      </w:r>
      <w:r>
        <w:rPr>
          <w:rFonts w:ascii="Times New Roman" w:hAnsi="Times New Roman" w:cs="Times New Roman"/>
          <w:noProof/>
          <w:sz w:val="24"/>
          <w:szCs w:val="24"/>
        </w:rPr>
        <w:t xml:space="preserve"> digunakan untuk menampung </w:t>
      </w:r>
      <w:r w:rsidRPr="00364D5C">
        <w:rPr>
          <w:rFonts w:ascii="Times New Roman" w:hAnsi="Times New Roman" w:cs="Times New Roman"/>
          <w:i/>
          <w:noProof/>
          <w:sz w:val="24"/>
          <w:szCs w:val="24"/>
        </w:rPr>
        <w:t>string</w:t>
      </w:r>
      <w:r>
        <w:rPr>
          <w:rFonts w:ascii="Times New Roman" w:hAnsi="Times New Roman" w:cs="Times New Roman"/>
          <w:noProof/>
          <w:sz w:val="24"/>
          <w:szCs w:val="24"/>
        </w:rPr>
        <w:t xml:space="preserve"> kode HTML berupa tag </w:t>
      </w:r>
      <w:r w:rsidRPr="008C498C">
        <w:rPr>
          <w:rFonts w:ascii="Courier New" w:hAnsi="Courier New" w:cs="Courier New"/>
          <w:noProof/>
          <w:sz w:val="20"/>
          <w:szCs w:val="24"/>
        </w:rPr>
        <w:t>&lt;li&gt;</w:t>
      </w:r>
      <w:r>
        <w:rPr>
          <w:rFonts w:ascii="Times New Roman" w:hAnsi="Times New Roman" w:cs="Times New Roman"/>
          <w:noProof/>
          <w:sz w:val="24"/>
          <w:szCs w:val="24"/>
        </w:rPr>
        <w:t xml:space="preserve"> yang akan ditampilkan pada tampilan utama pada halaman web Browsing. Variabel </w:t>
      </w:r>
      <w:r>
        <w:rPr>
          <w:rFonts w:ascii="Times New Roman" w:hAnsi="Times New Roman" w:cs="Times New Roman"/>
          <w:i/>
          <w:noProof/>
          <w:sz w:val="24"/>
          <w:szCs w:val="24"/>
        </w:rPr>
        <w:t>temp</w:t>
      </w:r>
      <w:r w:rsidRPr="008C498C">
        <w:rPr>
          <w:rFonts w:ascii="Times New Roman" w:hAnsi="Times New Roman" w:cs="Times New Roman"/>
          <w:i/>
          <w:noProof/>
          <w:sz w:val="24"/>
          <w:szCs w:val="24"/>
        </w:rPr>
        <w:t>PelakuTari</w:t>
      </w:r>
      <w:r>
        <w:rPr>
          <w:rFonts w:ascii="Times New Roman" w:hAnsi="Times New Roman" w:cs="Times New Roman"/>
          <w:noProof/>
          <w:sz w:val="24"/>
          <w:szCs w:val="24"/>
        </w:rPr>
        <w:t xml:space="preserve"> digunakan untuk menampung sementara </w:t>
      </w:r>
      <w:r w:rsidRPr="00364D5C">
        <w:rPr>
          <w:rFonts w:ascii="Times New Roman" w:hAnsi="Times New Roman" w:cs="Times New Roman"/>
          <w:i/>
          <w:noProof/>
          <w:sz w:val="24"/>
          <w:szCs w:val="24"/>
        </w:rPr>
        <w:t>string</w:t>
      </w:r>
      <w:r>
        <w:rPr>
          <w:rFonts w:ascii="Times New Roman" w:hAnsi="Times New Roman" w:cs="Times New Roman"/>
          <w:noProof/>
          <w:sz w:val="24"/>
          <w:szCs w:val="24"/>
        </w:rPr>
        <w:t xml:space="preserve"> nama individu yang belum dilakukan proses penyisipan spasi sebelum huruf kapital dan penggantian tanda ‘_’ (</w:t>
      </w:r>
      <w:r>
        <w:rPr>
          <w:rFonts w:ascii="Times New Roman" w:hAnsi="Times New Roman" w:cs="Times New Roman"/>
          <w:i/>
          <w:noProof/>
          <w:sz w:val="24"/>
          <w:szCs w:val="24"/>
        </w:rPr>
        <w:t>underscore</w:t>
      </w:r>
      <w:r>
        <w:rPr>
          <w:rFonts w:ascii="Times New Roman" w:hAnsi="Times New Roman" w:cs="Times New Roman"/>
          <w:noProof/>
          <w:sz w:val="24"/>
          <w:szCs w:val="24"/>
        </w:rPr>
        <w:t xml:space="preserve">) menjadi spasi yang nantinya akan dimasukkan pada atribut ‘href’ pada tag &lt;a&gt; dalam variabel </w:t>
      </w:r>
      <w:r>
        <w:rPr>
          <w:rFonts w:ascii="Times New Roman" w:hAnsi="Times New Roman" w:cs="Times New Roman"/>
          <w:i/>
          <w:noProof/>
          <w:sz w:val="24"/>
          <w:szCs w:val="24"/>
        </w:rPr>
        <w:t xml:space="preserve">formPelakuTari </w:t>
      </w:r>
      <w:r>
        <w:rPr>
          <w:rFonts w:ascii="Times New Roman" w:hAnsi="Times New Roman" w:cs="Times New Roman"/>
          <w:noProof/>
          <w:sz w:val="24"/>
          <w:szCs w:val="24"/>
        </w:rPr>
        <w:t xml:space="preserve">dan </w:t>
      </w:r>
      <w:r>
        <w:rPr>
          <w:rFonts w:ascii="Times New Roman" w:hAnsi="Times New Roman" w:cs="Times New Roman"/>
          <w:i/>
          <w:noProof/>
          <w:sz w:val="24"/>
          <w:szCs w:val="24"/>
        </w:rPr>
        <w:t>liPelakuTari</w:t>
      </w:r>
      <w:r>
        <w:rPr>
          <w:rFonts w:ascii="Times New Roman" w:hAnsi="Times New Roman" w:cs="Times New Roman"/>
          <w:noProof/>
          <w:sz w:val="24"/>
          <w:szCs w:val="24"/>
        </w:rPr>
        <w:t xml:space="preserve">. Hal ini penting pada tahap konkatenasi untuk menghindari adanya spasi pada atribut ‘href’ pada tag &lt;a&gt; yang merupakan alamat </w:t>
      </w:r>
      <w:r>
        <w:rPr>
          <w:rFonts w:ascii="Times New Roman" w:hAnsi="Times New Roman" w:cs="Times New Roman"/>
          <w:i/>
          <w:noProof/>
          <w:sz w:val="24"/>
          <w:szCs w:val="24"/>
        </w:rPr>
        <w:t xml:space="preserve">hyperlink </w:t>
      </w:r>
      <w:r>
        <w:rPr>
          <w:rFonts w:ascii="Times New Roman" w:hAnsi="Times New Roman" w:cs="Times New Roman"/>
          <w:noProof/>
          <w:sz w:val="24"/>
          <w:szCs w:val="24"/>
        </w:rPr>
        <w:t xml:space="preserve"> Kedua, melakukan proses kueri menuju </w:t>
      </w:r>
      <w:r w:rsidRPr="008C498C">
        <w:rPr>
          <w:rFonts w:ascii="Times New Roman" w:hAnsi="Times New Roman" w:cs="Times New Roman"/>
          <w:i/>
          <w:noProof/>
          <w:sz w:val="24"/>
          <w:szCs w:val="24"/>
        </w:rPr>
        <w:t>server</w:t>
      </w:r>
      <w:r>
        <w:rPr>
          <w:rFonts w:ascii="Times New Roman" w:hAnsi="Times New Roman" w:cs="Times New Roman"/>
          <w:noProof/>
          <w:sz w:val="24"/>
          <w:szCs w:val="24"/>
        </w:rPr>
        <w:t xml:space="preserve"> SPARQL, dalam hal ini melakukan </w:t>
      </w:r>
      <w:r>
        <w:rPr>
          <w:rFonts w:ascii="Times New Roman" w:hAnsi="Times New Roman" w:cs="Times New Roman"/>
          <w:i/>
          <w:noProof/>
          <w:sz w:val="24"/>
          <w:szCs w:val="24"/>
        </w:rPr>
        <w:t xml:space="preserve">request </w:t>
      </w:r>
      <w:r>
        <w:rPr>
          <w:rFonts w:ascii="Times New Roman" w:hAnsi="Times New Roman" w:cs="Times New Roman"/>
          <w:noProof/>
          <w:sz w:val="24"/>
          <w:szCs w:val="24"/>
        </w:rPr>
        <w:t xml:space="preserve">menampilkan secara </w:t>
      </w:r>
      <w:r>
        <w:rPr>
          <w:rFonts w:ascii="Times New Roman" w:hAnsi="Times New Roman" w:cs="Times New Roman"/>
          <w:i/>
          <w:noProof/>
          <w:sz w:val="24"/>
          <w:szCs w:val="24"/>
        </w:rPr>
        <w:t>distinct</w:t>
      </w:r>
      <w:r>
        <w:rPr>
          <w:rFonts w:ascii="Times New Roman" w:hAnsi="Times New Roman" w:cs="Times New Roman"/>
          <w:noProof/>
          <w:sz w:val="24"/>
          <w:szCs w:val="24"/>
        </w:rPr>
        <w:t xml:space="preserve"> semua </w:t>
      </w:r>
      <w:r>
        <w:rPr>
          <w:rFonts w:ascii="Times New Roman" w:hAnsi="Times New Roman" w:cs="Times New Roman"/>
          <w:noProof/>
          <w:sz w:val="24"/>
          <w:szCs w:val="24"/>
        </w:rPr>
        <w:lastRenderedPageBreak/>
        <w:t xml:space="preserve">individu yang termasuk dalam </w:t>
      </w:r>
      <w:r>
        <w:rPr>
          <w:rFonts w:ascii="Times New Roman" w:hAnsi="Times New Roman" w:cs="Times New Roman"/>
          <w:i/>
          <w:noProof/>
          <w:sz w:val="24"/>
          <w:szCs w:val="24"/>
        </w:rPr>
        <w:t xml:space="preserve">class </w:t>
      </w:r>
      <w:r>
        <w:rPr>
          <w:rFonts w:ascii="Times New Roman" w:hAnsi="Times New Roman" w:cs="Times New Roman"/>
          <w:noProof/>
          <w:sz w:val="24"/>
          <w:szCs w:val="24"/>
        </w:rPr>
        <w:t xml:space="preserve">PelakuTari. Hasil kueri akan ditampung dalam bentuk </w:t>
      </w:r>
      <w:r>
        <w:rPr>
          <w:rFonts w:ascii="Times New Roman" w:hAnsi="Times New Roman" w:cs="Times New Roman"/>
          <w:i/>
          <w:noProof/>
          <w:sz w:val="24"/>
          <w:szCs w:val="24"/>
        </w:rPr>
        <w:t xml:space="preserve">array </w:t>
      </w:r>
      <w:r>
        <w:rPr>
          <w:rFonts w:ascii="Times New Roman" w:hAnsi="Times New Roman" w:cs="Times New Roman"/>
          <w:noProof/>
          <w:sz w:val="24"/>
          <w:szCs w:val="24"/>
        </w:rPr>
        <w:t xml:space="preserve">pada variabel </w:t>
      </w:r>
      <w:r>
        <w:rPr>
          <w:rFonts w:ascii="Times New Roman" w:hAnsi="Times New Roman" w:cs="Times New Roman"/>
          <w:i/>
          <w:noProof/>
          <w:sz w:val="24"/>
          <w:szCs w:val="24"/>
        </w:rPr>
        <w:t xml:space="preserve">resultPelakuTari. </w:t>
      </w:r>
      <w:r>
        <w:rPr>
          <w:rFonts w:ascii="Times New Roman" w:hAnsi="Times New Roman" w:cs="Times New Roman"/>
          <w:noProof/>
          <w:sz w:val="24"/>
          <w:szCs w:val="24"/>
        </w:rPr>
        <w:t xml:space="preserve">Ketiga, melakukan proses perulangan untuk setiap anggota </w:t>
      </w:r>
      <w:r>
        <w:rPr>
          <w:rFonts w:ascii="Times New Roman" w:hAnsi="Times New Roman" w:cs="Times New Roman"/>
          <w:i/>
          <w:noProof/>
          <w:sz w:val="24"/>
          <w:szCs w:val="24"/>
        </w:rPr>
        <w:t xml:space="preserve">array </w:t>
      </w:r>
      <w:r>
        <w:rPr>
          <w:rFonts w:ascii="Times New Roman" w:hAnsi="Times New Roman" w:cs="Times New Roman"/>
          <w:noProof/>
          <w:sz w:val="24"/>
          <w:szCs w:val="24"/>
        </w:rPr>
        <w:t xml:space="preserve">pada variabel </w:t>
      </w:r>
      <w:r>
        <w:rPr>
          <w:rFonts w:ascii="Times New Roman" w:hAnsi="Times New Roman" w:cs="Times New Roman"/>
          <w:i/>
          <w:noProof/>
          <w:sz w:val="24"/>
          <w:szCs w:val="24"/>
        </w:rPr>
        <w:t>resultPelakuTari</w:t>
      </w:r>
      <w:r>
        <w:rPr>
          <w:rFonts w:ascii="Times New Roman" w:hAnsi="Times New Roman" w:cs="Times New Roman"/>
          <w:noProof/>
          <w:sz w:val="24"/>
          <w:szCs w:val="24"/>
        </w:rPr>
        <w:t xml:space="preserve"> untuk kemudian dilakukan pengambilan nama individu dengan mengambil </w:t>
      </w:r>
      <w:r w:rsidRPr="00627E44">
        <w:rPr>
          <w:rFonts w:ascii="Times New Roman" w:hAnsi="Times New Roman" w:cs="Times New Roman"/>
          <w:i/>
          <w:noProof/>
          <w:sz w:val="24"/>
          <w:szCs w:val="24"/>
        </w:rPr>
        <w:t>string</w:t>
      </w:r>
      <w:r>
        <w:rPr>
          <w:rFonts w:ascii="Times New Roman" w:hAnsi="Times New Roman" w:cs="Times New Roman"/>
          <w:noProof/>
          <w:sz w:val="24"/>
          <w:szCs w:val="24"/>
        </w:rPr>
        <w:t xml:space="preserve"> setelah tanda ‘#’ (</w:t>
      </w:r>
      <w:r>
        <w:rPr>
          <w:rFonts w:ascii="Times New Roman" w:hAnsi="Times New Roman" w:cs="Times New Roman"/>
          <w:i/>
          <w:noProof/>
          <w:sz w:val="24"/>
          <w:szCs w:val="24"/>
        </w:rPr>
        <w:t>hash</w:t>
      </w:r>
      <w:r>
        <w:rPr>
          <w:rFonts w:ascii="Times New Roman" w:hAnsi="Times New Roman" w:cs="Times New Roman"/>
          <w:noProof/>
          <w:sz w:val="24"/>
          <w:szCs w:val="24"/>
        </w:rPr>
        <w:t>), menyisipkan spasi sebelum huruf kapital, dan mengganti tanda ‘_’ (</w:t>
      </w:r>
      <w:r>
        <w:rPr>
          <w:rFonts w:ascii="Times New Roman" w:hAnsi="Times New Roman" w:cs="Times New Roman"/>
          <w:i/>
          <w:noProof/>
          <w:sz w:val="24"/>
          <w:szCs w:val="24"/>
        </w:rPr>
        <w:t>underscore</w:t>
      </w:r>
      <w:r>
        <w:rPr>
          <w:rFonts w:ascii="Times New Roman" w:hAnsi="Times New Roman" w:cs="Times New Roman"/>
          <w:noProof/>
          <w:sz w:val="24"/>
          <w:szCs w:val="24"/>
        </w:rPr>
        <w:t xml:space="preserve">) dengan spasi, yang seluruhnya ditampung dalam variabel </w:t>
      </w:r>
      <w:r>
        <w:rPr>
          <w:rFonts w:ascii="Times New Roman" w:hAnsi="Times New Roman" w:cs="Times New Roman"/>
          <w:i/>
          <w:noProof/>
          <w:sz w:val="24"/>
          <w:szCs w:val="24"/>
        </w:rPr>
        <w:t>string</w:t>
      </w:r>
      <w:r>
        <w:rPr>
          <w:rFonts w:ascii="Times New Roman" w:hAnsi="Times New Roman" w:cs="Times New Roman"/>
          <w:noProof/>
          <w:sz w:val="24"/>
          <w:szCs w:val="24"/>
        </w:rPr>
        <w:t xml:space="preserve">. Hal ini penting untuk keperluan pada saat menampilkan teks pada halaman web, sehingga mudah terbaca oleh pengguna. Terakhir, melakukan proses konkatenasi dari variabel </w:t>
      </w:r>
      <w:r>
        <w:rPr>
          <w:rFonts w:ascii="Times New Roman" w:hAnsi="Times New Roman" w:cs="Times New Roman"/>
          <w:i/>
          <w:noProof/>
          <w:sz w:val="24"/>
          <w:szCs w:val="24"/>
        </w:rPr>
        <w:t>string</w:t>
      </w:r>
      <w:r>
        <w:rPr>
          <w:rFonts w:ascii="Times New Roman" w:hAnsi="Times New Roman" w:cs="Times New Roman"/>
          <w:noProof/>
          <w:sz w:val="24"/>
          <w:szCs w:val="24"/>
        </w:rPr>
        <w:t xml:space="preserve"> terhadap </w:t>
      </w:r>
      <w:r w:rsidRPr="00627E44">
        <w:rPr>
          <w:rFonts w:ascii="Times New Roman" w:hAnsi="Times New Roman" w:cs="Times New Roman"/>
          <w:i/>
          <w:noProof/>
          <w:sz w:val="24"/>
          <w:szCs w:val="24"/>
        </w:rPr>
        <w:t>string</w:t>
      </w:r>
      <w:r>
        <w:rPr>
          <w:rFonts w:ascii="Times New Roman" w:hAnsi="Times New Roman" w:cs="Times New Roman"/>
          <w:i/>
          <w:noProof/>
          <w:sz w:val="24"/>
          <w:szCs w:val="24"/>
        </w:rPr>
        <w:t xml:space="preserve"> </w:t>
      </w:r>
      <w:r>
        <w:rPr>
          <w:rFonts w:ascii="Times New Roman" w:hAnsi="Times New Roman" w:cs="Times New Roman"/>
          <w:noProof/>
          <w:sz w:val="24"/>
          <w:szCs w:val="24"/>
        </w:rPr>
        <w:t xml:space="preserve">pada variabel </w:t>
      </w:r>
      <w:r>
        <w:rPr>
          <w:rFonts w:ascii="Times New Roman" w:hAnsi="Times New Roman" w:cs="Times New Roman"/>
          <w:i/>
          <w:noProof/>
          <w:sz w:val="24"/>
          <w:szCs w:val="24"/>
        </w:rPr>
        <w:t xml:space="preserve">formPelakuTari </w:t>
      </w:r>
      <w:r>
        <w:rPr>
          <w:rFonts w:ascii="Times New Roman" w:hAnsi="Times New Roman" w:cs="Times New Roman"/>
          <w:noProof/>
          <w:sz w:val="24"/>
          <w:szCs w:val="24"/>
        </w:rPr>
        <w:t xml:space="preserve">dan </w:t>
      </w:r>
      <w:r>
        <w:rPr>
          <w:rFonts w:ascii="Times New Roman" w:hAnsi="Times New Roman" w:cs="Times New Roman"/>
          <w:i/>
          <w:noProof/>
          <w:sz w:val="24"/>
          <w:szCs w:val="24"/>
        </w:rPr>
        <w:t xml:space="preserve">liPelakuTari </w:t>
      </w:r>
      <w:r>
        <w:rPr>
          <w:rFonts w:ascii="Times New Roman" w:hAnsi="Times New Roman" w:cs="Times New Roman"/>
          <w:noProof/>
          <w:sz w:val="24"/>
          <w:szCs w:val="24"/>
        </w:rPr>
        <w:t xml:space="preserve">untuk menyisipkan </w:t>
      </w:r>
      <w:r>
        <w:rPr>
          <w:rFonts w:ascii="Times New Roman" w:hAnsi="Times New Roman" w:cs="Times New Roman"/>
          <w:i/>
          <w:noProof/>
          <w:sz w:val="24"/>
          <w:szCs w:val="24"/>
        </w:rPr>
        <w:t xml:space="preserve">value </w:t>
      </w:r>
      <w:r>
        <w:rPr>
          <w:rFonts w:ascii="Times New Roman" w:hAnsi="Times New Roman" w:cs="Times New Roman"/>
          <w:noProof/>
          <w:sz w:val="24"/>
          <w:szCs w:val="24"/>
        </w:rPr>
        <w:t xml:space="preserve">dari alamat </w:t>
      </w:r>
      <w:r>
        <w:rPr>
          <w:rFonts w:ascii="Times New Roman" w:hAnsi="Times New Roman" w:cs="Times New Roman"/>
          <w:i/>
          <w:noProof/>
          <w:sz w:val="24"/>
          <w:szCs w:val="24"/>
        </w:rPr>
        <w:t>hyperlink</w:t>
      </w:r>
      <w:r>
        <w:rPr>
          <w:rFonts w:ascii="Times New Roman" w:hAnsi="Times New Roman" w:cs="Times New Roman"/>
          <w:noProof/>
          <w:sz w:val="24"/>
          <w:szCs w:val="24"/>
        </w:rPr>
        <w:t xml:space="preserve"> pada atribut ‘href’ pada tag &lt;a&gt;, sehingga alamat </w:t>
      </w:r>
      <w:r w:rsidRPr="00627E44">
        <w:rPr>
          <w:rFonts w:ascii="Times New Roman" w:hAnsi="Times New Roman" w:cs="Times New Roman"/>
          <w:i/>
          <w:noProof/>
          <w:sz w:val="24"/>
          <w:szCs w:val="24"/>
        </w:rPr>
        <w:t>hyperlink</w:t>
      </w:r>
      <w:r>
        <w:rPr>
          <w:rFonts w:ascii="Times New Roman" w:hAnsi="Times New Roman" w:cs="Times New Roman"/>
          <w:noProof/>
          <w:sz w:val="24"/>
          <w:szCs w:val="24"/>
        </w:rPr>
        <w:t xml:space="preserve"> menjadi lengkap dan nantinya dapat mengarahkan pengguna ke halaman Browsing List dengan konten yang sesuai dengan </w:t>
      </w:r>
      <w:r w:rsidRPr="00627E44">
        <w:rPr>
          <w:rFonts w:ascii="Times New Roman" w:hAnsi="Times New Roman" w:cs="Times New Roman"/>
          <w:i/>
          <w:noProof/>
          <w:sz w:val="24"/>
          <w:szCs w:val="24"/>
        </w:rPr>
        <w:t>value</w:t>
      </w:r>
      <w:r>
        <w:rPr>
          <w:rFonts w:ascii="Times New Roman" w:hAnsi="Times New Roman" w:cs="Times New Roman"/>
          <w:noProof/>
          <w:sz w:val="24"/>
          <w:szCs w:val="24"/>
        </w:rPr>
        <w:t xml:space="preserve"> pada </w:t>
      </w:r>
      <w:r>
        <w:rPr>
          <w:rFonts w:ascii="Times New Roman" w:hAnsi="Times New Roman" w:cs="Times New Roman"/>
          <w:i/>
          <w:noProof/>
          <w:sz w:val="24"/>
          <w:szCs w:val="24"/>
        </w:rPr>
        <w:t>hyperlink</w:t>
      </w:r>
      <w:r>
        <w:rPr>
          <w:rFonts w:ascii="Times New Roman" w:hAnsi="Times New Roman" w:cs="Times New Roman"/>
          <w:noProof/>
          <w:sz w:val="24"/>
          <w:szCs w:val="24"/>
        </w:rPr>
        <w:t>.</w:t>
      </w:r>
      <w:bookmarkEnd w:id="191"/>
    </w:p>
    <w:p w14:paraId="6F07535D" w14:textId="77777777" w:rsidR="00692E58" w:rsidRPr="00514E03" w:rsidRDefault="00692E58" w:rsidP="00DE31A8">
      <w:pPr>
        <w:spacing w:after="0" w:line="360" w:lineRule="auto"/>
        <w:jc w:val="both"/>
        <w:outlineLvl w:val="1"/>
        <w:rPr>
          <w:rFonts w:ascii="Times New Roman" w:hAnsi="Times New Roman" w:cs="Times New Roman"/>
          <w:noProof/>
          <w:sz w:val="24"/>
          <w:szCs w:val="24"/>
        </w:rPr>
      </w:pPr>
    </w:p>
    <w:p w14:paraId="277FC156" w14:textId="76276A4D" w:rsidR="00E22347" w:rsidRPr="00514E03" w:rsidRDefault="00C2666F" w:rsidP="0009140B">
      <w:pPr>
        <w:pStyle w:val="ListParagraph"/>
        <w:spacing w:after="0" w:line="360" w:lineRule="auto"/>
        <w:ind w:left="0"/>
        <w:jc w:val="both"/>
        <w:outlineLvl w:val="1"/>
        <w:rPr>
          <w:rFonts w:ascii="Times New Roman" w:hAnsi="Times New Roman" w:cs="Times New Roman"/>
          <w:b/>
          <w:noProof/>
          <w:sz w:val="24"/>
          <w:szCs w:val="24"/>
        </w:rPr>
      </w:pPr>
      <w:bookmarkStart w:id="192" w:name="_Toc40930903"/>
      <w:r w:rsidRPr="00514E03">
        <w:rPr>
          <w:rFonts w:ascii="Times New Roman" w:hAnsi="Times New Roman" w:cs="Times New Roman"/>
          <w:b/>
          <w:noProof/>
          <w:sz w:val="24"/>
          <w:szCs w:val="24"/>
        </w:rPr>
        <w:drawing>
          <wp:inline distT="0" distB="0" distL="0" distR="0" wp14:anchorId="42F0AE57" wp14:editId="2A0EA324">
            <wp:extent cx="5039995" cy="2280920"/>
            <wp:effectExtent l="0" t="0" r="825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280920"/>
                    </a:xfrm>
                    <a:prstGeom prst="rect">
                      <a:avLst/>
                    </a:prstGeom>
                  </pic:spPr>
                </pic:pic>
              </a:graphicData>
            </a:graphic>
          </wp:inline>
        </w:drawing>
      </w:r>
      <w:bookmarkEnd w:id="192"/>
    </w:p>
    <w:p w14:paraId="15F36350" w14:textId="39E15DBA" w:rsidR="00C2666F" w:rsidRPr="00514E03" w:rsidRDefault="00E067B5" w:rsidP="00771DE3">
      <w:pPr>
        <w:pStyle w:val="ListParagraph"/>
        <w:spacing w:after="0" w:line="360" w:lineRule="auto"/>
        <w:jc w:val="center"/>
        <w:outlineLvl w:val="1"/>
        <w:rPr>
          <w:rFonts w:ascii="Times New Roman" w:hAnsi="Times New Roman" w:cs="Times New Roman"/>
          <w:b/>
          <w:i/>
          <w:noProof/>
          <w:sz w:val="24"/>
          <w:szCs w:val="24"/>
        </w:rPr>
      </w:pPr>
      <w:bookmarkStart w:id="193" w:name="_Toc40930904"/>
      <w:r>
        <w:rPr>
          <w:rFonts w:ascii="Times New Roman" w:hAnsi="Times New Roman" w:cs="Times New Roman"/>
          <w:b/>
          <w:noProof/>
          <w:sz w:val="24"/>
          <w:szCs w:val="24"/>
        </w:rPr>
        <w:t>Gambar 4.9</w:t>
      </w:r>
      <w:r w:rsidR="00C2666F" w:rsidRPr="00514E03">
        <w:rPr>
          <w:rFonts w:ascii="Times New Roman" w:hAnsi="Times New Roman" w:cs="Times New Roman"/>
          <w:b/>
          <w:noProof/>
          <w:sz w:val="24"/>
          <w:szCs w:val="24"/>
        </w:rPr>
        <w:t xml:space="preserve"> Tampilan Halaman </w:t>
      </w:r>
      <w:r w:rsidR="00C2666F" w:rsidRPr="00514E03">
        <w:rPr>
          <w:rFonts w:ascii="Times New Roman" w:hAnsi="Times New Roman" w:cs="Times New Roman"/>
          <w:b/>
          <w:i/>
          <w:noProof/>
          <w:sz w:val="24"/>
          <w:szCs w:val="24"/>
        </w:rPr>
        <w:t>Browsing</w:t>
      </w:r>
      <w:bookmarkEnd w:id="193"/>
    </w:p>
    <w:p w14:paraId="105BBBAB" w14:textId="2CC106A5" w:rsidR="00554B06" w:rsidRPr="00AD6E39" w:rsidRDefault="00F73A08" w:rsidP="00AD6E39">
      <w:pPr>
        <w:spacing w:after="0" w:line="360" w:lineRule="auto"/>
        <w:ind w:firstLine="720"/>
        <w:jc w:val="both"/>
        <w:outlineLvl w:val="1"/>
        <w:rPr>
          <w:rFonts w:ascii="Times New Roman" w:hAnsi="Times New Roman" w:cs="Times New Roman"/>
          <w:noProof/>
          <w:sz w:val="24"/>
          <w:szCs w:val="24"/>
        </w:rPr>
      </w:pPr>
      <w:bookmarkStart w:id="194" w:name="_Toc40930905"/>
      <w:r w:rsidRPr="00AD6E39">
        <w:rPr>
          <w:rFonts w:ascii="Times New Roman" w:hAnsi="Times New Roman" w:cs="Times New Roman"/>
          <w:noProof/>
          <w:sz w:val="24"/>
          <w:szCs w:val="24"/>
        </w:rPr>
        <w:t xml:space="preserve">Ada 2 cara melakukan </w:t>
      </w:r>
      <w:r w:rsidRPr="00AD6E39">
        <w:rPr>
          <w:rFonts w:ascii="Times New Roman" w:hAnsi="Times New Roman" w:cs="Times New Roman"/>
          <w:i/>
          <w:noProof/>
          <w:sz w:val="24"/>
          <w:szCs w:val="24"/>
        </w:rPr>
        <w:t xml:space="preserve">browsing </w:t>
      </w:r>
      <w:r w:rsidRPr="00AD6E39">
        <w:rPr>
          <w:rFonts w:ascii="Times New Roman" w:hAnsi="Times New Roman" w:cs="Times New Roman"/>
          <w:noProof/>
          <w:sz w:val="24"/>
          <w:szCs w:val="24"/>
        </w:rPr>
        <w:t xml:space="preserve"> yang pertama dengan masuk ke halaman </w:t>
      </w:r>
      <w:r w:rsidRPr="00AD6E39">
        <w:rPr>
          <w:rFonts w:ascii="Times New Roman" w:hAnsi="Times New Roman" w:cs="Times New Roman"/>
          <w:i/>
          <w:noProof/>
          <w:sz w:val="24"/>
          <w:szCs w:val="24"/>
        </w:rPr>
        <w:t>browsing</w:t>
      </w:r>
      <w:r w:rsidR="00E067B5">
        <w:rPr>
          <w:rFonts w:ascii="Times New Roman" w:hAnsi="Times New Roman" w:cs="Times New Roman"/>
          <w:noProof/>
          <w:sz w:val="24"/>
          <w:szCs w:val="24"/>
        </w:rPr>
        <w:t xml:space="preserve"> seperti pada Gambar 4.9</w:t>
      </w:r>
      <w:r w:rsidRPr="00AD6E39">
        <w:rPr>
          <w:rFonts w:ascii="Times New Roman" w:hAnsi="Times New Roman" w:cs="Times New Roman"/>
          <w:noProof/>
          <w:sz w:val="24"/>
          <w:szCs w:val="24"/>
        </w:rPr>
        <w:t xml:space="preserve"> dan yang kedua melalui menu kelas yang ada pada side bar disamping kiri yang ada disetiap halaman dan dapat diakses kapanpun. </w:t>
      </w:r>
      <w:r w:rsidR="00AD6E39">
        <w:rPr>
          <w:rFonts w:ascii="Times New Roman" w:hAnsi="Times New Roman" w:cs="Times New Roman"/>
          <w:noProof/>
          <w:sz w:val="24"/>
          <w:szCs w:val="24"/>
        </w:rPr>
        <w:t xml:space="preserve"> </w:t>
      </w:r>
      <w:r w:rsidR="00554B06" w:rsidRPr="00AD6E39">
        <w:rPr>
          <w:rFonts w:ascii="Times New Roman" w:hAnsi="Times New Roman" w:cs="Times New Roman"/>
          <w:noProof/>
          <w:sz w:val="24"/>
          <w:szCs w:val="24"/>
        </w:rPr>
        <w:t xml:space="preserve">Proses melalui halaman browsing dan side bar akan </w:t>
      </w:r>
      <w:r w:rsidR="00CD52FC" w:rsidRPr="00AD6E39">
        <w:rPr>
          <w:rFonts w:ascii="Times New Roman" w:hAnsi="Times New Roman" w:cs="Times New Roman"/>
          <w:noProof/>
          <w:sz w:val="24"/>
          <w:szCs w:val="24"/>
        </w:rPr>
        <w:t>berbeda dimana jik</w:t>
      </w:r>
      <w:r w:rsidR="00BB0022" w:rsidRPr="00AD6E39">
        <w:rPr>
          <w:rFonts w:ascii="Times New Roman" w:hAnsi="Times New Roman" w:cs="Times New Roman"/>
          <w:noProof/>
          <w:sz w:val="24"/>
          <w:szCs w:val="24"/>
        </w:rPr>
        <w:t>a melewati halaman browsing</w:t>
      </w:r>
      <w:r w:rsidR="00CD52FC" w:rsidRPr="00AD6E39">
        <w:rPr>
          <w:rFonts w:ascii="Times New Roman" w:hAnsi="Times New Roman" w:cs="Times New Roman"/>
          <w:noProof/>
          <w:sz w:val="24"/>
          <w:szCs w:val="24"/>
        </w:rPr>
        <w:t xml:space="preserve"> ketika </w:t>
      </w:r>
      <w:r w:rsidR="00BB0022" w:rsidRPr="00AD6E39">
        <w:rPr>
          <w:rFonts w:ascii="Times New Roman" w:hAnsi="Times New Roman" w:cs="Times New Roman"/>
          <w:i/>
          <w:noProof/>
          <w:sz w:val="24"/>
          <w:szCs w:val="24"/>
        </w:rPr>
        <w:t>user</w:t>
      </w:r>
      <w:r w:rsidR="00BB0022" w:rsidRPr="00AD6E39">
        <w:rPr>
          <w:rFonts w:ascii="Times New Roman" w:hAnsi="Times New Roman" w:cs="Times New Roman"/>
          <w:noProof/>
          <w:sz w:val="24"/>
          <w:szCs w:val="24"/>
        </w:rPr>
        <w:t xml:space="preserve"> </w:t>
      </w:r>
      <w:r w:rsidR="00CD52FC" w:rsidRPr="00AD6E39">
        <w:rPr>
          <w:rFonts w:ascii="Times New Roman" w:hAnsi="Times New Roman" w:cs="Times New Roman"/>
          <w:noProof/>
          <w:sz w:val="24"/>
          <w:szCs w:val="24"/>
        </w:rPr>
        <w:t xml:space="preserve">mengklik salah satu atribut class contohnya pada class Pelaku Tari dan memilih atribut Pria maka user akan di arahkan pada halaman browsing list yang menunjukan daftar instance berupa daftar nama tarian </w:t>
      </w:r>
      <w:r w:rsidR="00CD52FC" w:rsidRPr="00AD6E39">
        <w:rPr>
          <w:rFonts w:ascii="Times New Roman" w:hAnsi="Times New Roman" w:cs="Times New Roman"/>
          <w:noProof/>
          <w:sz w:val="24"/>
          <w:szCs w:val="24"/>
        </w:rPr>
        <w:lastRenderedPageBreak/>
        <w:t>yang di tarikan ol</w:t>
      </w:r>
      <w:r w:rsidR="00E067B5">
        <w:rPr>
          <w:rFonts w:ascii="Times New Roman" w:hAnsi="Times New Roman" w:cs="Times New Roman"/>
          <w:noProof/>
          <w:sz w:val="24"/>
          <w:szCs w:val="24"/>
        </w:rPr>
        <w:t>eh pria, seperti pada Gambar 4.10</w:t>
      </w:r>
      <w:r w:rsidR="00CD52FC" w:rsidRPr="00AD6E39">
        <w:rPr>
          <w:rFonts w:ascii="Times New Roman" w:hAnsi="Times New Roman" w:cs="Times New Roman"/>
          <w:noProof/>
          <w:sz w:val="24"/>
          <w:szCs w:val="24"/>
        </w:rPr>
        <w:t xml:space="preserve"> hal ini dikarenakan user melakukan atau memulai browsing dengan memilih individual dari class atau atribut dari class tersebut sedangkan jika melalui halaman side bar user harus memilih berdasarkan class maka selanjutnya akan di arahkan pada halaman browsing list yang menunjukan daftar instance </w:t>
      </w:r>
      <w:r w:rsidR="00BB0022" w:rsidRPr="00AD6E39">
        <w:rPr>
          <w:rFonts w:ascii="Times New Roman" w:hAnsi="Times New Roman" w:cs="Times New Roman"/>
          <w:noProof/>
          <w:sz w:val="24"/>
          <w:szCs w:val="24"/>
        </w:rPr>
        <w:t xml:space="preserve">dari class tersebut dalam hal kasus ini </w:t>
      </w:r>
      <w:r w:rsidR="00CD52FC" w:rsidRPr="00AD6E39">
        <w:rPr>
          <w:rFonts w:ascii="Times New Roman" w:hAnsi="Times New Roman" w:cs="Times New Roman"/>
          <w:noProof/>
          <w:sz w:val="24"/>
          <w:szCs w:val="24"/>
        </w:rPr>
        <w:t>berupa daftar pelaku tari seperti pada Gambar 4.1</w:t>
      </w:r>
      <w:r w:rsidR="00E067B5">
        <w:rPr>
          <w:rFonts w:ascii="Times New Roman" w:hAnsi="Times New Roman" w:cs="Times New Roman"/>
          <w:noProof/>
          <w:sz w:val="24"/>
          <w:szCs w:val="24"/>
        </w:rPr>
        <w:t>1</w:t>
      </w:r>
      <w:r w:rsidR="00CD52FC" w:rsidRPr="00AD6E39">
        <w:rPr>
          <w:rFonts w:ascii="Times New Roman" w:hAnsi="Times New Roman" w:cs="Times New Roman"/>
          <w:noProof/>
          <w:sz w:val="24"/>
          <w:szCs w:val="24"/>
        </w:rPr>
        <w:t>.</w:t>
      </w:r>
      <w:bookmarkEnd w:id="194"/>
    </w:p>
    <w:tbl>
      <w:tblPr>
        <w:tblStyle w:val="TableGrid"/>
        <w:tblW w:w="0" w:type="auto"/>
        <w:tblInd w:w="-11" w:type="dxa"/>
        <w:tblLook w:val="04A0" w:firstRow="1" w:lastRow="0" w:firstColumn="1" w:lastColumn="0" w:noHBand="0" w:noVBand="1"/>
      </w:tblPr>
      <w:tblGrid>
        <w:gridCol w:w="7927"/>
      </w:tblGrid>
      <w:tr w:rsidR="004B144A" w:rsidRPr="00514E03" w14:paraId="5667DB67" w14:textId="77777777" w:rsidTr="001815B5">
        <w:tc>
          <w:tcPr>
            <w:tcW w:w="7927" w:type="dxa"/>
          </w:tcPr>
          <w:p w14:paraId="4C32DD7D" w14:textId="77777777" w:rsidR="004B144A" w:rsidRPr="00514E03" w:rsidRDefault="004B144A" w:rsidP="001815B5">
            <w:pPr>
              <w:spacing w:line="360" w:lineRule="auto"/>
              <w:ind w:left="-11"/>
              <w:jc w:val="center"/>
              <w:outlineLvl w:val="1"/>
              <w:rPr>
                <w:rFonts w:ascii="Times New Roman" w:hAnsi="Times New Roman" w:cs="Times New Roman"/>
                <w:b/>
                <w:noProof/>
                <w:sz w:val="24"/>
                <w:szCs w:val="24"/>
              </w:rPr>
            </w:pPr>
            <w:bookmarkStart w:id="195" w:name="_Toc40930906"/>
            <w:r w:rsidRPr="00397862">
              <w:rPr>
                <w:rFonts w:ascii="Times New Roman" w:hAnsi="Times New Roman" w:cs="Times New Roman"/>
                <w:b/>
                <w:i/>
                <w:noProof/>
                <w:sz w:val="24"/>
                <w:szCs w:val="24"/>
              </w:rPr>
              <w:t>Source Code</w:t>
            </w:r>
            <w:r w:rsidRPr="00514E03">
              <w:rPr>
                <w:rFonts w:ascii="Times New Roman" w:hAnsi="Times New Roman" w:cs="Times New Roman"/>
                <w:b/>
                <w:noProof/>
                <w:sz w:val="24"/>
                <w:szCs w:val="24"/>
              </w:rPr>
              <w:t xml:space="preserve"> Proses </w:t>
            </w:r>
            <w:r w:rsidRPr="00397862">
              <w:rPr>
                <w:rFonts w:ascii="Times New Roman" w:hAnsi="Times New Roman" w:cs="Times New Roman"/>
                <w:b/>
                <w:i/>
                <w:noProof/>
                <w:sz w:val="24"/>
                <w:szCs w:val="24"/>
              </w:rPr>
              <w:t>Browsing List</w:t>
            </w:r>
            <w:bookmarkEnd w:id="195"/>
          </w:p>
        </w:tc>
      </w:tr>
      <w:tr w:rsidR="004B144A" w:rsidRPr="00514E03" w14:paraId="6D0D0D2B" w14:textId="77777777" w:rsidTr="001815B5">
        <w:tc>
          <w:tcPr>
            <w:tcW w:w="7927" w:type="dxa"/>
          </w:tcPr>
          <w:p w14:paraId="6958D3D6"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$instances = "";</w:t>
            </w:r>
          </w:p>
          <w:p w14:paraId="0FC39548"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w:t>
            </w:r>
            <w:proofErr w:type="gramStart"/>
            <w:r w:rsidRPr="006C39BD">
              <w:rPr>
                <w:rFonts w:ascii="Courier New" w:hAnsi="Courier New" w:cs="Courier New"/>
                <w:sz w:val="20"/>
                <w:szCs w:val="24"/>
              </w:rPr>
              <w:t>instances .</w:t>
            </w:r>
            <w:proofErr w:type="gramEnd"/>
            <w:r w:rsidRPr="006C39BD">
              <w:rPr>
                <w:rFonts w:ascii="Courier New" w:hAnsi="Courier New" w:cs="Courier New"/>
                <w:sz w:val="20"/>
                <w:szCs w:val="24"/>
              </w:rPr>
              <w:t xml:space="preserve">= preg_replace('/(?&lt;! )[A-Z]/', ' $0', $value); </w:t>
            </w:r>
          </w:p>
          <w:p w14:paraId="5D42AB25"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$instances = str_replace('_', ' ', $instances);</w:t>
            </w:r>
          </w:p>
          <w:p w14:paraId="61AC88ED"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$formLaras = "";</w:t>
            </w:r>
          </w:p>
          <w:p w14:paraId="330DC7D0"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$resultContoh = $sparql-&gt;</w:t>
            </w:r>
            <w:proofErr w:type="gramStart"/>
            <w:r w:rsidRPr="006C39BD">
              <w:rPr>
                <w:rFonts w:ascii="Courier New" w:hAnsi="Courier New" w:cs="Courier New"/>
                <w:sz w:val="20"/>
                <w:szCs w:val="24"/>
              </w:rPr>
              <w:t>query(</w:t>
            </w:r>
            <w:proofErr w:type="gramEnd"/>
            <w:r w:rsidRPr="006C39BD">
              <w:rPr>
                <w:rFonts w:ascii="Courier New" w:hAnsi="Courier New" w:cs="Courier New"/>
                <w:sz w:val="20"/>
                <w:szCs w:val="24"/>
              </w:rPr>
              <w:t xml:space="preserve">"select distinct ?property </w:t>
            </w:r>
            <w:r w:rsidRPr="006C39BD">
              <w:rPr>
                <w:rFonts w:ascii="Courier New" w:hAnsi="Courier New" w:cs="Courier New"/>
                <w:sz w:val="20"/>
                <w:szCs w:val="24"/>
              </w:rPr>
              <w:tab/>
              <w:t xml:space="preserve">?subject where { ?subject ?property tar:".$value." .FILTER </w:t>
            </w:r>
            <w:r w:rsidRPr="006C39BD">
              <w:rPr>
                <w:rFonts w:ascii="Courier New" w:hAnsi="Courier New" w:cs="Courier New"/>
                <w:sz w:val="20"/>
                <w:szCs w:val="24"/>
              </w:rPr>
              <w:tab/>
              <w:t>(?property != &lt;http://www.w3.org/2000/01/rdf-</w:t>
            </w:r>
            <w:r w:rsidRPr="006C39BD">
              <w:rPr>
                <w:rFonts w:ascii="Courier New" w:hAnsi="Courier New" w:cs="Courier New"/>
                <w:sz w:val="20"/>
                <w:szCs w:val="24"/>
              </w:rPr>
              <w:tab/>
              <w:t xml:space="preserve">schema#domain&gt;) . FILTER (?property != </w:t>
            </w:r>
            <w:r w:rsidRPr="006C39BD">
              <w:rPr>
                <w:rFonts w:ascii="Courier New" w:hAnsi="Courier New" w:cs="Courier New"/>
                <w:sz w:val="20"/>
                <w:szCs w:val="24"/>
              </w:rPr>
              <w:tab/>
              <w:t>&lt;http://www.w3.org/2000/01/rdf-schema#range&gt;)}");</w:t>
            </w:r>
          </w:p>
          <w:p w14:paraId="32B736A1"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$kumpulanResultContoh = array();</w:t>
            </w:r>
          </w:p>
          <w:p w14:paraId="39B77D94"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$i = 0;</w:t>
            </w:r>
          </w:p>
          <w:p w14:paraId="4F596E5B"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$k_property = array();</w:t>
            </w:r>
          </w:p>
          <w:p w14:paraId="34EB7FDC"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$k_value = array();</w:t>
            </w:r>
          </w:p>
          <w:p w14:paraId="4994FCDA"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$formHasil = "";</w:t>
            </w:r>
          </w:p>
          <w:p w14:paraId="73B5208B"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$objectProperty = "";</w:t>
            </w:r>
          </w:p>
          <w:p w14:paraId="06AE5D2D" w14:textId="77777777" w:rsidR="004B144A" w:rsidRPr="006C39BD" w:rsidRDefault="004B144A" w:rsidP="001815B5">
            <w:pPr>
              <w:jc w:val="both"/>
              <w:rPr>
                <w:rFonts w:ascii="Courier New" w:hAnsi="Courier New" w:cs="Courier New"/>
                <w:sz w:val="20"/>
                <w:szCs w:val="24"/>
              </w:rPr>
            </w:pPr>
          </w:p>
          <w:p w14:paraId="6A393161"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 xml:space="preserve">      foreach ($resultContoh as $row) { </w:t>
            </w:r>
          </w:p>
          <w:p w14:paraId="2F28529F"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 xml:space="preserve">        $array = explode("#",$row-&gt;subject);</w:t>
            </w:r>
          </w:p>
          <w:p w14:paraId="38F66552"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ab/>
              <w:t xml:space="preserve">  $string = $array[1];</w:t>
            </w:r>
          </w:p>
          <w:p w14:paraId="5F99C02C"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ab/>
              <w:t xml:space="preserve">  $array = explode("#",$row-&gt;property);</w:t>
            </w:r>
          </w:p>
          <w:p w14:paraId="286E3978"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ab/>
              <w:t xml:space="preserve">  $objectProperty = $array[1];</w:t>
            </w:r>
          </w:p>
          <w:p w14:paraId="279F7022"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ab/>
              <w:t xml:space="preserve">  $tempHasil = $string;</w:t>
            </w:r>
          </w:p>
          <w:p w14:paraId="2A9DA364"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ab/>
              <w:t xml:space="preserve">  $string = preg_</w:t>
            </w:r>
            <w:proofErr w:type="gramStart"/>
            <w:r w:rsidRPr="006C39BD">
              <w:rPr>
                <w:rFonts w:ascii="Courier New" w:hAnsi="Courier New" w:cs="Courier New"/>
                <w:sz w:val="20"/>
                <w:szCs w:val="24"/>
              </w:rPr>
              <w:t>replace(</w:t>
            </w:r>
            <w:proofErr w:type="gramEnd"/>
            <w:r w:rsidRPr="006C39BD">
              <w:rPr>
                <w:rFonts w:ascii="Courier New" w:hAnsi="Courier New" w:cs="Courier New"/>
                <w:sz w:val="20"/>
                <w:szCs w:val="24"/>
              </w:rPr>
              <w:t>'/(?&lt;! )[A-Z]/', ' $0', $string);</w:t>
            </w:r>
          </w:p>
          <w:p w14:paraId="7C920166"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ab/>
              <w:t xml:space="preserve">  $objectProperty = preg_</w:t>
            </w:r>
            <w:proofErr w:type="gramStart"/>
            <w:r w:rsidRPr="006C39BD">
              <w:rPr>
                <w:rFonts w:ascii="Courier New" w:hAnsi="Courier New" w:cs="Courier New"/>
                <w:sz w:val="20"/>
                <w:szCs w:val="24"/>
              </w:rPr>
              <w:t>replace(</w:t>
            </w:r>
            <w:proofErr w:type="gramEnd"/>
            <w:r w:rsidRPr="006C39BD">
              <w:rPr>
                <w:rFonts w:ascii="Courier New" w:hAnsi="Courier New" w:cs="Courier New"/>
                <w:sz w:val="20"/>
                <w:szCs w:val="24"/>
              </w:rPr>
              <w:t xml:space="preserve">'/(?&lt;! )[A-Z]/', ' $0', </w:t>
            </w:r>
            <w:r w:rsidRPr="006C39BD">
              <w:rPr>
                <w:rFonts w:ascii="Courier New" w:hAnsi="Courier New" w:cs="Courier New"/>
                <w:sz w:val="20"/>
                <w:szCs w:val="24"/>
              </w:rPr>
              <w:tab/>
              <w:t xml:space="preserve">  $objectProperty);</w:t>
            </w:r>
          </w:p>
          <w:p w14:paraId="084CB09A"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ab/>
              <w:t xml:space="preserve">  $string = str_replace('_', ' ', $string);</w:t>
            </w:r>
          </w:p>
          <w:p w14:paraId="011FB1E1"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ab/>
              <w:t xml:space="preserve">  $</w:t>
            </w:r>
            <w:proofErr w:type="gramStart"/>
            <w:r w:rsidRPr="006C39BD">
              <w:rPr>
                <w:rFonts w:ascii="Courier New" w:hAnsi="Courier New" w:cs="Courier New"/>
                <w:sz w:val="20"/>
                <w:szCs w:val="24"/>
              </w:rPr>
              <w:t>formHasil.=</w:t>
            </w:r>
            <w:proofErr w:type="gramEnd"/>
            <w:r w:rsidRPr="006C39BD">
              <w:rPr>
                <w:rFonts w:ascii="Courier New" w:hAnsi="Courier New" w:cs="Courier New"/>
                <w:sz w:val="20"/>
                <w:szCs w:val="24"/>
              </w:rPr>
              <w:t xml:space="preserve">"&lt;li&gt;&lt;a </w:t>
            </w:r>
            <w:r w:rsidRPr="006C39BD">
              <w:rPr>
                <w:rFonts w:ascii="Courier New" w:hAnsi="Courier New" w:cs="Courier New"/>
                <w:sz w:val="20"/>
                <w:szCs w:val="24"/>
              </w:rPr>
              <w:tab/>
              <w:t xml:space="preserve">  </w:t>
            </w:r>
            <w:r w:rsidRPr="006C39BD">
              <w:rPr>
                <w:rFonts w:ascii="Courier New" w:hAnsi="Courier New" w:cs="Courier New"/>
                <w:sz w:val="20"/>
                <w:szCs w:val="24"/>
              </w:rPr>
              <w:tab/>
              <w:t xml:space="preserve"> </w:t>
            </w:r>
            <w:r w:rsidRPr="006C39BD">
              <w:rPr>
                <w:rFonts w:ascii="Courier New" w:hAnsi="Courier New" w:cs="Courier New"/>
                <w:sz w:val="20"/>
                <w:szCs w:val="24"/>
              </w:rPr>
              <w:tab/>
            </w:r>
            <w:r w:rsidRPr="006C39BD">
              <w:rPr>
                <w:rFonts w:ascii="Courier New" w:hAnsi="Courier New" w:cs="Courier New"/>
                <w:sz w:val="20"/>
                <w:szCs w:val="24"/>
              </w:rPr>
              <w:tab/>
              <w:t>href=\"./browsingResult.php?action=viewlink&amp;value=".$tempH</w:t>
            </w:r>
            <w:r w:rsidRPr="006C39BD">
              <w:rPr>
                <w:rFonts w:ascii="Courier New" w:hAnsi="Courier New" w:cs="Courier New"/>
                <w:sz w:val="20"/>
                <w:szCs w:val="24"/>
              </w:rPr>
              <w:tab/>
              <w:t>asil."\"&gt;".$string."&lt;/a&gt; &lt;/li&gt;";</w:t>
            </w:r>
          </w:p>
          <w:p w14:paraId="37F7C57A"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 xml:space="preserve">          $i++;</w:t>
            </w:r>
          </w:p>
          <w:p w14:paraId="375FB0C3"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 xml:space="preserve">      }</w:t>
            </w:r>
          </w:p>
        </w:tc>
      </w:tr>
    </w:tbl>
    <w:p w14:paraId="348E792A" w14:textId="77777777" w:rsidR="004B144A" w:rsidRDefault="004B144A" w:rsidP="0009140B">
      <w:pPr>
        <w:pStyle w:val="ListParagraph"/>
        <w:spacing w:after="0" w:line="360" w:lineRule="auto"/>
        <w:ind w:left="0"/>
        <w:jc w:val="both"/>
        <w:outlineLvl w:val="1"/>
        <w:rPr>
          <w:rFonts w:ascii="Times New Roman" w:hAnsi="Times New Roman" w:cs="Times New Roman"/>
          <w:noProof/>
          <w:color w:val="FF0000"/>
          <w:sz w:val="24"/>
          <w:szCs w:val="24"/>
        </w:rPr>
      </w:pPr>
    </w:p>
    <w:p w14:paraId="16265A4F" w14:textId="77777777" w:rsidR="004B144A" w:rsidRPr="00514E03" w:rsidRDefault="004B144A" w:rsidP="004B144A">
      <w:pPr>
        <w:pStyle w:val="ListParagraph"/>
        <w:spacing w:after="0" w:line="360" w:lineRule="auto"/>
        <w:ind w:left="0" w:firstLine="720"/>
        <w:jc w:val="both"/>
        <w:outlineLvl w:val="1"/>
        <w:rPr>
          <w:rFonts w:ascii="Times New Roman" w:hAnsi="Times New Roman" w:cs="Times New Roman"/>
          <w:noProof/>
          <w:sz w:val="24"/>
          <w:szCs w:val="24"/>
        </w:rPr>
      </w:pPr>
      <w:bookmarkStart w:id="196" w:name="_Toc40930907"/>
      <w:r>
        <w:rPr>
          <w:rFonts w:ascii="Times New Roman" w:hAnsi="Times New Roman" w:cs="Times New Roman"/>
          <w:noProof/>
          <w:sz w:val="24"/>
          <w:szCs w:val="24"/>
        </w:rPr>
        <w:t xml:space="preserve">Pertama, melakukan proses inisialisasi variabel yang akan digunakan untuk menampung </w:t>
      </w:r>
      <w:r w:rsidRPr="00364D5C">
        <w:rPr>
          <w:rFonts w:ascii="Times New Roman" w:hAnsi="Times New Roman" w:cs="Times New Roman"/>
          <w:i/>
          <w:noProof/>
          <w:sz w:val="24"/>
          <w:szCs w:val="24"/>
        </w:rPr>
        <w:t>string</w:t>
      </w:r>
      <w:r>
        <w:rPr>
          <w:rFonts w:ascii="Times New Roman" w:hAnsi="Times New Roman" w:cs="Times New Roman"/>
          <w:noProof/>
          <w:sz w:val="24"/>
          <w:szCs w:val="24"/>
        </w:rPr>
        <w:t xml:space="preserve"> yang diperlukan. Variabel </w:t>
      </w:r>
      <w:r>
        <w:rPr>
          <w:rFonts w:ascii="Times New Roman" w:hAnsi="Times New Roman" w:cs="Times New Roman"/>
          <w:i/>
          <w:noProof/>
          <w:sz w:val="24"/>
          <w:szCs w:val="24"/>
        </w:rPr>
        <w:t xml:space="preserve">instances </w:t>
      </w:r>
      <w:r>
        <w:rPr>
          <w:rFonts w:ascii="Times New Roman" w:hAnsi="Times New Roman" w:cs="Times New Roman"/>
          <w:noProof/>
          <w:sz w:val="24"/>
          <w:szCs w:val="24"/>
        </w:rPr>
        <w:t xml:space="preserve">digunakan untuk menampung </w:t>
      </w:r>
      <w:r>
        <w:rPr>
          <w:rFonts w:ascii="Times New Roman" w:hAnsi="Times New Roman" w:cs="Times New Roman"/>
          <w:i/>
          <w:noProof/>
          <w:sz w:val="24"/>
          <w:szCs w:val="24"/>
        </w:rPr>
        <w:t xml:space="preserve">string value </w:t>
      </w:r>
      <w:r>
        <w:rPr>
          <w:rFonts w:ascii="Times New Roman" w:hAnsi="Times New Roman" w:cs="Times New Roman"/>
          <w:noProof/>
          <w:sz w:val="24"/>
          <w:szCs w:val="24"/>
        </w:rPr>
        <w:t xml:space="preserve">yang nantinya akan digunakan untuk keperluan judul  Variabel </w:t>
      </w:r>
      <w:r w:rsidRPr="008C498C">
        <w:rPr>
          <w:rFonts w:ascii="Times New Roman" w:hAnsi="Times New Roman" w:cs="Times New Roman"/>
          <w:i/>
          <w:noProof/>
          <w:sz w:val="24"/>
          <w:szCs w:val="24"/>
        </w:rPr>
        <w:t>form</w:t>
      </w:r>
      <w:r>
        <w:rPr>
          <w:rFonts w:ascii="Times New Roman" w:hAnsi="Times New Roman" w:cs="Times New Roman"/>
          <w:i/>
          <w:noProof/>
          <w:sz w:val="24"/>
          <w:szCs w:val="24"/>
        </w:rPr>
        <w:t xml:space="preserve">Laras </w:t>
      </w:r>
      <w:r>
        <w:rPr>
          <w:rFonts w:ascii="Times New Roman" w:hAnsi="Times New Roman" w:cs="Times New Roman"/>
          <w:noProof/>
          <w:sz w:val="24"/>
          <w:szCs w:val="24"/>
        </w:rPr>
        <w:t xml:space="preserve">digunakan untuk menampung </w:t>
      </w:r>
      <w:r w:rsidRPr="00364D5C">
        <w:rPr>
          <w:rFonts w:ascii="Times New Roman" w:hAnsi="Times New Roman" w:cs="Times New Roman"/>
          <w:i/>
          <w:noProof/>
          <w:sz w:val="24"/>
          <w:szCs w:val="24"/>
        </w:rPr>
        <w:t>string</w:t>
      </w:r>
      <w:r>
        <w:rPr>
          <w:rFonts w:ascii="Times New Roman" w:hAnsi="Times New Roman" w:cs="Times New Roman"/>
          <w:noProof/>
          <w:sz w:val="24"/>
          <w:szCs w:val="24"/>
        </w:rPr>
        <w:t xml:space="preserve"> kode HTML berupa tag </w:t>
      </w:r>
      <w:r w:rsidRPr="008C498C">
        <w:rPr>
          <w:rFonts w:ascii="Courier New" w:hAnsi="Courier New" w:cs="Courier New"/>
          <w:noProof/>
          <w:sz w:val="20"/>
          <w:szCs w:val="24"/>
        </w:rPr>
        <w:t>&lt;li&gt;</w:t>
      </w:r>
      <w:r>
        <w:rPr>
          <w:rFonts w:ascii="Times New Roman" w:hAnsi="Times New Roman" w:cs="Times New Roman"/>
          <w:noProof/>
          <w:sz w:val="24"/>
          <w:szCs w:val="24"/>
        </w:rPr>
        <w:t xml:space="preserve"> yang akan ditampilkan pada </w:t>
      </w:r>
      <w:r w:rsidRPr="008C498C">
        <w:rPr>
          <w:rFonts w:ascii="Times New Roman" w:hAnsi="Times New Roman" w:cs="Times New Roman"/>
          <w:i/>
          <w:noProof/>
          <w:sz w:val="24"/>
          <w:szCs w:val="24"/>
        </w:rPr>
        <w:t>sidebar</w:t>
      </w:r>
      <w:r>
        <w:rPr>
          <w:rFonts w:ascii="Times New Roman" w:hAnsi="Times New Roman" w:cs="Times New Roman"/>
          <w:i/>
          <w:noProof/>
          <w:sz w:val="24"/>
          <w:szCs w:val="24"/>
        </w:rPr>
        <w:t xml:space="preserve"> </w:t>
      </w:r>
      <w:r>
        <w:rPr>
          <w:rFonts w:ascii="Times New Roman" w:hAnsi="Times New Roman" w:cs="Times New Roman"/>
          <w:noProof/>
          <w:sz w:val="24"/>
          <w:szCs w:val="24"/>
        </w:rPr>
        <w:t xml:space="preserve">pada halaman web Browsing List. Variabel </w:t>
      </w:r>
      <w:r>
        <w:rPr>
          <w:rFonts w:ascii="Times New Roman" w:hAnsi="Times New Roman" w:cs="Times New Roman"/>
          <w:i/>
          <w:noProof/>
          <w:sz w:val="24"/>
          <w:szCs w:val="24"/>
        </w:rPr>
        <w:t>tempHasil</w:t>
      </w:r>
      <w:r>
        <w:rPr>
          <w:rFonts w:ascii="Times New Roman" w:hAnsi="Times New Roman" w:cs="Times New Roman"/>
          <w:noProof/>
          <w:sz w:val="24"/>
          <w:szCs w:val="24"/>
        </w:rPr>
        <w:t xml:space="preserve"> digunakan untuk menampung sementara </w:t>
      </w:r>
      <w:r w:rsidRPr="00364D5C">
        <w:rPr>
          <w:rFonts w:ascii="Times New Roman" w:hAnsi="Times New Roman" w:cs="Times New Roman"/>
          <w:i/>
          <w:noProof/>
          <w:sz w:val="24"/>
          <w:szCs w:val="24"/>
        </w:rPr>
        <w:t>string</w:t>
      </w:r>
      <w:r>
        <w:rPr>
          <w:rFonts w:ascii="Times New Roman" w:hAnsi="Times New Roman" w:cs="Times New Roman"/>
          <w:noProof/>
          <w:sz w:val="24"/>
          <w:szCs w:val="24"/>
        </w:rPr>
        <w:t xml:space="preserve"> nama individu </w:t>
      </w:r>
      <w:r>
        <w:rPr>
          <w:rFonts w:ascii="Times New Roman" w:hAnsi="Times New Roman" w:cs="Times New Roman"/>
          <w:noProof/>
          <w:sz w:val="24"/>
          <w:szCs w:val="24"/>
        </w:rPr>
        <w:lastRenderedPageBreak/>
        <w:t>yang belum dilakukan proses penyisipan spasi sebelum huruf kapital dan penggantian tanda ‘_’ (</w:t>
      </w:r>
      <w:r>
        <w:rPr>
          <w:rFonts w:ascii="Times New Roman" w:hAnsi="Times New Roman" w:cs="Times New Roman"/>
          <w:i/>
          <w:noProof/>
          <w:sz w:val="24"/>
          <w:szCs w:val="24"/>
        </w:rPr>
        <w:t>underscore</w:t>
      </w:r>
      <w:r>
        <w:rPr>
          <w:rFonts w:ascii="Times New Roman" w:hAnsi="Times New Roman" w:cs="Times New Roman"/>
          <w:noProof/>
          <w:sz w:val="24"/>
          <w:szCs w:val="24"/>
        </w:rPr>
        <w:t xml:space="preserve">) menjadi spasi yang nantinya akan dimasukkan pada atribut ‘href’ pada tag &lt;a&gt; dalam variabel </w:t>
      </w:r>
      <w:r>
        <w:rPr>
          <w:rFonts w:ascii="Times New Roman" w:hAnsi="Times New Roman" w:cs="Times New Roman"/>
          <w:i/>
          <w:noProof/>
          <w:sz w:val="24"/>
          <w:szCs w:val="24"/>
        </w:rPr>
        <w:t>formLaras</w:t>
      </w:r>
      <w:r>
        <w:rPr>
          <w:rFonts w:ascii="Times New Roman" w:hAnsi="Times New Roman" w:cs="Times New Roman"/>
          <w:noProof/>
          <w:sz w:val="24"/>
          <w:szCs w:val="24"/>
        </w:rPr>
        <w:t xml:space="preserve">. Hal ini penting pada tahap konkatenasi untuk menghindari adanya spasi pada atribut ‘href’ pada tag &lt;a&gt; yang merupakan alamat </w:t>
      </w:r>
      <w:r>
        <w:rPr>
          <w:rFonts w:ascii="Times New Roman" w:hAnsi="Times New Roman" w:cs="Times New Roman"/>
          <w:i/>
          <w:noProof/>
          <w:sz w:val="24"/>
          <w:szCs w:val="24"/>
        </w:rPr>
        <w:t xml:space="preserve">hyperlink </w:t>
      </w:r>
      <w:r>
        <w:rPr>
          <w:rFonts w:ascii="Times New Roman" w:hAnsi="Times New Roman" w:cs="Times New Roman"/>
          <w:noProof/>
          <w:sz w:val="24"/>
          <w:szCs w:val="24"/>
        </w:rPr>
        <w:t xml:space="preserve"> Kedua, melakukan proses kueri menuju </w:t>
      </w:r>
      <w:r w:rsidRPr="008C498C">
        <w:rPr>
          <w:rFonts w:ascii="Times New Roman" w:hAnsi="Times New Roman" w:cs="Times New Roman"/>
          <w:i/>
          <w:noProof/>
          <w:sz w:val="24"/>
          <w:szCs w:val="24"/>
        </w:rPr>
        <w:t>server</w:t>
      </w:r>
      <w:r>
        <w:rPr>
          <w:rFonts w:ascii="Times New Roman" w:hAnsi="Times New Roman" w:cs="Times New Roman"/>
          <w:noProof/>
          <w:sz w:val="24"/>
          <w:szCs w:val="24"/>
        </w:rPr>
        <w:t xml:space="preserve"> SPARQL, dalam hal ini melakukan </w:t>
      </w:r>
      <w:r>
        <w:rPr>
          <w:rFonts w:ascii="Times New Roman" w:hAnsi="Times New Roman" w:cs="Times New Roman"/>
          <w:i/>
          <w:noProof/>
          <w:sz w:val="24"/>
          <w:szCs w:val="24"/>
        </w:rPr>
        <w:t xml:space="preserve">request </w:t>
      </w:r>
      <w:r>
        <w:rPr>
          <w:rFonts w:ascii="Times New Roman" w:hAnsi="Times New Roman" w:cs="Times New Roman"/>
          <w:noProof/>
          <w:sz w:val="24"/>
          <w:szCs w:val="24"/>
        </w:rPr>
        <w:t xml:space="preserve">menampilkan secara </w:t>
      </w:r>
      <w:r>
        <w:rPr>
          <w:rFonts w:ascii="Times New Roman" w:hAnsi="Times New Roman" w:cs="Times New Roman"/>
          <w:i/>
          <w:noProof/>
          <w:sz w:val="24"/>
          <w:szCs w:val="24"/>
        </w:rPr>
        <w:t>distinct</w:t>
      </w:r>
      <w:r>
        <w:rPr>
          <w:rFonts w:ascii="Times New Roman" w:hAnsi="Times New Roman" w:cs="Times New Roman"/>
          <w:noProof/>
          <w:sz w:val="24"/>
          <w:szCs w:val="24"/>
        </w:rPr>
        <w:t xml:space="preserve"> semua individu dan properti yang berkaitan dengan </w:t>
      </w:r>
      <w:r>
        <w:rPr>
          <w:rFonts w:ascii="Times New Roman" w:hAnsi="Times New Roman" w:cs="Times New Roman"/>
          <w:i/>
          <w:noProof/>
          <w:sz w:val="24"/>
          <w:szCs w:val="24"/>
        </w:rPr>
        <w:t>value</w:t>
      </w:r>
      <w:r>
        <w:rPr>
          <w:rFonts w:ascii="Times New Roman" w:hAnsi="Times New Roman" w:cs="Times New Roman"/>
          <w:noProof/>
          <w:sz w:val="24"/>
          <w:szCs w:val="24"/>
        </w:rPr>
        <w:t xml:space="preserve">. Hasil kueri akan ditampung dalam bentuk </w:t>
      </w:r>
      <w:r>
        <w:rPr>
          <w:rFonts w:ascii="Times New Roman" w:hAnsi="Times New Roman" w:cs="Times New Roman"/>
          <w:i/>
          <w:noProof/>
          <w:sz w:val="24"/>
          <w:szCs w:val="24"/>
        </w:rPr>
        <w:t xml:space="preserve">array </w:t>
      </w:r>
      <w:r>
        <w:rPr>
          <w:rFonts w:ascii="Times New Roman" w:hAnsi="Times New Roman" w:cs="Times New Roman"/>
          <w:noProof/>
          <w:sz w:val="24"/>
          <w:szCs w:val="24"/>
        </w:rPr>
        <w:t xml:space="preserve">pada variabel </w:t>
      </w:r>
      <w:r>
        <w:rPr>
          <w:rFonts w:ascii="Times New Roman" w:hAnsi="Times New Roman" w:cs="Times New Roman"/>
          <w:i/>
          <w:noProof/>
          <w:sz w:val="24"/>
          <w:szCs w:val="24"/>
        </w:rPr>
        <w:t xml:space="preserve">resultContoh. </w:t>
      </w:r>
      <w:r>
        <w:rPr>
          <w:rFonts w:ascii="Times New Roman" w:hAnsi="Times New Roman" w:cs="Times New Roman"/>
          <w:noProof/>
          <w:sz w:val="24"/>
          <w:szCs w:val="24"/>
        </w:rPr>
        <w:t xml:space="preserve">Ketiga, melakukan proses perulangan untuk setiap anggota </w:t>
      </w:r>
      <w:r>
        <w:rPr>
          <w:rFonts w:ascii="Times New Roman" w:hAnsi="Times New Roman" w:cs="Times New Roman"/>
          <w:i/>
          <w:noProof/>
          <w:sz w:val="24"/>
          <w:szCs w:val="24"/>
        </w:rPr>
        <w:t xml:space="preserve">array </w:t>
      </w:r>
      <w:r>
        <w:rPr>
          <w:rFonts w:ascii="Times New Roman" w:hAnsi="Times New Roman" w:cs="Times New Roman"/>
          <w:noProof/>
          <w:sz w:val="24"/>
          <w:szCs w:val="24"/>
        </w:rPr>
        <w:t xml:space="preserve">pada variabel </w:t>
      </w:r>
      <w:r>
        <w:rPr>
          <w:rFonts w:ascii="Times New Roman" w:hAnsi="Times New Roman" w:cs="Times New Roman"/>
          <w:i/>
          <w:noProof/>
          <w:sz w:val="24"/>
          <w:szCs w:val="24"/>
        </w:rPr>
        <w:t>resultContoh</w:t>
      </w:r>
      <w:r>
        <w:rPr>
          <w:rFonts w:ascii="Times New Roman" w:hAnsi="Times New Roman" w:cs="Times New Roman"/>
          <w:noProof/>
          <w:sz w:val="24"/>
          <w:szCs w:val="24"/>
        </w:rPr>
        <w:t xml:space="preserve"> untuk kemudian dilakukan pengambilan nama individu dengan mengambil </w:t>
      </w:r>
      <w:r w:rsidRPr="00627E44">
        <w:rPr>
          <w:rFonts w:ascii="Times New Roman" w:hAnsi="Times New Roman" w:cs="Times New Roman"/>
          <w:i/>
          <w:noProof/>
          <w:sz w:val="24"/>
          <w:szCs w:val="24"/>
        </w:rPr>
        <w:t>string</w:t>
      </w:r>
      <w:r>
        <w:rPr>
          <w:rFonts w:ascii="Times New Roman" w:hAnsi="Times New Roman" w:cs="Times New Roman"/>
          <w:noProof/>
          <w:sz w:val="24"/>
          <w:szCs w:val="24"/>
        </w:rPr>
        <w:t xml:space="preserve"> setelah tanda ‘#’ (</w:t>
      </w:r>
      <w:r>
        <w:rPr>
          <w:rFonts w:ascii="Times New Roman" w:hAnsi="Times New Roman" w:cs="Times New Roman"/>
          <w:i/>
          <w:noProof/>
          <w:sz w:val="24"/>
          <w:szCs w:val="24"/>
        </w:rPr>
        <w:t>hash</w:t>
      </w:r>
      <w:r>
        <w:rPr>
          <w:rFonts w:ascii="Times New Roman" w:hAnsi="Times New Roman" w:cs="Times New Roman"/>
          <w:noProof/>
          <w:sz w:val="24"/>
          <w:szCs w:val="24"/>
        </w:rPr>
        <w:t>), menyisipkan spasi sebelum huruf kapital, dan mengganti tanda ‘_’ (</w:t>
      </w:r>
      <w:r>
        <w:rPr>
          <w:rFonts w:ascii="Times New Roman" w:hAnsi="Times New Roman" w:cs="Times New Roman"/>
          <w:i/>
          <w:noProof/>
          <w:sz w:val="24"/>
          <w:szCs w:val="24"/>
        </w:rPr>
        <w:t>underscore</w:t>
      </w:r>
      <w:r>
        <w:rPr>
          <w:rFonts w:ascii="Times New Roman" w:hAnsi="Times New Roman" w:cs="Times New Roman"/>
          <w:noProof/>
          <w:sz w:val="24"/>
          <w:szCs w:val="24"/>
        </w:rPr>
        <w:t xml:space="preserve">) dengan spasi, yang seluruhnya ditampung dalam variabel </w:t>
      </w:r>
      <w:r>
        <w:rPr>
          <w:rFonts w:ascii="Times New Roman" w:hAnsi="Times New Roman" w:cs="Times New Roman"/>
          <w:i/>
          <w:noProof/>
          <w:sz w:val="24"/>
          <w:szCs w:val="24"/>
        </w:rPr>
        <w:t>string</w:t>
      </w:r>
      <w:r>
        <w:rPr>
          <w:rFonts w:ascii="Times New Roman" w:hAnsi="Times New Roman" w:cs="Times New Roman"/>
          <w:noProof/>
          <w:sz w:val="24"/>
          <w:szCs w:val="24"/>
        </w:rPr>
        <w:t xml:space="preserve">. Hal ini penting untuk keperluan pada saat menampilkan teks pada halaman web, sehingga mudah terbaca oleh pengguna. Terakhir, melakukan proses konkatenasi dari variabel </w:t>
      </w:r>
      <w:r>
        <w:rPr>
          <w:rFonts w:ascii="Times New Roman" w:hAnsi="Times New Roman" w:cs="Times New Roman"/>
          <w:i/>
          <w:noProof/>
          <w:sz w:val="24"/>
          <w:szCs w:val="24"/>
        </w:rPr>
        <w:t>string</w:t>
      </w:r>
      <w:r>
        <w:rPr>
          <w:rFonts w:ascii="Times New Roman" w:hAnsi="Times New Roman" w:cs="Times New Roman"/>
          <w:noProof/>
          <w:sz w:val="24"/>
          <w:szCs w:val="24"/>
        </w:rPr>
        <w:t xml:space="preserve"> terhadap </w:t>
      </w:r>
      <w:r w:rsidRPr="00627E44">
        <w:rPr>
          <w:rFonts w:ascii="Times New Roman" w:hAnsi="Times New Roman" w:cs="Times New Roman"/>
          <w:i/>
          <w:noProof/>
          <w:sz w:val="24"/>
          <w:szCs w:val="24"/>
        </w:rPr>
        <w:t>string</w:t>
      </w:r>
      <w:r>
        <w:rPr>
          <w:rFonts w:ascii="Times New Roman" w:hAnsi="Times New Roman" w:cs="Times New Roman"/>
          <w:i/>
          <w:noProof/>
          <w:sz w:val="24"/>
          <w:szCs w:val="24"/>
        </w:rPr>
        <w:t xml:space="preserve"> </w:t>
      </w:r>
      <w:r>
        <w:rPr>
          <w:rFonts w:ascii="Times New Roman" w:hAnsi="Times New Roman" w:cs="Times New Roman"/>
          <w:noProof/>
          <w:sz w:val="24"/>
          <w:szCs w:val="24"/>
        </w:rPr>
        <w:t xml:space="preserve">pada variabel </w:t>
      </w:r>
      <w:r>
        <w:rPr>
          <w:rFonts w:ascii="Times New Roman" w:hAnsi="Times New Roman" w:cs="Times New Roman"/>
          <w:i/>
          <w:noProof/>
          <w:sz w:val="24"/>
          <w:szCs w:val="24"/>
        </w:rPr>
        <w:t xml:space="preserve">formLaras </w:t>
      </w:r>
      <w:r>
        <w:rPr>
          <w:rFonts w:ascii="Times New Roman" w:hAnsi="Times New Roman" w:cs="Times New Roman"/>
          <w:noProof/>
          <w:sz w:val="24"/>
          <w:szCs w:val="24"/>
        </w:rPr>
        <w:t xml:space="preserve">untuk menyisipkan </w:t>
      </w:r>
      <w:r>
        <w:rPr>
          <w:rFonts w:ascii="Times New Roman" w:hAnsi="Times New Roman" w:cs="Times New Roman"/>
          <w:i/>
          <w:noProof/>
          <w:sz w:val="24"/>
          <w:szCs w:val="24"/>
        </w:rPr>
        <w:t xml:space="preserve">value </w:t>
      </w:r>
      <w:r>
        <w:rPr>
          <w:rFonts w:ascii="Times New Roman" w:hAnsi="Times New Roman" w:cs="Times New Roman"/>
          <w:noProof/>
          <w:sz w:val="24"/>
          <w:szCs w:val="24"/>
        </w:rPr>
        <w:t xml:space="preserve">dari alamat </w:t>
      </w:r>
      <w:r>
        <w:rPr>
          <w:rFonts w:ascii="Times New Roman" w:hAnsi="Times New Roman" w:cs="Times New Roman"/>
          <w:i/>
          <w:noProof/>
          <w:sz w:val="24"/>
          <w:szCs w:val="24"/>
        </w:rPr>
        <w:t>hyperlink</w:t>
      </w:r>
      <w:r>
        <w:rPr>
          <w:rFonts w:ascii="Times New Roman" w:hAnsi="Times New Roman" w:cs="Times New Roman"/>
          <w:noProof/>
          <w:sz w:val="24"/>
          <w:szCs w:val="24"/>
        </w:rPr>
        <w:t xml:space="preserve"> pada atribut ‘href’ pada tag &lt;a&gt;, sehingga alamat </w:t>
      </w:r>
      <w:r w:rsidRPr="00627E44">
        <w:rPr>
          <w:rFonts w:ascii="Times New Roman" w:hAnsi="Times New Roman" w:cs="Times New Roman"/>
          <w:i/>
          <w:noProof/>
          <w:sz w:val="24"/>
          <w:szCs w:val="24"/>
        </w:rPr>
        <w:t>hyperlink</w:t>
      </w:r>
      <w:r>
        <w:rPr>
          <w:rFonts w:ascii="Times New Roman" w:hAnsi="Times New Roman" w:cs="Times New Roman"/>
          <w:noProof/>
          <w:sz w:val="24"/>
          <w:szCs w:val="24"/>
        </w:rPr>
        <w:t xml:space="preserve"> menjadi lengkap dan nantinya dapat mengarahkan pengguna ke halaman Browsing Result dengan konten yang sesuai dengan </w:t>
      </w:r>
      <w:r w:rsidRPr="00627E44">
        <w:rPr>
          <w:rFonts w:ascii="Times New Roman" w:hAnsi="Times New Roman" w:cs="Times New Roman"/>
          <w:i/>
          <w:noProof/>
          <w:sz w:val="24"/>
          <w:szCs w:val="24"/>
        </w:rPr>
        <w:t>value</w:t>
      </w:r>
      <w:r>
        <w:rPr>
          <w:rFonts w:ascii="Times New Roman" w:hAnsi="Times New Roman" w:cs="Times New Roman"/>
          <w:noProof/>
          <w:sz w:val="24"/>
          <w:szCs w:val="24"/>
        </w:rPr>
        <w:t xml:space="preserve"> pada </w:t>
      </w:r>
      <w:r>
        <w:rPr>
          <w:rFonts w:ascii="Times New Roman" w:hAnsi="Times New Roman" w:cs="Times New Roman"/>
          <w:i/>
          <w:noProof/>
          <w:sz w:val="24"/>
          <w:szCs w:val="24"/>
        </w:rPr>
        <w:t>hyperlink</w:t>
      </w:r>
      <w:r>
        <w:rPr>
          <w:rFonts w:ascii="Times New Roman" w:hAnsi="Times New Roman" w:cs="Times New Roman"/>
          <w:noProof/>
          <w:sz w:val="24"/>
          <w:szCs w:val="24"/>
        </w:rPr>
        <w:t>.</w:t>
      </w:r>
      <w:bookmarkEnd w:id="196"/>
    </w:p>
    <w:p w14:paraId="1358E56B" w14:textId="77777777" w:rsidR="001B0843" w:rsidRPr="00514E03" w:rsidRDefault="001B0843" w:rsidP="0009140B">
      <w:pPr>
        <w:pStyle w:val="ListParagraph"/>
        <w:spacing w:after="0" w:line="360" w:lineRule="auto"/>
        <w:ind w:left="0"/>
        <w:jc w:val="both"/>
        <w:outlineLvl w:val="1"/>
        <w:rPr>
          <w:rFonts w:ascii="Times New Roman" w:hAnsi="Times New Roman" w:cs="Times New Roman"/>
          <w:noProof/>
          <w:sz w:val="24"/>
          <w:szCs w:val="24"/>
        </w:rPr>
      </w:pPr>
    </w:p>
    <w:p w14:paraId="157132BC" w14:textId="52FEC7AD" w:rsidR="00CD52FC" w:rsidRPr="00514E03" w:rsidRDefault="00CD52FC" w:rsidP="0009140B">
      <w:pPr>
        <w:pStyle w:val="ListParagraph"/>
        <w:spacing w:after="0" w:line="360" w:lineRule="auto"/>
        <w:ind w:left="0"/>
        <w:outlineLvl w:val="1"/>
        <w:rPr>
          <w:rFonts w:ascii="Times New Roman" w:hAnsi="Times New Roman" w:cs="Times New Roman"/>
          <w:noProof/>
          <w:sz w:val="24"/>
          <w:szCs w:val="24"/>
        </w:rPr>
      </w:pPr>
      <w:bookmarkStart w:id="197" w:name="_Toc40930908"/>
      <w:r w:rsidRPr="00514E03">
        <w:rPr>
          <w:rFonts w:ascii="Times New Roman" w:hAnsi="Times New Roman" w:cs="Times New Roman"/>
          <w:noProof/>
          <w:sz w:val="24"/>
          <w:szCs w:val="24"/>
        </w:rPr>
        <w:drawing>
          <wp:inline distT="0" distB="0" distL="0" distR="0" wp14:anchorId="50F0DCBA" wp14:editId="0BC1107F">
            <wp:extent cx="5039995" cy="2282190"/>
            <wp:effectExtent l="0" t="0" r="825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282190"/>
                    </a:xfrm>
                    <a:prstGeom prst="rect">
                      <a:avLst/>
                    </a:prstGeom>
                  </pic:spPr>
                </pic:pic>
              </a:graphicData>
            </a:graphic>
          </wp:inline>
        </w:drawing>
      </w:r>
      <w:bookmarkEnd w:id="197"/>
    </w:p>
    <w:p w14:paraId="133F174F" w14:textId="1F0361EE" w:rsidR="00CD52FC" w:rsidRPr="00514E03" w:rsidRDefault="00E067B5" w:rsidP="00601308">
      <w:pPr>
        <w:pStyle w:val="ListParagraph"/>
        <w:spacing w:after="0" w:line="360" w:lineRule="auto"/>
        <w:jc w:val="center"/>
        <w:outlineLvl w:val="1"/>
        <w:rPr>
          <w:rFonts w:ascii="Times New Roman" w:hAnsi="Times New Roman" w:cs="Times New Roman"/>
          <w:b/>
          <w:noProof/>
          <w:sz w:val="24"/>
          <w:szCs w:val="24"/>
        </w:rPr>
      </w:pPr>
      <w:bookmarkStart w:id="198" w:name="_Toc40930909"/>
      <w:r>
        <w:rPr>
          <w:rFonts w:ascii="Times New Roman" w:hAnsi="Times New Roman" w:cs="Times New Roman"/>
          <w:b/>
          <w:noProof/>
          <w:sz w:val="24"/>
          <w:szCs w:val="24"/>
        </w:rPr>
        <w:t>Gambar 4.10</w:t>
      </w:r>
      <w:r w:rsidR="00CD52FC" w:rsidRPr="00514E03">
        <w:rPr>
          <w:rFonts w:ascii="Times New Roman" w:hAnsi="Times New Roman" w:cs="Times New Roman"/>
          <w:b/>
          <w:noProof/>
          <w:sz w:val="24"/>
          <w:szCs w:val="24"/>
        </w:rPr>
        <w:t xml:space="preserve"> Proses Browsing </w:t>
      </w:r>
      <w:r w:rsidR="00B80B5C" w:rsidRPr="00514E03">
        <w:rPr>
          <w:rFonts w:ascii="Times New Roman" w:hAnsi="Times New Roman" w:cs="Times New Roman"/>
          <w:b/>
          <w:noProof/>
          <w:sz w:val="24"/>
          <w:szCs w:val="24"/>
        </w:rPr>
        <w:t xml:space="preserve">Melalui Halaman </w:t>
      </w:r>
      <w:r w:rsidR="00597360" w:rsidRPr="00397862">
        <w:rPr>
          <w:rFonts w:ascii="Times New Roman" w:hAnsi="Times New Roman" w:cs="Times New Roman"/>
          <w:b/>
          <w:i/>
          <w:noProof/>
          <w:sz w:val="24"/>
          <w:szCs w:val="24"/>
        </w:rPr>
        <w:t>Browsing</w:t>
      </w:r>
      <w:bookmarkEnd w:id="198"/>
    </w:p>
    <w:p w14:paraId="07458C0E" w14:textId="77777777" w:rsidR="0009140B" w:rsidRPr="00514E03" w:rsidRDefault="0009140B" w:rsidP="00601308">
      <w:pPr>
        <w:pStyle w:val="ListParagraph"/>
        <w:spacing w:after="0" w:line="360" w:lineRule="auto"/>
        <w:jc w:val="center"/>
        <w:outlineLvl w:val="1"/>
        <w:rPr>
          <w:rFonts w:ascii="Times New Roman" w:hAnsi="Times New Roman" w:cs="Times New Roman"/>
          <w:b/>
          <w:noProof/>
          <w:sz w:val="24"/>
          <w:szCs w:val="24"/>
        </w:rPr>
      </w:pPr>
    </w:p>
    <w:p w14:paraId="768F5091" w14:textId="7B854D1D" w:rsidR="00C2666F" w:rsidRPr="00514E03" w:rsidRDefault="00CD52FC" w:rsidP="0009140B">
      <w:pPr>
        <w:pStyle w:val="ListParagraph"/>
        <w:spacing w:after="0" w:line="360" w:lineRule="auto"/>
        <w:ind w:left="0"/>
        <w:jc w:val="both"/>
        <w:outlineLvl w:val="1"/>
        <w:rPr>
          <w:rFonts w:ascii="Times New Roman" w:hAnsi="Times New Roman" w:cs="Times New Roman"/>
          <w:b/>
          <w:noProof/>
          <w:sz w:val="24"/>
          <w:szCs w:val="24"/>
        </w:rPr>
      </w:pPr>
      <w:bookmarkStart w:id="199" w:name="_Toc40930910"/>
      <w:r w:rsidRPr="00514E03">
        <w:rPr>
          <w:rFonts w:ascii="Times New Roman" w:hAnsi="Times New Roman" w:cs="Times New Roman"/>
          <w:b/>
          <w:noProof/>
          <w:sz w:val="24"/>
          <w:szCs w:val="24"/>
        </w:rPr>
        <w:lastRenderedPageBreak/>
        <w:drawing>
          <wp:inline distT="0" distB="0" distL="0" distR="0" wp14:anchorId="6834EFA0" wp14:editId="5FE20857">
            <wp:extent cx="5039995" cy="2281555"/>
            <wp:effectExtent l="0" t="0" r="825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2281555"/>
                    </a:xfrm>
                    <a:prstGeom prst="rect">
                      <a:avLst/>
                    </a:prstGeom>
                  </pic:spPr>
                </pic:pic>
              </a:graphicData>
            </a:graphic>
          </wp:inline>
        </w:drawing>
      </w:r>
      <w:bookmarkEnd w:id="199"/>
    </w:p>
    <w:p w14:paraId="43EC3FC1" w14:textId="515D1C46" w:rsidR="00CD52FC" w:rsidRPr="00514E03" w:rsidRDefault="00E067B5" w:rsidP="00601308">
      <w:pPr>
        <w:pStyle w:val="ListParagraph"/>
        <w:spacing w:after="0" w:line="360" w:lineRule="auto"/>
        <w:jc w:val="center"/>
        <w:outlineLvl w:val="1"/>
        <w:rPr>
          <w:rFonts w:ascii="Times New Roman" w:hAnsi="Times New Roman" w:cs="Times New Roman"/>
          <w:b/>
          <w:noProof/>
          <w:sz w:val="24"/>
          <w:szCs w:val="24"/>
        </w:rPr>
      </w:pPr>
      <w:bookmarkStart w:id="200" w:name="_Toc40930911"/>
      <w:r>
        <w:rPr>
          <w:rFonts w:ascii="Times New Roman" w:hAnsi="Times New Roman" w:cs="Times New Roman"/>
          <w:b/>
          <w:noProof/>
          <w:sz w:val="24"/>
          <w:szCs w:val="24"/>
        </w:rPr>
        <w:t>Gambar 4.11</w:t>
      </w:r>
      <w:r w:rsidR="00CD52FC" w:rsidRPr="00514E03">
        <w:rPr>
          <w:rFonts w:ascii="Times New Roman" w:hAnsi="Times New Roman" w:cs="Times New Roman"/>
          <w:b/>
          <w:noProof/>
          <w:sz w:val="24"/>
          <w:szCs w:val="24"/>
        </w:rPr>
        <w:t xml:space="preserve"> Proses </w:t>
      </w:r>
      <w:r w:rsidR="00CD52FC" w:rsidRPr="00597360">
        <w:rPr>
          <w:rFonts w:ascii="Times New Roman" w:hAnsi="Times New Roman" w:cs="Times New Roman"/>
          <w:b/>
          <w:i/>
          <w:noProof/>
          <w:sz w:val="24"/>
          <w:szCs w:val="24"/>
        </w:rPr>
        <w:t>Browsing</w:t>
      </w:r>
      <w:r w:rsidR="00CD52FC" w:rsidRPr="00514E03">
        <w:rPr>
          <w:rFonts w:ascii="Times New Roman" w:hAnsi="Times New Roman" w:cs="Times New Roman"/>
          <w:b/>
          <w:noProof/>
          <w:sz w:val="24"/>
          <w:szCs w:val="24"/>
        </w:rPr>
        <w:t xml:space="preserve"> </w:t>
      </w:r>
      <w:r w:rsidR="00B80B5C" w:rsidRPr="00514E03">
        <w:rPr>
          <w:rFonts w:ascii="Times New Roman" w:hAnsi="Times New Roman" w:cs="Times New Roman"/>
          <w:b/>
          <w:noProof/>
          <w:sz w:val="24"/>
          <w:szCs w:val="24"/>
        </w:rPr>
        <w:t xml:space="preserve">Melalui </w:t>
      </w:r>
      <w:r w:rsidR="00597360" w:rsidRPr="00597360">
        <w:rPr>
          <w:rFonts w:ascii="Times New Roman" w:hAnsi="Times New Roman" w:cs="Times New Roman"/>
          <w:b/>
          <w:i/>
          <w:noProof/>
          <w:sz w:val="24"/>
          <w:szCs w:val="24"/>
        </w:rPr>
        <w:t>Side Bar</w:t>
      </w:r>
      <w:bookmarkEnd w:id="200"/>
    </w:p>
    <w:p w14:paraId="4B5ABDC2" w14:textId="2BA1B726" w:rsidR="00BB0022" w:rsidRPr="00AD6E39" w:rsidRDefault="0061549C" w:rsidP="00AD6E39">
      <w:pPr>
        <w:spacing w:after="0" w:line="360" w:lineRule="auto"/>
        <w:ind w:firstLine="720"/>
        <w:jc w:val="both"/>
        <w:outlineLvl w:val="1"/>
        <w:rPr>
          <w:rFonts w:ascii="Times New Roman" w:hAnsi="Times New Roman" w:cs="Times New Roman"/>
          <w:noProof/>
          <w:sz w:val="24"/>
          <w:szCs w:val="24"/>
        </w:rPr>
      </w:pPr>
      <w:bookmarkStart w:id="201" w:name="_Toc40930912"/>
      <w:r w:rsidRPr="00AD6E39">
        <w:rPr>
          <w:rFonts w:ascii="Times New Roman" w:hAnsi="Times New Roman" w:cs="Times New Roman"/>
          <w:noProof/>
          <w:sz w:val="24"/>
          <w:szCs w:val="24"/>
        </w:rPr>
        <w:t xml:space="preserve">Proses </w:t>
      </w:r>
      <w:r w:rsidRPr="00AD6E39">
        <w:rPr>
          <w:rFonts w:ascii="Times New Roman" w:hAnsi="Times New Roman" w:cs="Times New Roman"/>
          <w:i/>
          <w:noProof/>
          <w:sz w:val="24"/>
          <w:szCs w:val="24"/>
        </w:rPr>
        <w:t>browsing</w:t>
      </w:r>
      <w:r w:rsidR="00E067B5">
        <w:rPr>
          <w:rFonts w:ascii="Times New Roman" w:hAnsi="Times New Roman" w:cs="Times New Roman"/>
          <w:noProof/>
          <w:sz w:val="24"/>
          <w:szCs w:val="24"/>
        </w:rPr>
        <w:t xml:space="preserve"> selanjutnya pada Gambar 4.10</w:t>
      </w:r>
      <w:r w:rsidRPr="00AD6E39">
        <w:rPr>
          <w:rFonts w:ascii="Times New Roman" w:hAnsi="Times New Roman" w:cs="Times New Roman"/>
          <w:noProof/>
          <w:sz w:val="24"/>
          <w:szCs w:val="24"/>
        </w:rPr>
        <w:t xml:space="preserve"> akan diarahkan pada tampilan browsing result terkait instance atau individual yang dipilih dalam kasus ini Nama Tarian yang </w:t>
      </w:r>
      <w:r w:rsidRPr="00AD6E39">
        <w:rPr>
          <w:rFonts w:ascii="Times New Roman" w:hAnsi="Times New Roman" w:cs="Times New Roman"/>
          <w:i/>
          <w:noProof/>
          <w:sz w:val="24"/>
          <w:szCs w:val="24"/>
        </w:rPr>
        <w:t xml:space="preserve">user </w:t>
      </w:r>
      <w:r w:rsidR="00E067B5">
        <w:rPr>
          <w:rFonts w:ascii="Times New Roman" w:hAnsi="Times New Roman" w:cs="Times New Roman"/>
          <w:noProof/>
          <w:sz w:val="24"/>
          <w:szCs w:val="24"/>
        </w:rPr>
        <w:t>pilih seperti pada Gambar 4.12</w:t>
      </w:r>
      <w:r w:rsidRPr="00AD6E39">
        <w:rPr>
          <w:rFonts w:ascii="Times New Roman" w:hAnsi="Times New Roman" w:cs="Times New Roman"/>
          <w:noProof/>
          <w:sz w:val="24"/>
          <w:szCs w:val="24"/>
        </w:rPr>
        <w:t>, sedangkan Proses brows</w:t>
      </w:r>
      <w:r w:rsidR="00E067B5">
        <w:rPr>
          <w:rFonts w:ascii="Times New Roman" w:hAnsi="Times New Roman" w:cs="Times New Roman"/>
          <w:noProof/>
          <w:sz w:val="24"/>
          <w:szCs w:val="24"/>
        </w:rPr>
        <w:t>ing selanjutnya pada Gambar 4.11</w:t>
      </w:r>
      <w:r w:rsidRPr="00AD6E39">
        <w:rPr>
          <w:rFonts w:ascii="Times New Roman" w:hAnsi="Times New Roman" w:cs="Times New Roman"/>
          <w:noProof/>
          <w:sz w:val="24"/>
          <w:szCs w:val="24"/>
        </w:rPr>
        <w:t xml:space="preserve"> akan diarahkan pada tampil</w:t>
      </w:r>
      <w:r w:rsidR="0069628C" w:rsidRPr="00AD6E39">
        <w:rPr>
          <w:rFonts w:ascii="Times New Roman" w:hAnsi="Times New Roman" w:cs="Times New Roman"/>
          <w:noProof/>
          <w:sz w:val="24"/>
          <w:szCs w:val="24"/>
        </w:rPr>
        <w:t>an bro</w:t>
      </w:r>
      <w:r w:rsidRPr="00AD6E39">
        <w:rPr>
          <w:rFonts w:ascii="Times New Roman" w:hAnsi="Times New Roman" w:cs="Times New Roman"/>
          <w:noProof/>
          <w:sz w:val="24"/>
          <w:szCs w:val="24"/>
        </w:rPr>
        <w:t xml:space="preserve">wsing result terkait instance atau individual yang dipilih dalam kasus ini Pelaku Tari yang </w:t>
      </w:r>
      <w:r w:rsidRPr="00AD6E39">
        <w:rPr>
          <w:rFonts w:ascii="Times New Roman" w:hAnsi="Times New Roman" w:cs="Times New Roman"/>
          <w:i/>
          <w:noProof/>
          <w:sz w:val="24"/>
          <w:szCs w:val="24"/>
        </w:rPr>
        <w:t xml:space="preserve">user </w:t>
      </w:r>
      <w:r w:rsidR="00E067B5">
        <w:rPr>
          <w:rFonts w:ascii="Times New Roman" w:hAnsi="Times New Roman" w:cs="Times New Roman"/>
          <w:noProof/>
          <w:sz w:val="24"/>
          <w:szCs w:val="24"/>
        </w:rPr>
        <w:t>pilih seperti pada Gambar 4.13</w:t>
      </w:r>
      <w:r w:rsidR="0069628C" w:rsidRPr="00AD6E39">
        <w:rPr>
          <w:rFonts w:ascii="Times New Roman" w:hAnsi="Times New Roman" w:cs="Times New Roman"/>
          <w:noProof/>
          <w:sz w:val="24"/>
          <w:szCs w:val="24"/>
        </w:rPr>
        <w:t xml:space="preserve"> dan</w:t>
      </w:r>
      <w:r w:rsidR="008F097A" w:rsidRPr="00AD6E39">
        <w:rPr>
          <w:rFonts w:ascii="Times New Roman" w:hAnsi="Times New Roman" w:cs="Times New Roman"/>
          <w:noProof/>
          <w:sz w:val="24"/>
          <w:szCs w:val="24"/>
        </w:rPr>
        <w:t xml:space="preserve"> </w:t>
      </w:r>
      <w:r w:rsidR="0069628C" w:rsidRPr="00AD6E39">
        <w:rPr>
          <w:rFonts w:ascii="Times New Roman" w:hAnsi="Times New Roman" w:cs="Times New Roman"/>
          <w:noProof/>
          <w:sz w:val="24"/>
          <w:szCs w:val="24"/>
        </w:rPr>
        <w:t>Proses brows</w:t>
      </w:r>
      <w:r w:rsidR="00E067B5">
        <w:rPr>
          <w:rFonts w:ascii="Times New Roman" w:hAnsi="Times New Roman" w:cs="Times New Roman"/>
          <w:noProof/>
          <w:sz w:val="24"/>
          <w:szCs w:val="24"/>
        </w:rPr>
        <w:t>ing selanjutnya pada Gambar 4.13</w:t>
      </w:r>
      <w:r w:rsidR="0069628C" w:rsidRPr="00AD6E39">
        <w:rPr>
          <w:rFonts w:ascii="Times New Roman" w:hAnsi="Times New Roman" w:cs="Times New Roman"/>
          <w:noProof/>
          <w:sz w:val="24"/>
          <w:szCs w:val="24"/>
        </w:rPr>
        <w:t xml:space="preserve"> ini akan diarahkan pada tampilan browsing result terkait instance atau individual yang dipilih dalam kasus ini Nama Tarian yang </w:t>
      </w:r>
      <w:r w:rsidR="0069628C" w:rsidRPr="00AD6E39">
        <w:rPr>
          <w:rFonts w:ascii="Times New Roman" w:hAnsi="Times New Roman" w:cs="Times New Roman"/>
          <w:i/>
          <w:noProof/>
          <w:sz w:val="24"/>
          <w:szCs w:val="24"/>
        </w:rPr>
        <w:t xml:space="preserve">user </w:t>
      </w:r>
      <w:r w:rsidR="00E067B5">
        <w:rPr>
          <w:rFonts w:ascii="Times New Roman" w:hAnsi="Times New Roman" w:cs="Times New Roman"/>
          <w:noProof/>
          <w:sz w:val="24"/>
          <w:szCs w:val="24"/>
        </w:rPr>
        <w:t>pilih seperti pada Gambar 4.12</w:t>
      </w:r>
      <w:r w:rsidR="0069628C" w:rsidRPr="00AD6E39">
        <w:rPr>
          <w:rFonts w:ascii="Times New Roman" w:hAnsi="Times New Roman" w:cs="Times New Roman"/>
          <w:noProof/>
          <w:sz w:val="24"/>
          <w:szCs w:val="24"/>
        </w:rPr>
        <w:t xml:space="preserve">, setelah proses ini maka </w:t>
      </w:r>
      <w:r w:rsidR="0069628C" w:rsidRPr="00AD6E39">
        <w:rPr>
          <w:rFonts w:ascii="Times New Roman" w:hAnsi="Times New Roman" w:cs="Times New Roman"/>
          <w:i/>
          <w:noProof/>
          <w:sz w:val="24"/>
          <w:szCs w:val="24"/>
        </w:rPr>
        <w:t>user</w:t>
      </w:r>
      <w:r w:rsidR="0069628C" w:rsidRPr="00AD6E39">
        <w:rPr>
          <w:rFonts w:ascii="Times New Roman" w:hAnsi="Times New Roman" w:cs="Times New Roman"/>
          <w:noProof/>
          <w:sz w:val="24"/>
          <w:szCs w:val="24"/>
        </w:rPr>
        <w:t xml:space="preserve"> dapat terus melakukan penjelajahan terhadap instance atau individual manapun yang </w:t>
      </w:r>
      <w:r w:rsidR="0069628C" w:rsidRPr="00AD6E39">
        <w:rPr>
          <w:rFonts w:ascii="Times New Roman" w:hAnsi="Times New Roman" w:cs="Times New Roman"/>
          <w:i/>
          <w:noProof/>
          <w:sz w:val="24"/>
          <w:szCs w:val="24"/>
        </w:rPr>
        <w:t xml:space="preserve">user </w:t>
      </w:r>
      <w:r w:rsidR="0069628C" w:rsidRPr="00AD6E39">
        <w:rPr>
          <w:rFonts w:ascii="Times New Roman" w:hAnsi="Times New Roman" w:cs="Times New Roman"/>
          <w:noProof/>
          <w:sz w:val="24"/>
          <w:szCs w:val="24"/>
        </w:rPr>
        <w:t>inginkan</w:t>
      </w:r>
      <w:r w:rsidRPr="00AD6E39">
        <w:rPr>
          <w:rFonts w:ascii="Times New Roman" w:hAnsi="Times New Roman" w:cs="Times New Roman"/>
          <w:noProof/>
          <w:sz w:val="24"/>
          <w:szCs w:val="24"/>
        </w:rPr>
        <w:t>.</w:t>
      </w:r>
      <w:bookmarkEnd w:id="201"/>
    </w:p>
    <w:tbl>
      <w:tblPr>
        <w:tblStyle w:val="TableGrid"/>
        <w:tblW w:w="0" w:type="auto"/>
        <w:tblInd w:w="-11" w:type="dxa"/>
        <w:tblLook w:val="04A0" w:firstRow="1" w:lastRow="0" w:firstColumn="1" w:lastColumn="0" w:noHBand="0" w:noVBand="1"/>
      </w:tblPr>
      <w:tblGrid>
        <w:gridCol w:w="7927"/>
      </w:tblGrid>
      <w:tr w:rsidR="004B144A" w:rsidRPr="00514E03" w14:paraId="0596F17B" w14:textId="77777777" w:rsidTr="001815B5">
        <w:tc>
          <w:tcPr>
            <w:tcW w:w="7927" w:type="dxa"/>
          </w:tcPr>
          <w:p w14:paraId="56DA08F8" w14:textId="77777777" w:rsidR="004B144A" w:rsidRPr="00514E03" w:rsidRDefault="004B144A" w:rsidP="001815B5">
            <w:pPr>
              <w:spacing w:line="360" w:lineRule="auto"/>
              <w:ind w:left="-11"/>
              <w:jc w:val="center"/>
              <w:outlineLvl w:val="1"/>
              <w:rPr>
                <w:rFonts w:ascii="Times New Roman" w:hAnsi="Times New Roman" w:cs="Times New Roman"/>
                <w:b/>
                <w:noProof/>
                <w:sz w:val="24"/>
                <w:szCs w:val="24"/>
              </w:rPr>
            </w:pPr>
            <w:bookmarkStart w:id="202" w:name="_Toc40930913"/>
            <w:r w:rsidRPr="00597360">
              <w:rPr>
                <w:rFonts w:ascii="Times New Roman" w:hAnsi="Times New Roman" w:cs="Times New Roman"/>
                <w:b/>
                <w:i/>
                <w:noProof/>
                <w:sz w:val="24"/>
                <w:szCs w:val="24"/>
              </w:rPr>
              <w:t>Source Code</w:t>
            </w:r>
            <w:r w:rsidRPr="00514E03">
              <w:rPr>
                <w:rFonts w:ascii="Times New Roman" w:hAnsi="Times New Roman" w:cs="Times New Roman"/>
                <w:b/>
                <w:noProof/>
                <w:sz w:val="24"/>
                <w:szCs w:val="24"/>
              </w:rPr>
              <w:t xml:space="preserve"> Proses </w:t>
            </w:r>
            <w:r w:rsidRPr="00597360">
              <w:rPr>
                <w:rFonts w:ascii="Times New Roman" w:hAnsi="Times New Roman" w:cs="Times New Roman"/>
                <w:b/>
                <w:i/>
                <w:noProof/>
                <w:sz w:val="24"/>
                <w:szCs w:val="24"/>
              </w:rPr>
              <w:t>Browsing Result</w:t>
            </w:r>
            <w:bookmarkEnd w:id="202"/>
          </w:p>
        </w:tc>
      </w:tr>
      <w:tr w:rsidR="004B144A" w:rsidRPr="00514E03" w14:paraId="0E80C838" w14:textId="77777777" w:rsidTr="001815B5">
        <w:tc>
          <w:tcPr>
            <w:tcW w:w="7927" w:type="dxa"/>
          </w:tcPr>
          <w:p w14:paraId="0ABAB7EE"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 xml:space="preserve">$stringSpecificProperty = ""; </w:t>
            </w:r>
          </w:p>
          <w:p w14:paraId="382EDA70"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$i = 0;</w:t>
            </w:r>
          </w:p>
          <w:p w14:paraId="787EBE45"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$j = 0;</w:t>
            </w:r>
          </w:p>
          <w:p w14:paraId="31565720"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ab/>
            </w:r>
            <w:r w:rsidRPr="00755916">
              <w:rPr>
                <w:rFonts w:ascii="Courier New" w:hAnsi="Courier New" w:cs="Courier New"/>
                <w:sz w:val="20"/>
                <w:szCs w:val="24"/>
              </w:rPr>
              <w:tab/>
            </w:r>
          </w:p>
          <w:p w14:paraId="58593C6B"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 xml:space="preserve">for ($i=0; $i &lt; $jumlahProperty; $i++) { </w:t>
            </w:r>
          </w:p>
          <w:p w14:paraId="726FADE2"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ab/>
              <w:t>$stringSpecificProperty.="&lt;strong&gt;".$arrayStringProperty[$</w:t>
            </w:r>
            <w:r w:rsidRPr="00755916">
              <w:rPr>
                <w:rFonts w:ascii="Courier New" w:hAnsi="Courier New" w:cs="Courier New"/>
                <w:sz w:val="20"/>
                <w:szCs w:val="24"/>
              </w:rPr>
              <w:tab/>
              <w:t>i]." : &lt;/strong&gt;&lt;ul&gt;";</w:t>
            </w:r>
          </w:p>
          <w:p w14:paraId="416EAF36"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 xml:space="preserve">  for ($j=0; $j &lt; $jumlahObject[$i]; $j++) { </w:t>
            </w:r>
          </w:p>
          <w:p w14:paraId="4E448B0D"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 xml:space="preserve">    if ($arrayStringProperty[$</w:t>
            </w:r>
            <w:proofErr w:type="gramStart"/>
            <w:r w:rsidRPr="00755916">
              <w:rPr>
                <w:rFonts w:ascii="Courier New" w:hAnsi="Courier New" w:cs="Courier New"/>
                <w:sz w:val="20"/>
                <w:szCs w:val="24"/>
              </w:rPr>
              <w:t>i]=</w:t>
            </w:r>
            <w:proofErr w:type="gramEnd"/>
            <w:r w:rsidRPr="00755916">
              <w:rPr>
                <w:rFonts w:ascii="Courier New" w:hAnsi="Courier New" w:cs="Courier New"/>
                <w:sz w:val="20"/>
                <w:szCs w:val="24"/>
              </w:rPr>
              <w:t xml:space="preserve">="comment") { </w:t>
            </w:r>
            <w:r w:rsidRPr="00755916">
              <w:rPr>
                <w:rFonts w:ascii="Courier New" w:hAnsi="Courier New" w:cs="Courier New"/>
                <w:sz w:val="20"/>
                <w:szCs w:val="24"/>
              </w:rPr>
              <w:tab/>
            </w:r>
            <w:r w:rsidRPr="00755916">
              <w:rPr>
                <w:rFonts w:ascii="Courier New" w:hAnsi="Courier New" w:cs="Courier New"/>
                <w:sz w:val="20"/>
                <w:szCs w:val="24"/>
              </w:rPr>
              <w:tab/>
              <w:t>$stringSpecificProperty.="&lt;li&gt;&lt;p&gt;".$arrayStringObject[$i][</w:t>
            </w:r>
            <w:r w:rsidRPr="00755916">
              <w:rPr>
                <w:rFonts w:ascii="Courier New" w:hAnsi="Courier New" w:cs="Courier New"/>
                <w:sz w:val="20"/>
                <w:szCs w:val="24"/>
              </w:rPr>
              <w:tab/>
              <w:t>$j]."&lt;/p&gt;&lt;/li&gt;";</w:t>
            </w:r>
          </w:p>
          <w:p w14:paraId="369742CC"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 xml:space="preserve">    }</w:t>
            </w:r>
          </w:p>
          <w:p w14:paraId="63EA541D"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ab/>
              <w:t>else{</w:t>
            </w:r>
          </w:p>
          <w:p w14:paraId="2FA9CBBB"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ab/>
            </w:r>
            <w:r w:rsidRPr="00755916">
              <w:rPr>
                <w:rFonts w:ascii="Courier New" w:hAnsi="Courier New" w:cs="Courier New"/>
                <w:sz w:val="20"/>
                <w:szCs w:val="24"/>
              </w:rPr>
              <w:tab/>
              <w:t>$</w:t>
            </w:r>
            <w:proofErr w:type="gramStart"/>
            <w:r w:rsidRPr="00755916">
              <w:rPr>
                <w:rFonts w:ascii="Courier New" w:hAnsi="Courier New" w:cs="Courier New"/>
                <w:sz w:val="20"/>
                <w:szCs w:val="24"/>
              </w:rPr>
              <w:t>stringSpecificProperty .</w:t>
            </w:r>
            <w:proofErr w:type="gramEnd"/>
            <w:r w:rsidRPr="00755916">
              <w:rPr>
                <w:rFonts w:ascii="Courier New" w:hAnsi="Courier New" w:cs="Courier New"/>
                <w:sz w:val="20"/>
                <w:szCs w:val="24"/>
              </w:rPr>
              <w:t xml:space="preserve">= "&lt;li&gt;&lt;a </w:t>
            </w:r>
            <w:r w:rsidRPr="00755916">
              <w:rPr>
                <w:rFonts w:ascii="Courier New" w:hAnsi="Courier New" w:cs="Courier New"/>
                <w:sz w:val="20"/>
                <w:szCs w:val="24"/>
              </w:rPr>
              <w:tab/>
            </w:r>
            <w:r w:rsidRPr="00755916">
              <w:rPr>
                <w:rFonts w:ascii="Courier New" w:hAnsi="Courier New" w:cs="Courier New"/>
                <w:sz w:val="20"/>
                <w:szCs w:val="24"/>
              </w:rPr>
              <w:tab/>
            </w:r>
            <w:r w:rsidRPr="00755916">
              <w:rPr>
                <w:rFonts w:ascii="Courier New" w:hAnsi="Courier New" w:cs="Courier New"/>
                <w:sz w:val="20"/>
                <w:szCs w:val="24"/>
              </w:rPr>
              <w:tab/>
              <w:t>href=\"./browsingResult.php?action=viewlink&amp;value=".$array</w:t>
            </w:r>
            <w:r w:rsidRPr="00755916">
              <w:rPr>
                <w:rFonts w:ascii="Courier New" w:hAnsi="Courier New" w:cs="Courier New"/>
                <w:sz w:val="20"/>
                <w:szCs w:val="24"/>
              </w:rPr>
              <w:tab/>
              <w:t xml:space="preserve">ValueObject[$i][$j]."&amp;prefix=sils </w:t>
            </w:r>
            <w:r w:rsidRPr="00755916">
              <w:rPr>
                <w:rFonts w:ascii="Courier New" w:hAnsi="Courier New" w:cs="Courier New"/>
                <w:sz w:val="20"/>
                <w:szCs w:val="24"/>
              </w:rPr>
              <w:tab/>
              <w:t>\"&gt;".$arrayStringObject[$i][$j]."&lt;/a&gt;&lt;/li&gt;";</w:t>
            </w:r>
          </w:p>
          <w:p w14:paraId="1FF98DB1"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ab/>
              <w:t>}</w:t>
            </w:r>
          </w:p>
          <w:p w14:paraId="43BD8117"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lastRenderedPageBreak/>
              <w:t xml:space="preserve">  }</w:t>
            </w:r>
          </w:p>
          <w:p w14:paraId="580E1543"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ab/>
              <w:t>$stringSpecificProperty .= "&lt;/ul&gt;&lt;hr&gt;";</w:t>
            </w:r>
          </w:p>
          <w:p w14:paraId="2F52973D" w14:textId="77777777" w:rsidR="004B144A" w:rsidRPr="00514E03" w:rsidRDefault="004B144A" w:rsidP="001815B5">
            <w:pPr>
              <w:jc w:val="both"/>
              <w:rPr>
                <w:rFonts w:ascii="Times New Roman" w:hAnsi="Times New Roman" w:cs="Times New Roman"/>
                <w:sz w:val="24"/>
                <w:szCs w:val="24"/>
              </w:rPr>
            </w:pPr>
            <w:r w:rsidRPr="00755916">
              <w:rPr>
                <w:rFonts w:ascii="Courier New" w:hAnsi="Courier New" w:cs="Courier New"/>
                <w:sz w:val="20"/>
                <w:szCs w:val="24"/>
              </w:rPr>
              <w:t>}</w:t>
            </w:r>
          </w:p>
        </w:tc>
      </w:tr>
    </w:tbl>
    <w:p w14:paraId="780A310B" w14:textId="77777777" w:rsidR="004B144A" w:rsidRDefault="004B144A" w:rsidP="0009140B">
      <w:pPr>
        <w:pStyle w:val="ListParagraph"/>
        <w:spacing w:after="0" w:line="360" w:lineRule="auto"/>
        <w:ind w:left="0"/>
        <w:jc w:val="both"/>
        <w:outlineLvl w:val="1"/>
        <w:rPr>
          <w:rFonts w:ascii="Times New Roman" w:hAnsi="Times New Roman" w:cs="Times New Roman"/>
          <w:noProof/>
          <w:sz w:val="24"/>
          <w:szCs w:val="24"/>
        </w:rPr>
      </w:pPr>
    </w:p>
    <w:p w14:paraId="7A64ACB6" w14:textId="01B78231" w:rsidR="004B144A" w:rsidRDefault="004B144A" w:rsidP="004B144A">
      <w:pPr>
        <w:pStyle w:val="ListParagraph"/>
        <w:spacing w:after="0" w:line="360" w:lineRule="auto"/>
        <w:ind w:left="0" w:firstLine="720"/>
        <w:jc w:val="both"/>
        <w:outlineLvl w:val="1"/>
        <w:rPr>
          <w:rFonts w:ascii="Times New Roman" w:hAnsi="Times New Roman" w:cs="Times New Roman"/>
          <w:noProof/>
          <w:color w:val="FF0000"/>
          <w:sz w:val="24"/>
          <w:szCs w:val="24"/>
        </w:rPr>
      </w:pPr>
      <w:bookmarkStart w:id="203" w:name="_Toc40930914"/>
      <w:r>
        <w:rPr>
          <w:rFonts w:ascii="Times New Roman" w:hAnsi="Times New Roman" w:cs="Times New Roman"/>
          <w:noProof/>
          <w:sz w:val="24"/>
          <w:szCs w:val="24"/>
        </w:rPr>
        <w:t>Pertama, inisialisasi variabel</w:t>
      </w:r>
      <w:r w:rsidRPr="00911825">
        <w:rPr>
          <w:rFonts w:ascii="Times New Roman" w:hAnsi="Times New Roman" w:cs="Times New Roman"/>
          <w:i/>
          <w:noProof/>
          <w:sz w:val="24"/>
          <w:szCs w:val="24"/>
        </w:rPr>
        <w:t xml:space="preserve"> </w:t>
      </w:r>
      <w:r>
        <w:rPr>
          <w:rFonts w:ascii="Times New Roman" w:hAnsi="Times New Roman" w:cs="Times New Roman"/>
          <w:i/>
          <w:noProof/>
          <w:sz w:val="24"/>
          <w:szCs w:val="24"/>
        </w:rPr>
        <w:t>stringSpecificProperty,</w:t>
      </w:r>
      <w:r>
        <w:rPr>
          <w:rFonts w:ascii="Times New Roman" w:hAnsi="Times New Roman" w:cs="Times New Roman"/>
          <w:noProof/>
          <w:sz w:val="24"/>
          <w:szCs w:val="24"/>
        </w:rPr>
        <w:t xml:space="preserve"> </w:t>
      </w:r>
      <w:r>
        <w:rPr>
          <w:rFonts w:ascii="Times New Roman" w:hAnsi="Times New Roman" w:cs="Times New Roman"/>
          <w:i/>
          <w:noProof/>
          <w:sz w:val="24"/>
          <w:szCs w:val="24"/>
        </w:rPr>
        <w:t xml:space="preserve">i </w:t>
      </w:r>
      <w:r>
        <w:rPr>
          <w:rFonts w:ascii="Times New Roman" w:hAnsi="Times New Roman" w:cs="Times New Roman"/>
          <w:noProof/>
          <w:sz w:val="24"/>
          <w:szCs w:val="24"/>
        </w:rPr>
        <w:t xml:space="preserve">dan </w:t>
      </w:r>
      <w:r>
        <w:rPr>
          <w:rFonts w:ascii="Times New Roman" w:hAnsi="Times New Roman" w:cs="Times New Roman"/>
          <w:i/>
          <w:noProof/>
          <w:sz w:val="24"/>
          <w:szCs w:val="24"/>
        </w:rPr>
        <w:t>j</w:t>
      </w:r>
      <w:r>
        <w:rPr>
          <w:rFonts w:ascii="Times New Roman" w:hAnsi="Times New Roman" w:cs="Times New Roman"/>
          <w:noProof/>
          <w:sz w:val="24"/>
          <w:szCs w:val="24"/>
        </w:rPr>
        <w:t xml:space="preserve">. Variabel </w:t>
      </w:r>
      <w:r>
        <w:rPr>
          <w:rFonts w:ascii="Times New Roman" w:hAnsi="Times New Roman" w:cs="Times New Roman"/>
          <w:i/>
          <w:noProof/>
          <w:sz w:val="24"/>
          <w:szCs w:val="24"/>
        </w:rPr>
        <w:t xml:space="preserve">stringSpecificProperty </w:t>
      </w:r>
      <w:r>
        <w:rPr>
          <w:rFonts w:ascii="Times New Roman" w:hAnsi="Times New Roman" w:cs="Times New Roman"/>
          <w:noProof/>
          <w:sz w:val="24"/>
          <w:szCs w:val="24"/>
        </w:rPr>
        <w:t xml:space="preserve"> digunakan untuk menampung </w:t>
      </w:r>
      <w:r>
        <w:rPr>
          <w:rFonts w:ascii="Times New Roman" w:hAnsi="Times New Roman" w:cs="Times New Roman"/>
          <w:i/>
          <w:noProof/>
          <w:sz w:val="24"/>
          <w:szCs w:val="24"/>
        </w:rPr>
        <w:t xml:space="preserve">string </w:t>
      </w:r>
      <w:r>
        <w:rPr>
          <w:rFonts w:ascii="Times New Roman" w:hAnsi="Times New Roman" w:cs="Times New Roman"/>
          <w:noProof/>
          <w:sz w:val="24"/>
          <w:szCs w:val="24"/>
        </w:rPr>
        <w:t xml:space="preserve">kode HTML yang berisi judul nama </w:t>
      </w:r>
      <w:r>
        <w:rPr>
          <w:rFonts w:ascii="Times New Roman" w:hAnsi="Times New Roman" w:cs="Times New Roman"/>
          <w:i/>
          <w:noProof/>
          <w:sz w:val="24"/>
          <w:szCs w:val="24"/>
        </w:rPr>
        <w:t xml:space="preserve">property </w:t>
      </w:r>
      <w:r>
        <w:rPr>
          <w:rFonts w:ascii="Times New Roman" w:hAnsi="Times New Roman" w:cs="Times New Roman"/>
          <w:noProof/>
          <w:sz w:val="24"/>
          <w:szCs w:val="24"/>
        </w:rPr>
        <w:t xml:space="preserve">dan individu terkait untuk kemudian ditampilkan pada halaman Browsing Result. Variabel </w:t>
      </w:r>
      <w:r w:rsidRPr="00911825">
        <w:rPr>
          <w:rFonts w:ascii="Times New Roman" w:hAnsi="Times New Roman" w:cs="Times New Roman"/>
          <w:i/>
          <w:noProof/>
          <w:sz w:val="24"/>
          <w:szCs w:val="24"/>
        </w:rPr>
        <w:t>i</w:t>
      </w:r>
      <w:r>
        <w:rPr>
          <w:rFonts w:ascii="Times New Roman" w:hAnsi="Times New Roman" w:cs="Times New Roman"/>
          <w:i/>
          <w:noProof/>
          <w:sz w:val="24"/>
          <w:szCs w:val="24"/>
        </w:rPr>
        <w:t xml:space="preserve"> </w:t>
      </w:r>
      <w:r>
        <w:rPr>
          <w:rFonts w:ascii="Times New Roman" w:hAnsi="Times New Roman" w:cs="Times New Roman"/>
          <w:noProof/>
          <w:sz w:val="24"/>
          <w:szCs w:val="24"/>
        </w:rPr>
        <w:t xml:space="preserve">dan </w:t>
      </w:r>
      <w:r>
        <w:rPr>
          <w:rFonts w:ascii="Times New Roman" w:hAnsi="Times New Roman" w:cs="Times New Roman"/>
          <w:i/>
          <w:noProof/>
          <w:sz w:val="24"/>
          <w:szCs w:val="24"/>
        </w:rPr>
        <w:t>j</w:t>
      </w:r>
      <w:r>
        <w:rPr>
          <w:rFonts w:ascii="Times New Roman" w:hAnsi="Times New Roman" w:cs="Times New Roman"/>
          <w:noProof/>
          <w:sz w:val="24"/>
          <w:szCs w:val="24"/>
        </w:rPr>
        <w:t xml:space="preserve"> sendiri digunakan untuk keperluan perulangan. Kemudian, melakukan perulangan sebanyak jumlah </w:t>
      </w:r>
      <w:r>
        <w:rPr>
          <w:rFonts w:ascii="Times New Roman" w:hAnsi="Times New Roman" w:cs="Times New Roman"/>
          <w:i/>
          <w:noProof/>
          <w:sz w:val="24"/>
          <w:szCs w:val="24"/>
        </w:rPr>
        <w:t xml:space="preserve">property </w:t>
      </w:r>
      <w:r>
        <w:rPr>
          <w:rFonts w:ascii="Times New Roman" w:hAnsi="Times New Roman" w:cs="Times New Roman"/>
          <w:noProof/>
          <w:sz w:val="24"/>
          <w:szCs w:val="24"/>
        </w:rPr>
        <w:t xml:space="preserve">yang sebelumnya didapatkan untuk kemudian melakukan konkatenasi judul nama </w:t>
      </w:r>
      <w:r>
        <w:rPr>
          <w:rFonts w:ascii="Times New Roman" w:hAnsi="Times New Roman" w:cs="Times New Roman"/>
          <w:i/>
          <w:noProof/>
          <w:sz w:val="24"/>
          <w:szCs w:val="24"/>
        </w:rPr>
        <w:t xml:space="preserve">property </w:t>
      </w:r>
      <w:r>
        <w:rPr>
          <w:rFonts w:ascii="Times New Roman" w:hAnsi="Times New Roman" w:cs="Times New Roman"/>
          <w:noProof/>
          <w:sz w:val="24"/>
          <w:szCs w:val="24"/>
        </w:rPr>
        <w:t xml:space="preserve">terhadap variabel </w:t>
      </w:r>
      <w:r>
        <w:rPr>
          <w:rFonts w:ascii="Times New Roman" w:hAnsi="Times New Roman" w:cs="Times New Roman"/>
          <w:i/>
          <w:noProof/>
          <w:sz w:val="24"/>
          <w:szCs w:val="24"/>
        </w:rPr>
        <w:t>stringSpecificProperty.</w:t>
      </w:r>
      <w:r>
        <w:rPr>
          <w:rFonts w:ascii="Times New Roman" w:hAnsi="Times New Roman" w:cs="Times New Roman"/>
          <w:noProof/>
          <w:sz w:val="24"/>
          <w:szCs w:val="24"/>
        </w:rPr>
        <w:t xml:space="preserve">  Setelah itu, kembali dilakukan perulangan sebanyak jumlah </w:t>
      </w:r>
      <w:r>
        <w:rPr>
          <w:rFonts w:ascii="Times New Roman" w:hAnsi="Times New Roman" w:cs="Times New Roman"/>
          <w:i/>
          <w:noProof/>
          <w:sz w:val="24"/>
          <w:szCs w:val="24"/>
        </w:rPr>
        <w:t xml:space="preserve">object </w:t>
      </w:r>
      <w:r>
        <w:rPr>
          <w:rFonts w:ascii="Times New Roman" w:hAnsi="Times New Roman" w:cs="Times New Roman"/>
          <w:noProof/>
          <w:sz w:val="24"/>
          <w:szCs w:val="24"/>
        </w:rPr>
        <w:t xml:space="preserve">dari </w:t>
      </w:r>
      <w:r>
        <w:rPr>
          <w:rFonts w:ascii="Times New Roman" w:hAnsi="Times New Roman" w:cs="Times New Roman"/>
          <w:i/>
          <w:noProof/>
          <w:sz w:val="24"/>
          <w:szCs w:val="24"/>
        </w:rPr>
        <w:t xml:space="preserve">property </w:t>
      </w:r>
      <w:r>
        <w:rPr>
          <w:rFonts w:ascii="Times New Roman" w:hAnsi="Times New Roman" w:cs="Times New Roman"/>
          <w:noProof/>
          <w:sz w:val="24"/>
          <w:szCs w:val="24"/>
        </w:rPr>
        <w:t xml:space="preserve">yang bersesuaian untuk kemudian melakukan konkatenasi </w:t>
      </w:r>
      <w:r>
        <w:rPr>
          <w:rFonts w:ascii="Times New Roman" w:hAnsi="Times New Roman" w:cs="Times New Roman"/>
          <w:i/>
          <w:noProof/>
          <w:sz w:val="24"/>
          <w:szCs w:val="24"/>
        </w:rPr>
        <w:t xml:space="preserve">list </w:t>
      </w:r>
      <w:r>
        <w:rPr>
          <w:rFonts w:ascii="Times New Roman" w:hAnsi="Times New Roman" w:cs="Times New Roman"/>
          <w:noProof/>
          <w:sz w:val="24"/>
          <w:szCs w:val="24"/>
        </w:rPr>
        <w:t xml:space="preserve">dari </w:t>
      </w:r>
      <w:r>
        <w:rPr>
          <w:rFonts w:ascii="Times New Roman" w:hAnsi="Times New Roman" w:cs="Times New Roman"/>
          <w:i/>
          <w:noProof/>
          <w:sz w:val="24"/>
          <w:szCs w:val="24"/>
        </w:rPr>
        <w:t xml:space="preserve">instances </w:t>
      </w:r>
      <w:r>
        <w:rPr>
          <w:rFonts w:ascii="Times New Roman" w:hAnsi="Times New Roman" w:cs="Times New Roman"/>
          <w:noProof/>
          <w:sz w:val="24"/>
          <w:szCs w:val="24"/>
        </w:rPr>
        <w:t xml:space="preserve">yang menjadi </w:t>
      </w:r>
      <w:r>
        <w:rPr>
          <w:rFonts w:ascii="Times New Roman" w:hAnsi="Times New Roman" w:cs="Times New Roman"/>
          <w:i/>
          <w:noProof/>
          <w:sz w:val="24"/>
          <w:szCs w:val="24"/>
        </w:rPr>
        <w:t xml:space="preserve">object </w:t>
      </w:r>
      <w:r>
        <w:rPr>
          <w:rFonts w:ascii="Times New Roman" w:hAnsi="Times New Roman" w:cs="Times New Roman"/>
          <w:noProof/>
          <w:sz w:val="24"/>
          <w:szCs w:val="24"/>
        </w:rPr>
        <w:t xml:space="preserve">dari </w:t>
      </w:r>
      <w:r>
        <w:rPr>
          <w:rFonts w:ascii="Times New Roman" w:hAnsi="Times New Roman" w:cs="Times New Roman"/>
          <w:i/>
          <w:noProof/>
          <w:sz w:val="24"/>
          <w:szCs w:val="24"/>
        </w:rPr>
        <w:t>property</w:t>
      </w:r>
      <w:r>
        <w:rPr>
          <w:rFonts w:ascii="Times New Roman" w:hAnsi="Times New Roman" w:cs="Times New Roman"/>
          <w:noProof/>
          <w:sz w:val="24"/>
          <w:szCs w:val="24"/>
        </w:rPr>
        <w:t xml:space="preserve"> yang bersesuaian.</w:t>
      </w:r>
      <w:bookmarkEnd w:id="203"/>
    </w:p>
    <w:p w14:paraId="16D9A74B" w14:textId="77777777" w:rsidR="0009140B" w:rsidRPr="00514E03" w:rsidRDefault="0009140B" w:rsidP="0009140B">
      <w:pPr>
        <w:spacing w:after="0" w:line="360" w:lineRule="auto"/>
        <w:jc w:val="both"/>
        <w:outlineLvl w:val="1"/>
        <w:rPr>
          <w:rFonts w:ascii="Times New Roman" w:hAnsi="Times New Roman" w:cs="Times New Roman"/>
          <w:noProof/>
          <w:sz w:val="24"/>
          <w:szCs w:val="24"/>
        </w:rPr>
      </w:pPr>
    </w:p>
    <w:p w14:paraId="60F4A2ED" w14:textId="628D6271" w:rsidR="0061549C" w:rsidRPr="00514E03" w:rsidRDefault="0061549C" w:rsidP="0009140B">
      <w:pPr>
        <w:pStyle w:val="ListParagraph"/>
        <w:spacing w:after="0" w:line="360" w:lineRule="auto"/>
        <w:ind w:left="0"/>
        <w:jc w:val="both"/>
        <w:outlineLvl w:val="1"/>
        <w:rPr>
          <w:rFonts w:ascii="Times New Roman" w:hAnsi="Times New Roman" w:cs="Times New Roman"/>
          <w:noProof/>
          <w:color w:val="FF0000"/>
          <w:sz w:val="24"/>
          <w:szCs w:val="24"/>
        </w:rPr>
      </w:pPr>
      <w:bookmarkStart w:id="204" w:name="_Toc40930915"/>
      <w:r w:rsidRPr="00514E03">
        <w:rPr>
          <w:rFonts w:ascii="Times New Roman" w:hAnsi="Times New Roman" w:cs="Times New Roman"/>
          <w:noProof/>
          <w:color w:val="FF0000"/>
          <w:sz w:val="24"/>
          <w:szCs w:val="24"/>
        </w:rPr>
        <w:drawing>
          <wp:inline distT="0" distB="0" distL="0" distR="0" wp14:anchorId="76255629" wp14:editId="05BA19BD">
            <wp:extent cx="5039995" cy="2266315"/>
            <wp:effectExtent l="0" t="0" r="825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2266315"/>
                    </a:xfrm>
                    <a:prstGeom prst="rect">
                      <a:avLst/>
                    </a:prstGeom>
                  </pic:spPr>
                </pic:pic>
              </a:graphicData>
            </a:graphic>
          </wp:inline>
        </w:drawing>
      </w:r>
      <w:bookmarkEnd w:id="204"/>
    </w:p>
    <w:p w14:paraId="1A2D411D" w14:textId="619110F6" w:rsidR="0061549C" w:rsidRPr="00514E03" w:rsidRDefault="00F82639" w:rsidP="0061549C">
      <w:pPr>
        <w:pStyle w:val="ListParagraph"/>
        <w:spacing w:after="0" w:line="360" w:lineRule="auto"/>
        <w:jc w:val="center"/>
        <w:outlineLvl w:val="1"/>
        <w:rPr>
          <w:rFonts w:ascii="Times New Roman" w:hAnsi="Times New Roman" w:cs="Times New Roman"/>
          <w:b/>
          <w:noProof/>
          <w:sz w:val="24"/>
          <w:szCs w:val="24"/>
        </w:rPr>
      </w:pPr>
      <w:bookmarkStart w:id="205" w:name="_Toc40930916"/>
      <w:r>
        <w:rPr>
          <w:rFonts w:ascii="Times New Roman" w:hAnsi="Times New Roman" w:cs="Times New Roman"/>
          <w:b/>
          <w:noProof/>
          <w:sz w:val="24"/>
          <w:szCs w:val="24"/>
        </w:rPr>
        <w:t>Gambar 4.12</w:t>
      </w:r>
      <w:r w:rsidR="0061549C" w:rsidRPr="00514E03">
        <w:rPr>
          <w:rFonts w:ascii="Times New Roman" w:hAnsi="Times New Roman" w:cs="Times New Roman"/>
          <w:b/>
          <w:noProof/>
          <w:sz w:val="24"/>
          <w:szCs w:val="24"/>
        </w:rPr>
        <w:t xml:space="preserve"> Tampilan Halaman </w:t>
      </w:r>
      <w:r w:rsidR="00B80B5C" w:rsidRPr="00B80B5C">
        <w:rPr>
          <w:rFonts w:ascii="Times New Roman" w:hAnsi="Times New Roman" w:cs="Times New Roman"/>
          <w:b/>
          <w:i/>
          <w:noProof/>
          <w:sz w:val="24"/>
          <w:szCs w:val="24"/>
        </w:rPr>
        <w:t>Browsing Result</w:t>
      </w:r>
      <w:r w:rsidR="00B80B5C" w:rsidRPr="00514E03">
        <w:rPr>
          <w:rFonts w:ascii="Times New Roman" w:hAnsi="Times New Roman" w:cs="Times New Roman"/>
          <w:b/>
          <w:noProof/>
          <w:sz w:val="24"/>
          <w:szCs w:val="24"/>
        </w:rPr>
        <w:t xml:space="preserve"> </w:t>
      </w:r>
      <w:r w:rsidR="008F097A" w:rsidRPr="00514E03">
        <w:rPr>
          <w:rFonts w:ascii="Times New Roman" w:hAnsi="Times New Roman" w:cs="Times New Roman"/>
          <w:b/>
          <w:noProof/>
          <w:sz w:val="24"/>
          <w:szCs w:val="24"/>
        </w:rPr>
        <w:t>1</w:t>
      </w:r>
      <w:bookmarkEnd w:id="205"/>
    </w:p>
    <w:p w14:paraId="04AE6375" w14:textId="77777777" w:rsidR="0009140B" w:rsidRPr="00514E03" w:rsidRDefault="0009140B" w:rsidP="0009140B">
      <w:pPr>
        <w:pStyle w:val="ListParagraph"/>
        <w:spacing w:after="0" w:line="360" w:lineRule="auto"/>
        <w:ind w:left="0"/>
        <w:jc w:val="both"/>
        <w:outlineLvl w:val="1"/>
        <w:rPr>
          <w:rFonts w:ascii="Times New Roman" w:hAnsi="Times New Roman" w:cs="Times New Roman"/>
          <w:noProof/>
          <w:sz w:val="24"/>
          <w:szCs w:val="24"/>
        </w:rPr>
      </w:pPr>
    </w:p>
    <w:p w14:paraId="66B5D63B" w14:textId="6ECBBB4F" w:rsidR="0061549C" w:rsidRPr="00514E03" w:rsidRDefault="0061549C" w:rsidP="0009140B">
      <w:pPr>
        <w:pStyle w:val="ListParagraph"/>
        <w:spacing w:after="0" w:line="360" w:lineRule="auto"/>
        <w:ind w:left="0"/>
        <w:jc w:val="center"/>
        <w:outlineLvl w:val="1"/>
        <w:rPr>
          <w:rFonts w:ascii="Times New Roman" w:hAnsi="Times New Roman" w:cs="Times New Roman"/>
          <w:b/>
          <w:noProof/>
          <w:sz w:val="24"/>
          <w:szCs w:val="24"/>
        </w:rPr>
      </w:pPr>
      <w:bookmarkStart w:id="206" w:name="_Toc40930917"/>
      <w:r w:rsidRPr="00514E03">
        <w:rPr>
          <w:rFonts w:ascii="Times New Roman" w:hAnsi="Times New Roman" w:cs="Times New Roman"/>
          <w:b/>
          <w:noProof/>
          <w:sz w:val="24"/>
          <w:szCs w:val="24"/>
        </w:rPr>
        <w:lastRenderedPageBreak/>
        <w:drawing>
          <wp:inline distT="0" distB="0" distL="0" distR="0" wp14:anchorId="2D518273" wp14:editId="4F467406">
            <wp:extent cx="5039995" cy="2266315"/>
            <wp:effectExtent l="0" t="0" r="825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2266315"/>
                    </a:xfrm>
                    <a:prstGeom prst="rect">
                      <a:avLst/>
                    </a:prstGeom>
                  </pic:spPr>
                </pic:pic>
              </a:graphicData>
            </a:graphic>
          </wp:inline>
        </w:drawing>
      </w:r>
      <w:bookmarkEnd w:id="206"/>
    </w:p>
    <w:p w14:paraId="0AC45461" w14:textId="6204F1C1" w:rsidR="008F097A" w:rsidRPr="00514E03" w:rsidRDefault="00F82639" w:rsidP="0061549C">
      <w:pPr>
        <w:pStyle w:val="ListParagraph"/>
        <w:spacing w:after="0" w:line="360" w:lineRule="auto"/>
        <w:jc w:val="center"/>
        <w:outlineLvl w:val="1"/>
        <w:rPr>
          <w:rFonts w:ascii="Times New Roman" w:hAnsi="Times New Roman" w:cs="Times New Roman"/>
          <w:b/>
          <w:noProof/>
          <w:sz w:val="24"/>
          <w:szCs w:val="24"/>
        </w:rPr>
      </w:pPr>
      <w:bookmarkStart w:id="207" w:name="_Toc40930918"/>
      <w:r>
        <w:rPr>
          <w:rFonts w:ascii="Times New Roman" w:hAnsi="Times New Roman" w:cs="Times New Roman"/>
          <w:b/>
          <w:noProof/>
          <w:sz w:val="24"/>
          <w:szCs w:val="24"/>
        </w:rPr>
        <w:t>Gambar 4.13</w:t>
      </w:r>
      <w:r w:rsidR="008F097A" w:rsidRPr="00514E03">
        <w:rPr>
          <w:rFonts w:ascii="Times New Roman" w:hAnsi="Times New Roman" w:cs="Times New Roman"/>
          <w:b/>
          <w:noProof/>
          <w:sz w:val="24"/>
          <w:szCs w:val="24"/>
        </w:rPr>
        <w:t xml:space="preserve"> Tampilan Halaman </w:t>
      </w:r>
      <w:r w:rsidR="00B80B5C" w:rsidRPr="00B80B5C">
        <w:rPr>
          <w:rFonts w:ascii="Times New Roman" w:hAnsi="Times New Roman" w:cs="Times New Roman"/>
          <w:b/>
          <w:i/>
          <w:noProof/>
          <w:sz w:val="24"/>
          <w:szCs w:val="24"/>
        </w:rPr>
        <w:t>Browsing Result</w:t>
      </w:r>
      <w:r w:rsidR="00B80B5C" w:rsidRPr="00514E03">
        <w:rPr>
          <w:rFonts w:ascii="Times New Roman" w:hAnsi="Times New Roman" w:cs="Times New Roman"/>
          <w:b/>
          <w:noProof/>
          <w:sz w:val="24"/>
          <w:szCs w:val="24"/>
        </w:rPr>
        <w:t xml:space="preserve"> 2</w:t>
      </w:r>
      <w:bookmarkEnd w:id="207"/>
    </w:p>
    <w:p w14:paraId="3080A859" w14:textId="322B4190" w:rsidR="00AD6E39" w:rsidRDefault="00AD6E39">
      <w:pPr>
        <w:rPr>
          <w:rFonts w:ascii="Times New Roman" w:hAnsi="Times New Roman" w:cs="Times New Roman"/>
          <w:b/>
          <w:sz w:val="24"/>
          <w:szCs w:val="24"/>
        </w:rPr>
      </w:pPr>
    </w:p>
    <w:p w14:paraId="0B489C2E" w14:textId="7F306604" w:rsidR="004C3A6C" w:rsidRPr="00094F2B" w:rsidRDefault="009C4EA3" w:rsidP="008D0BBA">
      <w:pPr>
        <w:pStyle w:val="Heading3"/>
        <w:numPr>
          <w:ilvl w:val="2"/>
          <w:numId w:val="43"/>
        </w:numPr>
        <w:spacing w:line="360" w:lineRule="auto"/>
        <w:ind w:left="851" w:hanging="851"/>
        <w:jc w:val="both"/>
        <w:rPr>
          <w:rFonts w:ascii="Times New Roman" w:hAnsi="Times New Roman" w:cs="Times New Roman"/>
          <w:b/>
          <w:color w:val="auto"/>
        </w:rPr>
      </w:pPr>
      <w:bookmarkStart w:id="208" w:name="_Toc40930919"/>
      <w:r w:rsidRPr="00094F2B">
        <w:rPr>
          <w:rFonts w:ascii="Times New Roman" w:hAnsi="Times New Roman" w:cs="Times New Roman"/>
          <w:b/>
          <w:color w:val="auto"/>
        </w:rPr>
        <w:t>Membangun Fasilitas Searching</w:t>
      </w:r>
      <w:bookmarkEnd w:id="208"/>
    </w:p>
    <w:p w14:paraId="58BE9A64" w14:textId="581FE1FC" w:rsidR="00D302B6" w:rsidRPr="00514E03" w:rsidRDefault="001C65DF" w:rsidP="00AE4EB5">
      <w:pPr>
        <w:spacing w:after="0" w:line="360" w:lineRule="auto"/>
        <w:ind w:left="-11" w:firstLine="731"/>
        <w:jc w:val="both"/>
        <w:outlineLvl w:val="1"/>
        <w:rPr>
          <w:rFonts w:ascii="Times New Roman" w:hAnsi="Times New Roman" w:cs="Times New Roman"/>
          <w:noProof/>
          <w:sz w:val="24"/>
          <w:szCs w:val="24"/>
        </w:rPr>
      </w:pPr>
      <w:bookmarkStart w:id="209" w:name="_Toc40930920"/>
      <w:r>
        <w:rPr>
          <w:rFonts w:ascii="Times New Roman" w:hAnsi="Times New Roman" w:cs="Times New Roman"/>
          <w:noProof/>
          <w:sz w:val="24"/>
          <w:szCs w:val="24"/>
        </w:rPr>
        <w:t xml:space="preserve">  </w:t>
      </w:r>
      <w:r w:rsidR="007D7D76" w:rsidRPr="00514E03">
        <w:rPr>
          <w:rFonts w:ascii="Times New Roman" w:hAnsi="Times New Roman" w:cs="Times New Roman"/>
          <w:noProof/>
          <w:sz w:val="24"/>
          <w:szCs w:val="24"/>
        </w:rPr>
        <w:t>Fasilitas pencarian dikembangkan untuk memberikan fleksibilitas kepada pengguna untuk menemukan sumber daya digital yang relevan dengan membangun beberapa kriteria utama untuk lebih lanjut.</w:t>
      </w:r>
      <w:bookmarkEnd w:id="209"/>
      <w:r w:rsidR="007D7D76" w:rsidRPr="00514E03">
        <w:rPr>
          <w:rFonts w:ascii="Times New Roman" w:hAnsi="Times New Roman" w:cs="Times New Roman"/>
          <w:noProof/>
          <w:sz w:val="24"/>
          <w:szCs w:val="24"/>
        </w:rPr>
        <w:t xml:space="preserve"> </w:t>
      </w:r>
    </w:p>
    <w:p w14:paraId="60D9CECB" w14:textId="0FB974EC" w:rsidR="00D302B6" w:rsidRPr="00514E03" w:rsidRDefault="007D7D76" w:rsidP="00D302B6">
      <w:pPr>
        <w:spacing w:after="0" w:line="360" w:lineRule="auto"/>
        <w:ind w:left="-11"/>
        <w:jc w:val="both"/>
        <w:outlineLvl w:val="1"/>
        <w:rPr>
          <w:rFonts w:ascii="Times New Roman" w:hAnsi="Times New Roman" w:cs="Times New Roman"/>
          <w:noProof/>
          <w:sz w:val="24"/>
          <w:szCs w:val="24"/>
        </w:rPr>
      </w:pPr>
      <w:bookmarkStart w:id="210" w:name="_Toc40930921"/>
      <w:r w:rsidRPr="00514E03">
        <w:rPr>
          <w:rFonts w:ascii="Times New Roman" w:hAnsi="Times New Roman" w:cs="Times New Roman"/>
          <w:noProof/>
          <w:sz w:val="24"/>
          <w:szCs w:val="24"/>
        </w:rPr>
        <w:t xml:space="preserve">Pertama, pengguna harus memilih </w:t>
      </w:r>
      <w:r w:rsidR="00750F2C" w:rsidRPr="00514E03">
        <w:rPr>
          <w:rFonts w:ascii="Times New Roman" w:hAnsi="Times New Roman" w:cs="Times New Roman"/>
          <w:noProof/>
          <w:sz w:val="24"/>
          <w:szCs w:val="24"/>
        </w:rPr>
        <w:t xml:space="preserve">output </w:t>
      </w:r>
      <w:r w:rsidRPr="00514E03">
        <w:rPr>
          <w:rFonts w:ascii="Times New Roman" w:hAnsi="Times New Roman" w:cs="Times New Roman"/>
          <w:noProof/>
          <w:sz w:val="24"/>
          <w:szCs w:val="24"/>
        </w:rPr>
        <w:t>dengan kata lain, apa yang mereka cari.</w:t>
      </w:r>
      <w:bookmarkEnd w:id="210"/>
      <w:r w:rsidRPr="00514E03">
        <w:rPr>
          <w:rFonts w:ascii="Times New Roman" w:hAnsi="Times New Roman" w:cs="Times New Roman"/>
          <w:noProof/>
          <w:sz w:val="24"/>
          <w:szCs w:val="24"/>
        </w:rPr>
        <w:t xml:space="preserve"> </w:t>
      </w:r>
    </w:p>
    <w:p w14:paraId="718B1C6D" w14:textId="77777777" w:rsidR="00D302B6" w:rsidRPr="00514E03" w:rsidRDefault="007D7D76" w:rsidP="00D302B6">
      <w:pPr>
        <w:spacing w:after="0" w:line="360" w:lineRule="auto"/>
        <w:ind w:left="-11"/>
        <w:jc w:val="both"/>
        <w:outlineLvl w:val="1"/>
        <w:rPr>
          <w:rFonts w:ascii="Times New Roman" w:hAnsi="Times New Roman" w:cs="Times New Roman"/>
          <w:noProof/>
          <w:sz w:val="24"/>
          <w:szCs w:val="24"/>
        </w:rPr>
      </w:pPr>
      <w:bookmarkStart w:id="211" w:name="_Toc40930922"/>
      <w:r w:rsidRPr="00514E03">
        <w:rPr>
          <w:rFonts w:ascii="Times New Roman" w:hAnsi="Times New Roman" w:cs="Times New Roman"/>
          <w:noProof/>
          <w:sz w:val="24"/>
          <w:szCs w:val="24"/>
        </w:rPr>
        <w:t>Kedua, pengguna harus memilih setidaknya satu filter kueri input, sehingga portal digital dapat mencari sumber daya yang tersedia menggunakan hubungan semantik dari kueri yang dibuat.</w:t>
      </w:r>
      <w:bookmarkEnd w:id="211"/>
      <w:r w:rsidRPr="00514E03">
        <w:rPr>
          <w:rFonts w:ascii="Times New Roman" w:hAnsi="Times New Roman" w:cs="Times New Roman"/>
          <w:noProof/>
          <w:sz w:val="24"/>
          <w:szCs w:val="24"/>
        </w:rPr>
        <w:t xml:space="preserve"> </w:t>
      </w:r>
    </w:p>
    <w:p w14:paraId="42CB7703" w14:textId="1D3A1BB0" w:rsidR="007D7D76" w:rsidRPr="00514E03" w:rsidRDefault="007D7D76" w:rsidP="00D302B6">
      <w:pPr>
        <w:spacing w:after="0" w:line="360" w:lineRule="auto"/>
        <w:ind w:left="-11"/>
        <w:jc w:val="both"/>
        <w:outlineLvl w:val="1"/>
        <w:rPr>
          <w:rFonts w:ascii="Times New Roman" w:hAnsi="Times New Roman" w:cs="Times New Roman"/>
          <w:noProof/>
          <w:sz w:val="24"/>
          <w:szCs w:val="24"/>
        </w:rPr>
      </w:pPr>
      <w:bookmarkStart w:id="212" w:name="_Toc40930923"/>
      <w:r w:rsidRPr="00514E03">
        <w:rPr>
          <w:rFonts w:ascii="Times New Roman" w:hAnsi="Times New Roman" w:cs="Times New Roman"/>
          <w:noProof/>
          <w:sz w:val="24"/>
          <w:szCs w:val="24"/>
        </w:rPr>
        <w:t xml:space="preserve">Misalnya, menemukan </w:t>
      </w:r>
      <w:r w:rsidR="00750F2C" w:rsidRPr="00514E03">
        <w:rPr>
          <w:rFonts w:ascii="Times New Roman" w:hAnsi="Times New Roman" w:cs="Times New Roman"/>
          <w:noProof/>
          <w:sz w:val="24"/>
          <w:szCs w:val="24"/>
        </w:rPr>
        <w:t>tarian yang Menggunakan atribut Sesimping, merupakan jenis tari Berkelompok Campuran, diiringi dengan instrumen Suling, ditarikan oleh Pria dan Wanita, muncul antara tahun 1401 -1500, berasal dari Kabupaten Denpasar dan ditarikan saat Upacara Keagamaan.</w:t>
      </w:r>
      <w:bookmarkEnd w:id="212"/>
    </w:p>
    <w:p w14:paraId="5944EFF9" w14:textId="77777777" w:rsidR="00F26864" w:rsidRPr="00514E03" w:rsidRDefault="00F26864" w:rsidP="00D302B6">
      <w:pPr>
        <w:spacing w:after="0" w:line="360" w:lineRule="auto"/>
        <w:ind w:left="-11"/>
        <w:jc w:val="both"/>
        <w:outlineLvl w:val="1"/>
        <w:rPr>
          <w:rFonts w:ascii="Times New Roman" w:hAnsi="Times New Roman" w:cs="Times New Roman"/>
          <w:noProof/>
          <w:sz w:val="24"/>
          <w:szCs w:val="24"/>
        </w:rPr>
      </w:pPr>
    </w:p>
    <w:tbl>
      <w:tblPr>
        <w:tblStyle w:val="TableGrid"/>
        <w:tblW w:w="0" w:type="auto"/>
        <w:tblInd w:w="-11" w:type="dxa"/>
        <w:tblLook w:val="04A0" w:firstRow="1" w:lastRow="0" w:firstColumn="1" w:lastColumn="0" w:noHBand="0" w:noVBand="1"/>
      </w:tblPr>
      <w:tblGrid>
        <w:gridCol w:w="7927"/>
      </w:tblGrid>
      <w:tr w:rsidR="007D6753" w:rsidRPr="00514E03" w14:paraId="51276BEA" w14:textId="77777777" w:rsidTr="007D6753">
        <w:tc>
          <w:tcPr>
            <w:tcW w:w="7927" w:type="dxa"/>
          </w:tcPr>
          <w:p w14:paraId="1D1531E2" w14:textId="3EABE6A0" w:rsidR="007D6753" w:rsidRPr="00514E03" w:rsidRDefault="007D6753" w:rsidP="007D6753">
            <w:pPr>
              <w:spacing w:line="360" w:lineRule="auto"/>
              <w:ind w:left="-11"/>
              <w:jc w:val="center"/>
              <w:outlineLvl w:val="1"/>
              <w:rPr>
                <w:rFonts w:ascii="Times New Roman" w:hAnsi="Times New Roman" w:cs="Times New Roman"/>
                <w:b/>
                <w:noProof/>
                <w:sz w:val="24"/>
                <w:szCs w:val="24"/>
              </w:rPr>
            </w:pPr>
            <w:bookmarkStart w:id="213" w:name="_Toc40930924"/>
            <w:r w:rsidRPr="00B80B5C">
              <w:rPr>
                <w:rFonts w:ascii="Times New Roman" w:hAnsi="Times New Roman" w:cs="Times New Roman"/>
                <w:b/>
                <w:i/>
                <w:noProof/>
                <w:sz w:val="24"/>
                <w:szCs w:val="24"/>
              </w:rPr>
              <w:t>Source Code</w:t>
            </w:r>
            <w:r w:rsidRPr="00514E03">
              <w:rPr>
                <w:rFonts w:ascii="Times New Roman" w:hAnsi="Times New Roman" w:cs="Times New Roman"/>
                <w:b/>
                <w:noProof/>
                <w:sz w:val="24"/>
                <w:szCs w:val="24"/>
              </w:rPr>
              <w:t xml:space="preserve"> Proses </w:t>
            </w:r>
            <w:r w:rsidRPr="00B80B5C">
              <w:rPr>
                <w:rFonts w:ascii="Times New Roman" w:hAnsi="Times New Roman" w:cs="Times New Roman"/>
                <w:b/>
                <w:i/>
                <w:noProof/>
                <w:sz w:val="24"/>
                <w:szCs w:val="24"/>
              </w:rPr>
              <w:t>Searching</w:t>
            </w:r>
            <w:bookmarkEnd w:id="213"/>
          </w:p>
        </w:tc>
      </w:tr>
      <w:tr w:rsidR="007D6753" w:rsidRPr="00514E03" w14:paraId="3FF2B39E" w14:textId="77777777" w:rsidTr="007D6753">
        <w:tc>
          <w:tcPr>
            <w:tcW w:w="7927" w:type="dxa"/>
          </w:tcPr>
          <w:p w14:paraId="7063CE6A" w14:textId="47504298" w:rsidR="007D6753" w:rsidRPr="00514E03" w:rsidRDefault="007D6753" w:rsidP="007D6753">
            <w:pPr>
              <w:jc w:val="both"/>
              <w:rPr>
                <w:rFonts w:ascii="Times New Roman" w:hAnsi="Times New Roman" w:cs="Times New Roman"/>
                <w:sz w:val="24"/>
                <w:szCs w:val="24"/>
              </w:rPr>
            </w:pPr>
            <w:r w:rsidRPr="00514E03">
              <w:rPr>
                <w:rFonts w:ascii="Times New Roman" w:hAnsi="Times New Roman" w:cs="Times New Roman"/>
                <w:sz w:val="24"/>
                <w:szCs w:val="24"/>
              </w:rPr>
              <w:t>SELECT DISTINCT (?tari as ?output) { ?tari tar:DitarikanSaat tar:Kegiatan_Hiburan . ?tari tar:MerupakanJenisTari tar:Berkelompok_Wanita . ?tari tar:DitarikanOleh tar:Wanita . ?tari tar:MenggunakanAtribut tar:Ampok_Ampok . ?tari tar:DiiringiDenganInstrumen tar:Gamelan_Gong_Kebyar . } ORDER BY ?output</w:t>
            </w:r>
          </w:p>
        </w:tc>
      </w:tr>
    </w:tbl>
    <w:p w14:paraId="21CCF3D8" w14:textId="77777777" w:rsidR="007D6753" w:rsidRPr="00514E03" w:rsidRDefault="007D6753" w:rsidP="00D302B6">
      <w:pPr>
        <w:spacing w:after="0" w:line="360" w:lineRule="auto"/>
        <w:ind w:left="-11"/>
        <w:jc w:val="both"/>
        <w:outlineLvl w:val="1"/>
        <w:rPr>
          <w:rFonts w:ascii="Times New Roman" w:hAnsi="Times New Roman" w:cs="Times New Roman"/>
          <w:noProof/>
          <w:sz w:val="24"/>
          <w:szCs w:val="24"/>
        </w:rPr>
      </w:pPr>
      <w:r w:rsidRPr="00514E03">
        <w:rPr>
          <w:rFonts w:ascii="Times New Roman" w:hAnsi="Times New Roman" w:cs="Times New Roman"/>
          <w:noProof/>
          <w:sz w:val="24"/>
          <w:szCs w:val="24"/>
        </w:rPr>
        <w:t xml:space="preserve"> </w:t>
      </w:r>
    </w:p>
    <w:p w14:paraId="3849425C" w14:textId="62C85C9E" w:rsidR="007D6753" w:rsidRPr="00514E03" w:rsidRDefault="007D6753" w:rsidP="00397862">
      <w:pPr>
        <w:spacing w:after="0" w:line="360" w:lineRule="auto"/>
        <w:ind w:left="-11" w:firstLine="731"/>
        <w:jc w:val="both"/>
        <w:outlineLvl w:val="1"/>
        <w:rPr>
          <w:rFonts w:ascii="Times New Roman" w:hAnsi="Times New Roman" w:cs="Times New Roman"/>
          <w:noProof/>
          <w:sz w:val="24"/>
          <w:szCs w:val="24"/>
        </w:rPr>
      </w:pPr>
      <w:bookmarkStart w:id="214" w:name="_Toc40930925"/>
      <w:r w:rsidRPr="00514E03">
        <w:rPr>
          <w:rFonts w:ascii="Times New Roman" w:hAnsi="Times New Roman" w:cs="Times New Roman"/>
          <w:noProof/>
          <w:sz w:val="24"/>
          <w:szCs w:val="24"/>
        </w:rPr>
        <w:lastRenderedPageBreak/>
        <w:t>Seperti y</w:t>
      </w:r>
      <w:r w:rsidR="00F82639">
        <w:rPr>
          <w:rFonts w:ascii="Times New Roman" w:hAnsi="Times New Roman" w:cs="Times New Roman"/>
          <w:noProof/>
          <w:sz w:val="24"/>
          <w:szCs w:val="24"/>
        </w:rPr>
        <w:t>ang ditunjukkan pada Gambar 4.14</w:t>
      </w:r>
      <w:r w:rsidRPr="00514E03">
        <w:rPr>
          <w:rFonts w:ascii="Times New Roman" w:hAnsi="Times New Roman" w:cs="Times New Roman"/>
          <w:noProof/>
          <w:sz w:val="24"/>
          <w:szCs w:val="24"/>
        </w:rPr>
        <w:t xml:space="preserve">, </w:t>
      </w:r>
      <w:r w:rsidRPr="00514E03">
        <w:rPr>
          <w:rFonts w:ascii="Times New Roman" w:hAnsi="Times New Roman" w:cs="Times New Roman"/>
          <w:i/>
          <w:noProof/>
          <w:sz w:val="24"/>
          <w:szCs w:val="24"/>
        </w:rPr>
        <w:t>user</w:t>
      </w:r>
      <w:r w:rsidRPr="00514E03">
        <w:rPr>
          <w:rFonts w:ascii="Times New Roman" w:hAnsi="Times New Roman" w:cs="Times New Roman"/>
          <w:noProof/>
          <w:sz w:val="24"/>
          <w:szCs w:val="24"/>
        </w:rPr>
        <w:t xml:space="preserve"> harus memilih output  dan dapat memilih lebih dari satu permintaan filter input untuk membangun kueri semantik di portal digital</w:t>
      </w:r>
      <w:r w:rsidR="00F82639">
        <w:rPr>
          <w:rFonts w:ascii="Times New Roman" w:hAnsi="Times New Roman" w:cs="Times New Roman"/>
          <w:noProof/>
          <w:sz w:val="24"/>
          <w:szCs w:val="24"/>
        </w:rPr>
        <w:t>. Pada Gambar 4.14</w:t>
      </w:r>
      <w:r w:rsidR="00750F2C" w:rsidRPr="00514E03">
        <w:rPr>
          <w:rFonts w:ascii="Times New Roman" w:hAnsi="Times New Roman" w:cs="Times New Roman"/>
          <w:noProof/>
          <w:sz w:val="24"/>
          <w:szCs w:val="24"/>
        </w:rPr>
        <w:t xml:space="preserve"> </w:t>
      </w:r>
      <w:r w:rsidR="00750F2C" w:rsidRPr="00514E03">
        <w:rPr>
          <w:rFonts w:ascii="Times New Roman" w:hAnsi="Times New Roman" w:cs="Times New Roman"/>
          <w:i/>
          <w:noProof/>
          <w:sz w:val="24"/>
          <w:szCs w:val="24"/>
        </w:rPr>
        <w:t>u</w:t>
      </w:r>
      <w:r w:rsidR="00750F2C" w:rsidRPr="00514E03">
        <w:rPr>
          <w:rFonts w:ascii="Times New Roman" w:hAnsi="Times New Roman" w:cs="Times New Roman"/>
          <w:sz w:val="24"/>
          <w:szCs w:val="24"/>
        </w:rPr>
        <w:t>ser mencari tarian yang digunakan dalam Kegiatan Sosial sebagai Hiburan, ditarikan oleh Wanita dan dibawakan secara Berkelompok oleh wanita, menggunakan Atribut Ampok-Ampok serta Instrumen Pengiring yaitu Gamelan Gong Kebyar</w:t>
      </w:r>
      <w:r w:rsidRPr="00514E03">
        <w:rPr>
          <w:rFonts w:ascii="Times New Roman" w:hAnsi="Times New Roman" w:cs="Times New Roman"/>
          <w:sz w:val="24"/>
          <w:szCs w:val="24"/>
        </w:rPr>
        <w:t xml:space="preserve">. </w:t>
      </w:r>
      <w:r w:rsidRPr="00514E03">
        <w:rPr>
          <w:rFonts w:ascii="Times New Roman" w:hAnsi="Times New Roman" w:cs="Times New Roman"/>
          <w:noProof/>
          <w:sz w:val="24"/>
          <w:szCs w:val="24"/>
        </w:rPr>
        <w:t xml:space="preserve">Di sisi kanan antarmuka, penulis mencetak kueri SPARQL saat sistem </w:t>
      </w:r>
      <w:r w:rsidR="00E537CD" w:rsidRPr="00514E03">
        <w:rPr>
          <w:rFonts w:ascii="Times New Roman" w:hAnsi="Times New Roman" w:cs="Times New Roman"/>
          <w:noProof/>
          <w:sz w:val="24"/>
          <w:szCs w:val="24"/>
        </w:rPr>
        <w:t xml:space="preserve">mengeksekusi kueri </w:t>
      </w:r>
      <w:r w:rsidR="00E537CD" w:rsidRPr="00514E03">
        <w:rPr>
          <w:rFonts w:ascii="Times New Roman" w:hAnsi="Times New Roman" w:cs="Times New Roman"/>
          <w:i/>
          <w:noProof/>
          <w:sz w:val="24"/>
          <w:szCs w:val="24"/>
        </w:rPr>
        <w:t>user</w:t>
      </w:r>
      <w:r w:rsidRPr="00514E03">
        <w:rPr>
          <w:rFonts w:ascii="Times New Roman" w:hAnsi="Times New Roman" w:cs="Times New Roman"/>
          <w:noProof/>
          <w:sz w:val="24"/>
          <w:szCs w:val="24"/>
        </w:rPr>
        <w:t>. Output ini digunakan untuk tujuan penelitian, untuk memeriksa apakah sistem melakukan permintaan yang benar</w:t>
      </w:r>
      <w:r w:rsidR="00E537CD" w:rsidRPr="00514E03">
        <w:rPr>
          <w:rFonts w:ascii="Times New Roman" w:hAnsi="Times New Roman" w:cs="Times New Roman"/>
          <w:noProof/>
          <w:sz w:val="24"/>
          <w:szCs w:val="24"/>
        </w:rPr>
        <w:t xml:space="preserve"> atau tidak</w:t>
      </w:r>
      <w:r w:rsidRPr="00514E03">
        <w:rPr>
          <w:rFonts w:ascii="Times New Roman" w:hAnsi="Times New Roman" w:cs="Times New Roman"/>
          <w:noProof/>
          <w:sz w:val="24"/>
          <w:szCs w:val="24"/>
        </w:rPr>
        <w:t>.</w:t>
      </w:r>
      <w:bookmarkEnd w:id="214"/>
    </w:p>
    <w:p w14:paraId="09858F24" w14:textId="4800E152" w:rsidR="007D6753" w:rsidRPr="00514E03" w:rsidRDefault="007D6753" w:rsidP="00D302B6">
      <w:pPr>
        <w:spacing w:after="0" w:line="360" w:lineRule="auto"/>
        <w:ind w:left="-11"/>
        <w:jc w:val="both"/>
        <w:outlineLvl w:val="1"/>
        <w:rPr>
          <w:rFonts w:ascii="Times New Roman" w:hAnsi="Times New Roman" w:cs="Times New Roman"/>
          <w:noProof/>
          <w:sz w:val="24"/>
          <w:szCs w:val="24"/>
        </w:rPr>
      </w:pPr>
      <w:bookmarkStart w:id="215" w:name="_Toc40930926"/>
      <w:r w:rsidRPr="00514E03">
        <w:rPr>
          <w:rFonts w:ascii="Times New Roman" w:hAnsi="Times New Roman" w:cs="Times New Roman"/>
          <w:noProof/>
          <w:sz w:val="24"/>
          <w:szCs w:val="24"/>
        </w:rPr>
        <w:drawing>
          <wp:inline distT="0" distB="0" distL="0" distR="0" wp14:anchorId="7D18E7F4" wp14:editId="3D530E16">
            <wp:extent cx="5039995" cy="2834005"/>
            <wp:effectExtent l="0" t="0" r="825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2834005"/>
                    </a:xfrm>
                    <a:prstGeom prst="rect">
                      <a:avLst/>
                    </a:prstGeom>
                  </pic:spPr>
                </pic:pic>
              </a:graphicData>
            </a:graphic>
          </wp:inline>
        </w:drawing>
      </w:r>
      <w:bookmarkEnd w:id="215"/>
    </w:p>
    <w:p w14:paraId="671D0863" w14:textId="1F27376C" w:rsidR="00D302B6" w:rsidRPr="00514E03" w:rsidRDefault="00D302B6" w:rsidP="007D6753">
      <w:pPr>
        <w:spacing w:after="0" w:line="360" w:lineRule="auto"/>
        <w:ind w:left="-11"/>
        <w:jc w:val="center"/>
        <w:outlineLvl w:val="1"/>
        <w:rPr>
          <w:rFonts w:ascii="Times New Roman" w:hAnsi="Times New Roman" w:cs="Times New Roman"/>
          <w:b/>
          <w:noProof/>
          <w:sz w:val="24"/>
          <w:szCs w:val="24"/>
        </w:rPr>
      </w:pPr>
      <w:bookmarkStart w:id="216" w:name="_Toc40930927"/>
      <w:r w:rsidRPr="00514E03">
        <w:rPr>
          <w:rFonts w:ascii="Times New Roman" w:hAnsi="Times New Roman" w:cs="Times New Roman"/>
          <w:b/>
          <w:noProof/>
          <w:sz w:val="24"/>
          <w:szCs w:val="24"/>
        </w:rPr>
        <w:t>Gam</w:t>
      </w:r>
      <w:r w:rsidR="00F82639">
        <w:rPr>
          <w:rFonts w:ascii="Times New Roman" w:hAnsi="Times New Roman" w:cs="Times New Roman"/>
          <w:b/>
          <w:noProof/>
          <w:sz w:val="24"/>
          <w:szCs w:val="24"/>
        </w:rPr>
        <w:t>bar 4.14</w:t>
      </w:r>
      <w:r w:rsidR="007D6753" w:rsidRPr="00514E03">
        <w:rPr>
          <w:rFonts w:ascii="Times New Roman" w:hAnsi="Times New Roman" w:cs="Times New Roman"/>
          <w:b/>
          <w:noProof/>
          <w:sz w:val="24"/>
          <w:szCs w:val="24"/>
        </w:rPr>
        <w:t xml:space="preserve"> Tampilan </w:t>
      </w:r>
      <w:r w:rsidR="00B80B5C" w:rsidRPr="00514E03">
        <w:rPr>
          <w:rFonts w:ascii="Times New Roman" w:hAnsi="Times New Roman" w:cs="Times New Roman"/>
          <w:b/>
          <w:noProof/>
          <w:sz w:val="24"/>
          <w:szCs w:val="24"/>
        </w:rPr>
        <w:t xml:space="preserve">Halaman </w:t>
      </w:r>
      <w:r w:rsidR="007D6753" w:rsidRPr="00B80B5C">
        <w:rPr>
          <w:rFonts w:ascii="Times New Roman" w:hAnsi="Times New Roman" w:cs="Times New Roman"/>
          <w:b/>
          <w:i/>
          <w:noProof/>
          <w:sz w:val="24"/>
          <w:szCs w:val="24"/>
        </w:rPr>
        <w:t>Searching</w:t>
      </w:r>
      <w:bookmarkEnd w:id="216"/>
    </w:p>
    <w:p w14:paraId="667E1C44" w14:textId="77777777" w:rsidR="007D6753" w:rsidRPr="00514E03" w:rsidRDefault="007D6753" w:rsidP="007D6753">
      <w:pPr>
        <w:spacing w:after="0" w:line="360" w:lineRule="auto"/>
        <w:ind w:left="-11"/>
        <w:jc w:val="center"/>
        <w:outlineLvl w:val="1"/>
        <w:rPr>
          <w:rFonts w:ascii="Times New Roman" w:hAnsi="Times New Roman" w:cs="Times New Roman"/>
          <w:b/>
          <w:noProof/>
          <w:sz w:val="24"/>
          <w:szCs w:val="24"/>
        </w:rPr>
      </w:pPr>
    </w:p>
    <w:p w14:paraId="36463563" w14:textId="1ECFC6C4" w:rsidR="00711D21" w:rsidRPr="00094F2B" w:rsidRDefault="00A11316" w:rsidP="008D0BBA">
      <w:pPr>
        <w:pStyle w:val="Heading2"/>
        <w:numPr>
          <w:ilvl w:val="1"/>
          <w:numId w:val="43"/>
        </w:numPr>
        <w:spacing w:line="360" w:lineRule="auto"/>
        <w:ind w:left="567" w:hanging="567"/>
        <w:jc w:val="both"/>
        <w:rPr>
          <w:rFonts w:ascii="Times New Roman" w:hAnsi="Times New Roman" w:cs="Times New Roman"/>
          <w:b/>
          <w:color w:val="auto"/>
          <w:sz w:val="24"/>
          <w:szCs w:val="24"/>
          <w:lang w:val="en-ID"/>
        </w:rPr>
      </w:pPr>
      <w:bookmarkStart w:id="217" w:name="_Toc40930928"/>
      <w:r w:rsidRPr="00094F2B">
        <w:rPr>
          <w:rFonts w:ascii="Times New Roman" w:hAnsi="Times New Roman" w:cs="Times New Roman"/>
          <w:b/>
          <w:color w:val="auto"/>
          <w:sz w:val="24"/>
          <w:szCs w:val="24"/>
          <w:lang w:val="en-ID"/>
        </w:rPr>
        <w:t>Pengujian</w:t>
      </w:r>
      <w:r w:rsidR="00AE4EB5" w:rsidRPr="00094F2B">
        <w:rPr>
          <w:rFonts w:ascii="Times New Roman" w:hAnsi="Times New Roman" w:cs="Times New Roman"/>
          <w:b/>
          <w:color w:val="auto"/>
          <w:sz w:val="24"/>
          <w:szCs w:val="24"/>
          <w:lang w:val="en-ID"/>
        </w:rPr>
        <w:t xml:space="preserve"> Sistem</w:t>
      </w:r>
      <w:bookmarkEnd w:id="217"/>
    </w:p>
    <w:p w14:paraId="3B081233" w14:textId="4AED6EB8" w:rsidR="00E77596" w:rsidRPr="005B0387" w:rsidRDefault="00A11316" w:rsidP="001C65DF">
      <w:pPr>
        <w:spacing w:after="0" w:line="360" w:lineRule="auto"/>
        <w:ind w:firstLine="567"/>
        <w:jc w:val="both"/>
        <w:outlineLvl w:val="1"/>
        <w:rPr>
          <w:rFonts w:ascii="Times New Roman" w:hAnsi="Times New Roman" w:cs="Times New Roman"/>
          <w:color w:val="202124"/>
          <w:spacing w:val="5"/>
          <w:sz w:val="24"/>
          <w:szCs w:val="24"/>
          <w:shd w:val="clear" w:color="auto" w:fill="FFFFFF"/>
        </w:rPr>
      </w:pPr>
      <w:bookmarkStart w:id="218" w:name="_Toc40930929"/>
      <w:r w:rsidRPr="00514E03">
        <w:rPr>
          <w:rFonts w:ascii="Times New Roman" w:hAnsi="Times New Roman" w:cs="Times New Roman"/>
          <w:sz w:val="24"/>
          <w:szCs w:val="24"/>
        </w:rPr>
        <w:t xml:space="preserve">Pada proses pengujian akan diterapkan </w:t>
      </w:r>
      <w:r w:rsidRPr="00514E03">
        <w:rPr>
          <w:rFonts w:ascii="Times New Roman" w:hAnsi="Times New Roman" w:cs="Times New Roman"/>
          <w:i/>
          <w:sz w:val="24"/>
          <w:szCs w:val="24"/>
        </w:rPr>
        <w:t>Technology Acceptance Model</w:t>
      </w:r>
      <w:r w:rsidRPr="00514E03">
        <w:rPr>
          <w:rFonts w:ascii="Times New Roman" w:hAnsi="Times New Roman" w:cs="Times New Roman"/>
          <w:sz w:val="24"/>
          <w:szCs w:val="24"/>
        </w:rPr>
        <w:t xml:space="preserve"> (TAM) atau Model penerimaan teknologi (TAM). Model ini merupakan teori sistem informasi yang memodelkan bagaimana pengguna menerima dan menggunakan teknologi.</w:t>
      </w:r>
      <w:r w:rsidR="001967C9">
        <w:rPr>
          <w:rFonts w:ascii="Times New Roman" w:hAnsi="Times New Roman" w:cs="Times New Roman"/>
          <w:sz w:val="24"/>
          <w:szCs w:val="24"/>
        </w:rPr>
        <w:t xml:space="preserve"> </w:t>
      </w:r>
      <w:r w:rsidRPr="00514E03">
        <w:rPr>
          <w:rFonts w:ascii="Times New Roman" w:hAnsi="Times New Roman" w:cs="Times New Roman"/>
          <w:sz w:val="24"/>
          <w:szCs w:val="24"/>
        </w:rPr>
        <w:t>Dalam proses</w:t>
      </w:r>
      <w:r w:rsidR="001967C9">
        <w:rPr>
          <w:rFonts w:ascii="Times New Roman" w:hAnsi="Times New Roman" w:cs="Times New Roman"/>
          <w:sz w:val="24"/>
          <w:szCs w:val="24"/>
        </w:rPr>
        <w:t xml:space="preserve"> pengujian dan</w:t>
      </w:r>
      <w:r w:rsidRPr="00514E03">
        <w:rPr>
          <w:rFonts w:ascii="Times New Roman" w:hAnsi="Times New Roman" w:cs="Times New Roman"/>
          <w:sz w:val="24"/>
          <w:szCs w:val="24"/>
        </w:rPr>
        <w:t xml:space="preserve"> evaluasi ini penulis menargetkan 50 </w:t>
      </w:r>
      <w:r w:rsidRPr="00514E03">
        <w:rPr>
          <w:rFonts w:ascii="Times New Roman" w:hAnsi="Times New Roman" w:cs="Times New Roman"/>
          <w:i/>
          <w:sz w:val="24"/>
          <w:szCs w:val="24"/>
        </w:rPr>
        <w:t>user</w:t>
      </w:r>
      <w:r w:rsidRPr="00514E03">
        <w:rPr>
          <w:rFonts w:ascii="Times New Roman" w:hAnsi="Times New Roman" w:cs="Times New Roman"/>
          <w:sz w:val="24"/>
          <w:szCs w:val="24"/>
        </w:rPr>
        <w:t xml:space="preserve"> sebagai data sampel namun penulis hanya mendapatkan 33 data sampel yang mana data sampel merupakan data yang didapatkan secara acak </w:t>
      </w:r>
      <w:r w:rsidR="003C129C">
        <w:rPr>
          <w:rFonts w:ascii="Times New Roman" w:hAnsi="Times New Roman" w:cs="Times New Roman"/>
          <w:sz w:val="24"/>
          <w:szCs w:val="24"/>
        </w:rPr>
        <w:t>yang terbagi dalam beberapa kriteria</w:t>
      </w:r>
      <w:r w:rsidRPr="00514E03">
        <w:rPr>
          <w:rFonts w:ascii="Times New Roman" w:hAnsi="Times New Roman" w:cs="Times New Roman"/>
          <w:sz w:val="24"/>
          <w:szCs w:val="24"/>
        </w:rPr>
        <w:t xml:space="preserve">, dikarenakan saat penelitian sedang terjadi pandemi Covid-19 yang mengakibatkan penulis kesulitan untuk mengumpulkan </w:t>
      </w:r>
      <w:r w:rsidRPr="00514E03">
        <w:rPr>
          <w:rFonts w:ascii="Times New Roman" w:hAnsi="Times New Roman" w:cs="Times New Roman"/>
          <w:i/>
          <w:sz w:val="24"/>
          <w:szCs w:val="24"/>
        </w:rPr>
        <w:lastRenderedPageBreak/>
        <w:t xml:space="preserve">user </w:t>
      </w:r>
      <w:r w:rsidRPr="00514E03">
        <w:rPr>
          <w:rFonts w:ascii="Times New Roman" w:hAnsi="Times New Roman" w:cs="Times New Roman"/>
          <w:sz w:val="24"/>
          <w:szCs w:val="24"/>
        </w:rPr>
        <w:t xml:space="preserve">sebanyak target awal untuk melakukan testing sistem sekaligus pengujian dan evaluasi, penulis mendapatkan data sampel 33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dengan cara melakukan testing sistem dengan menemui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yang bertempat tinggal dalam satu wilayah dengan penulis yaitu di Jimbaran, dan dengan cara membuat video demo program yang dilengkapi dengan cara testing dan proses pengisian kuesioner, yang penulis unggah ke youtube serta meminta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melakukan testing berupa pengujian dan evaluasi sesuai arahan didalam video. Semua peserta dalam hal ini 33 data sampel diminta untuk memberikan nilai ekspetasi terhadap sistem sebelum digunakan serta melakukan berbagai tugas semantik </w:t>
      </w:r>
      <w:r w:rsidRPr="00514E03">
        <w:rPr>
          <w:rFonts w:ascii="Times New Roman" w:hAnsi="Times New Roman" w:cs="Times New Roman"/>
          <w:i/>
          <w:sz w:val="24"/>
          <w:szCs w:val="24"/>
        </w:rPr>
        <w:t>browsing</w:t>
      </w:r>
      <w:r w:rsidRPr="00514E03">
        <w:rPr>
          <w:rFonts w:ascii="Times New Roman" w:hAnsi="Times New Roman" w:cs="Times New Roman"/>
          <w:sz w:val="24"/>
          <w:szCs w:val="24"/>
        </w:rPr>
        <w:t xml:space="preserve"> dan semantik </w:t>
      </w:r>
      <w:r w:rsidRPr="00514E03">
        <w:rPr>
          <w:rFonts w:ascii="Times New Roman" w:hAnsi="Times New Roman" w:cs="Times New Roman"/>
          <w:i/>
          <w:sz w:val="24"/>
          <w:szCs w:val="24"/>
        </w:rPr>
        <w:t>searching</w:t>
      </w:r>
      <w:r w:rsidRPr="00514E03">
        <w:rPr>
          <w:rFonts w:ascii="Times New Roman" w:hAnsi="Times New Roman" w:cs="Times New Roman"/>
          <w:sz w:val="24"/>
          <w:szCs w:val="24"/>
        </w:rPr>
        <w:t xml:space="preserve"> menggunakan fitur dan fasilitas yang tersedia di sistem sambil  menjawab serangkaian pertanyaan mengenai kemudahan penggunaan dan kegunaan sistem. Penulis mengadopsi kuesioner yang dibangun oleh Davis (1989), di mana</w:t>
      </w:r>
      <w:r w:rsidR="003C129C">
        <w:rPr>
          <w:rFonts w:ascii="Times New Roman" w:hAnsi="Times New Roman" w:cs="Times New Roman"/>
          <w:sz w:val="24"/>
          <w:szCs w:val="24"/>
        </w:rPr>
        <w:t xml:space="preserve"> penulis fokus pada dua dimensi yaitu</w:t>
      </w:r>
      <w:r w:rsidRPr="00514E03">
        <w:rPr>
          <w:rFonts w:ascii="Times New Roman" w:hAnsi="Times New Roman" w:cs="Times New Roman"/>
          <w:sz w:val="24"/>
          <w:szCs w:val="24"/>
        </w:rPr>
        <w:t xml:space="preserve"> persepsi kegunaan (</w:t>
      </w:r>
      <w:r w:rsidRPr="00514E03">
        <w:rPr>
          <w:rFonts w:ascii="Times New Roman" w:hAnsi="Times New Roman" w:cs="Times New Roman"/>
          <w:i/>
          <w:sz w:val="24"/>
          <w:szCs w:val="24"/>
        </w:rPr>
        <w:t xml:space="preserve">perceived usefullness, </w:t>
      </w:r>
      <w:r w:rsidRPr="00514E03">
        <w:rPr>
          <w:rFonts w:ascii="Times New Roman" w:hAnsi="Times New Roman" w:cs="Times New Roman"/>
          <w:sz w:val="24"/>
          <w:szCs w:val="24"/>
        </w:rPr>
        <w:t>PU) dan persepsi kemudahan penggunaan (</w:t>
      </w:r>
      <w:r w:rsidRPr="00514E03">
        <w:rPr>
          <w:rFonts w:ascii="Times New Roman" w:hAnsi="Times New Roman" w:cs="Times New Roman"/>
          <w:i/>
          <w:sz w:val="24"/>
          <w:szCs w:val="24"/>
        </w:rPr>
        <w:t xml:space="preserve">perceived ease of use, </w:t>
      </w:r>
      <w:r w:rsidRPr="00514E03">
        <w:rPr>
          <w:rFonts w:ascii="Times New Roman" w:hAnsi="Times New Roman" w:cs="Times New Roman"/>
          <w:sz w:val="24"/>
          <w:szCs w:val="24"/>
        </w:rPr>
        <w:t>PE)</w:t>
      </w:r>
      <w:r w:rsidR="00E77596">
        <w:rPr>
          <w:rFonts w:ascii="Times New Roman" w:hAnsi="Times New Roman" w:cs="Times New Roman"/>
          <w:sz w:val="24"/>
          <w:szCs w:val="24"/>
        </w:rPr>
        <w:t xml:space="preserve"> </w:t>
      </w:r>
      <w:r w:rsidR="0066241A">
        <w:rPr>
          <w:rFonts w:ascii="Times New Roman" w:hAnsi="Times New Roman" w:cs="Times New Roman"/>
          <w:sz w:val="24"/>
          <w:szCs w:val="24"/>
        </w:rPr>
        <w:t xml:space="preserve"> tidak hanya itu penulis juga mengadopsi cara penilaian kualitas sistem oleh  </w:t>
      </w:r>
      <w:r w:rsidR="005B0387">
        <w:rPr>
          <w:rFonts w:ascii="Times New Roman" w:hAnsi="Times New Roman" w:cs="Times New Roman"/>
          <w:sz w:val="24"/>
          <w:szCs w:val="24"/>
        </w:rPr>
        <w:t>(Wilkin, Carr, &amp; Hewett</w:t>
      </w:r>
      <w:r w:rsidR="003C129C">
        <w:rPr>
          <w:rFonts w:ascii="Times New Roman" w:hAnsi="Times New Roman" w:cs="Times New Roman"/>
          <w:sz w:val="24"/>
          <w:szCs w:val="24"/>
        </w:rPr>
        <w:t>,</w:t>
      </w:r>
      <w:r w:rsidR="005B0387">
        <w:rPr>
          <w:rFonts w:ascii="Times New Roman" w:hAnsi="Times New Roman" w:cs="Times New Roman"/>
          <w:sz w:val="24"/>
          <w:szCs w:val="24"/>
        </w:rPr>
        <w:t xml:space="preserve"> </w:t>
      </w:r>
      <w:r w:rsidR="005B0387" w:rsidRPr="0066241A">
        <w:rPr>
          <w:rFonts w:ascii="Times New Roman" w:hAnsi="Times New Roman" w:cs="Times New Roman"/>
          <w:sz w:val="24"/>
          <w:szCs w:val="24"/>
        </w:rPr>
        <w:t>2003)</w:t>
      </w:r>
      <w:r w:rsidR="005B0387">
        <w:rPr>
          <w:rFonts w:ascii="Times New Roman" w:hAnsi="Times New Roman" w:cs="Times New Roman"/>
          <w:sz w:val="24"/>
          <w:szCs w:val="24"/>
        </w:rPr>
        <w:t xml:space="preserve"> yang menjelaskan rumus</w:t>
      </w:r>
      <w:r w:rsidR="005B0387" w:rsidRPr="00654099">
        <w:rPr>
          <w:rFonts w:ascii="Times New Roman" w:hAnsi="Times New Roman" w:cs="Times New Roman"/>
          <w:color w:val="202124"/>
          <w:spacing w:val="5"/>
          <w:sz w:val="24"/>
          <w:szCs w:val="24"/>
          <w:shd w:val="clear" w:color="auto" w:fill="FFFFFF"/>
        </w:rPr>
        <w:t xml:space="preserve"> G = P – E </w:t>
      </w:r>
      <w:r w:rsidR="005B0387">
        <w:rPr>
          <w:rFonts w:ascii="Times New Roman" w:hAnsi="Times New Roman" w:cs="Times New Roman"/>
          <w:color w:val="202124"/>
          <w:spacing w:val="5"/>
          <w:sz w:val="24"/>
          <w:szCs w:val="24"/>
          <w:shd w:val="clear" w:color="auto" w:fill="FFFFFF"/>
        </w:rPr>
        <w:t>untuk</w:t>
      </w:r>
      <w:r w:rsidR="005B0387" w:rsidRPr="00654099">
        <w:rPr>
          <w:rFonts w:ascii="Times New Roman" w:hAnsi="Times New Roman" w:cs="Times New Roman"/>
          <w:color w:val="202124"/>
          <w:spacing w:val="5"/>
          <w:sz w:val="24"/>
          <w:szCs w:val="24"/>
          <w:shd w:val="clear" w:color="auto" w:fill="FFFFFF"/>
        </w:rPr>
        <w:t xml:space="preserve"> melakukan pengukuran kualitas. Dimana ukuran kualitas (dilambangkan G) diturunkan dengan mengambil harapan (E) menjauh dari persepsi (P), yaitu, G = P – E. Dengan demikian, semakin tinggi G, semakin baik tingkat kualitas, dengan skor negatif yang tinggi menunjukkan kualitas rendah.</w:t>
      </w:r>
      <w:bookmarkEnd w:id="218"/>
    </w:p>
    <w:p w14:paraId="79DC92F2" w14:textId="09806EDC" w:rsidR="00E77596" w:rsidRDefault="00E77596" w:rsidP="005B0387">
      <w:pPr>
        <w:spacing w:after="0" w:line="360" w:lineRule="auto"/>
        <w:ind w:firstLine="720"/>
        <w:jc w:val="both"/>
        <w:outlineLvl w:val="1"/>
        <w:rPr>
          <w:rFonts w:ascii="Times New Roman" w:hAnsi="Times New Roman" w:cs="Times New Roman"/>
          <w:sz w:val="24"/>
          <w:szCs w:val="24"/>
        </w:rPr>
      </w:pPr>
      <w:bookmarkStart w:id="219" w:name="_Toc40930930"/>
      <w:r>
        <w:rPr>
          <w:rFonts w:ascii="Times New Roman" w:hAnsi="Times New Roman" w:cs="Times New Roman"/>
          <w:sz w:val="24"/>
          <w:szCs w:val="24"/>
        </w:rPr>
        <w:t xml:space="preserve">Penulis juga </w:t>
      </w:r>
      <w:r w:rsidR="001967C9">
        <w:rPr>
          <w:rFonts w:ascii="Times New Roman" w:hAnsi="Times New Roman" w:cs="Times New Roman"/>
          <w:sz w:val="24"/>
          <w:szCs w:val="24"/>
        </w:rPr>
        <w:t>mengadopsi skala 7 pernyataan positif (</w:t>
      </w:r>
      <w:r w:rsidR="001967C9" w:rsidRPr="001967C9">
        <w:rPr>
          <w:rFonts w:ascii="Times New Roman" w:hAnsi="Times New Roman" w:cs="Times New Roman"/>
          <w:i/>
          <w:sz w:val="24"/>
          <w:szCs w:val="24"/>
        </w:rPr>
        <w:t>Favorable</w:t>
      </w:r>
      <w:r w:rsidR="001967C9">
        <w:rPr>
          <w:rFonts w:ascii="Times New Roman" w:hAnsi="Times New Roman" w:cs="Times New Roman"/>
          <w:sz w:val="24"/>
          <w:szCs w:val="24"/>
        </w:rPr>
        <w:t xml:space="preserve">) </w:t>
      </w:r>
      <w:r>
        <w:rPr>
          <w:rFonts w:ascii="Times New Roman" w:hAnsi="Times New Roman" w:cs="Times New Roman"/>
          <w:sz w:val="24"/>
          <w:szCs w:val="24"/>
        </w:rPr>
        <w:t xml:space="preserve">oleh Davis (1989) </w:t>
      </w:r>
      <w:r w:rsidR="001967C9">
        <w:rPr>
          <w:rFonts w:ascii="Times New Roman" w:hAnsi="Times New Roman" w:cs="Times New Roman"/>
          <w:sz w:val="24"/>
          <w:szCs w:val="24"/>
        </w:rPr>
        <w:t>sebagai tolak ukur pengambilan kesimpulan</w:t>
      </w:r>
      <w:r>
        <w:rPr>
          <w:rFonts w:ascii="Times New Roman" w:hAnsi="Times New Roman" w:cs="Times New Roman"/>
          <w:sz w:val="24"/>
          <w:szCs w:val="24"/>
        </w:rPr>
        <w:t xml:space="preserve"> </w:t>
      </w:r>
      <w:proofErr w:type="gramStart"/>
      <w:r>
        <w:rPr>
          <w:rFonts w:ascii="Times New Roman" w:hAnsi="Times New Roman" w:cs="Times New Roman"/>
          <w:sz w:val="24"/>
          <w:szCs w:val="24"/>
        </w:rPr>
        <w:t>dimana :</w:t>
      </w:r>
      <w:bookmarkEnd w:id="219"/>
      <w:proofErr w:type="gramEnd"/>
    </w:p>
    <w:p w14:paraId="2568CDCD" w14:textId="77777777" w:rsidR="00E77596" w:rsidRDefault="00E77596" w:rsidP="008D0BBA">
      <w:pPr>
        <w:pStyle w:val="ListParagraph"/>
        <w:numPr>
          <w:ilvl w:val="3"/>
          <w:numId w:val="8"/>
        </w:numPr>
        <w:spacing w:after="0" w:line="360" w:lineRule="auto"/>
        <w:ind w:left="0" w:firstLine="0"/>
        <w:jc w:val="both"/>
        <w:outlineLvl w:val="1"/>
        <w:rPr>
          <w:rFonts w:ascii="Times New Roman" w:hAnsi="Times New Roman" w:cs="Times New Roman"/>
          <w:sz w:val="24"/>
          <w:szCs w:val="24"/>
        </w:rPr>
      </w:pPr>
      <w:bookmarkStart w:id="220" w:name="_Toc40930931"/>
      <w:r>
        <w:rPr>
          <w:rFonts w:ascii="Times New Roman" w:hAnsi="Times New Roman" w:cs="Times New Roman"/>
          <w:sz w:val="24"/>
          <w:szCs w:val="24"/>
        </w:rPr>
        <w:t>Bobot Nilai 1 (Sangat Tidak Setuju)</w:t>
      </w:r>
      <w:bookmarkEnd w:id="220"/>
    </w:p>
    <w:p w14:paraId="06C616BA" w14:textId="77777777" w:rsidR="00E77596" w:rsidRDefault="00E77596" w:rsidP="008D0BBA">
      <w:pPr>
        <w:pStyle w:val="ListParagraph"/>
        <w:numPr>
          <w:ilvl w:val="3"/>
          <w:numId w:val="8"/>
        </w:numPr>
        <w:spacing w:after="0" w:line="360" w:lineRule="auto"/>
        <w:ind w:left="0" w:firstLine="0"/>
        <w:jc w:val="both"/>
        <w:outlineLvl w:val="1"/>
        <w:rPr>
          <w:rFonts w:ascii="Times New Roman" w:hAnsi="Times New Roman" w:cs="Times New Roman"/>
          <w:sz w:val="24"/>
          <w:szCs w:val="24"/>
        </w:rPr>
      </w:pPr>
      <w:bookmarkStart w:id="221" w:name="_Toc40930932"/>
      <w:r>
        <w:rPr>
          <w:rFonts w:ascii="Times New Roman" w:hAnsi="Times New Roman" w:cs="Times New Roman"/>
          <w:sz w:val="24"/>
          <w:szCs w:val="24"/>
        </w:rPr>
        <w:t>Bobot Nilai 2 (Tidak Setuju )</w:t>
      </w:r>
      <w:bookmarkEnd w:id="221"/>
    </w:p>
    <w:p w14:paraId="5AE1C6C0" w14:textId="77777777" w:rsidR="00E77596" w:rsidRDefault="00E77596" w:rsidP="008D0BBA">
      <w:pPr>
        <w:pStyle w:val="ListParagraph"/>
        <w:numPr>
          <w:ilvl w:val="3"/>
          <w:numId w:val="8"/>
        </w:numPr>
        <w:spacing w:after="0" w:line="360" w:lineRule="auto"/>
        <w:ind w:left="0" w:firstLine="0"/>
        <w:jc w:val="both"/>
        <w:outlineLvl w:val="1"/>
        <w:rPr>
          <w:rFonts w:ascii="Times New Roman" w:hAnsi="Times New Roman" w:cs="Times New Roman"/>
          <w:sz w:val="24"/>
          <w:szCs w:val="24"/>
        </w:rPr>
      </w:pPr>
      <w:bookmarkStart w:id="222" w:name="_Toc40930933"/>
      <w:r>
        <w:rPr>
          <w:rFonts w:ascii="Times New Roman" w:hAnsi="Times New Roman" w:cs="Times New Roman"/>
          <w:sz w:val="24"/>
          <w:szCs w:val="24"/>
        </w:rPr>
        <w:t>Bobot Nilai 3 (Agak Tidak Setuju)</w:t>
      </w:r>
      <w:bookmarkEnd w:id="222"/>
    </w:p>
    <w:p w14:paraId="69F7F8C8" w14:textId="77777777" w:rsidR="00E77596" w:rsidRDefault="00E77596" w:rsidP="008D0BBA">
      <w:pPr>
        <w:pStyle w:val="ListParagraph"/>
        <w:numPr>
          <w:ilvl w:val="3"/>
          <w:numId w:val="8"/>
        </w:numPr>
        <w:spacing w:after="0" w:line="360" w:lineRule="auto"/>
        <w:ind w:left="0" w:firstLine="0"/>
        <w:jc w:val="both"/>
        <w:outlineLvl w:val="1"/>
        <w:rPr>
          <w:rFonts w:ascii="Times New Roman" w:hAnsi="Times New Roman" w:cs="Times New Roman"/>
          <w:sz w:val="24"/>
          <w:szCs w:val="24"/>
        </w:rPr>
      </w:pPr>
      <w:bookmarkStart w:id="223" w:name="_Toc40930934"/>
      <w:r>
        <w:rPr>
          <w:rFonts w:ascii="Times New Roman" w:hAnsi="Times New Roman" w:cs="Times New Roman"/>
          <w:sz w:val="24"/>
          <w:szCs w:val="24"/>
        </w:rPr>
        <w:t>Bobot Nilai 4 (Netral)</w:t>
      </w:r>
      <w:bookmarkEnd w:id="223"/>
    </w:p>
    <w:p w14:paraId="2787917E" w14:textId="4D4B6641" w:rsidR="00E77596" w:rsidRDefault="00E77596" w:rsidP="008D0BBA">
      <w:pPr>
        <w:pStyle w:val="ListParagraph"/>
        <w:numPr>
          <w:ilvl w:val="3"/>
          <w:numId w:val="8"/>
        </w:numPr>
        <w:spacing w:after="0" w:line="360" w:lineRule="auto"/>
        <w:ind w:left="0" w:firstLine="0"/>
        <w:jc w:val="both"/>
        <w:outlineLvl w:val="1"/>
        <w:rPr>
          <w:rFonts w:ascii="Times New Roman" w:hAnsi="Times New Roman" w:cs="Times New Roman"/>
          <w:sz w:val="24"/>
          <w:szCs w:val="24"/>
        </w:rPr>
      </w:pPr>
      <w:bookmarkStart w:id="224" w:name="_Toc40930935"/>
      <w:r>
        <w:rPr>
          <w:rFonts w:ascii="Times New Roman" w:hAnsi="Times New Roman" w:cs="Times New Roman"/>
          <w:sz w:val="24"/>
          <w:szCs w:val="24"/>
        </w:rPr>
        <w:t>Bobot Nilai 5 (Agak Setuju)</w:t>
      </w:r>
      <w:bookmarkEnd w:id="224"/>
    </w:p>
    <w:p w14:paraId="53DC2C3A" w14:textId="21DC30CB" w:rsidR="00A11316" w:rsidRDefault="00E77596" w:rsidP="008D0BBA">
      <w:pPr>
        <w:pStyle w:val="ListParagraph"/>
        <w:numPr>
          <w:ilvl w:val="3"/>
          <w:numId w:val="8"/>
        </w:numPr>
        <w:spacing w:after="0" w:line="360" w:lineRule="auto"/>
        <w:ind w:left="0" w:firstLine="0"/>
        <w:jc w:val="both"/>
        <w:outlineLvl w:val="1"/>
        <w:rPr>
          <w:rFonts w:ascii="Times New Roman" w:hAnsi="Times New Roman" w:cs="Times New Roman"/>
          <w:sz w:val="24"/>
          <w:szCs w:val="24"/>
        </w:rPr>
      </w:pPr>
      <w:bookmarkStart w:id="225" w:name="_Toc40930936"/>
      <w:r>
        <w:rPr>
          <w:rFonts w:ascii="Times New Roman" w:hAnsi="Times New Roman" w:cs="Times New Roman"/>
          <w:sz w:val="24"/>
          <w:szCs w:val="24"/>
        </w:rPr>
        <w:t>Bobot Nilai 6 (Setuju)</w:t>
      </w:r>
      <w:bookmarkEnd w:id="225"/>
      <w:r w:rsidR="00A11316" w:rsidRPr="00E77596">
        <w:rPr>
          <w:rFonts w:ascii="Times New Roman" w:hAnsi="Times New Roman" w:cs="Times New Roman"/>
          <w:sz w:val="24"/>
          <w:szCs w:val="24"/>
        </w:rPr>
        <w:t xml:space="preserve"> </w:t>
      </w:r>
    </w:p>
    <w:p w14:paraId="1748924C" w14:textId="206D80C2" w:rsidR="00E77596" w:rsidRDefault="00E77596" w:rsidP="008D0BBA">
      <w:pPr>
        <w:pStyle w:val="ListParagraph"/>
        <w:numPr>
          <w:ilvl w:val="3"/>
          <w:numId w:val="8"/>
        </w:numPr>
        <w:spacing w:after="0" w:line="360" w:lineRule="auto"/>
        <w:ind w:left="0" w:firstLine="0"/>
        <w:jc w:val="both"/>
        <w:outlineLvl w:val="1"/>
        <w:rPr>
          <w:rFonts w:ascii="Times New Roman" w:hAnsi="Times New Roman" w:cs="Times New Roman"/>
          <w:sz w:val="24"/>
          <w:szCs w:val="24"/>
        </w:rPr>
      </w:pPr>
      <w:bookmarkStart w:id="226" w:name="_Toc40930937"/>
      <w:r>
        <w:rPr>
          <w:rFonts w:ascii="Times New Roman" w:hAnsi="Times New Roman" w:cs="Times New Roman"/>
          <w:sz w:val="24"/>
          <w:szCs w:val="24"/>
        </w:rPr>
        <w:t>Bobot Nilai 7 (Sangat Setuju)</w:t>
      </w:r>
      <w:bookmarkEnd w:id="226"/>
    </w:p>
    <w:p w14:paraId="23F167BF" w14:textId="7CDA75C6" w:rsidR="00E77596" w:rsidRDefault="00E77596" w:rsidP="00E77596">
      <w:pPr>
        <w:pStyle w:val="ListParagraph"/>
        <w:spacing w:after="0" w:line="360" w:lineRule="auto"/>
        <w:ind w:left="0"/>
        <w:jc w:val="both"/>
        <w:outlineLvl w:val="1"/>
        <w:rPr>
          <w:rFonts w:ascii="Times New Roman" w:hAnsi="Times New Roman" w:cs="Times New Roman"/>
          <w:sz w:val="24"/>
          <w:szCs w:val="24"/>
        </w:rPr>
      </w:pPr>
    </w:p>
    <w:p w14:paraId="63E51D78" w14:textId="50C2AEAF" w:rsidR="00E77596" w:rsidRPr="005B0387" w:rsidRDefault="00121808" w:rsidP="005B0387">
      <w:pPr>
        <w:spacing w:after="0" w:line="360" w:lineRule="auto"/>
        <w:ind w:firstLine="720"/>
        <w:jc w:val="both"/>
        <w:outlineLvl w:val="1"/>
        <w:rPr>
          <w:rFonts w:ascii="Times New Roman" w:hAnsi="Times New Roman" w:cs="Times New Roman"/>
          <w:sz w:val="24"/>
          <w:szCs w:val="24"/>
        </w:rPr>
      </w:pPr>
      <w:bookmarkStart w:id="227" w:name="_Toc40930938"/>
      <w:r w:rsidRPr="005B0387">
        <w:rPr>
          <w:rFonts w:ascii="Times New Roman" w:hAnsi="Times New Roman" w:cs="Times New Roman"/>
          <w:sz w:val="24"/>
          <w:szCs w:val="24"/>
        </w:rPr>
        <w:lastRenderedPageBreak/>
        <w:t xml:space="preserve">Penulis juga mengklasifikasikan bobot pengujian tugas </w:t>
      </w:r>
      <w:r w:rsidRPr="005B0387">
        <w:rPr>
          <w:rFonts w:ascii="Times New Roman" w:hAnsi="Times New Roman" w:cs="Times New Roman"/>
          <w:i/>
          <w:sz w:val="24"/>
          <w:szCs w:val="24"/>
        </w:rPr>
        <w:t xml:space="preserve">Browsing </w:t>
      </w:r>
      <w:r w:rsidRPr="005B0387">
        <w:rPr>
          <w:rFonts w:ascii="Times New Roman" w:hAnsi="Times New Roman" w:cs="Times New Roman"/>
          <w:sz w:val="24"/>
          <w:szCs w:val="24"/>
        </w:rPr>
        <w:t xml:space="preserve">dan </w:t>
      </w:r>
      <w:r w:rsidRPr="005B0387">
        <w:rPr>
          <w:rFonts w:ascii="Times New Roman" w:hAnsi="Times New Roman" w:cs="Times New Roman"/>
          <w:i/>
          <w:sz w:val="24"/>
          <w:szCs w:val="24"/>
        </w:rPr>
        <w:t xml:space="preserve">Searching </w:t>
      </w:r>
      <w:r w:rsidRPr="005B0387">
        <w:rPr>
          <w:rFonts w:ascii="Times New Roman" w:hAnsi="Times New Roman" w:cs="Times New Roman"/>
          <w:sz w:val="24"/>
          <w:szCs w:val="24"/>
        </w:rPr>
        <w:t xml:space="preserve">menjadi 2 kategori </w:t>
      </w:r>
      <w:proofErr w:type="gramStart"/>
      <w:r w:rsidRPr="005B0387">
        <w:rPr>
          <w:rFonts w:ascii="Times New Roman" w:hAnsi="Times New Roman" w:cs="Times New Roman"/>
          <w:sz w:val="24"/>
          <w:szCs w:val="24"/>
        </w:rPr>
        <w:t>dimana :</w:t>
      </w:r>
      <w:bookmarkEnd w:id="227"/>
      <w:proofErr w:type="gramEnd"/>
    </w:p>
    <w:p w14:paraId="57B44A50" w14:textId="457598E1" w:rsidR="00121808" w:rsidRDefault="00121808" w:rsidP="008D0BBA">
      <w:pPr>
        <w:pStyle w:val="ListParagraph"/>
        <w:numPr>
          <w:ilvl w:val="0"/>
          <w:numId w:val="31"/>
        </w:numPr>
        <w:spacing w:after="0" w:line="360" w:lineRule="auto"/>
        <w:ind w:left="0" w:firstLine="0"/>
        <w:jc w:val="both"/>
        <w:outlineLvl w:val="1"/>
        <w:rPr>
          <w:rFonts w:ascii="Times New Roman" w:hAnsi="Times New Roman" w:cs="Times New Roman"/>
          <w:sz w:val="24"/>
          <w:szCs w:val="24"/>
        </w:rPr>
      </w:pPr>
      <w:bookmarkStart w:id="228" w:name="_Toc40930939"/>
      <w:r>
        <w:rPr>
          <w:rFonts w:ascii="Times New Roman" w:hAnsi="Times New Roman" w:cs="Times New Roman"/>
          <w:sz w:val="24"/>
          <w:szCs w:val="24"/>
        </w:rPr>
        <w:t>Bobot Nilai 0 (Untuk Jawaban Salah)</w:t>
      </w:r>
      <w:bookmarkEnd w:id="228"/>
    </w:p>
    <w:p w14:paraId="4B76CED2" w14:textId="7E322B28" w:rsidR="00121808" w:rsidRDefault="00121808" w:rsidP="008D0BBA">
      <w:pPr>
        <w:pStyle w:val="ListParagraph"/>
        <w:numPr>
          <w:ilvl w:val="0"/>
          <w:numId w:val="31"/>
        </w:numPr>
        <w:spacing w:after="0" w:line="360" w:lineRule="auto"/>
        <w:ind w:left="0" w:firstLine="0"/>
        <w:jc w:val="both"/>
        <w:outlineLvl w:val="1"/>
        <w:rPr>
          <w:rFonts w:ascii="Times New Roman" w:hAnsi="Times New Roman" w:cs="Times New Roman"/>
          <w:sz w:val="24"/>
          <w:szCs w:val="24"/>
        </w:rPr>
      </w:pPr>
      <w:bookmarkStart w:id="229" w:name="_Toc40930940"/>
      <w:r>
        <w:rPr>
          <w:rFonts w:ascii="Times New Roman" w:hAnsi="Times New Roman" w:cs="Times New Roman"/>
          <w:sz w:val="24"/>
          <w:szCs w:val="24"/>
        </w:rPr>
        <w:t>Bobot Nilai 1 (Untuk Jawaban Benar)</w:t>
      </w:r>
      <w:bookmarkEnd w:id="229"/>
    </w:p>
    <w:p w14:paraId="65AE87ED" w14:textId="6EBBF5AE" w:rsidR="008B24F2" w:rsidRDefault="006E20FF" w:rsidP="008B24F2">
      <w:pPr>
        <w:pStyle w:val="ListParagraph"/>
        <w:spacing w:after="0" w:line="360" w:lineRule="auto"/>
        <w:ind w:left="0"/>
        <w:jc w:val="both"/>
        <w:outlineLvl w:val="1"/>
        <w:rPr>
          <w:rFonts w:ascii="Times New Roman" w:hAnsi="Times New Roman" w:cs="Times New Roman"/>
          <w:sz w:val="24"/>
          <w:szCs w:val="24"/>
        </w:rPr>
      </w:pPr>
      <w:r>
        <w:rPr>
          <w:rFonts w:ascii="Times New Roman" w:hAnsi="Times New Roman" w:cs="Times New Roman"/>
          <w:sz w:val="24"/>
          <w:szCs w:val="24"/>
        </w:rPr>
        <w:t>Penulis menggunakan 2 kategori 0 dan 1 dikarenakan soal tugas yang diberikan kepada peserta</w:t>
      </w:r>
      <w:r w:rsidR="00096AC9">
        <w:rPr>
          <w:rFonts w:ascii="Times New Roman" w:hAnsi="Times New Roman" w:cs="Times New Roman"/>
          <w:sz w:val="24"/>
          <w:szCs w:val="24"/>
        </w:rPr>
        <w:t xml:space="preserve"> responden</w:t>
      </w:r>
      <w:r>
        <w:rPr>
          <w:rFonts w:ascii="Times New Roman" w:hAnsi="Times New Roman" w:cs="Times New Roman"/>
          <w:sz w:val="24"/>
          <w:szCs w:val="24"/>
        </w:rPr>
        <w:t xml:space="preserve"> berbentuk menyerupai pilihan ganda, penulis sengaja membuat soal tugas berbentuk demikian, dikarenakan </w:t>
      </w:r>
      <w:r w:rsidR="00096AC9">
        <w:rPr>
          <w:rFonts w:ascii="Times New Roman" w:hAnsi="Times New Roman" w:cs="Times New Roman"/>
          <w:sz w:val="24"/>
          <w:szCs w:val="24"/>
        </w:rPr>
        <w:t>permintaan dan masukan dari responden yang lebih merasa nyaman menjawab kuesioner dengan bentuk menyerupai pilihan ganda daripada esay yang mengharuskan responden mengetik jawaban.</w:t>
      </w:r>
    </w:p>
    <w:p w14:paraId="733419BF" w14:textId="7D2CEEFD" w:rsidR="00FF5B77" w:rsidRDefault="00FF5B77" w:rsidP="00FF5B77">
      <w:pPr>
        <w:autoSpaceDE w:val="0"/>
        <w:autoSpaceDN w:val="0"/>
        <w:adjustRightInd w:val="0"/>
        <w:spacing w:after="0" w:line="240" w:lineRule="auto"/>
        <w:rPr>
          <w:rFonts w:ascii="Times New Roman" w:hAnsi="Times New Roman" w:cs="Times New Roman"/>
          <w:sz w:val="24"/>
          <w:szCs w:val="24"/>
        </w:rPr>
      </w:pPr>
    </w:p>
    <w:p w14:paraId="3FD9680E" w14:textId="65B8C491" w:rsidR="00FF5B77" w:rsidRPr="00FF5B77" w:rsidRDefault="00096AC9" w:rsidP="00096AC9">
      <w:pPr>
        <w:autoSpaceDE w:val="0"/>
        <w:autoSpaceDN w:val="0"/>
        <w:adjustRightInd w:val="0"/>
        <w:spacing w:after="0" w:line="360" w:lineRule="auto"/>
        <w:jc w:val="center"/>
        <w:rPr>
          <w:rFonts w:ascii="Times New Roman" w:hAnsi="Times New Roman" w:cs="Times New Roman"/>
          <w:b/>
          <w:sz w:val="24"/>
          <w:szCs w:val="24"/>
        </w:rPr>
      </w:pPr>
      <w:r w:rsidRPr="00096AC9">
        <w:rPr>
          <w:rFonts w:ascii="Times New Roman" w:hAnsi="Times New Roman" w:cs="Times New Roman"/>
          <w:b/>
          <w:sz w:val="24"/>
          <w:szCs w:val="24"/>
        </w:rPr>
        <w:t>Tabel 4.2 Data Umur Responden</w:t>
      </w:r>
    </w:p>
    <w:tbl>
      <w:tblPr>
        <w:tblW w:w="654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37"/>
        <w:gridCol w:w="1169"/>
        <w:gridCol w:w="1030"/>
        <w:gridCol w:w="1399"/>
        <w:gridCol w:w="1476"/>
      </w:tblGrid>
      <w:tr w:rsidR="00FF5B77" w:rsidRPr="00FF5B77" w14:paraId="388952FB" w14:textId="77777777" w:rsidTr="00FF5B77">
        <w:trPr>
          <w:cantSplit/>
          <w:jc w:val="center"/>
        </w:trPr>
        <w:tc>
          <w:tcPr>
            <w:tcW w:w="6544" w:type="dxa"/>
            <w:gridSpan w:val="6"/>
            <w:tcBorders>
              <w:top w:val="single" w:sz="4" w:space="0" w:color="auto"/>
              <w:left w:val="single" w:sz="4" w:space="0" w:color="auto"/>
              <w:bottom w:val="nil"/>
              <w:right w:val="single" w:sz="4" w:space="0" w:color="auto"/>
            </w:tcBorders>
            <w:shd w:val="clear" w:color="auto" w:fill="FFFFFF"/>
            <w:vAlign w:val="center"/>
          </w:tcPr>
          <w:p w14:paraId="30CCB6B0" w14:textId="77777777" w:rsidR="00FF5B77" w:rsidRPr="00FF5B77" w:rsidRDefault="00FF5B77" w:rsidP="00FF5B77">
            <w:pPr>
              <w:autoSpaceDE w:val="0"/>
              <w:autoSpaceDN w:val="0"/>
              <w:adjustRightInd w:val="0"/>
              <w:spacing w:after="0" w:line="320" w:lineRule="atLeast"/>
              <w:ind w:left="60" w:right="60"/>
              <w:jc w:val="center"/>
              <w:rPr>
                <w:rFonts w:ascii="Arial" w:hAnsi="Arial" w:cs="Arial"/>
                <w:color w:val="010205"/>
              </w:rPr>
            </w:pPr>
            <w:r w:rsidRPr="00FF5B77">
              <w:rPr>
                <w:rFonts w:ascii="Arial" w:hAnsi="Arial" w:cs="Arial"/>
                <w:b/>
                <w:bCs/>
                <w:color w:val="010205"/>
              </w:rPr>
              <w:t>Umur</w:t>
            </w:r>
          </w:p>
        </w:tc>
      </w:tr>
      <w:tr w:rsidR="00FF5B77" w:rsidRPr="00FF5B77" w14:paraId="31C140CC" w14:textId="77777777" w:rsidTr="00FF5B77">
        <w:trPr>
          <w:cantSplit/>
          <w:jc w:val="center"/>
        </w:trPr>
        <w:tc>
          <w:tcPr>
            <w:tcW w:w="1474" w:type="dxa"/>
            <w:gridSpan w:val="2"/>
            <w:tcBorders>
              <w:top w:val="nil"/>
              <w:left w:val="single" w:sz="4" w:space="0" w:color="auto"/>
              <w:bottom w:val="single" w:sz="8" w:space="0" w:color="152935"/>
              <w:right w:val="nil"/>
            </w:tcBorders>
            <w:shd w:val="clear" w:color="auto" w:fill="FFFFFF"/>
            <w:vAlign w:val="bottom"/>
          </w:tcPr>
          <w:p w14:paraId="0741473F" w14:textId="77777777" w:rsidR="00FF5B77" w:rsidRPr="00FF5B77" w:rsidRDefault="00FF5B77" w:rsidP="00FF5B77">
            <w:pPr>
              <w:autoSpaceDE w:val="0"/>
              <w:autoSpaceDN w:val="0"/>
              <w:adjustRightInd w:val="0"/>
              <w:spacing w:after="0" w:line="24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6E56EA1D" w14:textId="77777777" w:rsidR="00FF5B77" w:rsidRPr="00FF5B77" w:rsidRDefault="00FF5B77" w:rsidP="00FF5B77">
            <w:pPr>
              <w:autoSpaceDE w:val="0"/>
              <w:autoSpaceDN w:val="0"/>
              <w:adjustRightInd w:val="0"/>
              <w:spacing w:after="0" w:line="320" w:lineRule="atLeast"/>
              <w:ind w:left="60" w:right="60"/>
              <w:jc w:val="center"/>
              <w:rPr>
                <w:rFonts w:ascii="Arial" w:hAnsi="Arial" w:cs="Arial"/>
                <w:color w:val="264A60"/>
                <w:sz w:val="18"/>
                <w:szCs w:val="18"/>
              </w:rPr>
            </w:pPr>
            <w:r w:rsidRPr="00FF5B77">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7605D83" w14:textId="77777777" w:rsidR="00FF5B77" w:rsidRPr="00FF5B77" w:rsidRDefault="00FF5B77" w:rsidP="00FF5B77">
            <w:pPr>
              <w:autoSpaceDE w:val="0"/>
              <w:autoSpaceDN w:val="0"/>
              <w:adjustRightInd w:val="0"/>
              <w:spacing w:after="0" w:line="320" w:lineRule="atLeast"/>
              <w:ind w:left="60" w:right="60"/>
              <w:jc w:val="center"/>
              <w:rPr>
                <w:rFonts w:ascii="Arial" w:hAnsi="Arial" w:cs="Arial"/>
                <w:color w:val="264A60"/>
                <w:sz w:val="18"/>
                <w:szCs w:val="18"/>
              </w:rPr>
            </w:pPr>
            <w:r w:rsidRPr="00FF5B77">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66F0318B" w14:textId="77777777" w:rsidR="00FF5B77" w:rsidRPr="00FF5B77" w:rsidRDefault="00FF5B77" w:rsidP="00FF5B77">
            <w:pPr>
              <w:autoSpaceDE w:val="0"/>
              <w:autoSpaceDN w:val="0"/>
              <w:adjustRightInd w:val="0"/>
              <w:spacing w:after="0" w:line="320" w:lineRule="atLeast"/>
              <w:ind w:left="60" w:right="60"/>
              <w:jc w:val="center"/>
              <w:rPr>
                <w:rFonts w:ascii="Arial" w:hAnsi="Arial" w:cs="Arial"/>
                <w:color w:val="264A60"/>
                <w:sz w:val="18"/>
                <w:szCs w:val="18"/>
              </w:rPr>
            </w:pPr>
            <w:commentRangeStart w:id="230"/>
            <w:r w:rsidRPr="00FF5B77">
              <w:rPr>
                <w:rFonts w:ascii="Arial" w:hAnsi="Arial" w:cs="Arial"/>
                <w:color w:val="264A60"/>
                <w:sz w:val="18"/>
                <w:szCs w:val="18"/>
              </w:rPr>
              <w:t>Valid Percent</w:t>
            </w:r>
            <w:commentRangeEnd w:id="230"/>
            <w:r w:rsidR="003D0D93">
              <w:rPr>
                <w:rStyle w:val="CommentReference"/>
              </w:rPr>
              <w:commentReference w:id="230"/>
            </w:r>
          </w:p>
        </w:tc>
        <w:tc>
          <w:tcPr>
            <w:tcW w:w="1475" w:type="dxa"/>
            <w:tcBorders>
              <w:top w:val="nil"/>
              <w:left w:val="single" w:sz="8" w:space="0" w:color="E0E0E0"/>
              <w:bottom w:val="single" w:sz="8" w:space="0" w:color="152935"/>
              <w:right w:val="single" w:sz="4" w:space="0" w:color="auto"/>
            </w:tcBorders>
            <w:shd w:val="clear" w:color="auto" w:fill="FFFFFF"/>
            <w:vAlign w:val="bottom"/>
          </w:tcPr>
          <w:p w14:paraId="27A9A23A" w14:textId="77777777" w:rsidR="00FF5B77" w:rsidRPr="00FF5B77" w:rsidRDefault="00FF5B77" w:rsidP="00FF5B77">
            <w:pPr>
              <w:autoSpaceDE w:val="0"/>
              <w:autoSpaceDN w:val="0"/>
              <w:adjustRightInd w:val="0"/>
              <w:spacing w:after="0" w:line="320" w:lineRule="atLeast"/>
              <w:ind w:left="60" w:right="60"/>
              <w:jc w:val="center"/>
              <w:rPr>
                <w:rFonts w:ascii="Arial" w:hAnsi="Arial" w:cs="Arial"/>
                <w:color w:val="264A60"/>
                <w:sz w:val="18"/>
                <w:szCs w:val="18"/>
              </w:rPr>
            </w:pPr>
            <w:r w:rsidRPr="00FF5B77">
              <w:rPr>
                <w:rFonts w:ascii="Arial" w:hAnsi="Arial" w:cs="Arial"/>
                <w:color w:val="264A60"/>
                <w:sz w:val="18"/>
                <w:szCs w:val="18"/>
              </w:rPr>
              <w:t>Cumulative Percent</w:t>
            </w:r>
          </w:p>
        </w:tc>
      </w:tr>
      <w:tr w:rsidR="00FF5B77" w:rsidRPr="00FF5B77" w14:paraId="0EEDC696" w14:textId="77777777" w:rsidTr="00FF5B77">
        <w:trPr>
          <w:cantSplit/>
          <w:jc w:val="center"/>
        </w:trPr>
        <w:tc>
          <w:tcPr>
            <w:tcW w:w="737" w:type="dxa"/>
            <w:vMerge w:val="restart"/>
            <w:tcBorders>
              <w:top w:val="single" w:sz="8" w:space="0" w:color="152935"/>
              <w:left w:val="single" w:sz="4" w:space="0" w:color="auto"/>
              <w:bottom w:val="single" w:sz="8" w:space="0" w:color="152935"/>
              <w:right w:val="nil"/>
            </w:tcBorders>
            <w:shd w:val="clear" w:color="auto" w:fill="E0E0E0"/>
          </w:tcPr>
          <w:p w14:paraId="5DDF8EA6" w14:textId="77777777" w:rsidR="00FF5B77" w:rsidRPr="00FF5B77" w:rsidRDefault="00FF5B77" w:rsidP="00FF5B77">
            <w:pPr>
              <w:autoSpaceDE w:val="0"/>
              <w:autoSpaceDN w:val="0"/>
              <w:adjustRightInd w:val="0"/>
              <w:spacing w:after="0" w:line="320" w:lineRule="atLeast"/>
              <w:ind w:left="60" w:right="60"/>
              <w:rPr>
                <w:rFonts w:ascii="Arial" w:hAnsi="Arial" w:cs="Arial"/>
                <w:color w:val="264A60"/>
                <w:sz w:val="18"/>
                <w:szCs w:val="18"/>
              </w:rPr>
            </w:pPr>
            <w:r w:rsidRPr="00FF5B77">
              <w:rPr>
                <w:rFonts w:ascii="Arial" w:hAnsi="Arial" w:cs="Arial"/>
                <w:color w:val="264A60"/>
                <w:sz w:val="18"/>
                <w:szCs w:val="18"/>
              </w:rPr>
              <w:t>Valid</w:t>
            </w:r>
          </w:p>
        </w:tc>
        <w:tc>
          <w:tcPr>
            <w:tcW w:w="737" w:type="dxa"/>
            <w:tcBorders>
              <w:top w:val="single" w:sz="8" w:space="0" w:color="152935"/>
              <w:left w:val="nil"/>
              <w:bottom w:val="single" w:sz="8" w:space="0" w:color="AEAEAE"/>
              <w:right w:val="nil"/>
            </w:tcBorders>
            <w:shd w:val="clear" w:color="auto" w:fill="E0E0E0"/>
          </w:tcPr>
          <w:p w14:paraId="64706D84" w14:textId="77777777" w:rsidR="00FF5B77" w:rsidRPr="00FF5B77" w:rsidRDefault="00FF5B77" w:rsidP="00FF5B77">
            <w:pPr>
              <w:autoSpaceDE w:val="0"/>
              <w:autoSpaceDN w:val="0"/>
              <w:adjustRightInd w:val="0"/>
              <w:spacing w:after="0" w:line="320" w:lineRule="atLeast"/>
              <w:ind w:left="60" w:right="60"/>
              <w:rPr>
                <w:rFonts w:ascii="Arial" w:hAnsi="Arial" w:cs="Arial"/>
                <w:color w:val="264A60"/>
                <w:sz w:val="18"/>
                <w:szCs w:val="18"/>
              </w:rPr>
            </w:pPr>
            <w:r w:rsidRPr="00FF5B77">
              <w:rPr>
                <w:rFonts w:ascii="Arial" w:hAnsi="Arial" w:cs="Arial"/>
                <w:color w:val="264A60"/>
                <w:sz w:val="18"/>
                <w:szCs w:val="18"/>
              </w:rPr>
              <w:t>19</w:t>
            </w:r>
          </w:p>
        </w:tc>
        <w:tc>
          <w:tcPr>
            <w:tcW w:w="1168" w:type="dxa"/>
            <w:tcBorders>
              <w:top w:val="single" w:sz="8" w:space="0" w:color="152935"/>
              <w:left w:val="nil"/>
              <w:bottom w:val="single" w:sz="8" w:space="0" w:color="AEAEAE"/>
              <w:right w:val="single" w:sz="8" w:space="0" w:color="E0E0E0"/>
            </w:tcBorders>
            <w:shd w:val="clear" w:color="auto" w:fill="FFFFFF"/>
          </w:tcPr>
          <w:p w14:paraId="48263A6B"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1</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7D9BF010"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3.0</w:t>
            </w:r>
          </w:p>
        </w:tc>
        <w:tc>
          <w:tcPr>
            <w:tcW w:w="1398" w:type="dxa"/>
            <w:tcBorders>
              <w:top w:val="single" w:sz="8" w:space="0" w:color="152935"/>
              <w:left w:val="single" w:sz="8" w:space="0" w:color="E0E0E0"/>
              <w:bottom w:val="single" w:sz="8" w:space="0" w:color="AEAEAE"/>
              <w:right w:val="single" w:sz="8" w:space="0" w:color="E0E0E0"/>
            </w:tcBorders>
            <w:shd w:val="clear" w:color="auto" w:fill="FFFFFF"/>
          </w:tcPr>
          <w:p w14:paraId="625583CE"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3.0</w:t>
            </w:r>
          </w:p>
        </w:tc>
        <w:tc>
          <w:tcPr>
            <w:tcW w:w="1475" w:type="dxa"/>
            <w:tcBorders>
              <w:top w:val="single" w:sz="8" w:space="0" w:color="152935"/>
              <w:left w:val="single" w:sz="8" w:space="0" w:color="E0E0E0"/>
              <w:bottom w:val="single" w:sz="8" w:space="0" w:color="AEAEAE"/>
              <w:right w:val="single" w:sz="4" w:space="0" w:color="auto"/>
            </w:tcBorders>
            <w:shd w:val="clear" w:color="auto" w:fill="FFFFFF"/>
          </w:tcPr>
          <w:p w14:paraId="05AE688E"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3.0</w:t>
            </w:r>
          </w:p>
        </w:tc>
      </w:tr>
      <w:tr w:rsidR="00FF5B77" w:rsidRPr="00FF5B77" w14:paraId="55F65566" w14:textId="77777777" w:rsidTr="00FF5B77">
        <w:trPr>
          <w:cantSplit/>
          <w:jc w:val="center"/>
        </w:trPr>
        <w:tc>
          <w:tcPr>
            <w:tcW w:w="737" w:type="dxa"/>
            <w:vMerge/>
            <w:tcBorders>
              <w:top w:val="single" w:sz="8" w:space="0" w:color="152935"/>
              <w:left w:val="single" w:sz="4" w:space="0" w:color="auto"/>
              <w:bottom w:val="single" w:sz="8" w:space="0" w:color="152935"/>
              <w:right w:val="nil"/>
            </w:tcBorders>
            <w:shd w:val="clear" w:color="auto" w:fill="E0E0E0"/>
          </w:tcPr>
          <w:p w14:paraId="52E82868" w14:textId="77777777" w:rsidR="00FF5B77" w:rsidRPr="00FF5B77" w:rsidRDefault="00FF5B77" w:rsidP="00FF5B77">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AEAEAE"/>
              <w:right w:val="nil"/>
            </w:tcBorders>
            <w:shd w:val="clear" w:color="auto" w:fill="E0E0E0"/>
          </w:tcPr>
          <w:p w14:paraId="2F62F54D" w14:textId="77777777" w:rsidR="00FF5B77" w:rsidRPr="00FF5B77" w:rsidRDefault="00FF5B77" w:rsidP="00FF5B77">
            <w:pPr>
              <w:autoSpaceDE w:val="0"/>
              <w:autoSpaceDN w:val="0"/>
              <w:adjustRightInd w:val="0"/>
              <w:spacing w:after="0" w:line="320" w:lineRule="atLeast"/>
              <w:ind w:left="60" w:right="60"/>
              <w:rPr>
                <w:rFonts w:ascii="Arial" w:hAnsi="Arial" w:cs="Arial"/>
                <w:color w:val="264A60"/>
                <w:sz w:val="18"/>
                <w:szCs w:val="18"/>
              </w:rPr>
            </w:pPr>
            <w:r w:rsidRPr="00FF5B77">
              <w:rPr>
                <w:rFonts w:ascii="Arial" w:hAnsi="Arial" w:cs="Arial"/>
                <w:color w:val="264A60"/>
                <w:sz w:val="18"/>
                <w:szCs w:val="18"/>
              </w:rPr>
              <w:t>20</w:t>
            </w:r>
          </w:p>
        </w:tc>
        <w:tc>
          <w:tcPr>
            <w:tcW w:w="1168" w:type="dxa"/>
            <w:tcBorders>
              <w:top w:val="single" w:sz="8" w:space="0" w:color="AEAEAE"/>
              <w:left w:val="nil"/>
              <w:bottom w:val="single" w:sz="8" w:space="0" w:color="AEAEAE"/>
              <w:right w:val="single" w:sz="8" w:space="0" w:color="E0E0E0"/>
            </w:tcBorders>
            <w:shd w:val="clear" w:color="auto" w:fill="FFFFFF"/>
          </w:tcPr>
          <w:p w14:paraId="02694472"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1B73891B"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6.1</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3A5F936C"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6.1</w:t>
            </w:r>
          </w:p>
        </w:tc>
        <w:tc>
          <w:tcPr>
            <w:tcW w:w="1475" w:type="dxa"/>
            <w:tcBorders>
              <w:top w:val="single" w:sz="8" w:space="0" w:color="AEAEAE"/>
              <w:left w:val="single" w:sz="8" w:space="0" w:color="E0E0E0"/>
              <w:bottom w:val="single" w:sz="8" w:space="0" w:color="AEAEAE"/>
              <w:right w:val="single" w:sz="4" w:space="0" w:color="auto"/>
            </w:tcBorders>
            <w:shd w:val="clear" w:color="auto" w:fill="FFFFFF"/>
          </w:tcPr>
          <w:p w14:paraId="7FA77311"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9.1</w:t>
            </w:r>
          </w:p>
        </w:tc>
      </w:tr>
      <w:tr w:rsidR="00FF5B77" w:rsidRPr="00FF5B77" w14:paraId="76C36AB0" w14:textId="77777777" w:rsidTr="00FF5B77">
        <w:trPr>
          <w:cantSplit/>
          <w:jc w:val="center"/>
        </w:trPr>
        <w:tc>
          <w:tcPr>
            <w:tcW w:w="737" w:type="dxa"/>
            <w:vMerge/>
            <w:tcBorders>
              <w:top w:val="single" w:sz="8" w:space="0" w:color="152935"/>
              <w:left w:val="single" w:sz="4" w:space="0" w:color="auto"/>
              <w:bottom w:val="single" w:sz="8" w:space="0" w:color="152935"/>
              <w:right w:val="nil"/>
            </w:tcBorders>
            <w:shd w:val="clear" w:color="auto" w:fill="E0E0E0"/>
          </w:tcPr>
          <w:p w14:paraId="66371E91" w14:textId="77777777" w:rsidR="00FF5B77" w:rsidRPr="00FF5B77" w:rsidRDefault="00FF5B77" w:rsidP="00FF5B77">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AEAEAE"/>
              <w:right w:val="nil"/>
            </w:tcBorders>
            <w:shd w:val="clear" w:color="auto" w:fill="E0E0E0"/>
          </w:tcPr>
          <w:p w14:paraId="6B9C8BD2" w14:textId="77777777" w:rsidR="00FF5B77" w:rsidRPr="00FF5B77" w:rsidRDefault="00FF5B77" w:rsidP="00FF5B77">
            <w:pPr>
              <w:autoSpaceDE w:val="0"/>
              <w:autoSpaceDN w:val="0"/>
              <w:adjustRightInd w:val="0"/>
              <w:spacing w:after="0" w:line="320" w:lineRule="atLeast"/>
              <w:ind w:left="60" w:right="60"/>
              <w:rPr>
                <w:rFonts w:ascii="Arial" w:hAnsi="Arial" w:cs="Arial"/>
                <w:color w:val="264A60"/>
                <w:sz w:val="18"/>
                <w:szCs w:val="18"/>
              </w:rPr>
            </w:pPr>
            <w:r w:rsidRPr="00FF5B77">
              <w:rPr>
                <w:rFonts w:ascii="Arial" w:hAnsi="Arial" w:cs="Arial"/>
                <w:color w:val="264A60"/>
                <w:sz w:val="18"/>
                <w:szCs w:val="18"/>
              </w:rPr>
              <w:t>21</w:t>
            </w:r>
          </w:p>
        </w:tc>
        <w:tc>
          <w:tcPr>
            <w:tcW w:w="1168" w:type="dxa"/>
            <w:tcBorders>
              <w:top w:val="single" w:sz="8" w:space="0" w:color="AEAEAE"/>
              <w:left w:val="nil"/>
              <w:bottom w:val="single" w:sz="8" w:space="0" w:color="AEAEAE"/>
              <w:right w:val="single" w:sz="8" w:space="0" w:color="E0E0E0"/>
            </w:tcBorders>
            <w:shd w:val="clear" w:color="auto" w:fill="FFFFFF"/>
          </w:tcPr>
          <w:p w14:paraId="6FACEDC0"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11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829BF55"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33.3</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549DFEF6"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33.3</w:t>
            </w:r>
          </w:p>
        </w:tc>
        <w:tc>
          <w:tcPr>
            <w:tcW w:w="1475" w:type="dxa"/>
            <w:tcBorders>
              <w:top w:val="single" w:sz="8" w:space="0" w:color="AEAEAE"/>
              <w:left w:val="single" w:sz="8" w:space="0" w:color="E0E0E0"/>
              <w:bottom w:val="single" w:sz="8" w:space="0" w:color="AEAEAE"/>
              <w:right w:val="single" w:sz="4" w:space="0" w:color="auto"/>
            </w:tcBorders>
            <w:shd w:val="clear" w:color="auto" w:fill="FFFFFF"/>
          </w:tcPr>
          <w:p w14:paraId="4C4B1076"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42.4</w:t>
            </w:r>
          </w:p>
        </w:tc>
      </w:tr>
      <w:tr w:rsidR="00FF5B77" w:rsidRPr="00FF5B77" w14:paraId="159B5C81" w14:textId="77777777" w:rsidTr="00FF5B77">
        <w:trPr>
          <w:cantSplit/>
          <w:jc w:val="center"/>
        </w:trPr>
        <w:tc>
          <w:tcPr>
            <w:tcW w:w="737" w:type="dxa"/>
            <w:vMerge/>
            <w:tcBorders>
              <w:top w:val="single" w:sz="8" w:space="0" w:color="152935"/>
              <w:left w:val="single" w:sz="4" w:space="0" w:color="auto"/>
              <w:bottom w:val="single" w:sz="8" w:space="0" w:color="152935"/>
              <w:right w:val="nil"/>
            </w:tcBorders>
            <w:shd w:val="clear" w:color="auto" w:fill="E0E0E0"/>
          </w:tcPr>
          <w:p w14:paraId="41E0CA63" w14:textId="77777777" w:rsidR="00FF5B77" w:rsidRPr="00FF5B77" w:rsidRDefault="00FF5B77" w:rsidP="00FF5B77">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AEAEAE"/>
              <w:right w:val="nil"/>
            </w:tcBorders>
            <w:shd w:val="clear" w:color="auto" w:fill="E0E0E0"/>
          </w:tcPr>
          <w:p w14:paraId="67C119E5" w14:textId="77777777" w:rsidR="00FF5B77" w:rsidRPr="00FF5B77" w:rsidRDefault="00FF5B77" w:rsidP="00FF5B77">
            <w:pPr>
              <w:autoSpaceDE w:val="0"/>
              <w:autoSpaceDN w:val="0"/>
              <w:adjustRightInd w:val="0"/>
              <w:spacing w:after="0" w:line="320" w:lineRule="atLeast"/>
              <w:ind w:left="60" w:right="60"/>
              <w:rPr>
                <w:rFonts w:ascii="Arial" w:hAnsi="Arial" w:cs="Arial"/>
                <w:color w:val="264A60"/>
                <w:sz w:val="18"/>
                <w:szCs w:val="18"/>
              </w:rPr>
            </w:pPr>
            <w:r w:rsidRPr="00FF5B77">
              <w:rPr>
                <w:rFonts w:ascii="Arial" w:hAnsi="Arial" w:cs="Arial"/>
                <w:color w:val="264A60"/>
                <w:sz w:val="18"/>
                <w:szCs w:val="18"/>
              </w:rPr>
              <w:t>22</w:t>
            </w:r>
          </w:p>
        </w:tc>
        <w:tc>
          <w:tcPr>
            <w:tcW w:w="1168" w:type="dxa"/>
            <w:tcBorders>
              <w:top w:val="single" w:sz="8" w:space="0" w:color="AEAEAE"/>
              <w:left w:val="nil"/>
              <w:bottom w:val="single" w:sz="8" w:space="0" w:color="AEAEAE"/>
              <w:right w:val="single" w:sz="8" w:space="0" w:color="E0E0E0"/>
            </w:tcBorders>
            <w:shd w:val="clear" w:color="auto" w:fill="FFFFFF"/>
          </w:tcPr>
          <w:p w14:paraId="760B4F8A"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12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2AF749CF"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36.4</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6BD75A98"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36.4</w:t>
            </w:r>
          </w:p>
        </w:tc>
        <w:tc>
          <w:tcPr>
            <w:tcW w:w="1475" w:type="dxa"/>
            <w:tcBorders>
              <w:top w:val="single" w:sz="8" w:space="0" w:color="AEAEAE"/>
              <w:left w:val="single" w:sz="8" w:space="0" w:color="E0E0E0"/>
              <w:bottom w:val="single" w:sz="8" w:space="0" w:color="AEAEAE"/>
              <w:right w:val="single" w:sz="4" w:space="0" w:color="auto"/>
            </w:tcBorders>
            <w:shd w:val="clear" w:color="auto" w:fill="FFFFFF"/>
          </w:tcPr>
          <w:p w14:paraId="3FBB759A"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78.8</w:t>
            </w:r>
          </w:p>
        </w:tc>
      </w:tr>
      <w:tr w:rsidR="00FF5B77" w:rsidRPr="00FF5B77" w14:paraId="216F79A9" w14:textId="77777777" w:rsidTr="00FF5B77">
        <w:trPr>
          <w:cantSplit/>
          <w:jc w:val="center"/>
        </w:trPr>
        <w:tc>
          <w:tcPr>
            <w:tcW w:w="737" w:type="dxa"/>
            <w:vMerge/>
            <w:tcBorders>
              <w:top w:val="single" w:sz="8" w:space="0" w:color="152935"/>
              <w:left w:val="single" w:sz="4" w:space="0" w:color="auto"/>
              <w:bottom w:val="single" w:sz="8" w:space="0" w:color="152935"/>
              <w:right w:val="nil"/>
            </w:tcBorders>
            <w:shd w:val="clear" w:color="auto" w:fill="E0E0E0"/>
          </w:tcPr>
          <w:p w14:paraId="04388640" w14:textId="77777777" w:rsidR="00FF5B77" w:rsidRPr="00FF5B77" w:rsidRDefault="00FF5B77" w:rsidP="00FF5B77">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AEAEAE"/>
              <w:right w:val="nil"/>
            </w:tcBorders>
            <w:shd w:val="clear" w:color="auto" w:fill="E0E0E0"/>
          </w:tcPr>
          <w:p w14:paraId="0783005F" w14:textId="77777777" w:rsidR="00FF5B77" w:rsidRPr="00FF5B77" w:rsidRDefault="00FF5B77" w:rsidP="00FF5B77">
            <w:pPr>
              <w:autoSpaceDE w:val="0"/>
              <w:autoSpaceDN w:val="0"/>
              <w:adjustRightInd w:val="0"/>
              <w:spacing w:after="0" w:line="320" w:lineRule="atLeast"/>
              <w:ind w:left="60" w:right="60"/>
              <w:rPr>
                <w:rFonts w:ascii="Arial" w:hAnsi="Arial" w:cs="Arial"/>
                <w:color w:val="264A60"/>
                <w:sz w:val="18"/>
                <w:szCs w:val="18"/>
              </w:rPr>
            </w:pPr>
            <w:r w:rsidRPr="00FF5B77">
              <w:rPr>
                <w:rFonts w:ascii="Arial" w:hAnsi="Arial" w:cs="Arial"/>
                <w:color w:val="264A60"/>
                <w:sz w:val="18"/>
                <w:szCs w:val="18"/>
              </w:rPr>
              <w:t>23</w:t>
            </w:r>
          </w:p>
        </w:tc>
        <w:tc>
          <w:tcPr>
            <w:tcW w:w="1168" w:type="dxa"/>
            <w:tcBorders>
              <w:top w:val="single" w:sz="8" w:space="0" w:color="AEAEAE"/>
              <w:left w:val="nil"/>
              <w:bottom w:val="single" w:sz="8" w:space="0" w:color="AEAEAE"/>
              <w:right w:val="single" w:sz="8" w:space="0" w:color="E0E0E0"/>
            </w:tcBorders>
            <w:shd w:val="clear" w:color="auto" w:fill="FFFFFF"/>
          </w:tcPr>
          <w:p w14:paraId="47B1FC0D"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121F59C3"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9.1</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57C35BEA"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9.1</w:t>
            </w:r>
          </w:p>
        </w:tc>
        <w:tc>
          <w:tcPr>
            <w:tcW w:w="1475" w:type="dxa"/>
            <w:tcBorders>
              <w:top w:val="single" w:sz="8" w:space="0" w:color="AEAEAE"/>
              <w:left w:val="single" w:sz="8" w:space="0" w:color="E0E0E0"/>
              <w:bottom w:val="single" w:sz="8" w:space="0" w:color="AEAEAE"/>
              <w:right w:val="single" w:sz="4" w:space="0" w:color="auto"/>
            </w:tcBorders>
            <w:shd w:val="clear" w:color="auto" w:fill="FFFFFF"/>
          </w:tcPr>
          <w:p w14:paraId="7CAA042F"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87.9</w:t>
            </w:r>
          </w:p>
        </w:tc>
      </w:tr>
      <w:tr w:rsidR="00FF5B77" w:rsidRPr="00FF5B77" w14:paraId="08912E34" w14:textId="77777777" w:rsidTr="00FF5B77">
        <w:trPr>
          <w:cantSplit/>
          <w:jc w:val="center"/>
        </w:trPr>
        <w:tc>
          <w:tcPr>
            <w:tcW w:w="737" w:type="dxa"/>
            <w:vMerge/>
            <w:tcBorders>
              <w:top w:val="single" w:sz="8" w:space="0" w:color="152935"/>
              <w:left w:val="single" w:sz="4" w:space="0" w:color="auto"/>
              <w:bottom w:val="single" w:sz="8" w:space="0" w:color="152935"/>
              <w:right w:val="nil"/>
            </w:tcBorders>
            <w:shd w:val="clear" w:color="auto" w:fill="E0E0E0"/>
          </w:tcPr>
          <w:p w14:paraId="4C9B022A" w14:textId="77777777" w:rsidR="00FF5B77" w:rsidRPr="00FF5B77" w:rsidRDefault="00FF5B77" w:rsidP="00FF5B77">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AEAEAE"/>
              <w:right w:val="nil"/>
            </w:tcBorders>
            <w:shd w:val="clear" w:color="auto" w:fill="E0E0E0"/>
          </w:tcPr>
          <w:p w14:paraId="71AEE0D1" w14:textId="77777777" w:rsidR="00FF5B77" w:rsidRPr="00FF5B77" w:rsidRDefault="00FF5B77" w:rsidP="00FF5B77">
            <w:pPr>
              <w:autoSpaceDE w:val="0"/>
              <w:autoSpaceDN w:val="0"/>
              <w:adjustRightInd w:val="0"/>
              <w:spacing w:after="0" w:line="320" w:lineRule="atLeast"/>
              <w:ind w:left="60" w:right="60"/>
              <w:rPr>
                <w:rFonts w:ascii="Arial" w:hAnsi="Arial" w:cs="Arial"/>
                <w:color w:val="264A60"/>
                <w:sz w:val="18"/>
                <w:szCs w:val="18"/>
              </w:rPr>
            </w:pPr>
            <w:r w:rsidRPr="00FF5B77">
              <w:rPr>
                <w:rFonts w:ascii="Arial" w:hAnsi="Arial" w:cs="Arial"/>
                <w:color w:val="264A60"/>
                <w:sz w:val="18"/>
                <w:szCs w:val="18"/>
              </w:rPr>
              <w:t>26</w:t>
            </w:r>
          </w:p>
        </w:tc>
        <w:tc>
          <w:tcPr>
            <w:tcW w:w="1168" w:type="dxa"/>
            <w:tcBorders>
              <w:top w:val="single" w:sz="8" w:space="0" w:color="AEAEAE"/>
              <w:left w:val="nil"/>
              <w:bottom w:val="single" w:sz="8" w:space="0" w:color="AEAEAE"/>
              <w:right w:val="single" w:sz="8" w:space="0" w:color="E0E0E0"/>
            </w:tcBorders>
            <w:shd w:val="clear" w:color="auto" w:fill="FFFFFF"/>
          </w:tcPr>
          <w:p w14:paraId="5CF3B0C7"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0BD1B011"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3.0</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065C33A0"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3.0</w:t>
            </w:r>
          </w:p>
        </w:tc>
        <w:tc>
          <w:tcPr>
            <w:tcW w:w="1475" w:type="dxa"/>
            <w:tcBorders>
              <w:top w:val="single" w:sz="8" w:space="0" w:color="AEAEAE"/>
              <w:left w:val="single" w:sz="8" w:space="0" w:color="E0E0E0"/>
              <w:bottom w:val="single" w:sz="8" w:space="0" w:color="AEAEAE"/>
              <w:right w:val="single" w:sz="4" w:space="0" w:color="auto"/>
            </w:tcBorders>
            <w:shd w:val="clear" w:color="auto" w:fill="FFFFFF"/>
          </w:tcPr>
          <w:p w14:paraId="1A35447D"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90.9</w:t>
            </w:r>
          </w:p>
        </w:tc>
      </w:tr>
      <w:tr w:rsidR="00FF5B77" w:rsidRPr="00FF5B77" w14:paraId="6A5B2D7E" w14:textId="77777777" w:rsidTr="00FF5B77">
        <w:trPr>
          <w:cantSplit/>
          <w:jc w:val="center"/>
        </w:trPr>
        <w:tc>
          <w:tcPr>
            <w:tcW w:w="737" w:type="dxa"/>
            <w:vMerge/>
            <w:tcBorders>
              <w:top w:val="single" w:sz="8" w:space="0" w:color="152935"/>
              <w:left w:val="single" w:sz="4" w:space="0" w:color="auto"/>
              <w:bottom w:val="single" w:sz="8" w:space="0" w:color="152935"/>
              <w:right w:val="nil"/>
            </w:tcBorders>
            <w:shd w:val="clear" w:color="auto" w:fill="E0E0E0"/>
          </w:tcPr>
          <w:p w14:paraId="44A63C9C" w14:textId="77777777" w:rsidR="00FF5B77" w:rsidRPr="00FF5B77" w:rsidRDefault="00FF5B77" w:rsidP="00FF5B77">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AEAEAE"/>
              <w:right w:val="nil"/>
            </w:tcBorders>
            <w:shd w:val="clear" w:color="auto" w:fill="E0E0E0"/>
          </w:tcPr>
          <w:p w14:paraId="386FFD98" w14:textId="77777777" w:rsidR="00FF5B77" w:rsidRPr="00FF5B77" w:rsidRDefault="00FF5B77" w:rsidP="00FF5B77">
            <w:pPr>
              <w:autoSpaceDE w:val="0"/>
              <w:autoSpaceDN w:val="0"/>
              <w:adjustRightInd w:val="0"/>
              <w:spacing w:after="0" w:line="320" w:lineRule="atLeast"/>
              <w:ind w:left="60" w:right="60"/>
              <w:rPr>
                <w:rFonts w:ascii="Arial" w:hAnsi="Arial" w:cs="Arial"/>
                <w:color w:val="264A60"/>
                <w:sz w:val="18"/>
                <w:szCs w:val="18"/>
              </w:rPr>
            </w:pPr>
            <w:r w:rsidRPr="00FF5B77">
              <w:rPr>
                <w:rFonts w:ascii="Arial" w:hAnsi="Arial" w:cs="Arial"/>
                <w:color w:val="264A60"/>
                <w:sz w:val="18"/>
                <w:szCs w:val="18"/>
              </w:rPr>
              <w:t>27</w:t>
            </w:r>
          </w:p>
        </w:tc>
        <w:tc>
          <w:tcPr>
            <w:tcW w:w="1168" w:type="dxa"/>
            <w:tcBorders>
              <w:top w:val="single" w:sz="8" w:space="0" w:color="AEAEAE"/>
              <w:left w:val="nil"/>
              <w:bottom w:val="single" w:sz="8" w:space="0" w:color="AEAEAE"/>
              <w:right w:val="single" w:sz="8" w:space="0" w:color="E0E0E0"/>
            </w:tcBorders>
            <w:shd w:val="clear" w:color="auto" w:fill="FFFFFF"/>
          </w:tcPr>
          <w:p w14:paraId="3B6090A7"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029A27BF"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6.1</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6EF36C07"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6.1</w:t>
            </w:r>
          </w:p>
        </w:tc>
        <w:tc>
          <w:tcPr>
            <w:tcW w:w="1475" w:type="dxa"/>
            <w:tcBorders>
              <w:top w:val="single" w:sz="8" w:space="0" w:color="AEAEAE"/>
              <w:left w:val="single" w:sz="8" w:space="0" w:color="E0E0E0"/>
              <w:bottom w:val="single" w:sz="8" w:space="0" w:color="AEAEAE"/>
              <w:right w:val="single" w:sz="4" w:space="0" w:color="auto"/>
            </w:tcBorders>
            <w:shd w:val="clear" w:color="auto" w:fill="FFFFFF"/>
          </w:tcPr>
          <w:p w14:paraId="0B8437BE"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97.0</w:t>
            </w:r>
          </w:p>
        </w:tc>
      </w:tr>
      <w:tr w:rsidR="00FF5B77" w:rsidRPr="00FF5B77" w14:paraId="6980F4C0" w14:textId="77777777" w:rsidTr="00FF5B77">
        <w:trPr>
          <w:cantSplit/>
          <w:jc w:val="center"/>
        </w:trPr>
        <w:tc>
          <w:tcPr>
            <w:tcW w:w="737" w:type="dxa"/>
            <w:vMerge/>
            <w:tcBorders>
              <w:top w:val="single" w:sz="8" w:space="0" w:color="152935"/>
              <w:left w:val="single" w:sz="4" w:space="0" w:color="auto"/>
              <w:bottom w:val="single" w:sz="8" w:space="0" w:color="152935"/>
              <w:right w:val="nil"/>
            </w:tcBorders>
            <w:shd w:val="clear" w:color="auto" w:fill="E0E0E0"/>
          </w:tcPr>
          <w:p w14:paraId="46ED20D3" w14:textId="77777777" w:rsidR="00FF5B77" w:rsidRPr="00FF5B77" w:rsidRDefault="00FF5B77" w:rsidP="00FF5B77">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AEAEAE"/>
              <w:right w:val="nil"/>
            </w:tcBorders>
            <w:shd w:val="clear" w:color="auto" w:fill="E0E0E0"/>
          </w:tcPr>
          <w:p w14:paraId="121127A1" w14:textId="77777777" w:rsidR="00FF5B77" w:rsidRPr="00FF5B77" w:rsidRDefault="00FF5B77" w:rsidP="00FF5B77">
            <w:pPr>
              <w:autoSpaceDE w:val="0"/>
              <w:autoSpaceDN w:val="0"/>
              <w:adjustRightInd w:val="0"/>
              <w:spacing w:after="0" w:line="320" w:lineRule="atLeast"/>
              <w:ind w:left="60" w:right="60"/>
              <w:rPr>
                <w:rFonts w:ascii="Arial" w:hAnsi="Arial" w:cs="Arial"/>
                <w:color w:val="264A60"/>
                <w:sz w:val="18"/>
                <w:szCs w:val="18"/>
              </w:rPr>
            </w:pPr>
            <w:r w:rsidRPr="00FF5B77">
              <w:rPr>
                <w:rFonts w:ascii="Arial" w:hAnsi="Arial" w:cs="Arial"/>
                <w:color w:val="264A60"/>
                <w:sz w:val="18"/>
                <w:szCs w:val="18"/>
              </w:rPr>
              <w:t>29</w:t>
            </w:r>
          </w:p>
        </w:tc>
        <w:tc>
          <w:tcPr>
            <w:tcW w:w="1168" w:type="dxa"/>
            <w:tcBorders>
              <w:top w:val="single" w:sz="8" w:space="0" w:color="AEAEAE"/>
              <w:left w:val="nil"/>
              <w:bottom w:val="single" w:sz="8" w:space="0" w:color="AEAEAE"/>
              <w:right w:val="single" w:sz="8" w:space="0" w:color="E0E0E0"/>
            </w:tcBorders>
            <w:shd w:val="clear" w:color="auto" w:fill="FFFFFF"/>
          </w:tcPr>
          <w:p w14:paraId="372A1153"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3E75BB7"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3.0</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3DB66F05"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3.0</w:t>
            </w:r>
          </w:p>
        </w:tc>
        <w:tc>
          <w:tcPr>
            <w:tcW w:w="1475" w:type="dxa"/>
            <w:tcBorders>
              <w:top w:val="single" w:sz="8" w:space="0" w:color="AEAEAE"/>
              <w:left w:val="single" w:sz="8" w:space="0" w:color="E0E0E0"/>
              <w:bottom w:val="single" w:sz="8" w:space="0" w:color="AEAEAE"/>
              <w:right w:val="single" w:sz="4" w:space="0" w:color="auto"/>
            </w:tcBorders>
            <w:shd w:val="clear" w:color="auto" w:fill="FFFFFF"/>
          </w:tcPr>
          <w:p w14:paraId="1ACDF01B"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100.0</w:t>
            </w:r>
          </w:p>
        </w:tc>
      </w:tr>
      <w:tr w:rsidR="00FF5B77" w:rsidRPr="00FF5B77" w14:paraId="085684A8" w14:textId="77777777" w:rsidTr="00FF5B77">
        <w:trPr>
          <w:cantSplit/>
          <w:jc w:val="center"/>
        </w:trPr>
        <w:tc>
          <w:tcPr>
            <w:tcW w:w="737" w:type="dxa"/>
            <w:vMerge/>
            <w:tcBorders>
              <w:top w:val="single" w:sz="8" w:space="0" w:color="152935"/>
              <w:left w:val="single" w:sz="4" w:space="0" w:color="auto"/>
              <w:bottom w:val="single" w:sz="4" w:space="0" w:color="auto"/>
              <w:right w:val="nil"/>
            </w:tcBorders>
            <w:shd w:val="clear" w:color="auto" w:fill="E0E0E0"/>
          </w:tcPr>
          <w:p w14:paraId="133A6BC1" w14:textId="77777777" w:rsidR="00FF5B77" w:rsidRPr="00FF5B77" w:rsidRDefault="00FF5B77" w:rsidP="00FF5B77">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4" w:space="0" w:color="auto"/>
              <w:right w:val="nil"/>
            </w:tcBorders>
            <w:shd w:val="clear" w:color="auto" w:fill="E0E0E0"/>
          </w:tcPr>
          <w:p w14:paraId="43448435" w14:textId="77777777" w:rsidR="00FF5B77" w:rsidRPr="00FF5B77" w:rsidRDefault="00FF5B77" w:rsidP="00FF5B77">
            <w:pPr>
              <w:autoSpaceDE w:val="0"/>
              <w:autoSpaceDN w:val="0"/>
              <w:adjustRightInd w:val="0"/>
              <w:spacing w:after="0" w:line="320" w:lineRule="atLeast"/>
              <w:ind w:left="60" w:right="60"/>
              <w:rPr>
                <w:rFonts w:ascii="Arial" w:hAnsi="Arial" w:cs="Arial"/>
                <w:color w:val="264A60"/>
                <w:sz w:val="18"/>
                <w:szCs w:val="18"/>
              </w:rPr>
            </w:pPr>
            <w:r w:rsidRPr="00FF5B77">
              <w:rPr>
                <w:rFonts w:ascii="Arial" w:hAnsi="Arial" w:cs="Arial"/>
                <w:color w:val="264A60"/>
                <w:sz w:val="18"/>
                <w:szCs w:val="18"/>
              </w:rPr>
              <w:t>Total</w:t>
            </w:r>
          </w:p>
        </w:tc>
        <w:tc>
          <w:tcPr>
            <w:tcW w:w="1168" w:type="dxa"/>
            <w:tcBorders>
              <w:top w:val="single" w:sz="8" w:space="0" w:color="AEAEAE"/>
              <w:left w:val="nil"/>
              <w:bottom w:val="single" w:sz="4" w:space="0" w:color="auto"/>
              <w:right w:val="single" w:sz="8" w:space="0" w:color="E0E0E0"/>
            </w:tcBorders>
            <w:shd w:val="clear" w:color="auto" w:fill="FFFFFF"/>
          </w:tcPr>
          <w:p w14:paraId="3690CED4"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33</w:t>
            </w:r>
          </w:p>
        </w:tc>
        <w:tc>
          <w:tcPr>
            <w:tcW w:w="1029" w:type="dxa"/>
            <w:tcBorders>
              <w:top w:val="single" w:sz="8" w:space="0" w:color="AEAEAE"/>
              <w:left w:val="single" w:sz="8" w:space="0" w:color="E0E0E0"/>
              <w:bottom w:val="single" w:sz="4" w:space="0" w:color="auto"/>
              <w:right w:val="single" w:sz="8" w:space="0" w:color="E0E0E0"/>
            </w:tcBorders>
            <w:shd w:val="clear" w:color="auto" w:fill="FFFFFF"/>
          </w:tcPr>
          <w:p w14:paraId="6C5B723B"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100.0</w:t>
            </w:r>
          </w:p>
        </w:tc>
        <w:tc>
          <w:tcPr>
            <w:tcW w:w="1398" w:type="dxa"/>
            <w:tcBorders>
              <w:top w:val="single" w:sz="8" w:space="0" w:color="AEAEAE"/>
              <w:left w:val="single" w:sz="8" w:space="0" w:color="E0E0E0"/>
              <w:bottom w:val="single" w:sz="4" w:space="0" w:color="auto"/>
              <w:right w:val="single" w:sz="8" w:space="0" w:color="E0E0E0"/>
            </w:tcBorders>
            <w:shd w:val="clear" w:color="auto" w:fill="FFFFFF"/>
          </w:tcPr>
          <w:p w14:paraId="0B3A2BC3"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100.0</w:t>
            </w:r>
          </w:p>
        </w:tc>
        <w:tc>
          <w:tcPr>
            <w:tcW w:w="1475" w:type="dxa"/>
            <w:tcBorders>
              <w:top w:val="single" w:sz="8" w:space="0" w:color="AEAEAE"/>
              <w:left w:val="single" w:sz="8" w:space="0" w:color="E0E0E0"/>
              <w:bottom w:val="single" w:sz="4" w:space="0" w:color="auto"/>
              <w:right w:val="single" w:sz="4" w:space="0" w:color="auto"/>
            </w:tcBorders>
            <w:shd w:val="clear" w:color="auto" w:fill="FFFFFF"/>
            <w:vAlign w:val="center"/>
          </w:tcPr>
          <w:p w14:paraId="51AD81B9" w14:textId="77777777" w:rsidR="00FF5B77" w:rsidRPr="00FF5B77" w:rsidRDefault="00FF5B77" w:rsidP="00FF5B77">
            <w:pPr>
              <w:autoSpaceDE w:val="0"/>
              <w:autoSpaceDN w:val="0"/>
              <w:adjustRightInd w:val="0"/>
              <w:spacing w:after="0" w:line="240" w:lineRule="auto"/>
              <w:rPr>
                <w:rFonts w:ascii="Times New Roman" w:hAnsi="Times New Roman" w:cs="Times New Roman"/>
                <w:sz w:val="24"/>
                <w:szCs w:val="24"/>
              </w:rPr>
            </w:pPr>
          </w:p>
        </w:tc>
      </w:tr>
    </w:tbl>
    <w:p w14:paraId="4C354E6E" w14:textId="77777777" w:rsidR="00C21E65" w:rsidRDefault="00C21E65" w:rsidP="00C21E65">
      <w:pPr>
        <w:autoSpaceDE w:val="0"/>
        <w:autoSpaceDN w:val="0"/>
        <w:adjustRightInd w:val="0"/>
        <w:spacing w:after="0" w:line="400" w:lineRule="atLeast"/>
        <w:ind w:firstLine="720"/>
        <w:jc w:val="both"/>
        <w:rPr>
          <w:rFonts w:ascii="Times New Roman" w:hAnsi="Times New Roman" w:cs="Times New Roman"/>
          <w:sz w:val="24"/>
          <w:szCs w:val="24"/>
        </w:rPr>
      </w:pPr>
    </w:p>
    <w:p w14:paraId="7A2BCA77" w14:textId="323B4418" w:rsidR="00FF5B77" w:rsidRPr="00FF5B77" w:rsidRDefault="00C21E65" w:rsidP="00B94F9B">
      <w:pPr>
        <w:autoSpaceDE w:val="0"/>
        <w:autoSpaceDN w:val="0"/>
        <w:adjustRightInd w:val="0"/>
        <w:spacing w:after="0" w:line="400" w:lineRule="atLeast"/>
        <w:ind w:firstLine="720"/>
        <w:jc w:val="both"/>
        <w:rPr>
          <w:rFonts w:ascii="Times New Roman" w:hAnsi="Times New Roman" w:cs="Times New Roman"/>
          <w:sz w:val="24"/>
          <w:szCs w:val="24"/>
        </w:rPr>
      </w:pPr>
      <w:r>
        <w:rPr>
          <w:rFonts w:ascii="Times New Roman" w:hAnsi="Times New Roman" w:cs="Times New Roman"/>
          <w:sz w:val="24"/>
          <w:szCs w:val="24"/>
        </w:rPr>
        <w:t xml:space="preserve">Tabel 4.2 menunjukan rentang umur dari </w:t>
      </w:r>
      <w:r w:rsidR="00B94F9B">
        <w:rPr>
          <w:rFonts w:ascii="Times New Roman" w:hAnsi="Times New Roman" w:cs="Times New Roman"/>
          <w:sz w:val="24"/>
          <w:szCs w:val="24"/>
        </w:rPr>
        <w:t xml:space="preserve">ke-33 </w:t>
      </w:r>
      <w:r>
        <w:rPr>
          <w:rFonts w:ascii="Times New Roman" w:hAnsi="Times New Roman" w:cs="Times New Roman"/>
          <w:sz w:val="24"/>
          <w:szCs w:val="24"/>
        </w:rPr>
        <w:t>responden dimana dapat dilihat bahwa responden terdiri dari berbagai usia dari yang paling kecil yakni responden dengan usia 19 tahun sampai yang paling besar yakni responden dengan usia 29 tahun.</w:t>
      </w:r>
    </w:p>
    <w:p w14:paraId="7E54CDE6" w14:textId="77777777" w:rsidR="00B94F9B" w:rsidRDefault="00B94F9B" w:rsidP="00096AC9">
      <w:pPr>
        <w:autoSpaceDE w:val="0"/>
        <w:autoSpaceDN w:val="0"/>
        <w:adjustRightInd w:val="0"/>
        <w:spacing w:after="0" w:line="360" w:lineRule="auto"/>
        <w:jc w:val="center"/>
        <w:rPr>
          <w:rFonts w:ascii="Times New Roman" w:hAnsi="Times New Roman" w:cs="Times New Roman"/>
          <w:b/>
          <w:sz w:val="24"/>
          <w:szCs w:val="24"/>
        </w:rPr>
      </w:pPr>
    </w:p>
    <w:p w14:paraId="34F4AFAA" w14:textId="77777777" w:rsidR="00B94F9B" w:rsidRDefault="00B94F9B" w:rsidP="00096AC9">
      <w:pPr>
        <w:autoSpaceDE w:val="0"/>
        <w:autoSpaceDN w:val="0"/>
        <w:adjustRightInd w:val="0"/>
        <w:spacing w:after="0" w:line="360" w:lineRule="auto"/>
        <w:jc w:val="center"/>
        <w:rPr>
          <w:rFonts w:ascii="Times New Roman" w:hAnsi="Times New Roman" w:cs="Times New Roman"/>
          <w:b/>
          <w:sz w:val="24"/>
          <w:szCs w:val="24"/>
        </w:rPr>
      </w:pPr>
    </w:p>
    <w:p w14:paraId="31C0FE24" w14:textId="77777777" w:rsidR="00B94F9B" w:rsidRDefault="00B94F9B" w:rsidP="00096AC9">
      <w:pPr>
        <w:autoSpaceDE w:val="0"/>
        <w:autoSpaceDN w:val="0"/>
        <w:adjustRightInd w:val="0"/>
        <w:spacing w:after="0" w:line="360" w:lineRule="auto"/>
        <w:jc w:val="center"/>
        <w:rPr>
          <w:rFonts w:ascii="Times New Roman" w:hAnsi="Times New Roman" w:cs="Times New Roman"/>
          <w:b/>
          <w:sz w:val="24"/>
          <w:szCs w:val="24"/>
        </w:rPr>
      </w:pPr>
    </w:p>
    <w:p w14:paraId="2DEBA1C1" w14:textId="77777777" w:rsidR="00B94F9B" w:rsidRDefault="00B94F9B" w:rsidP="00096AC9">
      <w:pPr>
        <w:autoSpaceDE w:val="0"/>
        <w:autoSpaceDN w:val="0"/>
        <w:adjustRightInd w:val="0"/>
        <w:spacing w:after="0" w:line="360" w:lineRule="auto"/>
        <w:jc w:val="center"/>
        <w:rPr>
          <w:rFonts w:ascii="Times New Roman" w:hAnsi="Times New Roman" w:cs="Times New Roman"/>
          <w:b/>
          <w:sz w:val="24"/>
          <w:szCs w:val="24"/>
        </w:rPr>
      </w:pPr>
    </w:p>
    <w:p w14:paraId="585B2B79" w14:textId="77777777" w:rsidR="00B94F9B" w:rsidRDefault="00B94F9B" w:rsidP="00096AC9">
      <w:pPr>
        <w:autoSpaceDE w:val="0"/>
        <w:autoSpaceDN w:val="0"/>
        <w:adjustRightInd w:val="0"/>
        <w:spacing w:after="0" w:line="360" w:lineRule="auto"/>
        <w:jc w:val="center"/>
        <w:rPr>
          <w:rFonts w:ascii="Times New Roman" w:hAnsi="Times New Roman" w:cs="Times New Roman"/>
          <w:b/>
          <w:sz w:val="24"/>
          <w:szCs w:val="24"/>
        </w:rPr>
      </w:pPr>
    </w:p>
    <w:p w14:paraId="4A9BB108" w14:textId="367C4476" w:rsidR="008B24F2" w:rsidRPr="008B24F2" w:rsidRDefault="00096AC9" w:rsidP="00096AC9">
      <w:pPr>
        <w:autoSpaceDE w:val="0"/>
        <w:autoSpaceDN w:val="0"/>
        <w:adjustRightInd w:val="0"/>
        <w:spacing w:after="0" w:line="360" w:lineRule="auto"/>
        <w:jc w:val="center"/>
        <w:rPr>
          <w:rFonts w:ascii="Times New Roman" w:hAnsi="Times New Roman" w:cs="Times New Roman"/>
          <w:b/>
          <w:sz w:val="24"/>
          <w:szCs w:val="24"/>
        </w:rPr>
      </w:pPr>
      <w:r w:rsidRPr="00096AC9">
        <w:rPr>
          <w:rFonts w:ascii="Times New Roman" w:hAnsi="Times New Roman" w:cs="Times New Roman"/>
          <w:b/>
          <w:sz w:val="24"/>
          <w:szCs w:val="24"/>
        </w:rPr>
        <w:lastRenderedPageBreak/>
        <w:t>T</w:t>
      </w:r>
      <w:r>
        <w:rPr>
          <w:rFonts w:ascii="Times New Roman" w:hAnsi="Times New Roman" w:cs="Times New Roman"/>
          <w:b/>
          <w:sz w:val="24"/>
          <w:szCs w:val="24"/>
        </w:rPr>
        <w:t>abel 4.3</w:t>
      </w:r>
      <w:r w:rsidRPr="00096AC9">
        <w:rPr>
          <w:rFonts w:ascii="Times New Roman" w:hAnsi="Times New Roman" w:cs="Times New Roman"/>
          <w:b/>
          <w:sz w:val="24"/>
          <w:szCs w:val="24"/>
        </w:rPr>
        <w:t xml:space="preserve"> Data </w:t>
      </w:r>
      <w:r>
        <w:rPr>
          <w:rFonts w:ascii="Times New Roman" w:hAnsi="Times New Roman" w:cs="Times New Roman"/>
          <w:b/>
          <w:sz w:val="24"/>
          <w:szCs w:val="24"/>
        </w:rPr>
        <w:t>Jenis Kelamin</w:t>
      </w:r>
      <w:r w:rsidRPr="00096AC9">
        <w:rPr>
          <w:rFonts w:ascii="Times New Roman" w:hAnsi="Times New Roman" w:cs="Times New Roman"/>
          <w:b/>
          <w:sz w:val="24"/>
          <w:szCs w:val="24"/>
        </w:rPr>
        <w:t xml:space="preserve"> Responden</w:t>
      </w:r>
    </w:p>
    <w:tbl>
      <w:tblPr>
        <w:tblW w:w="710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292"/>
        <w:gridCol w:w="1169"/>
        <w:gridCol w:w="1030"/>
        <w:gridCol w:w="1399"/>
        <w:gridCol w:w="1476"/>
      </w:tblGrid>
      <w:tr w:rsidR="008B24F2" w:rsidRPr="008B24F2" w14:paraId="1C2D0C95" w14:textId="77777777" w:rsidTr="00B94F9B">
        <w:trPr>
          <w:cantSplit/>
          <w:jc w:val="center"/>
        </w:trPr>
        <w:tc>
          <w:tcPr>
            <w:tcW w:w="7102" w:type="dxa"/>
            <w:gridSpan w:val="6"/>
            <w:tcBorders>
              <w:top w:val="single" w:sz="4" w:space="0" w:color="auto"/>
              <w:left w:val="single" w:sz="4" w:space="0" w:color="auto"/>
              <w:bottom w:val="nil"/>
              <w:right w:val="single" w:sz="4" w:space="0" w:color="auto"/>
            </w:tcBorders>
            <w:shd w:val="clear" w:color="auto" w:fill="FFFFFF"/>
            <w:vAlign w:val="center"/>
          </w:tcPr>
          <w:p w14:paraId="51E36881" w14:textId="77777777" w:rsidR="008B24F2" w:rsidRPr="008B24F2" w:rsidRDefault="008B24F2" w:rsidP="008B24F2">
            <w:pPr>
              <w:autoSpaceDE w:val="0"/>
              <w:autoSpaceDN w:val="0"/>
              <w:adjustRightInd w:val="0"/>
              <w:spacing w:after="0" w:line="320" w:lineRule="atLeast"/>
              <w:ind w:left="60" w:right="60"/>
              <w:jc w:val="center"/>
              <w:rPr>
                <w:rFonts w:ascii="Arial" w:hAnsi="Arial" w:cs="Arial"/>
                <w:color w:val="010205"/>
              </w:rPr>
            </w:pPr>
            <w:r w:rsidRPr="008B24F2">
              <w:rPr>
                <w:rFonts w:ascii="Arial" w:hAnsi="Arial" w:cs="Arial"/>
                <w:b/>
                <w:bCs/>
                <w:color w:val="010205"/>
              </w:rPr>
              <w:t>Jenis Kelamin</w:t>
            </w:r>
          </w:p>
        </w:tc>
      </w:tr>
      <w:tr w:rsidR="008B24F2" w:rsidRPr="008B24F2" w14:paraId="73D88CEC" w14:textId="77777777" w:rsidTr="00B94F9B">
        <w:trPr>
          <w:cantSplit/>
          <w:jc w:val="center"/>
        </w:trPr>
        <w:tc>
          <w:tcPr>
            <w:tcW w:w="2028" w:type="dxa"/>
            <w:gridSpan w:val="2"/>
            <w:tcBorders>
              <w:top w:val="nil"/>
              <w:left w:val="single" w:sz="4" w:space="0" w:color="auto"/>
              <w:bottom w:val="single" w:sz="8" w:space="0" w:color="152935"/>
              <w:right w:val="nil"/>
            </w:tcBorders>
            <w:shd w:val="clear" w:color="auto" w:fill="FFFFFF"/>
            <w:vAlign w:val="bottom"/>
          </w:tcPr>
          <w:p w14:paraId="0748834E" w14:textId="77777777" w:rsidR="008B24F2" w:rsidRPr="008B24F2" w:rsidRDefault="008B24F2" w:rsidP="008B24F2">
            <w:pPr>
              <w:autoSpaceDE w:val="0"/>
              <w:autoSpaceDN w:val="0"/>
              <w:adjustRightInd w:val="0"/>
              <w:spacing w:after="0" w:line="240" w:lineRule="auto"/>
              <w:rPr>
                <w:rFonts w:ascii="Times New Roman" w:hAnsi="Times New Roman" w:cs="Times New Roman"/>
                <w:sz w:val="24"/>
                <w:szCs w:val="24"/>
              </w:rPr>
            </w:pPr>
          </w:p>
        </w:tc>
        <w:tc>
          <w:tcPr>
            <w:tcW w:w="1169" w:type="dxa"/>
            <w:tcBorders>
              <w:top w:val="nil"/>
              <w:left w:val="nil"/>
              <w:bottom w:val="single" w:sz="8" w:space="0" w:color="152935"/>
              <w:right w:val="single" w:sz="8" w:space="0" w:color="E0E0E0"/>
            </w:tcBorders>
            <w:shd w:val="clear" w:color="auto" w:fill="FFFFFF"/>
            <w:vAlign w:val="bottom"/>
          </w:tcPr>
          <w:p w14:paraId="03E1EC48" w14:textId="77777777" w:rsidR="008B24F2" w:rsidRPr="008B24F2" w:rsidRDefault="008B24F2" w:rsidP="008B24F2">
            <w:pPr>
              <w:autoSpaceDE w:val="0"/>
              <w:autoSpaceDN w:val="0"/>
              <w:adjustRightInd w:val="0"/>
              <w:spacing w:after="0" w:line="320" w:lineRule="atLeast"/>
              <w:ind w:left="60" w:right="60"/>
              <w:jc w:val="center"/>
              <w:rPr>
                <w:rFonts w:ascii="Arial" w:hAnsi="Arial" w:cs="Arial"/>
                <w:color w:val="264A60"/>
                <w:sz w:val="18"/>
                <w:szCs w:val="18"/>
              </w:rPr>
            </w:pPr>
            <w:r w:rsidRPr="008B24F2">
              <w:rPr>
                <w:rFonts w:ascii="Arial" w:hAnsi="Arial" w:cs="Arial"/>
                <w:color w:val="264A60"/>
                <w:sz w:val="18"/>
                <w:szCs w:val="18"/>
              </w:rPr>
              <w:t>Frequency</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0D322854" w14:textId="77777777" w:rsidR="008B24F2" w:rsidRPr="008B24F2" w:rsidRDefault="008B24F2" w:rsidP="008B24F2">
            <w:pPr>
              <w:autoSpaceDE w:val="0"/>
              <w:autoSpaceDN w:val="0"/>
              <w:adjustRightInd w:val="0"/>
              <w:spacing w:after="0" w:line="320" w:lineRule="atLeast"/>
              <w:ind w:left="60" w:right="60"/>
              <w:jc w:val="center"/>
              <w:rPr>
                <w:rFonts w:ascii="Arial" w:hAnsi="Arial" w:cs="Arial"/>
                <w:color w:val="264A60"/>
                <w:sz w:val="18"/>
                <w:szCs w:val="18"/>
              </w:rPr>
            </w:pPr>
            <w:r w:rsidRPr="008B24F2">
              <w:rPr>
                <w:rFonts w:ascii="Arial" w:hAnsi="Arial" w:cs="Arial"/>
                <w:color w:val="264A60"/>
                <w:sz w:val="18"/>
                <w:szCs w:val="18"/>
              </w:rPr>
              <w:t>Percent</w:t>
            </w:r>
          </w:p>
        </w:tc>
        <w:tc>
          <w:tcPr>
            <w:tcW w:w="1399" w:type="dxa"/>
            <w:tcBorders>
              <w:top w:val="nil"/>
              <w:left w:val="single" w:sz="8" w:space="0" w:color="E0E0E0"/>
              <w:bottom w:val="single" w:sz="8" w:space="0" w:color="152935"/>
              <w:right w:val="single" w:sz="8" w:space="0" w:color="E0E0E0"/>
            </w:tcBorders>
            <w:shd w:val="clear" w:color="auto" w:fill="FFFFFF"/>
            <w:vAlign w:val="bottom"/>
          </w:tcPr>
          <w:p w14:paraId="5841CB66" w14:textId="77777777" w:rsidR="008B24F2" w:rsidRPr="008B24F2" w:rsidRDefault="008B24F2" w:rsidP="008B24F2">
            <w:pPr>
              <w:autoSpaceDE w:val="0"/>
              <w:autoSpaceDN w:val="0"/>
              <w:adjustRightInd w:val="0"/>
              <w:spacing w:after="0" w:line="320" w:lineRule="atLeast"/>
              <w:ind w:left="60" w:right="60"/>
              <w:jc w:val="center"/>
              <w:rPr>
                <w:rFonts w:ascii="Arial" w:hAnsi="Arial" w:cs="Arial"/>
                <w:color w:val="264A60"/>
                <w:sz w:val="18"/>
                <w:szCs w:val="18"/>
              </w:rPr>
            </w:pPr>
            <w:r w:rsidRPr="008B24F2">
              <w:rPr>
                <w:rFonts w:ascii="Arial" w:hAnsi="Arial" w:cs="Arial"/>
                <w:color w:val="264A60"/>
                <w:sz w:val="18"/>
                <w:szCs w:val="18"/>
              </w:rPr>
              <w:t>Valid Percent</w:t>
            </w:r>
          </w:p>
        </w:tc>
        <w:tc>
          <w:tcPr>
            <w:tcW w:w="1476" w:type="dxa"/>
            <w:tcBorders>
              <w:top w:val="nil"/>
              <w:left w:val="single" w:sz="8" w:space="0" w:color="E0E0E0"/>
              <w:bottom w:val="single" w:sz="8" w:space="0" w:color="152935"/>
              <w:right w:val="single" w:sz="4" w:space="0" w:color="auto"/>
            </w:tcBorders>
            <w:shd w:val="clear" w:color="auto" w:fill="FFFFFF"/>
            <w:vAlign w:val="bottom"/>
          </w:tcPr>
          <w:p w14:paraId="6F24DA53" w14:textId="77777777" w:rsidR="008B24F2" w:rsidRPr="008B24F2" w:rsidRDefault="008B24F2" w:rsidP="008B24F2">
            <w:pPr>
              <w:autoSpaceDE w:val="0"/>
              <w:autoSpaceDN w:val="0"/>
              <w:adjustRightInd w:val="0"/>
              <w:spacing w:after="0" w:line="320" w:lineRule="atLeast"/>
              <w:ind w:left="60" w:right="60"/>
              <w:jc w:val="center"/>
              <w:rPr>
                <w:rFonts w:ascii="Arial" w:hAnsi="Arial" w:cs="Arial"/>
                <w:color w:val="264A60"/>
                <w:sz w:val="18"/>
                <w:szCs w:val="18"/>
              </w:rPr>
            </w:pPr>
            <w:r w:rsidRPr="008B24F2">
              <w:rPr>
                <w:rFonts w:ascii="Arial" w:hAnsi="Arial" w:cs="Arial"/>
                <w:color w:val="264A60"/>
                <w:sz w:val="18"/>
                <w:szCs w:val="18"/>
              </w:rPr>
              <w:t>Cumulative Percent</w:t>
            </w:r>
          </w:p>
        </w:tc>
      </w:tr>
      <w:tr w:rsidR="008B24F2" w:rsidRPr="008B24F2" w14:paraId="5D4766EC" w14:textId="77777777" w:rsidTr="00B94F9B">
        <w:trPr>
          <w:cantSplit/>
          <w:jc w:val="center"/>
        </w:trPr>
        <w:tc>
          <w:tcPr>
            <w:tcW w:w="736" w:type="dxa"/>
            <w:vMerge w:val="restart"/>
            <w:tcBorders>
              <w:top w:val="single" w:sz="8" w:space="0" w:color="152935"/>
              <w:left w:val="single" w:sz="4" w:space="0" w:color="auto"/>
              <w:bottom w:val="single" w:sz="8" w:space="0" w:color="152935"/>
              <w:right w:val="nil"/>
            </w:tcBorders>
            <w:shd w:val="clear" w:color="auto" w:fill="E0E0E0"/>
          </w:tcPr>
          <w:p w14:paraId="55A333CB" w14:textId="77777777" w:rsidR="008B24F2" w:rsidRPr="008B24F2" w:rsidRDefault="008B24F2" w:rsidP="008B24F2">
            <w:pPr>
              <w:autoSpaceDE w:val="0"/>
              <w:autoSpaceDN w:val="0"/>
              <w:adjustRightInd w:val="0"/>
              <w:spacing w:after="0" w:line="320" w:lineRule="atLeast"/>
              <w:ind w:left="60" w:right="60"/>
              <w:rPr>
                <w:rFonts w:ascii="Arial" w:hAnsi="Arial" w:cs="Arial"/>
                <w:color w:val="264A60"/>
                <w:sz w:val="18"/>
                <w:szCs w:val="18"/>
              </w:rPr>
            </w:pPr>
            <w:r w:rsidRPr="008B24F2">
              <w:rPr>
                <w:rFonts w:ascii="Arial" w:hAnsi="Arial" w:cs="Arial"/>
                <w:color w:val="264A60"/>
                <w:sz w:val="18"/>
                <w:szCs w:val="18"/>
              </w:rPr>
              <w:t>Valid</w:t>
            </w:r>
          </w:p>
        </w:tc>
        <w:tc>
          <w:tcPr>
            <w:tcW w:w="1292" w:type="dxa"/>
            <w:tcBorders>
              <w:top w:val="single" w:sz="8" w:space="0" w:color="152935"/>
              <w:left w:val="nil"/>
              <w:bottom w:val="single" w:sz="8" w:space="0" w:color="AEAEAE"/>
              <w:right w:val="nil"/>
            </w:tcBorders>
            <w:shd w:val="clear" w:color="auto" w:fill="E0E0E0"/>
          </w:tcPr>
          <w:p w14:paraId="7106C889" w14:textId="77777777" w:rsidR="008B24F2" w:rsidRPr="008B24F2" w:rsidRDefault="008B24F2" w:rsidP="008B24F2">
            <w:pPr>
              <w:autoSpaceDE w:val="0"/>
              <w:autoSpaceDN w:val="0"/>
              <w:adjustRightInd w:val="0"/>
              <w:spacing w:after="0" w:line="320" w:lineRule="atLeast"/>
              <w:ind w:left="60" w:right="60"/>
              <w:rPr>
                <w:rFonts w:ascii="Arial" w:hAnsi="Arial" w:cs="Arial"/>
                <w:color w:val="264A60"/>
                <w:sz w:val="18"/>
                <w:szCs w:val="18"/>
              </w:rPr>
            </w:pPr>
            <w:r w:rsidRPr="008B24F2">
              <w:rPr>
                <w:rFonts w:ascii="Arial" w:hAnsi="Arial" w:cs="Arial"/>
                <w:color w:val="264A60"/>
                <w:sz w:val="18"/>
                <w:szCs w:val="18"/>
              </w:rPr>
              <w:t>Perempuan</w:t>
            </w:r>
          </w:p>
        </w:tc>
        <w:tc>
          <w:tcPr>
            <w:tcW w:w="1169" w:type="dxa"/>
            <w:tcBorders>
              <w:top w:val="single" w:sz="8" w:space="0" w:color="152935"/>
              <w:left w:val="nil"/>
              <w:bottom w:val="single" w:sz="8" w:space="0" w:color="AEAEAE"/>
              <w:right w:val="single" w:sz="8" w:space="0" w:color="E0E0E0"/>
            </w:tcBorders>
            <w:shd w:val="clear" w:color="auto" w:fill="FFFFFF"/>
          </w:tcPr>
          <w:p w14:paraId="2C482F26" w14:textId="77777777" w:rsidR="008B24F2" w:rsidRPr="008B24F2" w:rsidRDefault="008B24F2" w:rsidP="008B24F2">
            <w:pPr>
              <w:autoSpaceDE w:val="0"/>
              <w:autoSpaceDN w:val="0"/>
              <w:adjustRightInd w:val="0"/>
              <w:spacing w:after="0" w:line="320" w:lineRule="atLeast"/>
              <w:ind w:left="60" w:right="60"/>
              <w:jc w:val="right"/>
              <w:rPr>
                <w:rFonts w:ascii="Arial" w:hAnsi="Arial" w:cs="Arial"/>
                <w:color w:val="010205"/>
                <w:sz w:val="18"/>
                <w:szCs w:val="18"/>
              </w:rPr>
            </w:pPr>
            <w:r w:rsidRPr="008B24F2">
              <w:rPr>
                <w:rFonts w:ascii="Arial" w:hAnsi="Arial" w:cs="Arial"/>
                <w:color w:val="010205"/>
                <w:sz w:val="18"/>
                <w:szCs w:val="18"/>
              </w:rPr>
              <w:t>16</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845968D" w14:textId="77777777" w:rsidR="008B24F2" w:rsidRPr="008B24F2" w:rsidRDefault="008B24F2" w:rsidP="008B24F2">
            <w:pPr>
              <w:autoSpaceDE w:val="0"/>
              <w:autoSpaceDN w:val="0"/>
              <w:adjustRightInd w:val="0"/>
              <w:spacing w:after="0" w:line="320" w:lineRule="atLeast"/>
              <w:ind w:left="60" w:right="60"/>
              <w:jc w:val="right"/>
              <w:rPr>
                <w:rFonts w:ascii="Arial" w:hAnsi="Arial" w:cs="Arial"/>
                <w:color w:val="010205"/>
                <w:sz w:val="18"/>
                <w:szCs w:val="18"/>
              </w:rPr>
            </w:pPr>
            <w:r w:rsidRPr="008B24F2">
              <w:rPr>
                <w:rFonts w:ascii="Arial" w:hAnsi="Arial" w:cs="Arial"/>
                <w:color w:val="010205"/>
                <w:sz w:val="18"/>
                <w:szCs w:val="18"/>
              </w:rPr>
              <w:t>48.5</w:t>
            </w:r>
          </w:p>
        </w:tc>
        <w:tc>
          <w:tcPr>
            <w:tcW w:w="1399" w:type="dxa"/>
            <w:tcBorders>
              <w:top w:val="single" w:sz="8" w:space="0" w:color="152935"/>
              <w:left w:val="single" w:sz="8" w:space="0" w:color="E0E0E0"/>
              <w:bottom w:val="single" w:sz="8" w:space="0" w:color="AEAEAE"/>
              <w:right w:val="single" w:sz="8" w:space="0" w:color="E0E0E0"/>
            </w:tcBorders>
            <w:shd w:val="clear" w:color="auto" w:fill="FFFFFF"/>
          </w:tcPr>
          <w:p w14:paraId="50AD7F94" w14:textId="77777777" w:rsidR="008B24F2" w:rsidRPr="008B24F2" w:rsidRDefault="008B24F2" w:rsidP="008B24F2">
            <w:pPr>
              <w:autoSpaceDE w:val="0"/>
              <w:autoSpaceDN w:val="0"/>
              <w:adjustRightInd w:val="0"/>
              <w:spacing w:after="0" w:line="320" w:lineRule="atLeast"/>
              <w:ind w:left="60" w:right="60"/>
              <w:jc w:val="right"/>
              <w:rPr>
                <w:rFonts w:ascii="Arial" w:hAnsi="Arial" w:cs="Arial"/>
                <w:color w:val="010205"/>
                <w:sz w:val="18"/>
                <w:szCs w:val="18"/>
              </w:rPr>
            </w:pPr>
            <w:r w:rsidRPr="008B24F2">
              <w:rPr>
                <w:rFonts w:ascii="Arial" w:hAnsi="Arial" w:cs="Arial"/>
                <w:color w:val="010205"/>
                <w:sz w:val="18"/>
                <w:szCs w:val="18"/>
              </w:rPr>
              <w:t>48.5</w:t>
            </w:r>
          </w:p>
        </w:tc>
        <w:tc>
          <w:tcPr>
            <w:tcW w:w="1476" w:type="dxa"/>
            <w:tcBorders>
              <w:top w:val="single" w:sz="8" w:space="0" w:color="152935"/>
              <w:left w:val="single" w:sz="8" w:space="0" w:color="E0E0E0"/>
              <w:bottom w:val="single" w:sz="8" w:space="0" w:color="AEAEAE"/>
              <w:right w:val="single" w:sz="4" w:space="0" w:color="auto"/>
            </w:tcBorders>
            <w:shd w:val="clear" w:color="auto" w:fill="FFFFFF"/>
          </w:tcPr>
          <w:p w14:paraId="2B04413C" w14:textId="77777777" w:rsidR="008B24F2" w:rsidRPr="008B24F2" w:rsidRDefault="008B24F2" w:rsidP="008B24F2">
            <w:pPr>
              <w:autoSpaceDE w:val="0"/>
              <w:autoSpaceDN w:val="0"/>
              <w:adjustRightInd w:val="0"/>
              <w:spacing w:after="0" w:line="320" w:lineRule="atLeast"/>
              <w:ind w:left="60" w:right="60"/>
              <w:jc w:val="right"/>
              <w:rPr>
                <w:rFonts w:ascii="Arial" w:hAnsi="Arial" w:cs="Arial"/>
                <w:color w:val="010205"/>
                <w:sz w:val="18"/>
                <w:szCs w:val="18"/>
              </w:rPr>
            </w:pPr>
            <w:r w:rsidRPr="008B24F2">
              <w:rPr>
                <w:rFonts w:ascii="Arial" w:hAnsi="Arial" w:cs="Arial"/>
                <w:color w:val="010205"/>
                <w:sz w:val="18"/>
                <w:szCs w:val="18"/>
              </w:rPr>
              <w:t>48.5</w:t>
            </w:r>
          </w:p>
        </w:tc>
      </w:tr>
      <w:tr w:rsidR="008B24F2" w:rsidRPr="008B24F2" w14:paraId="52194EB8" w14:textId="77777777" w:rsidTr="00B94F9B">
        <w:trPr>
          <w:cantSplit/>
          <w:jc w:val="center"/>
        </w:trPr>
        <w:tc>
          <w:tcPr>
            <w:tcW w:w="736" w:type="dxa"/>
            <w:vMerge/>
            <w:tcBorders>
              <w:top w:val="single" w:sz="8" w:space="0" w:color="152935"/>
              <w:left w:val="single" w:sz="4" w:space="0" w:color="auto"/>
              <w:bottom w:val="single" w:sz="8" w:space="0" w:color="152935"/>
              <w:right w:val="nil"/>
            </w:tcBorders>
            <w:shd w:val="clear" w:color="auto" w:fill="E0E0E0"/>
          </w:tcPr>
          <w:p w14:paraId="17445A8E" w14:textId="77777777" w:rsidR="008B24F2" w:rsidRPr="008B24F2" w:rsidRDefault="008B24F2" w:rsidP="008B24F2">
            <w:pPr>
              <w:autoSpaceDE w:val="0"/>
              <w:autoSpaceDN w:val="0"/>
              <w:adjustRightInd w:val="0"/>
              <w:spacing w:after="0" w:line="240" w:lineRule="auto"/>
              <w:rPr>
                <w:rFonts w:ascii="Arial" w:hAnsi="Arial" w:cs="Arial"/>
                <w:color w:val="010205"/>
                <w:sz w:val="18"/>
                <w:szCs w:val="18"/>
              </w:rPr>
            </w:pPr>
          </w:p>
        </w:tc>
        <w:tc>
          <w:tcPr>
            <w:tcW w:w="1292" w:type="dxa"/>
            <w:tcBorders>
              <w:top w:val="single" w:sz="8" w:space="0" w:color="AEAEAE"/>
              <w:left w:val="nil"/>
              <w:bottom w:val="single" w:sz="8" w:space="0" w:color="AEAEAE"/>
              <w:right w:val="nil"/>
            </w:tcBorders>
            <w:shd w:val="clear" w:color="auto" w:fill="E0E0E0"/>
          </w:tcPr>
          <w:p w14:paraId="3452C5DD" w14:textId="77777777" w:rsidR="008B24F2" w:rsidRPr="008B24F2" w:rsidRDefault="008B24F2" w:rsidP="008B24F2">
            <w:pPr>
              <w:autoSpaceDE w:val="0"/>
              <w:autoSpaceDN w:val="0"/>
              <w:adjustRightInd w:val="0"/>
              <w:spacing w:after="0" w:line="320" w:lineRule="atLeast"/>
              <w:ind w:left="60" w:right="60"/>
              <w:rPr>
                <w:rFonts w:ascii="Arial" w:hAnsi="Arial" w:cs="Arial"/>
                <w:color w:val="264A60"/>
                <w:sz w:val="18"/>
                <w:szCs w:val="18"/>
              </w:rPr>
            </w:pPr>
            <w:r w:rsidRPr="008B24F2">
              <w:rPr>
                <w:rFonts w:ascii="Arial" w:hAnsi="Arial" w:cs="Arial"/>
                <w:color w:val="264A60"/>
                <w:sz w:val="18"/>
                <w:szCs w:val="18"/>
              </w:rPr>
              <w:t>Laki-Laki</w:t>
            </w:r>
          </w:p>
        </w:tc>
        <w:tc>
          <w:tcPr>
            <w:tcW w:w="1169" w:type="dxa"/>
            <w:tcBorders>
              <w:top w:val="single" w:sz="8" w:space="0" w:color="AEAEAE"/>
              <w:left w:val="nil"/>
              <w:bottom w:val="single" w:sz="8" w:space="0" w:color="AEAEAE"/>
              <w:right w:val="single" w:sz="8" w:space="0" w:color="E0E0E0"/>
            </w:tcBorders>
            <w:shd w:val="clear" w:color="auto" w:fill="FFFFFF"/>
          </w:tcPr>
          <w:p w14:paraId="667D85AD" w14:textId="77777777" w:rsidR="008B24F2" w:rsidRPr="008B24F2" w:rsidRDefault="008B24F2" w:rsidP="008B24F2">
            <w:pPr>
              <w:autoSpaceDE w:val="0"/>
              <w:autoSpaceDN w:val="0"/>
              <w:adjustRightInd w:val="0"/>
              <w:spacing w:after="0" w:line="320" w:lineRule="atLeast"/>
              <w:ind w:left="60" w:right="60"/>
              <w:jc w:val="right"/>
              <w:rPr>
                <w:rFonts w:ascii="Arial" w:hAnsi="Arial" w:cs="Arial"/>
                <w:color w:val="010205"/>
                <w:sz w:val="18"/>
                <w:szCs w:val="18"/>
              </w:rPr>
            </w:pPr>
            <w:r w:rsidRPr="008B24F2">
              <w:rPr>
                <w:rFonts w:ascii="Arial" w:hAnsi="Arial" w:cs="Arial"/>
                <w:color w:val="010205"/>
                <w:sz w:val="18"/>
                <w:szCs w:val="18"/>
              </w:rPr>
              <w:t>17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7E283E" w14:textId="77777777" w:rsidR="008B24F2" w:rsidRPr="008B24F2" w:rsidRDefault="008B24F2" w:rsidP="008B24F2">
            <w:pPr>
              <w:autoSpaceDE w:val="0"/>
              <w:autoSpaceDN w:val="0"/>
              <w:adjustRightInd w:val="0"/>
              <w:spacing w:after="0" w:line="320" w:lineRule="atLeast"/>
              <w:ind w:left="60" w:right="60"/>
              <w:jc w:val="right"/>
              <w:rPr>
                <w:rFonts w:ascii="Arial" w:hAnsi="Arial" w:cs="Arial"/>
                <w:color w:val="010205"/>
                <w:sz w:val="18"/>
                <w:szCs w:val="18"/>
              </w:rPr>
            </w:pPr>
            <w:r w:rsidRPr="008B24F2">
              <w:rPr>
                <w:rFonts w:ascii="Arial" w:hAnsi="Arial" w:cs="Arial"/>
                <w:color w:val="010205"/>
                <w:sz w:val="18"/>
                <w:szCs w:val="18"/>
              </w:rPr>
              <w:t>51.5</w:t>
            </w:r>
          </w:p>
        </w:tc>
        <w:tc>
          <w:tcPr>
            <w:tcW w:w="1399" w:type="dxa"/>
            <w:tcBorders>
              <w:top w:val="single" w:sz="8" w:space="0" w:color="AEAEAE"/>
              <w:left w:val="single" w:sz="8" w:space="0" w:color="E0E0E0"/>
              <w:bottom w:val="single" w:sz="8" w:space="0" w:color="AEAEAE"/>
              <w:right w:val="single" w:sz="8" w:space="0" w:color="E0E0E0"/>
            </w:tcBorders>
            <w:shd w:val="clear" w:color="auto" w:fill="FFFFFF"/>
          </w:tcPr>
          <w:p w14:paraId="1ADAD008" w14:textId="77777777" w:rsidR="008B24F2" w:rsidRPr="008B24F2" w:rsidRDefault="008B24F2" w:rsidP="008B24F2">
            <w:pPr>
              <w:autoSpaceDE w:val="0"/>
              <w:autoSpaceDN w:val="0"/>
              <w:adjustRightInd w:val="0"/>
              <w:spacing w:after="0" w:line="320" w:lineRule="atLeast"/>
              <w:ind w:left="60" w:right="60"/>
              <w:jc w:val="right"/>
              <w:rPr>
                <w:rFonts w:ascii="Arial" w:hAnsi="Arial" w:cs="Arial"/>
                <w:color w:val="010205"/>
                <w:sz w:val="18"/>
                <w:szCs w:val="18"/>
              </w:rPr>
            </w:pPr>
            <w:r w:rsidRPr="008B24F2">
              <w:rPr>
                <w:rFonts w:ascii="Arial" w:hAnsi="Arial" w:cs="Arial"/>
                <w:color w:val="010205"/>
                <w:sz w:val="18"/>
                <w:szCs w:val="18"/>
              </w:rPr>
              <w:t>51.5</w:t>
            </w:r>
          </w:p>
        </w:tc>
        <w:tc>
          <w:tcPr>
            <w:tcW w:w="1476" w:type="dxa"/>
            <w:tcBorders>
              <w:top w:val="single" w:sz="8" w:space="0" w:color="AEAEAE"/>
              <w:left w:val="single" w:sz="8" w:space="0" w:color="E0E0E0"/>
              <w:bottom w:val="single" w:sz="8" w:space="0" w:color="AEAEAE"/>
              <w:right w:val="single" w:sz="4" w:space="0" w:color="auto"/>
            </w:tcBorders>
            <w:shd w:val="clear" w:color="auto" w:fill="FFFFFF"/>
          </w:tcPr>
          <w:p w14:paraId="576B7FF9" w14:textId="77777777" w:rsidR="008B24F2" w:rsidRPr="008B24F2" w:rsidRDefault="008B24F2" w:rsidP="008B24F2">
            <w:pPr>
              <w:autoSpaceDE w:val="0"/>
              <w:autoSpaceDN w:val="0"/>
              <w:adjustRightInd w:val="0"/>
              <w:spacing w:after="0" w:line="320" w:lineRule="atLeast"/>
              <w:ind w:left="60" w:right="60"/>
              <w:jc w:val="right"/>
              <w:rPr>
                <w:rFonts w:ascii="Arial" w:hAnsi="Arial" w:cs="Arial"/>
                <w:color w:val="010205"/>
                <w:sz w:val="18"/>
                <w:szCs w:val="18"/>
              </w:rPr>
            </w:pPr>
            <w:r w:rsidRPr="008B24F2">
              <w:rPr>
                <w:rFonts w:ascii="Arial" w:hAnsi="Arial" w:cs="Arial"/>
                <w:color w:val="010205"/>
                <w:sz w:val="18"/>
                <w:szCs w:val="18"/>
              </w:rPr>
              <w:t>100.0</w:t>
            </w:r>
          </w:p>
        </w:tc>
      </w:tr>
      <w:tr w:rsidR="008B24F2" w:rsidRPr="008B24F2" w14:paraId="4907CE2E" w14:textId="77777777" w:rsidTr="00B94F9B">
        <w:trPr>
          <w:cantSplit/>
          <w:jc w:val="center"/>
        </w:trPr>
        <w:tc>
          <w:tcPr>
            <w:tcW w:w="736" w:type="dxa"/>
            <w:vMerge/>
            <w:tcBorders>
              <w:top w:val="single" w:sz="8" w:space="0" w:color="152935"/>
              <w:left w:val="single" w:sz="4" w:space="0" w:color="auto"/>
              <w:bottom w:val="single" w:sz="4" w:space="0" w:color="auto"/>
              <w:right w:val="nil"/>
            </w:tcBorders>
            <w:shd w:val="clear" w:color="auto" w:fill="E0E0E0"/>
          </w:tcPr>
          <w:p w14:paraId="2FEDCBD3" w14:textId="77777777" w:rsidR="008B24F2" w:rsidRPr="008B24F2" w:rsidRDefault="008B24F2" w:rsidP="008B24F2">
            <w:pPr>
              <w:autoSpaceDE w:val="0"/>
              <w:autoSpaceDN w:val="0"/>
              <w:adjustRightInd w:val="0"/>
              <w:spacing w:after="0" w:line="240" w:lineRule="auto"/>
              <w:rPr>
                <w:rFonts w:ascii="Arial" w:hAnsi="Arial" w:cs="Arial"/>
                <w:color w:val="010205"/>
                <w:sz w:val="18"/>
                <w:szCs w:val="18"/>
              </w:rPr>
            </w:pPr>
          </w:p>
        </w:tc>
        <w:tc>
          <w:tcPr>
            <w:tcW w:w="1292" w:type="dxa"/>
            <w:tcBorders>
              <w:top w:val="single" w:sz="8" w:space="0" w:color="AEAEAE"/>
              <w:left w:val="nil"/>
              <w:bottom w:val="single" w:sz="4" w:space="0" w:color="auto"/>
              <w:right w:val="nil"/>
            </w:tcBorders>
            <w:shd w:val="clear" w:color="auto" w:fill="E0E0E0"/>
          </w:tcPr>
          <w:p w14:paraId="50B13578" w14:textId="77777777" w:rsidR="008B24F2" w:rsidRPr="008B24F2" w:rsidRDefault="008B24F2" w:rsidP="008B24F2">
            <w:pPr>
              <w:autoSpaceDE w:val="0"/>
              <w:autoSpaceDN w:val="0"/>
              <w:adjustRightInd w:val="0"/>
              <w:spacing w:after="0" w:line="320" w:lineRule="atLeast"/>
              <w:ind w:left="60" w:right="60"/>
              <w:rPr>
                <w:rFonts w:ascii="Arial" w:hAnsi="Arial" w:cs="Arial"/>
                <w:color w:val="264A60"/>
                <w:sz w:val="18"/>
                <w:szCs w:val="18"/>
              </w:rPr>
            </w:pPr>
            <w:r w:rsidRPr="008B24F2">
              <w:rPr>
                <w:rFonts w:ascii="Arial" w:hAnsi="Arial" w:cs="Arial"/>
                <w:color w:val="264A60"/>
                <w:sz w:val="18"/>
                <w:szCs w:val="18"/>
              </w:rPr>
              <w:t>Total</w:t>
            </w:r>
          </w:p>
        </w:tc>
        <w:tc>
          <w:tcPr>
            <w:tcW w:w="1169" w:type="dxa"/>
            <w:tcBorders>
              <w:top w:val="single" w:sz="8" w:space="0" w:color="AEAEAE"/>
              <w:left w:val="nil"/>
              <w:bottom w:val="single" w:sz="4" w:space="0" w:color="auto"/>
              <w:right w:val="single" w:sz="8" w:space="0" w:color="E0E0E0"/>
            </w:tcBorders>
            <w:shd w:val="clear" w:color="auto" w:fill="FFFFFF"/>
          </w:tcPr>
          <w:p w14:paraId="395D11F0" w14:textId="77777777" w:rsidR="008B24F2" w:rsidRPr="008B24F2" w:rsidRDefault="008B24F2" w:rsidP="008B24F2">
            <w:pPr>
              <w:autoSpaceDE w:val="0"/>
              <w:autoSpaceDN w:val="0"/>
              <w:adjustRightInd w:val="0"/>
              <w:spacing w:after="0" w:line="320" w:lineRule="atLeast"/>
              <w:ind w:left="60" w:right="60"/>
              <w:jc w:val="right"/>
              <w:rPr>
                <w:rFonts w:ascii="Arial" w:hAnsi="Arial" w:cs="Arial"/>
                <w:color w:val="010205"/>
                <w:sz w:val="18"/>
                <w:szCs w:val="18"/>
              </w:rPr>
            </w:pPr>
            <w:r w:rsidRPr="008B24F2">
              <w:rPr>
                <w:rFonts w:ascii="Arial" w:hAnsi="Arial" w:cs="Arial"/>
                <w:color w:val="010205"/>
                <w:sz w:val="18"/>
                <w:szCs w:val="18"/>
              </w:rPr>
              <w:t>33</w:t>
            </w:r>
          </w:p>
        </w:tc>
        <w:tc>
          <w:tcPr>
            <w:tcW w:w="1030" w:type="dxa"/>
            <w:tcBorders>
              <w:top w:val="single" w:sz="8" w:space="0" w:color="AEAEAE"/>
              <w:left w:val="single" w:sz="8" w:space="0" w:color="E0E0E0"/>
              <w:bottom w:val="single" w:sz="4" w:space="0" w:color="auto"/>
              <w:right w:val="single" w:sz="8" w:space="0" w:color="E0E0E0"/>
            </w:tcBorders>
            <w:shd w:val="clear" w:color="auto" w:fill="FFFFFF"/>
          </w:tcPr>
          <w:p w14:paraId="4285F9C1" w14:textId="77777777" w:rsidR="008B24F2" w:rsidRPr="008B24F2" w:rsidRDefault="008B24F2" w:rsidP="008B24F2">
            <w:pPr>
              <w:autoSpaceDE w:val="0"/>
              <w:autoSpaceDN w:val="0"/>
              <w:adjustRightInd w:val="0"/>
              <w:spacing w:after="0" w:line="320" w:lineRule="atLeast"/>
              <w:ind w:left="60" w:right="60"/>
              <w:jc w:val="right"/>
              <w:rPr>
                <w:rFonts w:ascii="Arial" w:hAnsi="Arial" w:cs="Arial"/>
                <w:color w:val="010205"/>
                <w:sz w:val="18"/>
                <w:szCs w:val="18"/>
              </w:rPr>
            </w:pPr>
            <w:r w:rsidRPr="008B24F2">
              <w:rPr>
                <w:rFonts w:ascii="Arial" w:hAnsi="Arial" w:cs="Arial"/>
                <w:color w:val="010205"/>
                <w:sz w:val="18"/>
                <w:szCs w:val="18"/>
              </w:rPr>
              <w:t>100.0</w:t>
            </w:r>
          </w:p>
        </w:tc>
        <w:tc>
          <w:tcPr>
            <w:tcW w:w="1399" w:type="dxa"/>
            <w:tcBorders>
              <w:top w:val="single" w:sz="8" w:space="0" w:color="AEAEAE"/>
              <w:left w:val="single" w:sz="8" w:space="0" w:color="E0E0E0"/>
              <w:bottom w:val="single" w:sz="4" w:space="0" w:color="auto"/>
              <w:right w:val="single" w:sz="8" w:space="0" w:color="E0E0E0"/>
            </w:tcBorders>
            <w:shd w:val="clear" w:color="auto" w:fill="FFFFFF"/>
          </w:tcPr>
          <w:p w14:paraId="28CB4B97" w14:textId="77777777" w:rsidR="008B24F2" w:rsidRPr="008B24F2" w:rsidRDefault="008B24F2" w:rsidP="008B24F2">
            <w:pPr>
              <w:autoSpaceDE w:val="0"/>
              <w:autoSpaceDN w:val="0"/>
              <w:adjustRightInd w:val="0"/>
              <w:spacing w:after="0" w:line="320" w:lineRule="atLeast"/>
              <w:ind w:left="60" w:right="60"/>
              <w:jc w:val="right"/>
              <w:rPr>
                <w:rFonts w:ascii="Arial" w:hAnsi="Arial" w:cs="Arial"/>
                <w:color w:val="010205"/>
                <w:sz w:val="18"/>
                <w:szCs w:val="18"/>
              </w:rPr>
            </w:pPr>
            <w:r w:rsidRPr="008B24F2">
              <w:rPr>
                <w:rFonts w:ascii="Arial" w:hAnsi="Arial" w:cs="Arial"/>
                <w:color w:val="010205"/>
                <w:sz w:val="18"/>
                <w:szCs w:val="18"/>
              </w:rPr>
              <w:t>100.0</w:t>
            </w:r>
          </w:p>
        </w:tc>
        <w:tc>
          <w:tcPr>
            <w:tcW w:w="1476" w:type="dxa"/>
            <w:tcBorders>
              <w:top w:val="single" w:sz="8" w:space="0" w:color="AEAEAE"/>
              <w:left w:val="single" w:sz="8" w:space="0" w:color="E0E0E0"/>
              <w:bottom w:val="single" w:sz="4" w:space="0" w:color="auto"/>
              <w:right w:val="single" w:sz="4" w:space="0" w:color="auto"/>
            </w:tcBorders>
            <w:shd w:val="clear" w:color="auto" w:fill="FFFFFF"/>
            <w:vAlign w:val="center"/>
          </w:tcPr>
          <w:p w14:paraId="1A1F979B" w14:textId="77777777" w:rsidR="008B24F2" w:rsidRPr="008B24F2" w:rsidRDefault="008B24F2" w:rsidP="008B24F2">
            <w:pPr>
              <w:autoSpaceDE w:val="0"/>
              <w:autoSpaceDN w:val="0"/>
              <w:adjustRightInd w:val="0"/>
              <w:spacing w:after="0" w:line="240" w:lineRule="auto"/>
              <w:rPr>
                <w:rFonts w:ascii="Times New Roman" w:hAnsi="Times New Roman" w:cs="Times New Roman"/>
                <w:sz w:val="24"/>
                <w:szCs w:val="24"/>
              </w:rPr>
            </w:pPr>
          </w:p>
        </w:tc>
      </w:tr>
    </w:tbl>
    <w:p w14:paraId="5BD551D0" w14:textId="77777777" w:rsidR="00B94F9B" w:rsidRDefault="00B94F9B" w:rsidP="00B94F9B">
      <w:pPr>
        <w:autoSpaceDE w:val="0"/>
        <w:autoSpaceDN w:val="0"/>
        <w:adjustRightInd w:val="0"/>
        <w:spacing w:after="0" w:line="400" w:lineRule="atLeast"/>
        <w:ind w:firstLine="720"/>
        <w:jc w:val="both"/>
        <w:rPr>
          <w:rFonts w:ascii="Times New Roman" w:hAnsi="Times New Roman" w:cs="Times New Roman"/>
          <w:sz w:val="24"/>
          <w:szCs w:val="24"/>
        </w:rPr>
      </w:pPr>
    </w:p>
    <w:p w14:paraId="0C2E759D" w14:textId="012CA1F8" w:rsidR="00B94F9B" w:rsidRPr="00FF5B77" w:rsidRDefault="00B94F9B" w:rsidP="00B94F9B">
      <w:pPr>
        <w:autoSpaceDE w:val="0"/>
        <w:autoSpaceDN w:val="0"/>
        <w:adjustRightInd w:val="0"/>
        <w:spacing w:after="0" w:line="400" w:lineRule="atLeast"/>
        <w:ind w:firstLine="720"/>
        <w:jc w:val="both"/>
        <w:rPr>
          <w:rFonts w:ascii="Times New Roman" w:hAnsi="Times New Roman" w:cs="Times New Roman"/>
          <w:sz w:val="24"/>
          <w:szCs w:val="24"/>
        </w:rPr>
      </w:pPr>
      <w:r>
        <w:rPr>
          <w:rFonts w:ascii="Times New Roman" w:hAnsi="Times New Roman" w:cs="Times New Roman"/>
          <w:sz w:val="24"/>
          <w:szCs w:val="24"/>
        </w:rPr>
        <w:t>Tabel 4.3 menunjukan rentang jenis kelamin dari ke-33 responden dimana dapat dilihat bahwa responden terdiri dari 16 perempuan dan 17 laki-laki</w:t>
      </w:r>
    </w:p>
    <w:p w14:paraId="21B0C540" w14:textId="22F181D9" w:rsidR="00FF5B77" w:rsidRDefault="00FF5B77" w:rsidP="00FF5B77">
      <w:pPr>
        <w:autoSpaceDE w:val="0"/>
        <w:autoSpaceDN w:val="0"/>
        <w:adjustRightInd w:val="0"/>
        <w:spacing w:after="0" w:line="240" w:lineRule="auto"/>
        <w:rPr>
          <w:rFonts w:ascii="Times New Roman" w:hAnsi="Times New Roman" w:cs="Times New Roman"/>
          <w:sz w:val="24"/>
          <w:szCs w:val="24"/>
        </w:rPr>
      </w:pPr>
    </w:p>
    <w:p w14:paraId="260F3621" w14:textId="6207A449" w:rsidR="00096AC9" w:rsidRPr="00FF5B77" w:rsidRDefault="00096AC9" w:rsidP="00096AC9">
      <w:pPr>
        <w:autoSpaceDE w:val="0"/>
        <w:autoSpaceDN w:val="0"/>
        <w:adjustRightInd w:val="0"/>
        <w:spacing w:after="0" w:line="360" w:lineRule="auto"/>
        <w:jc w:val="center"/>
        <w:rPr>
          <w:rFonts w:ascii="Times New Roman" w:hAnsi="Times New Roman" w:cs="Times New Roman"/>
          <w:b/>
          <w:sz w:val="24"/>
          <w:szCs w:val="24"/>
        </w:rPr>
      </w:pPr>
      <w:r w:rsidRPr="00096AC9">
        <w:rPr>
          <w:rFonts w:ascii="Times New Roman" w:hAnsi="Times New Roman" w:cs="Times New Roman"/>
          <w:b/>
          <w:sz w:val="24"/>
          <w:szCs w:val="24"/>
        </w:rPr>
        <w:t>T</w:t>
      </w:r>
      <w:r>
        <w:rPr>
          <w:rFonts w:ascii="Times New Roman" w:hAnsi="Times New Roman" w:cs="Times New Roman"/>
          <w:b/>
          <w:sz w:val="24"/>
          <w:szCs w:val="24"/>
        </w:rPr>
        <w:t>abel 4.4</w:t>
      </w:r>
      <w:r w:rsidRPr="00096AC9">
        <w:rPr>
          <w:rFonts w:ascii="Times New Roman" w:hAnsi="Times New Roman" w:cs="Times New Roman"/>
          <w:b/>
          <w:sz w:val="24"/>
          <w:szCs w:val="24"/>
        </w:rPr>
        <w:t xml:space="preserve"> Data </w:t>
      </w:r>
      <w:r>
        <w:rPr>
          <w:rFonts w:ascii="Times New Roman" w:hAnsi="Times New Roman" w:cs="Times New Roman"/>
          <w:b/>
          <w:sz w:val="24"/>
          <w:szCs w:val="24"/>
        </w:rPr>
        <w:t>Lokasi Tempat Tinggal</w:t>
      </w:r>
      <w:r w:rsidRPr="00096AC9">
        <w:rPr>
          <w:rFonts w:ascii="Times New Roman" w:hAnsi="Times New Roman" w:cs="Times New Roman"/>
          <w:b/>
          <w:sz w:val="24"/>
          <w:szCs w:val="24"/>
        </w:rPr>
        <w:t xml:space="preserve"> Responden</w:t>
      </w:r>
    </w:p>
    <w:tbl>
      <w:tblPr>
        <w:tblW w:w="70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230"/>
        <w:gridCol w:w="1169"/>
        <w:gridCol w:w="1030"/>
        <w:gridCol w:w="1399"/>
        <w:gridCol w:w="1476"/>
      </w:tblGrid>
      <w:tr w:rsidR="00FF5B77" w:rsidRPr="00FF5B77" w14:paraId="330E8E02" w14:textId="77777777" w:rsidTr="00B94F9B">
        <w:trPr>
          <w:cantSplit/>
          <w:jc w:val="center"/>
        </w:trPr>
        <w:tc>
          <w:tcPr>
            <w:tcW w:w="7040" w:type="dxa"/>
            <w:gridSpan w:val="6"/>
            <w:tcBorders>
              <w:top w:val="single" w:sz="4" w:space="0" w:color="auto"/>
              <w:left w:val="single" w:sz="4" w:space="0" w:color="auto"/>
              <w:bottom w:val="nil"/>
              <w:right w:val="single" w:sz="4" w:space="0" w:color="auto"/>
            </w:tcBorders>
            <w:shd w:val="clear" w:color="auto" w:fill="FFFFFF"/>
            <w:vAlign w:val="center"/>
          </w:tcPr>
          <w:p w14:paraId="158BE64B" w14:textId="1CF77FA3" w:rsidR="00FF5B77" w:rsidRPr="00FF5B77" w:rsidRDefault="006E20FF" w:rsidP="00FF5B77">
            <w:pPr>
              <w:autoSpaceDE w:val="0"/>
              <w:autoSpaceDN w:val="0"/>
              <w:adjustRightInd w:val="0"/>
              <w:spacing w:after="0" w:line="320" w:lineRule="atLeast"/>
              <w:ind w:left="60" w:right="60"/>
              <w:jc w:val="center"/>
              <w:rPr>
                <w:rFonts w:ascii="Arial" w:hAnsi="Arial" w:cs="Arial"/>
                <w:color w:val="010205"/>
              </w:rPr>
            </w:pPr>
            <w:r>
              <w:rPr>
                <w:rFonts w:ascii="Arial" w:hAnsi="Arial" w:cs="Arial"/>
                <w:b/>
                <w:bCs/>
                <w:color w:val="010205"/>
              </w:rPr>
              <w:t>Lokasi</w:t>
            </w:r>
          </w:p>
        </w:tc>
      </w:tr>
      <w:tr w:rsidR="00FF5B77" w:rsidRPr="00FF5B77" w14:paraId="45D9D7F9" w14:textId="77777777" w:rsidTr="00B94F9B">
        <w:trPr>
          <w:cantSplit/>
          <w:jc w:val="center"/>
        </w:trPr>
        <w:tc>
          <w:tcPr>
            <w:tcW w:w="1966" w:type="dxa"/>
            <w:gridSpan w:val="2"/>
            <w:tcBorders>
              <w:top w:val="nil"/>
              <w:left w:val="single" w:sz="4" w:space="0" w:color="auto"/>
              <w:bottom w:val="single" w:sz="8" w:space="0" w:color="152935"/>
              <w:right w:val="nil"/>
            </w:tcBorders>
            <w:shd w:val="clear" w:color="auto" w:fill="FFFFFF"/>
            <w:vAlign w:val="bottom"/>
          </w:tcPr>
          <w:p w14:paraId="506AB67F" w14:textId="77777777" w:rsidR="00FF5B77" w:rsidRPr="00FF5B77" w:rsidRDefault="00FF5B77" w:rsidP="00FF5B77">
            <w:pPr>
              <w:autoSpaceDE w:val="0"/>
              <w:autoSpaceDN w:val="0"/>
              <w:adjustRightInd w:val="0"/>
              <w:spacing w:after="0" w:line="240" w:lineRule="auto"/>
              <w:rPr>
                <w:rFonts w:ascii="Times New Roman" w:hAnsi="Times New Roman" w:cs="Times New Roman"/>
                <w:sz w:val="24"/>
                <w:szCs w:val="24"/>
              </w:rPr>
            </w:pPr>
          </w:p>
        </w:tc>
        <w:tc>
          <w:tcPr>
            <w:tcW w:w="1169" w:type="dxa"/>
            <w:tcBorders>
              <w:top w:val="nil"/>
              <w:left w:val="nil"/>
              <w:bottom w:val="single" w:sz="8" w:space="0" w:color="152935"/>
              <w:right w:val="single" w:sz="8" w:space="0" w:color="E0E0E0"/>
            </w:tcBorders>
            <w:shd w:val="clear" w:color="auto" w:fill="FFFFFF"/>
            <w:vAlign w:val="bottom"/>
          </w:tcPr>
          <w:p w14:paraId="28E802D3" w14:textId="77777777" w:rsidR="00FF5B77" w:rsidRPr="00FF5B77" w:rsidRDefault="00FF5B77" w:rsidP="00FF5B77">
            <w:pPr>
              <w:autoSpaceDE w:val="0"/>
              <w:autoSpaceDN w:val="0"/>
              <w:adjustRightInd w:val="0"/>
              <w:spacing w:after="0" w:line="320" w:lineRule="atLeast"/>
              <w:ind w:left="60" w:right="60"/>
              <w:jc w:val="center"/>
              <w:rPr>
                <w:rFonts w:ascii="Arial" w:hAnsi="Arial" w:cs="Arial"/>
                <w:color w:val="264A60"/>
                <w:sz w:val="18"/>
                <w:szCs w:val="18"/>
              </w:rPr>
            </w:pPr>
            <w:r w:rsidRPr="00FF5B77">
              <w:rPr>
                <w:rFonts w:ascii="Arial" w:hAnsi="Arial" w:cs="Arial"/>
                <w:color w:val="264A60"/>
                <w:sz w:val="18"/>
                <w:szCs w:val="18"/>
              </w:rPr>
              <w:t>Frequency</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67C12693" w14:textId="77777777" w:rsidR="00FF5B77" w:rsidRPr="00FF5B77" w:rsidRDefault="00FF5B77" w:rsidP="00FF5B77">
            <w:pPr>
              <w:autoSpaceDE w:val="0"/>
              <w:autoSpaceDN w:val="0"/>
              <w:adjustRightInd w:val="0"/>
              <w:spacing w:after="0" w:line="320" w:lineRule="atLeast"/>
              <w:ind w:left="60" w:right="60"/>
              <w:jc w:val="center"/>
              <w:rPr>
                <w:rFonts w:ascii="Arial" w:hAnsi="Arial" w:cs="Arial"/>
                <w:color w:val="264A60"/>
                <w:sz w:val="18"/>
                <w:szCs w:val="18"/>
              </w:rPr>
            </w:pPr>
            <w:r w:rsidRPr="00FF5B77">
              <w:rPr>
                <w:rFonts w:ascii="Arial" w:hAnsi="Arial" w:cs="Arial"/>
                <w:color w:val="264A60"/>
                <w:sz w:val="18"/>
                <w:szCs w:val="18"/>
              </w:rPr>
              <w:t>Percent</w:t>
            </w:r>
          </w:p>
        </w:tc>
        <w:tc>
          <w:tcPr>
            <w:tcW w:w="1399" w:type="dxa"/>
            <w:tcBorders>
              <w:top w:val="nil"/>
              <w:left w:val="single" w:sz="8" w:space="0" w:color="E0E0E0"/>
              <w:bottom w:val="single" w:sz="8" w:space="0" w:color="152935"/>
              <w:right w:val="single" w:sz="8" w:space="0" w:color="E0E0E0"/>
            </w:tcBorders>
            <w:shd w:val="clear" w:color="auto" w:fill="FFFFFF"/>
            <w:vAlign w:val="bottom"/>
          </w:tcPr>
          <w:p w14:paraId="77F1D201" w14:textId="77777777" w:rsidR="00FF5B77" w:rsidRPr="00FF5B77" w:rsidRDefault="00FF5B77" w:rsidP="00FF5B77">
            <w:pPr>
              <w:autoSpaceDE w:val="0"/>
              <w:autoSpaceDN w:val="0"/>
              <w:adjustRightInd w:val="0"/>
              <w:spacing w:after="0" w:line="320" w:lineRule="atLeast"/>
              <w:ind w:left="60" w:right="60"/>
              <w:jc w:val="center"/>
              <w:rPr>
                <w:rFonts w:ascii="Arial" w:hAnsi="Arial" w:cs="Arial"/>
                <w:color w:val="264A60"/>
                <w:sz w:val="18"/>
                <w:szCs w:val="18"/>
              </w:rPr>
            </w:pPr>
            <w:r w:rsidRPr="00FF5B77">
              <w:rPr>
                <w:rFonts w:ascii="Arial" w:hAnsi="Arial" w:cs="Arial"/>
                <w:color w:val="264A60"/>
                <w:sz w:val="18"/>
                <w:szCs w:val="18"/>
              </w:rPr>
              <w:t>Valid Percent</w:t>
            </w:r>
          </w:p>
        </w:tc>
        <w:tc>
          <w:tcPr>
            <w:tcW w:w="1476" w:type="dxa"/>
            <w:tcBorders>
              <w:top w:val="nil"/>
              <w:left w:val="single" w:sz="8" w:space="0" w:color="E0E0E0"/>
              <w:bottom w:val="single" w:sz="8" w:space="0" w:color="152935"/>
              <w:right w:val="single" w:sz="4" w:space="0" w:color="auto"/>
            </w:tcBorders>
            <w:shd w:val="clear" w:color="auto" w:fill="FFFFFF"/>
            <w:vAlign w:val="bottom"/>
          </w:tcPr>
          <w:p w14:paraId="13127331" w14:textId="77777777" w:rsidR="00FF5B77" w:rsidRPr="00FF5B77" w:rsidRDefault="00FF5B77" w:rsidP="00FF5B77">
            <w:pPr>
              <w:autoSpaceDE w:val="0"/>
              <w:autoSpaceDN w:val="0"/>
              <w:adjustRightInd w:val="0"/>
              <w:spacing w:after="0" w:line="320" w:lineRule="atLeast"/>
              <w:ind w:left="60" w:right="60"/>
              <w:jc w:val="center"/>
              <w:rPr>
                <w:rFonts w:ascii="Arial" w:hAnsi="Arial" w:cs="Arial"/>
                <w:color w:val="264A60"/>
                <w:sz w:val="18"/>
                <w:szCs w:val="18"/>
              </w:rPr>
            </w:pPr>
            <w:r w:rsidRPr="00FF5B77">
              <w:rPr>
                <w:rFonts w:ascii="Arial" w:hAnsi="Arial" w:cs="Arial"/>
                <w:color w:val="264A60"/>
                <w:sz w:val="18"/>
                <w:szCs w:val="18"/>
              </w:rPr>
              <w:t>Cumulative Percent</w:t>
            </w:r>
          </w:p>
        </w:tc>
      </w:tr>
      <w:tr w:rsidR="00FF5B77" w:rsidRPr="00FF5B77" w14:paraId="5C7BC970" w14:textId="77777777" w:rsidTr="00B94F9B">
        <w:trPr>
          <w:cantSplit/>
          <w:jc w:val="center"/>
        </w:trPr>
        <w:tc>
          <w:tcPr>
            <w:tcW w:w="736" w:type="dxa"/>
            <w:vMerge w:val="restart"/>
            <w:tcBorders>
              <w:top w:val="single" w:sz="8" w:space="0" w:color="152935"/>
              <w:left w:val="single" w:sz="4" w:space="0" w:color="auto"/>
              <w:bottom w:val="single" w:sz="8" w:space="0" w:color="152935"/>
              <w:right w:val="nil"/>
            </w:tcBorders>
            <w:shd w:val="clear" w:color="auto" w:fill="E0E0E0"/>
          </w:tcPr>
          <w:p w14:paraId="513F35A3" w14:textId="77777777" w:rsidR="00FF5B77" w:rsidRPr="00FF5B77" w:rsidRDefault="00FF5B77" w:rsidP="00FF5B77">
            <w:pPr>
              <w:autoSpaceDE w:val="0"/>
              <w:autoSpaceDN w:val="0"/>
              <w:adjustRightInd w:val="0"/>
              <w:spacing w:after="0" w:line="320" w:lineRule="atLeast"/>
              <w:ind w:left="60" w:right="60"/>
              <w:rPr>
                <w:rFonts w:ascii="Arial" w:hAnsi="Arial" w:cs="Arial"/>
                <w:color w:val="264A60"/>
                <w:sz w:val="18"/>
                <w:szCs w:val="18"/>
              </w:rPr>
            </w:pPr>
            <w:r w:rsidRPr="00FF5B77">
              <w:rPr>
                <w:rFonts w:ascii="Arial" w:hAnsi="Arial" w:cs="Arial"/>
                <w:color w:val="264A60"/>
                <w:sz w:val="18"/>
                <w:szCs w:val="18"/>
              </w:rPr>
              <w:t>Valid</w:t>
            </w:r>
          </w:p>
        </w:tc>
        <w:tc>
          <w:tcPr>
            <w:tcW w:w="1230" w:type="dxa"/>
            <w:tcBorders>
              <w:top w:val="single" w:sz="8" w:space="0" w:color="152935"/>
              <w:left w:val="nil"/>
              <w:bottom w:val="single" w:sz="8" w:space="0" w:color="AEAEAE"/>
              <w:right w:val="nil"/>
            </w:tcBorders>
            <w:shd w:val="clear" w:color="auto" w:fill="E0E0E0"/>
          </w:tcPr>
          <w:p w14:paraId="00F98151" w14:textId="77777777" w:rsidR="00FF5B77" w:rsidRPr="00FF5B77" w:rsidRDefault="00FF5B77" w:rsidP="00FF5B77">
            <w:pPr>
              <w:autoSpaceDE w:val="0"/>
              <w:autoSpaceDN w:val="0"/>
              <w:adjustRightInd w:val="0"/>
              <w:spacing w:after="0" w:line="320" w:lineRule="atLeast"/>
              <w:ind w:left="60" w:right="60"/>
              <w:rPr>
                <w:rFonts w:ascii="Arial" w:hAnsi="Arial" w:cs="Arial"/>
                <w:color w:val="264A60"/>
                <w:sz w:val="18"/>
                <w:szCs w:val="18"/>
              </w:rPr>
            </w:pPr>
            <w:r w:rsidRPr="00FF5B77">
              <w:rPr>
                <w:rFonts w:ascii="Arial" w:hAnsi="Arial" w:cs="Arial"/>
                <w:color w:val="264A60"/>
                <w:sz w:val="18"/>
                <w:szCs w:val="18"/>
              </w:rPr>
              <w:t>Perdesaan</w:t>
            </w:r>
          </w:p>
        </w:tc>
        <w:tc>
          <w:tcPr>
            <w:tcW w:w="1169" w:type="dxa"/>
            <w:tcBorders>
              <w:top w:val="single" w:sz="8" w:space="0" w:color="152935"/>
              <w:left w:val="nil"/>
              <w:bottom w:val="single" w:sz="8" w:space="0" w:color="AEAEAE"/>
              <w:right w:val="single" w:sz="8" w:space="0" w:color="E0E0E0"/>
            </w:tcBorders>
            <w:shd w:val="clear" w:color="auto" w:fill="FFFFFF"/>
          </w:tcPr>
          <w:p w14:paraId="7EE29E65"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3</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6E37BB5"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9.1</w:t>
            </w:r>
          </w:p>
        </w:tc>
        <w:tc>
          <w:tcPr>
            <w:tcW w:w="1399" w:type="dxa"/>
            <w:tcBorders>
              <w:top w:val="single" w:sz="8" w:space="0" w:color="152935"/>
              <w:left w:val="single" w:sz="8" w:space="0" w:color="E0E0E0"/>
              <w:bottom w:val="single" w:sz="8" w:space="0" w:color="AEAEAE"/>
              <w:right w:val="single" w:sz="8" w:space="0" w:color="E0E0E0"/>
            </w:tcBorders>
            <w:shd w:val="clear" w:color="auto" w:fill="FFFFFF"/>
          </w:tcPr>
          <w:p w14:paraId="700DAD3C"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9.1</w:t>
            </w:r>
          </w:p>
        </w:tc>
        <w:tc>
          <w:tcPr>
            <w:tcW w:w="1476" w:type="dxa"/>
            <w:tcBorders>
              <w:top w:val="single" w:sz="8" w:space="0" w:color="152935"/>
              <w:left w:val="single" w:sz="8" w:space="0" w:color="E0E0E0"/>
              <w:bottom w:val="single" w:sz="8" w:space="0" w:color="AEAEAE"/>
              <w:right w:val="single" w:sz="4" w:space="0" w:color="auto"/>
            </w:tcBorders>
            <w:shd w:val="clear" w:color="auto" w:fill="FFFFFF"/>
          </w:tcPr>
          <w:p w14:paraId="57BBD8DF"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9.1</w:t>
            </w:r>
          </w:p>
        </w:tc>
      </w:tr>
      <w:tr w:rsidR="00FF5B77" w:rsidRPr="00FF5B77" w14:paraId="38A76C5F" w14:textId="77777777" w:rsidTr="00B94F9B">
        <w:trPr>
          <w:cantSplit/>
          <w:jc w:val="center"/>
        </w:trPr>
        <w:tc>
          <w:tcPr>
            <w:tcW w:w="736" w:type="dxa"/>
            <w:vMerge/>
            <w:tcBorders>
              <w:top w:val="single" w:sz="8" w:space="0" w:color="152935"/>
              <w:left w:val="single" w:sz="4" w:space="0" w:color="auto"/>
              <w:bottom w:val="single" w:sz="8" w:space="0" w:color="152935"/>
              <w:right w:val="nil"/>
            </w:tcBorders>
            <w:shd w:val="clear" w:color="auto" w:fill="E0E0E0"/>
          </w:tcPr>
          <w:p w14:paraId="13EBB325" w14:textId="77777777" w:rsidR="00FF5B77" w:rsidRPr="00FF5B77" w:rsidRDefault="00FF5B77" w:rsidP="00FF5B77">
            <w:pPr>
              <w:autoSpaceDE w:val="0"/>
              <w:autoSpaceDN w:val="0"/>
              <w:adjustRightInd w:val="0"/>
              <w:spacing w:after="0" w:line="240" w:lineRule="auto"/>
              <w:rPr>
                <w:rFonts w:ascii="Arial" w:hAnsi="Arial" w:cs="Arial"/>
                <w:color w:val="010205"/>
                <w:sz w:val="18"/>
                <w:szCs w:val="18"/>
              </w:rPr>
            </w:pPr>
          </w:p>
        </w:tc>
        <w:tc>
          <w:tcPr>
            <w:tcW w:w="1230" w:type="dxa"/>
            <w:tcBorders>
              <w:top w:val="single" w:sz="8" w:space="0" w:color="AEAEAE"/>
              <w:left w:val="nil"/>
              <w:bottom w:val="single" w:sz="8" w:space="0" w:color="AEAEAE"/>
              <w:right w:val="nil"/>
            </w:tcBorders>
            <w:shd w:val="clear" w:color="auto" w:fill="E0E0E0"/>
          </w:tcPr>
          <w:p w14:paraId="544443AB" w14:textId="77777777" w:rsidR="00FF5B77" w:rsidRPr="00FF5B77" w:rsidRDefault="00FF5B77" w:rsidP="00FF5B77">
            <w:pPr>
              <w:autoSpaceDE w:val="0"/>
              <w:autoSpaceDN w:val="0"/>
              <w:adjustRightInd w:val="0"/>
              <w:spacing w:after="0" w:line="320" w:lineRule="atLeast"/>
              <w:ind w:left="60" w:right="60"/>
              <w:rPr>
                <w:rFonts w:ascii="Arial" w:hAnsi="Arial" w:cs="Arial"/>
                <w:color w:val="264A60"/>
                <w:sz w:val="18"/>
                <w:szCs w:val="18"/>
              </w:rPr>
            </w:pPr>
            <w:r w:rsidRPr="00FF5B77">
              <w:rPr>
                <w:rFonts w:ascii="Arial" w:hAnsi="Arial" w:cs="Arial"/>
                <w:color w:val="264A60"/>
                <w:sz w:val="18"/>
                <w:szCs w:val="18"/>
              </w:rPr>
              <w:t>Perkotaan</w:t>
            </w:r>
          </w:p>
        </w:tc>
        <w:tc>
          <w:tcPr>
            <w:tcW w:w="1169" w:type="dxa"/>
            <w:tcBorders>
              <w:top w:val="single" w:sz="8" w:space="0" w:color="AEAEAE"/>
              <w:left w:val="nil"/>
              <w:bottom w:val="single" w:sz="8" w:space="0" w:color="AEAEAE"/>
              <w:right w:val="single" w:sz="8" w:space="0" w:color="E0E0E0"/>
            </w:tcBorders>
            <w:shd w:val="clear" w:color="auto" w:fill="FFFFFF"/>
          </w:tcPr>
          <w:p w14:paraId="59E4DDEC"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30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C2288AB"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90.9</w:t>
            </w:r>
          </w:p>
        </w:tc>
        <w:tc>
          <w:tcPr>
            <w:tcW w:w="1399" w:type="dxa"/>
            <w:tcBorders>
              <w:top w:val="single" w:sz="8" w:space="0" w:color="AEAEAE"/>
              <w:left w:val="single" w:sz="8" w:space="0" w:color="E0E0E0"/>
              <w:bottom w:val="single" w:sz="8" w:space="0" w:color="AEAEAE"/>
              <w:right w:val="single" w:sz="8" w:space="0" w:color="E0E0E0"/>
            </w:tcBorders>
            <w:shd w:val="clear" w:color="auto" w:fill="FFFFFF"/>
          </w:tcPr>
          <w:p w14:paraId="13E1CB1C"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90.9</w:t>
            </w:r>
          </w:p>
        </w:tc>
        <w:tc>
          <w:tcPr>
            <w:tcW w:w="1476" w:type="dxa"/>
            <w:tcBorders>
              <w:top w:val="single" w:sz="8" w:space="0" w:color="AEAEAE"/>
              <w:left w:val="single" w:sz="8" w:space="0" w:color="E0E0E0"/>
              <w:bottom w:val="single" w:sz="8" w:space="0" w:color="AEAEAE"/>
              <w:right w:val="single" w:sz="4" w:space="0" w:color="auto"/>
            </w:tcBorders>
            <w:shd w:val="clear" w:color="auto" w:fill="FFFFFF"/>
          </w:tcPr>
          <w:p w14:paraId="5839B37B"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100.0</w:t>
            </w:r>
          </w:p>
        </w:tc>
      </w:tr>
      <w:tr w:rsidR="00FF5B77" w:rsidRPr="00FF5B77" w14:paraId="3CC9FCAA" w14:textId="77777777" w:rsidTr="00B94F9B">
        <w:trPr>
          <w:cantSplit/>
          <w:jc w:val="center"/>
        </w:trPr>
        <w:tc>
          <w:tcPr>
            <w:tcW w:w="736" w:type="dxa"/>
            <w:vMerge/>
            <w:tcBorders>
              <w:top w:val="single" w:sz="8" w:space="0" w:color="152935"/>
              <w:left w:val="single" w:sz="4" w:space="0" w:color="auto"/>
              <w:bottom w:val="single" w:sz="4" w:space="0" w:color="auto"/>
              <w:right w:val="nil"/>
            </w:tcBorders>
            <w:shd w:val="clear" w:color="auto" w:fill="E0E0E0"/>
          </w:tcPr>
          <w:p w14:paraId="09F54791" w14:textId="77777777" w:rsidR="00FF5B77" w:rsidRPr="00FF5B77" w:rsidRDefault="00FF5B77" w:rsidP="00FF5B77">
            <w:pPr>
              <w:autoSpaceDE w:val="0"/>
              <w:autoSpaceDN w:val="0"/>
              <w:adjustRightInd w:val="0"/>
              <w:spacing w:after="0" w:line="240" w:lineRule="auto"/>
              <w:rPr>
                <w:rFonts w:ascii="Arial" w:hAnsi="Arial" w:cs="Arial"/>
                <w:color w:val="010205"/>
                <w:sz w:val="18"/>
                <w:szCs w:val="18"/>
              </w:rPr>
            </w:pPr>
          </w:p>
        </w:tc>
        <w:tc>
          <w:tcPr>
            <w:tcW w:w="1230" w:type="dxa"/>
            <w:tcBorders>
              <w:top w:val="single" w:sz="8" w:space="0" w:color="AEAEAE"/>
              <w:left w:val="nil"/>
              <w:bottom w:val="single" w:sz="4" w:space="0" w:color="auto"/>
              <w:right w:val="nil"/>
            </w:tcBorders>
            <w:shd w:val="clear" w:color="auto" w:fill="E0E0E0"/>
          </w:tcPr>
          <w:p w14:paraId="21C72AFE" w14:textId="77777777" w:rsidR="00FF5B77" w:rsidRPr="00FF5B77" w:rsidRDefault="00FF5B77" w:rsidP="00FF5B77">
            <w:pPr>
              <w:autoSpaceDE w:val="0"/>
              <w:autoSpaceDN w:val="0"/>
              <w:adjustRightInd w:val="0"/>
              <w:spacing w:after="0" w:line="320" w:lineRule="atLeast"/>
              <w:ind w:left="60" w:right="60"/>
              <w:rPr>
                <w:rFonts w:ascii="Arial" w:hAnsi="Arial" w:cs="Arial"/>
                <w:color w:val="264A60"/>
                <w:sz w:val="18"/>
                <w:szCs w:val="18"/>
              </w:rPr>
            </w:pPr>
            <w:r w:rsidRPr="00FF5B77">
              <w:rPr>
                <w:rFonts w:ascii="Arial" w:hAnsi="Arial" w:cs="Arial"/>
                <w:color w:val="264A60"/>
                <w:sz w:val="18"/>
                <w:szCs w:val="18"/>
              </w:rPr>
              <w:t>Total</w:t>
            </w:r>
          </w:p>
        </w:tc>
        <w:tc>
          <w:tcPr>
            <w:tcW w:w="1169" w:type="dxa"/>
            <w:tcBorders>
              <w:top w:val="single" w:sz="8" w:space="0" w:color="AEAEAE"/>
              <w:left w:val="nil"/>
              <w:bottom w:val="single" w:sz="4" w:space="0" w:color="auto"/>
              <w:right w:val="single" w:sz="8" w:space="0" w:color="E0E0E0"/>
            </w:tcBorders>
            <w:shd w:val="clear" w:color="auto" w:fill="FFFFFF"/>
          </w:tcPr>
          <w:p w14:paraId="70C91748"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33</w:t>
            </w:r>
          </w:p>
        </w:tc>
        <w:tc>
          <w:tcPr>
            <w:tcW w:w="1030" w:type="dxa"/>
            <w:tcBorders>
              <w:top w:val="single" w:sz="8" w:space="0" w:color="AEAEAE"/>
              <w:left w:val="single" w:sz="8" w:space="0" w:color="E0E0E0"/>
              <w:bottom w:val="single" w:sz="4" w:space="0" w:color="auto"/>
              <w:right w:val="single" w:sz="8" w:space="0" w:color="E0E0E0"/>
            </w:tcBorders>
            <w:shd w:val="clear" w:color="auto" w:fill="FFFFFF"/>
          </w:tcPr>
          <w:p w14:paraId="6D8F0A28"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100.0</w:t>
            </w:r>
          </w:p>
        </w:tc>
        <w:tc>
          <w:tcPr>
            <w:tcW w:w="1399" w:type="dxa"/>
            <w:tcBorders>
              <w:top w:val="single" w:sz="8" w:space="0" w:color="AEAEAE"/>
              <w:left w:val="single" w:sz="8" w:space="0" w:color="E0E0E0"/>
              <w:bottom w:val="single" w:sz="4" w:space="0" w:color="auto"/>
              <w:right w:val="single" w:sz="8" w:space="0" w:color="E0E0E0"/>
            </w:tcBorders>
            <w:shd w:val="clear" w:color="auto" w:fill="FFFFFF"/>
          </w:tcPr>
          <w:p w14:paraId="23859B0B" w14:textId="77777777" w:rsidR="00FF5B77" w:rsidRPr="00FF5B77" w:rsidRDefault="00FF5B77" w:rsidP="00FF5B77">
            <w:pPr>
              <w:autoSpaceDE w:val="0"/>
              <w:autoSpaceDN w:val="0"/>
              <w:adjustRightInd w:val="0"/>
              <w:spacing w:after="0" w:line="320" w:lineRule="atLeast"/>
              <w:ind w:left="60" w:right="60"/>
              <w:jc w:val="right"/>
              <w:rPr>
                <w:rFonts w:ascii="Arial" w:hAnsi="Arial" w:cs="Arial"/>
                <w:color w:val="010205"/>
                <w:sz w:val="18"/>
                <w:szCs w:val="18"/>
              </w:rPr>
            </w:pPr>
            <w:r w:rsidRPr="00FF5B77">
              <w:rPr>
                <w:rFonts w:ascii="Arial" w:hAnsi="Arial" w:cs="Arial"/>
                <w:color w:val="010205"/>
                <w:sz w:val="18"/>
                <w:szCs w:val="18"/>
              </w:rPr>
              <w:t>100.0</w:t>
            </w:r>
          </w:p>
        </w:tc>
        <w:tc>
          <w:tcPr>
            <w:tcW w:w="1476" w:type="dxa"/>
            <w:tcBorders>
              <w:top w:val="single" w:sz="8" w:space="0" w:color="AEAEAE"/>
              <w:left w:val="single" w:sz="8" w:space="0" w:color="E0E0E0"/>
              <w:bottom w:val="single" w:sz="4" w:space="0" w:color="auto"/>
              <w:right w:val="single" w:sz="4" w:space="0" w:color="auto"/>
            </w:tcBorders>
            <w:shd w:val="clear" w:color="auto" w:fill="FFFFFF"/>
            <w:vAlign w:val="center"/>
          </w:tcPr>
          <w:p w14:paraId="5799A7DF" w14:textId="77777777" w:rsidR="00FF5B77" w:rsidRPr="00FF5B77" w:rsidRDefault="00FF5B77" w:rsidP="00FF5B77">
            <w:pPr>
              <w:autoSpaceDE w:val="0"/>
              <w:autoSpaceDN w:val="0"/>
              <w:adjustRightInd w:val="0"/>
              <w:spacing w:after="0" w:line="240" w:lineRule="auto"/>
              <w:rPr>
                <w:rFonts w:ascii="Times New Roman" w:hAnsi="Times New Roman" w:cs="Times New Roman"/>
                <w:sz w:val="24"/>
                <w:szCs w:val="24"/>
              </w:rPr>
            </w:pPr>
          </w:p>
        </w:tc>
      </w:tr>
    </w:tbl>
    <w:p w14:paraId="71417C53" w14:textId="77777777" w:rsidR="00B94F9B" w:rsidRDefault="00B94F9B" w:rsidP="00B94F9B">
      <w:pPr>
        <w:autoSpaceDE w:val="0"/>
        <w:autoSpaceDN w:val="0"/>
        <w:adjustRightInd w:val="0"/>
        <w:spacing w:after="0" w:line="400" w:lineRule="atLeast"/>
        <w:ind w:firstLine="720"/>
        <w:jc w:val="both"/>
        <w:rPr>
          <w:rFonts w:ascii="Times New Roman" w:hAnsi="Times New Roman" w:cs="Times New Roman"/>
          <w:sz w:val="24"/>
          <w:szCs w:val="24"/>
        </w:rPr>
      </w:pPr>
    </w:p>
    <w:p w14:paraId="2BEED9C1" w14:textId="6FA2F6FE" w:rsidR="00FF5B77" w:rsidRDefault="00B94F9B" w:rsidP="00B94F9B">
      <w:pPr>
        <w:autoSpaceDE w:val="0"/>
        <w:autoSpaceDN w:val="0"/>
        <w:adjustRightInd w:val="0"/>
        <w:spacing w:after="0" w:line="400" w:lineRule="atLeast"/>
        <w:ind w:firstLine="720"/>
        <w:jc w:val="both"/>
        <w:rPr>
          <w:rFonts w:ascii="Times New Roman" w:hAnsi="Times New Roman" w:cs="Times New Roman"/>
          <w:sz w:val="24"/>
          <w:szCs w:val="24"/>
        </w:rPr>
      </w:pPr>
      <w:r>
        <w:rPr>
          <w:rFonts w:ascii="Times New Roman" w:hAnsi="Times New Roman" w:cs="Times New Roman"/>
          <w:sz w:val="24"/>
          <w:szCs w:val="24"/>
        </w:rPr>
        <w:t>T</w:t>
      </w:r>
      <w:r w:rsidR="00AE5391">
        <w:rPr>
          <w:rFonts w:ascii="Times New Roman" w:hAnsi="Times New Roman" w:cs="Times New Roman"/>
          <w:sz w:val="24"/>
          <w:szCs w:val="24"/>
        </w:rPr>
        <w:t>abel 4.4</w:t>
      </w:r>
      <w:r>
        <w:rPr>
          <w:rFonts w:ascii="Times New Roman" w:hAnsi="Times New Roman" w:cs="Times New Roman"/>
          <w:sz w:val="24"/>
          <w:szCs w:val="24"/>
        </w:rPr>
        <w:t xml:space="preserve"> menunjukan rentang </w:t>
      </w:r>
      <w:r w:rsidR="00AE5391">
        <w:rPr>
          <w:rFonts w:ascii="Times New Roman" w:hAnsi="Times New Roman" w:cs="Times New Roman"/>
          <w:sz w:val="24"/>
          <w:szCs w:val="24"/>
        </w:rPr>
        <w:t>tempat tinggal</w:t>
      </w:r>
      <w:r>
        <w:rPr>
          <w:rFonts w:ascii="Times New Roman" w:hAnsi="Times New Roman" w:cs="Times New Roman"/>
          <w:sz w:val="24"/>
          <w:szCs w:val="24"/>
        </w:rPr>
        <w:t xml:space="preserve"> dari ke-33 responden dimana dapat dilihat bahwa responden </w:t>
      </w:r>
      <w:r w:rsidR="00AE5391">
        <w:rPr>
          <w:rFonts w:ascii="Times New Roman" w:hAnsi="Times New Roman" w:cs="Times New Roman"/>
          <w:sz w:val="24"/>
          <w:szCs w:val="24"/>
        </w:rPr>
        <w:t>3 responden berdomisili di pedesaan sedangkan 30 responden lainya berdomisili di perkotaan.</w:t>
      </w:r>
    </w:p>
    <w:p w14:paraId="5B894237" w14:textId="26686A28" w:rsidR="006E20FF" w:rsidRDefault="006E20FF" w:rsidP="006E20FF">
      <w:pPr>
        <w:autoSpaceDE w:val="0"/>
        <w:autoSpaceDN w:val="0"/>
        <w:adjustRightInd w:val="0"/>
        <w:spacing w:after="0" w:line="240" w:lineRule="auto"/>
        <w:rPr>
          <w:rFonts w:ascii="Times New Roman" w:hAnsi="Times New Roman" w:cs="Times New Roman"/>
          <w:sz w:val="24"/>
          <w:szCs w:val="24"/>
        </w:rPr>
      </w:pPr>
    </w:p>
    <w:p w14:paraId="0EBD350F" w14:textId="1DE77ED8" w:rsidR="00096AC9" w:rsidRPr="006E20FF" w:rsidRDefault="00096AC9" w:rsidP="00096AC9">
      <w:pPr>
        <w:autoSpaceDE w:val="0"/>
        <w:autoSpaceDN w:val="0"/>
        <w:adjustRightInd w:val="0"/>
        <w:spacing w:after="0" w:line="360" w:lineRule="auto"/>
        <w:jc w:val="center"/>
        <w:rPr>
          <w:rFonts w:ascii="Times New Roman" w:hAnsi="Times New Roman" w:cs="Times New Roman"/>
          <w:b/>
          <w:sz w:val="24"/>
          <w:szCs w:val="24"/>
        </w:rPr>
      </w:pPr>
      <w:r w:rsidRPr="00096AC9">
        <w:rPr>
          <w:rFonts w:ascii="Times New Roman" w:hAnsi="Times New Roman" w:cs="Times New Roman"/>
          <w:b/>
          <w:sz w:val="24"/>
          <w:szCs w:val="24"/>
        </w:rPr>
        <w:t>T</w:t>
      </w:r>
      <w:r>
        <w:rPr>
          <w:rFonts w:ascii="Times New Roman" w:hAnsi="Times New Roman" w:cs="Times New Roman"/>
          <w:b/>
          <w:sz w:val="24"/>
          <w:szCs w:val="24"/>
        </w:rPr>
        <w:t>abel 4.5</w:t>
      </w:r>
      <w:r w:rsidRPr="00096AC9">
        <w:rPr>
          <w:rFonts w:ascii="Times New Roman" w:hAnsi="Times New Roman" w:cs="Times New Roman"/>
          <w:b/>
          <w:sz w:val="24"/>
          <w:szCs w:val="24"/>
        </w:rPr>
        <w:t xml:space="preserve"> Data </w:t>
      </w:r>
      <w:r>
        <w:rPr>
          <w:rFonts w:ascii="Times New Roman" w:hAnsi="Times New Roman" w:cs="Times New Roman"/>
          <w:b/>
          <w:sz w:val="24"/>
          <w:szCs w:val="24"/>
        </w:rPr>
        <w:t>Penggunaan Komputer Atau Internet</w:t>
      </w:r>
      <w:r w:rsidRPr="00096AC9">
        <w:rPr>
          <w:rFonts w:ascii="Times New Roman" w:hAnsi="Times New Roman" w:cs="Times New Roman"/>
          <w:b/>
          <w:sz w:val="24"/>
          <w:szCs w:val="24"/>
        </w:rPr>
        <w:t xml:space="preserve"> Responden</w:t>
      </w:r>
    </w:p>
    <w:tbl>
      <w:tblPr>
        <w:tblW w:w="773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922"/>
        <w:gridCol w:w="1169"/>
        <w:gridCol w:w="1030"/>
        <w:gridCol w:w="1399"/>
        <w:gridCol w:w="1476"/>
      </w:tblGrid>
      <w:tr w:rsidR="006E20FF" w:rsidRPr="006E20FF" w14:paraId="0992AADD" w14:textId="77777777" w:rsidTr="006E20FF">
        <w:trPr>
          <w:cantSplit/>
          <w:jc w:val="center"/>
        </w:trPr>
        <w:tc>
          <w:tcPr>
            <w:tcW w:w="7728" w:type="dxa"/>
            <w:gridSpan w:val="6"/>
            <w:tcBorders>
              <w:top w:val="single" w:sz="4" w:space="0" w:color="auto"/>
              <w:left w:val="single" w:sz="4" w:space="0" w:color="auto"/>
              <w:bottom w:val="nil"/>
              <w:right w:val="single" w:sz="4" w:space="0" w:color="auto"/>
            </w:tcBorders>
            <w:shd w:val="clear" w:color="auto" w:fill="FFFFFF"/>
            <w:vAlign w:val="center"/>
          </w:tcPr>
          <w:p w14:paraId="3BBE2B5F" w14:textId="77777777" w:rsidR="006E20FF" w:rsidRPr="006E20FF" w:rsidRDefault="006E20FF" w:rsidP="006E20FF">
            <w:pPr>
              <w:autoSpaceDE w:val="0"/>
              <w:autoSpaceDN w:val="0"/>
              <w:adjustRightInd w:val="0"/>
              <w:spacing w:after="0" w:line="320" w:lineRule="atLeast"/>
              <w:ind w:left="60" w:right="60"/>
              <w:jc w:val="center"/>
              <w:rPr>
                <w:rFonts w:ascii="Arial" w:hAnsi="Arial" w:cs="Arial"/>
                <w:color w:val="010205"/>
              </w:rPr>
            </w:pPr>
            <w:r w:rsidRPr="006E20FF">
              <w:rPr>
                <w:rFonts w:ascii="Arial" w:hAnsi="Arial" w:cs="Arial"/>
                <w:b/>
                <w:bCs/>
                <w:color w:val="010205"/>
              </w:rPr>
              <w:t>Berapa Lama Telah Menggunakan Komputer Atau Internet</w:t>
            </w:r>
          </w:p>
        </w:tc>
      </w:tr>
      <w:tr w:rsidR="006E20FF" w:rsidRPr="006E20FF" w14:paraId="6EE8C868" w14:textId="77777777" w:rsidTr="006E20FF">
        <w:trPr>
          <w:cantSplit/>
          <w:jc w:val="center"/>
        </w:trPr>
        <w:tc>
          <w:tcPr>
            <w:tcW w:w="2658" w:type="dxa"/>
            <w:gridSpan w:val="2"/>
            <w:tcBorders>
              <w:top w:val="nil"/>
              <w:left w:val="single" w:sz="4" w:space="0" w:color="auto"/>
              <w:bottom w:val="single" w:sz="8" w:space="0" w:color="152935"/>
              <w:right w:val="nil"/>
            </w:tcBorders>
            <w:shd w:val="clear" w:color="auto" w:fill="FFFFFF"/>
            <w:vAlign w:val="bottom"/>
          </w:tcPr>
          <w:p w14:paraId="5AB1A179" w14:textId="77777777" w:rsidR="006E20FF" w:rsidRPr="006E20FF" w:rsidRDefault="006E20FF" w:rsidP="006E20FF">
            <w:pPr>
              <w:autoSpaceDE w:val="0"/>
              <w:autoSpaceDN w:val="0"/>
              <w:adjustRightInd w:val="0"/>
              <w:spacing w:after="0" w:line="24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6B8C79D8" w14:textId="77777777" w:rsidR="006E20FF" w:rsidRPr="006E20FF" w:rsidRDefault="006E20FF" w:rsidP="006E20FF">
            <w:pPr>
              <w:autoSpaceDE w:val="0"/>
              <w:autoSpaceDN w:val="0"/>
              <w:adjustRightInd w:val="0"/>
              <w:spacing w:after="0" w:line="320" w:lineRule="atLeast"/>
              <w:ind w:left="60" w:right="60"/>
              <w:jc w:val="center"/>
              <w:rPr>
                <w:rFonts w:ascii="Arial" w:hAnsi="Arial" w:cs="Arial"/>
                <w:color w:val="264A60"/>
                <w:sz w:val="18"/>
                <w:szCs w:val="18"/>
              </w:rPr>
            </w:pPr>
            <w:r w:rsidRPr="006E20FF">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072B39F9" w14:textId="77777777" w:rsidR="006E20FF" w:rsidRPr="006E20FF" w:rsidRDefault="006E20FF" w:rsidP="006E20FF">
            <w:pPr>
              <w:autoSpaceDE w:val="0"/>
              <w:autoSpaceDN w:val="0"/>
              <w:adjustRightInd w:val="0"/>
              <w:spacing w:after="0" w:line="320" w:lineRule="atLeast"/>
              <w:ind w:left="60" w:right="60"/>
              <w:jc w:val="center"/>
              <w:rPr>
                <w:rFonts w:ascii="Arial" w:hAnsi="Arial" w:cs="Arial"/>
                <w:color w:val="264A60"/>
                <w:sz w:val="18"/>
                <w:szCs w:val="18"/>
              </w:rPr>
            </w:pPr>
            <w:r w:rsidRPr="006E20FF">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205BCB84" w14:textId="77777777" w:rsidR="006E20FF" w:rsidRPr="006E20FF" w:rsidRDefault="006E20FF" w:rsidP="006E20FF">
            <w:pPr>
              <w:autoSpaceDE w:val="0"/>
              <w:autoSpaceDN w:val="0"/>
              <w:adjustRightInd w:val="0"/>
              <w:spacing w:after="0" w:line="320" w:lineRule="atLeast"/>
              <w:ind w:left="60" w:right="60"/>
              <w:jc w:val="center"/>
              <w:rPr>
                <w:rFonts w:ascii="Arial" w:hAnsi="Arial" w:cs="Arial"/>
                <w:color w:val="264A60"/>
                <w:sz w:val="18"/>
                <w:szCs w:val="18"/>
              </w:rPr>
            </w:pPr>
            <w:r w:rsidRPr="006E20FF">
              <w:rPr>
                <w:rFonts w:ascii="Arial" w:hAnsi="Arial" w:cs="Arial"/>
                <w:color w:val="264A60"/>
                <w:sz w:val="18"/>
                <w:szCs w:val="18"/>
              </w:rPr>
              <w:t>Valid Percent</w:t>
            </w:r>
          </w:p>
        </w:tc>
        <w:tc>
          <w:tcPr>
            <w:tcW w:w="1475" w:type="dxa"/>
            <w:tcBorders>
              <w:top w:val="nil"/>
              <w:left w:val="single" w:sz="8" w:space="0" w:color="E0E0E0"/>
              <w:bottom w:val="single" w:sz="8" w:space="0" w:color="152935"/>
              <w:right w:val="single" w:sz="4" w:space="0" w:color="auto"/>
            </w:tcBorders>
            <w:shd w:val="clear" w:color="auto" w:fill="FFFFFF"/>
            <w:vAlign w:val="bottom"/>
          </w:tcPr>
          <w:p w14:paraId="7C9B5A6B" w14:textId="77777777" w:rsidR="006E20FF" w:rsidRPr="006E20FF" w:rsidRDefault="006E20FF" w:rsidP="006E20FF">
            <w:pPr>
              <w:autoSpaceDE w:val="0"/>
              <w:autoSpaceDN w:val="0"/>
              <w:adjustRightInd w:val="0"/>
              <w:spacing w:after="0" w:line="320" w:lineRule="atLeast"/>
              <w:ind w:left="60" w:right="60"/>
              <w:jc w:val="center"/>
              <w:rPr>
                <w:rFonts w:ascii="Arial" w:hAnsi="Arial" w:cs="Arial"/>
                <w:color w:val="264A60"/>
                <w:sz w:val="18"/>
                <w:szCs w:val="18"/>
              </w:rPr>
            </w:pPr>
            <w:r w:rsidRPr="006E20FF">
              <w:rPr>
                <w:rFonts w:ascii="Arial" w:hAnsi="Arial" w:cs="Arial"/>
                <w:color w:val="264A60"/>
                <w:sz w:val="18"/>
                <w:szCs w:val="18"/>
              </w:rPr>
              <w:t>Cumulative Percent</w:t>
            </w:r>
          </w:p>
        </w:tc>
      </w:tr>
      <w:tr w:rsidR="006E20FF" w:rsidRPr="006E20FF" w14:paraId="544479B5" w14:textId="77777777" w:rsidTr="006E20F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735D42A0" w14:textId="77777777" w:rsidR="006E20FF" w:rsidRPr="006E20FF" w:rsidRDefault="006E20FF" w:rsidP="006E20FF">
            <w:pPr>
              <w:autoSpaceDE w:val="0"/>
              <w:autoSpaceDN w:val="0"/>
              <w:adjustRightInd w:val="0"/>
              <w:spacing w:after="0" w:line="320" w:lineRule="atLeast"/>
              <w:ind w:left="60" w:right="60"/>
              <w:rPr>
                <w:rFonts w:ascii="Arial" w:hAnsi="Arial" w:cs="Arial"/>
                <w:color w:val="264A60"/>
                <w:sz w:val="18"/>
                <w:szCs w:val="18"/>
              </w:rPr>
            </w:pPr>
            <w:r w:rsidRPr="006E20FF">
              <w:rPr>
                <w:rFonts w:ascii="Arial" w:hAnsi="Arial" w:cs="Arial"/>
                <w:color w:val="264A60"/>
                <w:sz w:val="18"/>
                <w:szCs w:val="18"/>
              </w:rPr>
              <w:t>Valid</w:t>
            </w:r>
          </w:p>
        </w:tc>
        <w:tc>
          <w:tcPr>
            <w:tcW w:w="1921" w:type="dxa"/>
            <w:tcBorders>
              <w:top w:val="single" w:sz="8" w:space="0" w:color="152935"/>
              <w:left w:val="nil"/>
              <w:bottom w:val="single" w:sz="4" w:space="0" w:color="auto"/>
              <w:right w:val="nil"/>
            </w:tcBorders>
            <w:shd w:val="clear" w:color="auto" w:fill="E0E0E0"/>
          </w:tcPr>
          <w:p w14:paraId="5BD1F646" w14:textId="77777777" w:rsidR="006E20FF" w:rsidRPr="006E20FF" w:rsidRDefault="006E20FF" w:rsidP="006E20FF">
            <w:pPr>
              <w:autoSpaceDE w:val="0"/>
              <w:autoSpaceDN w:val="0"/>
              <w:adjustRightInd w:val="0"/>
              <w:spacing w:after="0" w:line="320" w:lineRule="atLeast"/>
              <w:ind w:left="60" w:right="60"/>
              <w:rPr>
                <w:rFonts w:ascii="Arial" w:hAnsi="Arial" w:cs="Arial"/>
                <w:color w:val="264A60"/>
                <w:sz w:val="18"/>
                <w:szCs w:val="18"/>
              </w:rPr>
            </w:pPr>
            <w:r w:rsidRPr="006E20FF">
              <w:rPr>
                <w:rFonts w:ascii="Arial" w:hAnsi="Arial" w:cs="Arial"/>
                <w:color w:val="264A60"/>
                <w:sz w:val="18"/>
                <w:szCs w:val="18"/>
              </w:rPr>
              <w:t>1 Tahun Atau Lebih</w:t>
            </w:r>
          </w:p>
        </w:tc>
        <w:tc>
          <w:tcPr>
            <w:tcW w:w="1168" w:type="dxa"/>
            <w:tcBorders>
              <w:top w:val="single" w:sz="8" w:space="0" w:color="152935"/>
              <w:left w:val="nil"/>
              <w:bottom w:val="single" w:sz="4" w:space="0" w:color="auto"/>
              <w:right w:val="single" w:sz="8" w:space="0" w:color="E0E0E0"/>
            </w:tcBorders>
            <w:shd w:val="clear" w:color="auto" w:fill="FFFFFF"/>
          </w:tcPr>
          <w:p w14:paraId="20E1C8E7" w14:textId="77777777" w:rsidR="006E20FF" w:rsidRPr="006E20FF" w:rsidRDefault="006E20FF" w:rsidP="006E20FF">
            <w:pPr>
              <w:autoSpaceDE w:val="0"/>
              <w:autoSpaceDN w:val="0"/>
              <w:adjustRightInd w:val="0"/>
              <w:spacing w:after="0" w:line="320" w:lineRule="atLeast"/>
              <w:ind w:left="60" w:right="60"/>
              <w:jc w:val="right"/>
              <w:rPr>
                <w:rFonts w:ascii="Arial" w:hAnsi="Arial" w:cs="Arial"/>
                <w:color w:val="010205"/>
                <w:sz w:val="18"/>
                <w:szCs w:val="18"/>
              </w:rPr>
            </w:pPr>
            <w:r w:rsidRPr="006E20FF">
              <w:rPr>
                <w:rFonts w:ascii="Arial" w:hAnsi="Arial" w:cs="Arial"/>
                <w:color w:val="010205"/>
                <w:sz w:val="18"/>
                <w:szCs w:val="18"/>
              </w:rPr>
              <w:t>33</w:t>
            </w:r>
          </w:p>
        </w:tc>
        <w:tc>
          <w:tcPr>
            <w:tcW w:w="1029" w:type="dxa"/>
            <w:tcBorders>
              <w:top w:val="single" w:sz="8" w:space="0" w:color="152935"/>
              <w:left w:val="single" w:sz="8" w:space="0" w:color="E0E0E0"/>
              <w:bottom w:val="single" w:sz="4" w:space="0" w:color="auto"/>
              <w:right w:val="single" w:sz="8" w:space="0" w:color="E0E0E0"/>
            </w:tcBorders>
            <w:shd w:val="clear" w:color="auto" w:fill="FFFFFF"/>
          </w:tcPr>
          <w:p w14:paraId="10E507DC" w14:textId="77777777" w:rsidR="006E20FF" w:rsidRPr="006E20FF" w:rsidRDefault="006E20FF" w:rsidP="006E20FF">
            <w:pPr>
              <w:autoSpaceDE w:val="0"/>
              <w:autoSpaceDN w:val="0"/>
              <w:adjustRightInd w:val="0"/>
              <w:spacing w:after="0" w:line="320" w:lineRule="atLeast"/>
              <w:ind w:left="60" w:right="60"/>
              <w:jc w:val="right"/>
              <w:rPr>
                <w:rFonts w:ascii="Arial" w:hAnsi="Arial" w:cs="Arial"/>
                <w:color w:val="010205"/>
                <w:sz w:val="18"/>
                <w:szCs w:val="18"/>
              </w:rPr>
            </w:pPr>
            <w:r w:rsidRPr="006E20FF">
              <w:rPr>
                <w:rFonts w:ascii="Arial" w:hAnsi="Arial" w:cs="Arial"/>
                <w:color w:val="010205"/>
                <w:sz w:val="18"/>
                <w:szCs w:val="18"/>
              </w:rPr>
              <w:t>100.0</w:t>
            </w:r>
          </w:p>
        </w:tc>
        <w:tc>
          <w:tcPr>
            <w:tcW w:w="1398" w:type="dxa"/>
            <w:tcBorders>
              <w:top w:val="single" w:sz="8" w:space="0" w:color="152935"/>
              <w:left w:val="single" w:sz="8" w:space="0" w:color="E0E0E0"/>
              <w:bottom w:val="single" w:sz="4" w:space="0" w:color="auto"/>
              <w:right w:val="single" w:sz="8" w:space="0" w:color="E0E0E0"/>
            </w:tcBorders>
            <w:shd w:val="clear" w:color="auto" w:fill="FFFFFF"/>
          </w:tcPr>
          <w:p w14:paraId="3D6B3067" w14:textId="77777777" w:rsidR="006E20FF" w:rsidRPr="006E20FF" w:rsidRDefault="006E20FF" w:rsidP="006E20FF">
            <w:pPr>
              <w:autoSpaceDE w:val="0"/>
              <w:autoSpaceDN w:val="0"/>
              <w:adjustRightInd w:val="0"/>
              <w:spacing w:after="0" w:line="320" w:lineRule="atLeast"/>
              <w:ind w:left="60" w:right="60"/>
              <w:jc w:val="right"/>
              <w:rPr>
                <w:rFonts w:ascii="Arial" w:hAnsi="Arial" w:cs="Arial"/>
                <w:color w:val="010205"/>
                <w:sz w:val="18"/>
                <w:szCs w:val="18"/>
              </w:rPr>
            </w:pPr>
            <w:r w:rsidRPr="006E20FF">
              <w:rPr>
                <w:rFonts w:ascii="Arial" w:hAnsi="Arial" w:cs="Arial"/>
                <w:color w:val="010205"/>
                <w:sz w:val="18"/>
                <w:szCs w:val="18"/>
              </w:rPr>
              <w:t>100.0</w:t>
            </w:r>
          </w:p>
        </w:tc>
        <w:tc>
          <w:tcPr>
            <w:tcW w:w="1475" w:type="dxa"/>
            <w:tcBorders>
              <w:top w:val="single" w:sz="8" w:space="0" w:color="152935"/>
              <w:left w:val="single" w:sz="8" w:space="0" w:color="E0E0E0"/>
              <w:bottom w:val="single" w:sz="4" w:space="0" w:color="auto"/>
              <w:right w:val="single" w:sz="4" w:space="0" w:color="auto"/>
            </w:tcBorders>
            <w:shd w:val="clear" w:color="auto" w:fill="FFFFFF"/>
          </w:tcPr>
          <w:p w14:paraId="542CC312" w14:textId="77777777" w:rsidR="006E20FF" w:rsidRPr="006E20FF" w:rsidRDefault="006E20FF" w:rsidP="006E20FF">
            <w:pPr>
              <w:autoSpaceDE w:val="0"/>
              <w:autoSpaceDN w:val="0"/>
              <w:adjustRightInd w:val="0"/>
              <w:spacing w:after="0" w:line="320" w:lineRule="atLeast"/>
              <w:ind w:left="60" w:right="60"/>
              <w:jc w:val="right"/>
              <w:rPr>
                <w:rFonts w:ascii="Arial" w:hAnsi="Arial" w:cs="Arial"/>
                <w:color w:val="010205"/>
                <w:sz w:val="18"/>
                <w:szCs w:val="18"/>
              </w:rPr>
            </w:pPr>
            <w:r w:rsidRPr="006E20FF">
              <w:rPr>
                <w:rFonts w:ascii="Arial" w:hAnsi="Arial" w:cs="Arial"/>
                <w:color w:val="010205"/>
                <w:sz w:val="18"/>
                <w:szCs w:val="18"/>
              </w:rPr>
              <w:t>100.0</w:t>
            </w:r>
          </w:p>
        </w:tc>
      </w:tr>
    </w:tbl>
    <w:p w14:paraId="61FDEB5F" w14:textId="77777777" w:rsidR="006E20FF" w:rsidRPr="006E20FF" w:rsidRDefault="006E20FF" w:rsidP="006E20FF">
      <w:pPr>
        <w:autoSpaceDE w:val="0"/>
        <w:autoSpaceDN w:val="0"/>
        <w:adjustRightInd w:val="0"/>
        <w:spacing w:after="0" w:line="400" w:lineRule="atLeast"/>
        <w:rPr>
          <w:rFonts w:ascii="Times New Roman" w:hAnsi="Times New Roman" w:cs="Times New Roman"/>
          <w:sz w:val="24"/>
          <w:szCs w:val="24"/>
        </w:rPr>
      </w:pPr>
    </w:p>
    <w:p w14:paraId="272ECB3E" w14:textId="77777777" w:rsidR="00092C77" w:rsidRDefault="00AE5391" w:rsidP="00092C77">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4.5 menunjukan rentang data penggunaan komputer atau internet dari ke-33 responden dimana rentang ini terbagi dalam 4 </w:t>
      </w:r>
      <w:r w:rsidR="00092C77">
        <w:rPr>
          <w:rFonts w:ascii="Times New Roman" w:hAnsi="Times New Roman" w:cs="Times New Roman"/>
          <w:sz w:val="24"/>
          <w:szCs w:val="24"/>
        </w:rPr>
        <w:t xml:space="preserve">kategori </w:t>
      </w:r>
      <w:proofErr w:type="gramStart"/>
      <w:r w:rsidR="00092C77">
        <w:rPr>
          <w:rFonts w:ascii="Times New Roman" w:hAnsi="Times New Roman" w:cs="Times New Roman"/>
          <w:sz w:val="24"/>
          <w:szCs w:val="24"/>
        </w:rPr>
        <w:t>yaitu :</w:t>
      </w:r>
      <w:proofErr w:type="gramEnd"/>
    </w:p>
    <w:p w14:paraId="03172FB1" w14:textId="2334D348" w:rsidR="00092C77" w:rsidRPr="00092C77" w:rsidRDefault="00092C77" w:rsidP="00092C77">
      <w:pPr>
        <w:pStyle w:val="ListParagraph"/>
        <w:numPr>
          <w:ilvl w:val="0"/>
          <w:numId w:val="45"/>
        </w:numPr>
        <w:shd w:val="clear" w:color="auto" w:fill="FFFFFF"/>
        <w:spacing w:after="0" w:line="360" w:lineRule="auto"/>
        <w:jc w:val="both"/>
        <w:rPr>
          <w:rFonts w:ascii="Times New Roman" w:eastAsia="Times New Roman" w:hAnsi="Times New Roman" w:cs="Times New Roman"/>
          <w:sz w:val="24"/>
          <w:szCs w:val="24"/>
        </w:rPr>
      </w:pPr>
      <w:r w:rsidRPr="00092C77">
        <w:rPr>
          <w:rFonts w:ascii="Times New Roman" w:eastAsia="Times New Roman" w:hAnsi="Times New Roman" w:cs="Times New Roman"/>
          <w:spacing w:val="3"/>
          <w:sz w:val="24"/>
          <w:szCs w:val="24"/>
        </w:rPr>
        <w:t>Tidak pernah menggunakan</w:t>
      </w:r>
    </w:p>
    <w:p w14:paraId="2B8D44C3" w14:textId="54782C14" w:rsidR="00092C77" w:rsidRPr="00092C77" w:rsidRDefault="00092C77" w:rsidP="00092C77">
      <w:pPr>
        <w:pStyle w:val="ListParagraph"/>
        <w:numPr>
          <w:ilvl w:val="0"/>
          <w:numId w:val="45"/>
        </w:numPr>
        <w:shd w:val="clear" w:color="auto" w:fill="FFFFFF"/>
        <w:spacing w:after="0" w:line="360" w:lineRule="auto"/>
        <w:jc w:val="both"/>
        <w:rPr>
          <w:rFonts w:ascii="Times New Roman" w:eastAsia="Times New Roman" w:hAnsi="Times New Roman" w:cs="Times New Roman"/>
          <w:sz w:val="24"/>
          <w:szCs w:val="24"/>
        </w:rPr>
      </w:pPr>
      <w:r w:rsidRPr="00092C77">
        <w:rPr>
          <w:rFonts w:ascii="Times New Roman" w:eastAsia="Times New Roman" w:hAnsi="Times New Roman" w:cs="Times New Roman"/>
          <w:spacing w:val="3"/>
          <w:sz w:val="24"/>
          <w:szCs w:val="24"/>
        </w:rPr>
        <w:t>Kurang dari 6 bulan</w:t>
      </w:r>
    </w:p>
    <w:p w14:paraId="6593ADCE" w14:textId="44FD359F" w:rsidR="00092C77" w:rsidRPr="00092C77" w:rsidRDefault="00092C77" w:rsidP="00092C77">
      <w:pPr>
        <w:pStyle w:val="ListParagraph"/>
        <w:numPr>
          <w:ilvl w:val="0"/>
          <w:numId w:val="45"/>
        </w:numPr>
        <w:shd w:val="clear" w:color="auto" w:fill="FFFFFF"/>
        <w:spacing w:after="0" w:line="360" w:lineRule="auto"/>
        <w:jc w:val="both"/>
        <w:rPr>
          <w:rFonts w:ascii="Times New Roman" w:eastAsia="Times New Roman" w:hAnsi="Times New Roman" w:cs="Times New Roman"/>
          <w:sz w:val="24"/>
          <w:szCs w:val="24"/>
        </w:rPr>
      </w:pPr>
      <w:r w:rsidRPr="00092C77">
        <w:rPr>
          <w:rFonts w:ascii="Times New Roman" w:eastAsia="Times New Roman" w:hAnsi="Times New Roman" w:cs="Times New Roman"/>
          <w:spacing w:val="3"/>
          <w:sz w:val="24"/>
          <w:szCs w:val="24"/>
        </w:rPr>
        <w:t>6 sampai 12 bulan</w:t>
      </w:r>
    </w:p>
    <w:p w14:paraId="6D7F94D2" w14:textId="73ABFB51" w:rsidR="00092C77" w:rsidRPr="00092C77" w:rsidRDefault="00092C77" w:rsidP="00092C77">
      <w:pPr>
        <w:pStyle w:val="ListParagraph"/>
        <w:numPr>
          <w:ilvl w:val="0"/>
          <w:numId w:val="45"/>
        </w:numPr>
        <w:shd w:val="clear" w:color="auto" w:fill="FFFFFF"/>
        <w:spacing w:after="0" w:line="360" w:lineRule="auto"/>
        <w:jc w:val="both"/>
        <w:rPr>
          <w:rFonts w:ascii="Times New Roman" w:eastAsia="Times New Roman" w:hAnsi="Times New Roman" w:cs="Times New Roman"/>
          <w:sz w:val="24"/>
          <w:szCs w:val="24"/>
        </w:rPr>
      </w:pPr>
      <w:r w:rsidRPr="00092C77">
        <w:rPr>
          <w:rFonts w:ascii="Times New Roman" w:eastAsia="Times New Roman" w:hAnsi="Times New Roman" w:cs="Times New Roman"/>
          <w:spacing w:val="3"/>
          <w:sz w:val="24"/>
          <w:szCs w:val="24"/>
        </w:rPr>
        <w:t>1 tahun atau lebih</w:t>
      </w:r>
    </w:p>
    <w:p w14:paraId="51B03267" w14:textId="77777777" w:rsidR="00092C77" w:rsidRDefault="00092C77" w:rsidP="00AE5391">
      <w:pPr>
        <w:autoSpaceDE w:val="0"/>
        <w:autoSpaceDN w:val="0"/>
        <w:adjustRightInd w:val="0"/>
        <w:spacing w:after="0" w:line="400" w:lineRule="atLeast"/>
        <w:ind w:firstLine="720"/>
        <w:jc w:val="both"/>
        <w:rPr>
          <w:rFonts w:ascii="Times New Roman" w:hAnsi="Times New Roman" w:cs="Times New Roman"/>
          <w:sz w:val="24"/>
          <w:szCs w:val="24"/>
        </w:rPr>
      </w:pPr>
    </w:p>
    <w:p w14:paraId="677E1DB5" w14:textId="6C91D9A6" w:rsidR="00AE5391" w:rsidRDefault="00092C77" w:rsidP="00AE5391">
      <w:pPr>
        <w:autoSpaceDE w:val="0"/>
        <w:autoSpaceDN w:val="0"/>
        <w:adjustRightInd w:val="0"/>
        <w:spacing w:after="0" w:line="400" w:lineRule="atLeast"/>
        <w:ind w:firstLine="720"/>
        <w:jc w:val="both"/>
        <w:rPr>
          <w:rFonts w:ascii="Times New Roman" w:hAnsi="Times New Roman" w:cs="Times New Roman"/>
          <w:sz w:val="24"/>
          <w:szCs w:val="24"/>
        </w:rPr>
      </w:pPr>
      <w:r>
        <w:rPr>
          <w:rFonts w:ascii="Times New Roman" w:hAnsi="Times New Roman" w:cs="Times New Roman"/>
          <w:sz w:val="24"/>
          <w:szCs w:val="24"/>
        </w:rPr>
        <w:t xml:space="preserve">Dari ke-4 kategori tersebut dapat dilihat pada tabel 4.5 </w:t>
      </w:r>
      <w:r w:rsidR="00AE5391">
        <w:rPr>
          <w:rFonts w:ascii="Times New Roman" w:hAnsi="Times New Roman" w:cs="Times New Roman"/>
          <w:sz w:val="24"/>
          <w:szCs w:val="24"/>
        </w:rPr>
        <w:t xml:space="preserve">bahwa </w:t>
      </w:r>
      <w:r>
        <w:rPr>
          <w:rFonts w:ascii="Times New Roman" w:hAnsi="Times New Roman" w:cs="Times New Roman"/>
          <w:sz w:val="24"/>
          <w:szCs w:val="24"/>
        </w:rPr>
        <w:t xml:space="preserve">ke-33 </w:t>
      </w:r>
      <w:r w:rsidR="00AE5391">
        <w:rPr>
          <w:rFonts w:ascii="Times New Roman" w:hAnsi="Times New Roman" w:cs="Times New Roman"/>
          <w:sz w:val="24"/>
          <w:szCs w:val="24"/>
        </w:rPr>
        <w:t xml:space="preserve">responden </w:t>
      </w:r>
      <w:r>
        <w:rPr>
          <w:rFonts w:ascii="Times New Roman" w:hAnsi="Times New Roman" w:cs="Times New Roman"/>
          <w:sz w:val="24"/>
          <w:szCs w:val="24"/>
        </w:rPr>
        <w:t>telah menggunakan computer atau internet selama 1 tahun atau lebih</w:t>
      </w:r>
      <w:r w:rsidR="00AE5391">
        <w:rPr>
          <w:rFonts w:ascii="Times New Roman" w:hAnsi="Times New Roman" w:cs="Times New Roman"/>
          <w:sz w:val="24"/>
          <w:szCs w:val="24"/>
        </w:rPr>
        <w:t>.</w:t>
      </w:r>
    </w:p>
    <w:p w14:paraId="21D88D9B" w14:textId="77777777" w:rsidR="006E20FF" w:rsidRPr="00FF5B77" w:rsidRDefault="006E20FF" w:rsidP="00FF5B77">
      <w:pPr>
        <w:autoSpaceDE w:val="0"/>
        <w:autoSpaceDN w:val="0"/>
        <w:adjustRightInd w:val="0"/>
        <w:spacing w:after="0" w:line="400" w:lineRule="atLeast"/>
        <w:rPr>
          <w:rFonts w:ascii="Times New Roman" w:hAnsi="Times New Roman" w:cs="Times New Roman"/>
          <w:sz w:val="24"/>
          <w:szCs w:val="24"/>
        </w:rPr>
      </w:pPr>
    </w:p>
    <w:p w14:paraId="5AAE723A" w14:textId="6AE300FF" w:rsidR="008B24F2" w:rsidRDefault="00C330E3" w:rsidP="00C330E3">
      <w:pPr>
        <w:pStyle w:val="ListParagraph"/>
        <w:spacing w:after="0" w:line="360" w:lineRule="auto"/>
        <w:ind w:left="0"/>
        <w:jc w:val="center"/>
        <w:outlineLvl w:val="1"/>
        <w:rPr>
          <w:rFonts w:ascii="Times New Roman" w:hAnsi="Times New Roman" w:cs="Times New Roman"/>
          <w:sz w:val="24"/>
          <w:szCs w:val="24"/>
        </w:rPr>
      </w:pPr>
      <w:commentRangeStart w:id="231"/>
      <w:r w:rsidRPr="001E5CC0">
        <w:rPr>
          <w:rFonts w:ascii="Times New Roman" w:hAnsi="Times New Roman" w:cs="Times New Roman"/>
          <w:noProof/>
          <w:sz w:val="24"/>
          <w:szCs w:val="24"/>
          <w:bdr w:val="single" w:sz="12" w:space="0" w:color="auto"/>
        </w:rPr>
        <w:drawing>
          <wp:inline distT="0" distB="0" distL="0" distR="0" wp14:anchorId="612659E7" wp14:editId="64B2F303">
            <wp:extent cx="5000081" cy="406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9129" cy="4068148"/>
                    </a:xfrm>
                    <a:prstGeom prst="rect">
                      <a:avLst/>
                    </a:prstGeom>
                  </pic:spPr>
                </pic:pic>
              </a:graphicData>
            </a:graphic>
          </wp:inline>
        </w:drawing>
      </w:r>
      <w:commentRangeEnd w:id="231"/>
      <w:r w:rsidR="003D0D93">
        <w:rPr>
          <w:rStyle w:val="CommentReference"/>
        </w:rPr>
        <w:commentReference w:id="231"/>
      </w:r>
    </w:p>
    <w:p w14:paraId="5EE83986" w14:textId="793F80AA" w:rsidR="001E5CC0" w:rsidRPr="001E5CC0" w:rsidRDefault="008F3FE6" w:rsidP="001E5CC0">
      <w:pPr>
        <w:pStyle w:val="ListParagraph"/>
        <w:spacing w:after="0" w:line="360" w:lineRule="auto"/>
        <w:ind w:left="0"/>
        <w:jc w:val="center"/>
        <w:outlineLvl w:val="1"/>
        <w:rPr>
          <w:rFonts w:ascii="Times New Roman" w:hAnsi="Times New Roman" w:cs="Times New Roman"/>
          <w:b/>
          <w:sz w:val="24"/>
          <w:szCs w:val="24"/>
        </w:rPr>
      </w:pPr>
      <w:r w:rsidRPr="00D01B89">
        <w:rPr>
          <w:rFonts w:ascii="Times New Roman" w:hAnsi="Times New Roman" w:cs="Times New Roman"/>
          <w:b/>
          <w:sz w:val="24"/>
          <w:szCs w:val="24"/>
        </w:rPr>
        <w:t>Gambar 4.15</w:t>
      </w:r>
      <w:r w:rsidR="00D01B89" w:rsidRPr="00D01B89">
        <w:rPr>
          <w:rFonts w:ascii="Times New Roman" w:hAnsi="Times New Roman" w:cs="Times New Roman"/>
          <w:b/>
          <w:sz w:val="24"/>
          <w:szCs w:val="24"/>
        </w:rPr>
        <w:t xml:space="preserve"> Proses Menghubungi Responden Melalui Grup Line</w:t>
      </w:r>
    </w:p>
    <w:p w14:paraId="64931B6B" w14:textId="37DBD986" w:rsidR="00C330E3" w:rsidRDefault="00D01B89" w:rsidP="001E5CC0">
      <w:pPr>
        <w:pStyle w:val="ListParagraph"/>
        <w:spacing w:after="0" w:line="360" w:lineRule="auto"/>
        <w:ind w:left="0" w:firstLine="720"/>
        <w:outlineLvl w:val="1"/>
        <w:rPr>
          <w:rFonts w:ascii="Times New Roman" w:hAnsi="Times New Roman" w:cs="Times New Roman"/>
          <w:sz w:val="24"/>
          <w:szCs w:val="24"/>
        </w:rPr>
      </w:pPr>
      <w:r>
        <w:rPr>
          <w:rFonts w:ascii="Times New Roman" w:hAnsi="Times New Roman" w:cs="Times New Roman"/>
          <w:sz w:val="24"/>
          <w:szCs w:val="24"/>
        </w:rPr>
        <w:t>Pada Gambar 4.15 menunjukan proses menghubungi responden melalui beberapa grup pada aplikasi line, yang bertujuan untuk mendapatkan responden sebanyak banyaknya</w:t>
      </w:r>
      <w:r w:rsidR="001E5CC0">
        <w:rPr>
          <w:rFonts w:ascii="Times New Roman" w:hAnsi="Times New Roman" w:cs="Times New Roman"/>
          <w:sz w:val="24"/>
          <w:szCs w:val="24"/>
        </w:rPr>
        <w:t xml:space="preserve"> dalam pengujian dan evaluasi sistem.</w:t>
      </w:r>
    </w:p>
    <w:p w14:paraId="657152D0" w14:textId="3987D7F8" w:rsidR="00C330E3" w:rsidRDefault="00C330E3" w:rsidP="00C330E3">
      <w:pPr>
        <w:pStyle w:val="ListParagraph"/>
        <w:spacing w:after="0" w:line="360" w:lineRule="auto"/>
        <w:ind w:left="0"/>
        <w:jc w:val="center"/>
        <w:outlineLvl w:val="1"/>
        <w:rPr>
          <w:rFonts w:ascii="Times New Roman" w:hAnsi="Times New Roman" w:cs="Times New Roman"/>
          <w:sz w:val="24"/>
          <w:szCs w:val="24"/>
        </w:rPr>
      </w:pPr>
    </w:p>
    <w:p w14:paraId="2B751AAA" w14:textId="02D38E21" w:rsidR="00AC2381" w:rsidRDefault="00C330E3" w:rsidP="00C330E3">
      <w:pPr>
        <w:pStyle w:val="ListParagraph"/>
        <w:spacing w:after="0" w:line="360" w:lineRule="auto"/>
        <w:ind w:left="0"/>
        <w:jc w:val="center"/>
        <w:outlineLvl w:val="1"/>
        <w:rPr>
          <w:rFonts w:ascii="Times New Roman" w:hAnsi="Times New Roman" w:cs="Times New Roman"/>
          <w:sz w:val="24"/>
          <w:szCs w:val="24"/>
        </w:rPr>
      </w:pPr>
      <w:commentRangeStart w:id="232"/>
      <w:r w:rsidRPr="001E5CC0">
        <w:rPr>
          <w:rFonts w:ascii="Times New Roman" w:hAnsi="Times New Roman" w:cs="Times New Roman"/>
          <w:noProof/>
          <w:sz w:val="24"/>
          <w:szCs w:val="24"/>
          <w:bdr w:val="single" w:sz="12" w:space="0" w:color="auto"/>
        </w:rPr>
        <w:lastRenderedPageBreak/>
        <w:drawing>
          <wp:inline distT="0" distB="0" distL="0" distR="0" wp14:anchorId="18C8CC88" wp14:editId="4ED3E8D5">
            <wp:extent cx="4950122" cy="40608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6177" cy="4073971"/>
                    </a:xfrm>
                    <a:prstGeom prst="rect">
                      <a:avLst/>
                    </a:prstGeom>
                  </pic:spPr>
                </pic:pic>
              </a:graphicData>
            </a:graphic>
          </wp:inline>
        </w:drawing>
      </w:r>
      <w:commentRangeEnd w:id="232"/>
      <w:r w:rsidR="003D0D93">
        <w:rPr>
          <w:rStyle w:val="CommentReference"/>
        </w:rPr>
        <w:commentReference w:id="232"/>
      </w:r>
    </w:p>
    <w:p w14:paraId="298BB9C5" w14:textId="4ADC5286" w:rsidR="001E5CC0" w:rsidRPr="001E5CC0" w:rsidRDefault="008F3FE6" w:rsidP="001E5CC0">
      <w:pPr>
        <w:pStyle w:val="ListParagraph"/>
        <w:spacing w:after="0" w:line="360" w:lineRule="auto"/>
        <w:ind w:left="0"/>
        <w:jc w:val="center"/>
        <w:outlineLvl w:val="1"/>
        <w:rPr>
          <w:rFonts w:ascii="Times New Roman" w:hAnsi="Times New Roman" w:cs="Times New Roman"/>
          <w:b/>
          <w:sz w:val="24"/>
          <w:szCs w:val="24"/>
        </w:rPr>
      </w:pPr>
      <w:r w:rsidRPr="00D01B89">
        <w:rPr>
          <w:rFonts w:ascii="Times New Roman" w:hAnsi="Times New Roman" w:cs="Times New Roman"/>
          <w:b/>
          <w:sz w:val="24"/>
          <w:szCs w:val="24"/>
        </w:rPr>
        <w:t>Gambar 4.16</w:t>
      </w:r>
      <w:r w:rsidR="00D01B89" w:rsidRPr="00D01B89">
        <w:rPr>
          <w:rFonts w:ascii="Times New Roman" w:hAnsi="Times New Roman" w:cs="Times New Roman"/>
          <w:b/>
          <w:sz w:val="24"/>
          <w:szCs w:val="24"/>
        </w:rPr>
        <w:t xml:space="preserve"> Proses Menghubungi Responden Melalui </w:t>
      </w:r>
      <w:r w:rsidR="00D01B89" w:rsidRPr="001E5CC0">
        <w:rPr>
          <w:rFonts w:ascii="Times New Roman" w:hAnsi="Times New Roman" w:cs="Times New Roman"/>
          <w:b/>
          <w:i/>
          <w:sz w:val="24"/>
          <w:szCs w:val="24"/>
        </w:rPr>
        <w:t>Personal Chat</w:t>
      </w:r>
      <w:r w:rsidR="00D01B89" w:rsidRPr="00D01B89">
        <w:rPr>
          <w:rFonts w:ascii="Times New Roman" w:hAnsi="Times New Roman" w:cs="Times New Roman"/>
          <w:b/>
          <w:sz w:val="24"/>
          <w:szCs w:val="24"/>
        </w:rPr>
        <w:t xml:space="preserve"> Line</w:t>
      </w:r>
    </w:p>
    <w:p w14:paraId="720E79B1" w14:textId="6A591FC3" w:rsidR="001E5CC0" w:rsidRDefault="001E5CC0" w:rsidP="001E5CC0">
      <w:pPr>
        <w:pStyle w:val="ListParagraph"/>
        <w:spacing w:after="0" w:line="360" w:lineRule="auto"/>
        <w:ind w:left="0" w:firstLine="720"/>
        <w:outlineLvl w:val="1"/>
        <w:rPr>
          <w:rFonts w:ascii="Times New Roman" w:hAnsi="Times New Roman" w:cs="Times New Roman"/>
          <w:sz w:val="24"/>
          <w:szCs w:val="24"/>
        </w:rPr>
      </w:pPr>
      <w:r>
        <w:rPr>
          <w:rFonts w:ascii="Times New Roman" w:hAnsi="Times New Roman" w:cs="Times New Roman"/>
          <w:sz w:val="24"/>
          <w:szCs w:val="24"/>
        </w:rPr>
        <w:t xml:space="preserve">Pada Gambar 4.16 menunjukan proses menghubungi responden melalui </w:t>
      </w:r>
      <w:r w:rsidRPr="001E5CC0">
        <w:rPr>
          <w:rFonts w:ascii="Times New Roman" w:hAnsi="Times New Roman" w:cs="Times New Roman"/>
          <w:i/>
          <w:sz w:val="24"/>
          <w:szCs w:val="24"/>
        </w:rPr>
        <w:t>personal chat</w:t>
      </w:r>
      <w:r>
        <w:rPr>
          <w:rFonts w:ascii="Times New Roman" w:hAnsi="Times New Roman" w:cs="Times New Roman"/>
          <w:sz w:val="24"/>
          <w:szCs w:val="24"/>
        </w:rPr>
        <w:t xml:space="preserve"> pada aplikasi line, yang bertujuan untuk mendapatkan responden sebanyak banyaknya dalam pengujian dan evaluasi sistem.</w:t>
      </w:r>
    </w:p>
    <w:p w14:paraId="518CFBFA" w14:textId="77777777" w:rsidR="00AC2381" w:rsidRPr="00AC2381" w:rsidRDefault="00AC2381" w:rsidP="00AC2381"/>
    <w:p w14:paraId="591EC79B" w14:textId="77777777" w:rsidR="00AC2381" w:rsidRPr="00AC2381" w:rsidRDefault="00AC2381" w:rsidP="00AC2381"/>
    <w:p w14:paraId="7D6064CB" w14:textId="77777777" w:rsidR="00AC2381" w:rsidRPr="00AC2381" w:rsidRDefault="00AC2381" w:rsidP="00AC2381"/>
    <w:p w14:paraId="2002DA21" w14:textId="77777777" w:rsidR="00AC2381" w:rsidRPr="00AC2381" w:rsidRDefault="00AC2381" w:rsidP="00AC2381"/>
    <w:p w14:paraId="01E1A8BA" w14:textId="774893BE" w:rsidR="00AC2381" w:rsidRDefault="00AC2381" w:rsidP="00AC2381"/>
    <w:p w14:paraId="3658E985" w14:textId="2BE64257" w:rsidR="00C330E3" w:rsidRPr="00AC2381" w:rsidRDefault="00AC2381" w:rsidP="00AC2381">
      <w:pPr>
        <w:tabs>
          <w:tab w:val="left" w:pos="3227"/>
        </w:tabs>
      </w:pPr>
      <w:r>
        <w:tab/>
      </w:r>
    </w:p>
    <w:p w14:paraId="682AF5AE" w14:textId="03261B22" w:rsidR="00711520" w:rsidRDefault="00800A33" w:rsidP="00711520">
      <w:pPr>
        <w:spacing w:after="0" w:line="360" w:lineRule="auto"/>
        <w:jc w:val="center"/>
        <w:outlineLvl w:val="1"/>
        <w:rPr>
          <w:rFonts w:ascii="Times New Roman" w:hAnsi="Times New Roman" w:cs="Times New Roman"/>
          <w:b/>
          <w:noProof/>
          <w:sz w:val="24"/>
          <w:szCs w:val="24"/>
        </w:rPr>
      </w:pPr>
      <w:bookmarkStart w:id="233" w:name="_Toc40930941"/>
      <w:r w:rsidRPr="001E5CC0">
        <w:rPr>
          <w:rFonts w:ascii="Times New Roman" w:hAnsi="Times New Roman" w:cs="Times New Roman"/>
          <w:b/>
          <w:noProof/>
          <w:sz w:val="24"/>
          <w:szCs w:val="24"/>
          <w:bdr w:val="single" w:sz="12" w:space="0" w:color="auto"/>
        </w:rPr>
        <w:lastRenderedPageBreak/>
        <w:drawing>
          <wp:inline distT="0" distB="0" distL="0" distR="0" wp14:anchorId="25787688" wp14:editId="4A6BD08F">
            <wp:extent cx="5039995" cy="5250815"/>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5250815"/>
                    </a:xfrm>
                    <a:prstGeom prst="rect">
                      <a:avLst/>
                    </a:prstGeom>
                  </pic:spPr>
                </pic:pic>
              </a:graphicData>
            </a:graphic>
          </wp:inline>
        </w:drawing>
      </w:r>
      <w:bookmarkStart w:id="234" w:name="_Toc40930942"/>
      <w:bookmarkEnd w:id="233"/>
      <w:r w:rsidR="008F3FE6">
        <w:rPr>
          <w:rFonts w:ascii="Times New Roman" w:hAnsi="Times New Roman" w:cs="Times New Roman"/>
          <w:b/>
          <w:noProof/>
          <w:sz w:val="24"/>
          <w:szCs w:val="24"/>
        </w:rPr>
        <w:t>Gambar 4.17</w:t>
      </w:r>
      <w:r w:rsidR="00711520">
        <w:rPr>
          <w:rFonts w:ascii="Times New Roman" w:hAnsi="Times New Roman" w:cs="Times New Roman"/>
          <w:b/>
          <w:noProof/>
          <w:sz w:val="24"/>
          <w:szCs w:val="24"/>
        </w:rPr>
        <w:t xml:space="preserve"> Proses Training Menggunakan Video</w:t>
      </w:r>
      <w:bookmarkEnd w:id="234"/>
    </w:p>
    <w:p w14:paraId="7B0E9A30" w14:textId="244723A7" w:rsidR="00881E31" w:rsidRPr="00881E31" w:rsidRDefault="00881E31" w:rsidP="00992A98">
      <w:pPr>
        <w:spacing w:after="0" w:line="360" w:lineRule="auto"/>
        <w:jc w:val="both"/>
        <w:outlineLvl w:val="1"/>
        <w:rPr>
          <w:rFonts w:ascii="Times New Roman" w:hAnsi="Times New Roman" w:cs="Times New Roman"/>
          <w:noProof/>
          <w:sz w:val="24"/>
          <w:szCs w:val="24"/>
        </w:rPr>
      </w:pPr>
      <w:r>
        <w:rPr>
          <w:rFonts w:ascii="Times New Roman" w:hAnsi="Times New Roman" w:cs="Times New Roman"/>
          <w:b/>
          <w:noProof/>
          <w:sz w:val="24"/>
          <w:szCs w:val="24"/>
        </w:rPr>
        <w:tab/>
      </w:r>
      <w:bookmarkStart w:id="235" w:name="_Toc40930943"/>
      <w:r w:rsidR="00F82639">
        <w:rPr>
          <w:rFonts w:ascii="Times New Roman" w:hAnsi="Times New Roman" w:cs="Times New Roman"/>
          <w:noProof/>
          <w:sz w:val="24"/>
          <w:szCs w:val="24"/>
        </w:rPr>
        <w:t>P</w:t>
      </w:r>
      <w:r w:rsidR="008F3FE6">
        <w:rPr>
          <w:rFonts w:ascii="Times New Roman" w:hAnsi="Times New Roman" w:cs="Times New Roman"/>
          <w:noProof/>
          <w:sz w:val="24"/>
          <w:szCs w:val="24"/>
        </w:rPr>
        <w:t>ada Gambar 4.17</w:t>
      </w:r>
      <w:r>
        <w:rPr>
          <w:rFonts w:ascii="Times New Roman" w:hAnsi="Times New Roman" w:cs="Times New Roman"/>
          <w:noProof/>
          <w:sz w:val="24"/>
          <w:szCs w:val="24"/>
        </w:rPr>
        <w:t xml:space="preserve"> menunjukan proses training kepada peserta testing yang dilakukan melalui video yang diupload ke youtube, pada traning akan dijelaskan mengenai cara mengakses sistem, proses pengisian kuesioner, proses pemberian nilai ekspetasi, proses pengerjaan tugas </w:t>
      </w:r>
      <w:r w:rsidRPr="00881E31">
        <w:rPr>
          <w:rFonts w:ascii="Times New Roman" w:hAnsi="Times New Roman" w:cs="Times New Roman"/>
          <w:i/>
          <w:noProof/>
          <w:sz w:val="24"/>
          <w:szCs w:val="24"/>
        </w:rPr>
        <w:t>browsing</w:t>
      </w:r>
      <w:r>
        <w:rPr>
          <w:rFonts w:ascii="Times New Roman" w:hAnsi="Times New Roman" w:cs="Times New Roman"/>
          <w:i/>
          <w:noProof/>
          <w:sz w:val="24"/>
          <w:szCs w:val="24"/>
        </w:rPr>
        <w:t xml:space="preserve">, </w:t>
      </w:r>
      <w:r>
        <w:rPr>
          <w:rFonts w:ascii="Times New Roman" w:hAnsi="Times New Roman" w:cs="Times New Roman"/>
          <w:noProof/>
          <w:sz w:val="24"/>
          <w:szCs w:val="24"/>
        </w:rPr>
        <w:t xml:space="preserve">proses pengerjaan tugas </w:t>
      </w:r>
      <w:r w:rsidRPr="00881E31">
        <w:rPr>
          <w:rFonts w:ascii="Times New Roman" w:hAnsi="Times New Roman" w:cs="Times New Roman"/>
          <w:i/>
          <w:noProof/>
          <w:sz w:val="24"/>
          <w:szCs w:val="24"/>
        </w:rPr>
        <w:t>searching</w:t>
      </w:r>
      <w:r>
        <w:rPr>
          <w:rFonts w:ascii="Times New Roman" w:hAnsi="Times New Roman" w:cs="Times New Roman"/>
          <w:i/>
          <w:noProof/>
          <w:sz w:val="24"/>
          <w:szCs w:val="24"/>
        </w:rPr>
        <w:t xml:space="preserve"> </w:t>
      </w:r>
      <w:r>
        <w:rPr>
          <w:rFonts w:ascii="Times New Roman" w:hAnsi="Times New Roman" w:cs="Times New Roman"/>
          <w:noProof/>
          <w:sz w:val="24"/>
          <w:szCs w:val="24"/>
        </w:rPr>
        <w:t xml:space="preserve">dan proses pemberian penilaian terhadap </w:t>
      </w:r>
      <w:r w:rsidRPr="00514E03">
        <w:rPr>
          <w:rFonts w:ascii="Times New Roman" w:hAnsi="Times New Roman" w:cs="Times New Roman"/>
          <w:sz w:val="24"/>
          <w:szCs w:val="24"/>
        </w:rPr>
        <w:t>persepsi kegunaan (</w:t>
      </w:r>
      <w:r w:rsidRPr="00514E03">
        <w:rPr>
          <w:rFonts w:ascii="Times New Roman" w:hAnsi="Times New Roman" w:cs="Times New Roman"/>
          <w:i/>
          <w:sz w:val="24"/>
          <w:szCs w:val="24"/>
        </w:rPr>
        <w:t xml:space="preserve">perceived usefullness, </w:t>
      </w:r>
      <w:r w:rsidRPr="00514E03">
        <w:rPr>
          <w:rFonts w:ascii="Times New Roman" w:hAnsi="Times New Roman" w:cs="Times New Roman"/>
          <w:sz w:val="24"/>
          <w:szCs w:val="24"/>
        </w:rPr>
        <w:t>PU) dan persepsi kemudahan penggunaan (</w:t>
      </w:r>
      <w:r w:rsidRPr="00514E03">
        <w:rPr>
          <w:rFonts w:ascii="Times New Roman" w:hAnsi="Times New Roman" w:cs="Times New Roman"/>
          <w:i/>
          <w:sz w:val="24"/>
          <w:szCs w:val="24"/>
        </w:rPr>
        <w:t xml:space="preserve">perceived ease of use, </w:t>
      </w:r>
      <w:r w:rsidRPr="00514E03">
        <w:rPr>
          <w:rFonts w:ascii="Times New Roman" w:hAnsi="Times New Roman" w:cs="Times New Roman"/>
          <w:sz w:val="24"/>
          <w:szCs w:val="24"/>
        </w:rPr>
        <w:t>PE)</w:t>
      </w:r>
      <w:bookmarkEnd w:id="235"/>
    </w:p>
    <w:p w14:paraId="090AD280" w14:textId="77777777" w:rsidR="00711520" w:rsidRPr="00514E03" w:rsidRDefault="00711520" w:rsidP="00A11316">
      <w:pPr>
        <w:spacing w:after="0" w:line="360" w:lineRule="auto"/>
        <w:jc w:val="both"/>
        <w:outlineLvl w:val="1"/>
        <w:rPr>
          <w:rFonts w:ascii="Times New Roman" w:hAnsi="Times New Roman" w:cs="Times New Roman"/>
          <w:b/>
          <w:noProof/>
          <w:sz w:val="24"/>
          <w:szCs w:val="24"/>
        </w:rPr>
      </w:pPr>
    </w:p>
    <w:p w14:paraId="2D52295B" w14:textId="20942BCB" w:rsidR="00C845C0" w:rsidRPr="00514E03" w:rsidRDefault="00C845C0" w:rsidP="00C53BF9">
      <w:pPr>
        <w:pStyle w:val="ListParagraph"/>
        <w:spacing w:after="0" w:line="360" w:lineRule="auto"/>
        <w:ind w:left="0"/>
        <w:jc w:val="center"/>
        <w:outlineLvl w:val="1"/>
        <w:rPr>
          <w:rFonts w:ascii="Times New Roman" w:hAnsi="Times New Roman" w:cs="Times New Roman"/>
          <w:b/>
          <w:sz w:val="24"/>
          <w:szCs w:val="24"/>
          <w:lang w:val="en-ID"/>
        </w:rPr>
      </w:pPr>
      <w:bookmarkStart w:id="236" w:name="_Toc40930944"/>
      <w:r w:rsidRPr="00514E03">
        <w:rPr>
          <w:rFonts w:ascii="Times New Roman" w:hAnsi="Times New Roman" w:cs="Times New Roman"/>
          <w:b/>
          <w:noProof/>
          <w:sz w:val="24"/>
          <w:szCs w:val="24"/>
        </w:rPr>
        <w:lastRenderedPageBreak/>
        <w:drawing>
          <wp:inline distT="0" distB="0" distL="0" distR="0" wp14:anchorId="6F60C5C9" wp14:editId="7EF462E6">
            <wp:extent cx="2287545" cy="3636499"/>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42244" cy="3723454"/>
                    </a:xfrm>
                    <a:prstGeom prst="rect">
                      <a:avLst/>
                    </a:prstGeom>
                  </pic:spPr>
                </pic:pic>
              </a:graphicData>
            </a:graphic>
          </wp:inline>
        </w:drawing>
      </w:r>
      <w:bookmarkEnd w:id="236"/>
    </w:p>
    <w:p w14:paraId="372C60CE" w14:textId="6815689D" w:rsidR="00B27C72" w:rsidRPr="00514E03" w:rsidRDefault="00E262DD" w:rsidP="00C845C0">
      <w:pPr>
        <w:pStyle w:val="ListParagraph"/>
        <w:keepNext/>
        <w:spacing w:before="240" w:after="60" w:line="360" w:lineRule="auto"/>
        <w:ind w:left="567"/>
        <w:jc w:val="center"/>
        <w:outlineLvl w:val="1"/>
        <w:rPr>
          <w:rFonts w:ascii="Times New Roman" w:eastAsia="MS Mincho" w:hAnsi="Times New Roman" w:cs="Times New Roman"/>
          <w:b/>
          <w:bCs/>
          <w:iCs/>
          <w:sz w:val="24"/>
          <w:szCs w:val="24"/>
          <w:lang w:eastAsia="ja-JP"/>
        </w:rPr>
      </w:pPr>
      <w:bookmarkStart w:id="237" w:name="_Toc40930945"/>
      <w:r>
        <w:rPr>
          <w:rFonts w:ascii="Times New Roman" w:hAnsi="Times New Roman" w:cs="Times New Roman"/>
          <w:b/>
          <w:sz w:val="24"/>
          <w:szCs w:val="24"/>
        </w:rPr>
        <w:t>Gambar 4.18</w:t>
      </w:r>
      <w:r w:rsidR="00B27C72" w:rsidRPr="00514E03">
        <w:rPr>
          <w:rFonts w:ascii="Times New Roman" w:hAnsi="Times New Roman" w:cs="Times New Roman"/>
          <w:b/>
          <w:i/>
          <w:sz w:val="24"/>
          <w:szCs w:val="24"/>
        </w:rPr>
        <w:t xml:space="preserve"> </w:t>
      </w:r>
      <w:r w:rsidR="00B27C72" w:rsidRPr="00514E03">
        <w:rPr>
          <w:rFonts w:ascii="Times New Roman" w:eastAsia="MS Mincho" w:hAnsi="Times New Roman" w:cs="Times New Roman"/>
          <w:b/>
          <w:bCs/>
          <w:iCs/>
          <w:sz w:val="24"/>
          <w:szCs w:val="24"/>
          <w:lang w:eastAsia="ja-JP"/>
        </w:rPr>
        <w:t xml:space="preserve">Flowchart </w:t>
      </w:r>
      <w:r w:rsidR="00011C6A" w:rsidRPr="00514E03">
        <w:rPr>
          <w:rFonts w:ascii="Times New Roman" w:eastAsia="MS Mincho" w:hAnsi="Times New Roman" w:cs="Times New Roman"/>
          <w:b/>
          <w:bCs/>
          <w:iCs/>
          <w:sz w:val="24"/>
          <w:szCs w:val="24"/>
          <w:lang w:eastAsia="ja-JP"/>
        </w:rPr>
        <w:t>Pengujian Sistem</w:t>
      </w:r>
      <w:bookmarkEnd w:id="237"/>
      <w:r w:rsidR="00011C6A" w:rsidRPr="00514E03">
        <w:rPr>
          <w:rFonts w:ascii="Times New Roman" w:eastAsia="MS Mincho" w:hAnsi="Times New Roman" w:cs="Times New Roman"/>
          <w:b/>
          <w:bCs/>
          <w:iCs/>
          <w:sz w:val="24"/>
          <w:szCs w:val="24"/>
          <w:lang w:eastAsia="ja-JP"/>
        </w:rPr>
        <w:t xml:space="preserve"> </w:t>
      </w:r>
    </w:p>
    <w:p w14:paraId="7AC1CB2D" w14:textId="7CABB453" w:rsidR="00C845C0" w:rsidRPr="00514E03" w:rsidRDefault="00C845C0" w:rsidP="008D0BBA">
      <w:pPr>
        <w:pStyle w:val="ListParagraph"/>
        <w:keepNext/>
        <w:numPr>
          <w:ilvl w:val="0"/>
          <w:numId w:val="28"/>
        </w:numPr>
        <w:spacing w:before="240" w:after="60" w:line="360" w:lineRule="auto"/>
        <w:jc w:val="both"/>
        <w:outlineLvl w:val="1"/>
        <w:rPr>
          <w:rFonts w:ascii="Times New Roman" w:eastAsia="MS Mincho" w:hAnsi="Times New Roman" w:cs="Times New Roman"/>
          <w:bCs/>
          <w:iCs/>
          <w:sz w:val="24"/>
          <w:szCs w:val="24"/>
          <w:lang w:eastAsia="ja-JP"/>
        </w:rPr>
      </w:pPr>
      <w:bookmarkStart w:id="238" w:name="_Toc40930946"/>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membaca pertanyaan pada </w:t>
      </w:r>
      <w:r w:rsidR="007B2A22" w:rsidRPr="00514E03">
        <w:rPr>
          <w:rFonts w:ascii="Times New Roman" w:hAnsi="Times New Roman" w:cs="Times New Roman"/>
          <w:sz w:val="24"/>
          <w:szCs w:val="24"/>
        </w:rPr>
        <w:t>kuesioner</w:t>
      </w:r>
      <w:bookmarkEnd w:id="238"/>
    </w:p>
    <w:p w14:paraId="6231CF2F" w14:textId="2D044FD3" w:rsidR="007B2A22" w:rsidRPr="00514E03" w:rsidRDefault="007B2A22" w:rsidP="008D0BBA">
      <w:pPr>
        <w:pStyle w:val="ListParagraph"/>
        <w:keepNext/>
        <w:numPr>
          <w:ilvl w:val="0"/>
          <w:numId w:val="28"/>
        </w:numPr>
        <w:spacing w:before="240" w:after="60" w:line="360" w:lineRule="auto"/>
        <w:jc w:val="both"/>
        <w:outlineLvl w:val="1"/>
        <w:rPr>
          <w:rFonts w:ascii="Times New Roman" w:eastAsia="MS Mincho" w:hAnsi="Times New Roman" w:cs="Times New Roman"/>
          <w:bCs/>
          <w:iCs/>
          <w:sz w:val="24"/>
          <w:szCs w:val="24"/>
          <w:lang w:eastAsia="ja-JP"/>
        </w:rPr>
      </w:pPr>
      <w:bookmarkStart w:id="239" w:name="_Toc40930947"/>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menjalankan perintah sesuai pertanyaan</w:t>
      </w:r>
      <w:bookmarkEnd w:id="239"/>
    </w:p>
    <w:p w14:paraId="19770A27" w14:textId="4CDFD228" w:rsidR="007B2A22" w:rsidRPr="00514E03" w:rsidRDefault="007B2A22" w:rsidP="008D0BBA">
      <w:pPr>
        <w:pStyle w:val="ListParagraph"/>
        <w:keepNext/>
        <w:numPr>
          <w:ilvl w:val="0"/>
          <w:numId w:val="28"/>
        </w:numPr>
        <w:spacing w:before="240" w:after="60" w:line="360" w:lineRule="auto"/>
        <w:jc w:val="both"/>
        <w:outlineLvl w:val="1"/>
        <w:rPr>
          <w:rFonts w:ascii="Times New Roman" w:eastAsia="MS Mincho" w:hAnsi="Times New Roman" w:cs="Times New Roman"/>
          <w:bCs/>
          <w:iCs/>
          <w:sz w:val="24"/>
          <w:szCs w:val="24"/>
          <w:lang w:eastAsia="ja-JP"/>
        </w:rPr>
      </w:pPr>
      <w:bookmarkStart w:id="240" w:name="_Toc40930948"/>
      <w:r w:rsidRPr="00514E03">
        <w:rPr>
          <w:rFonts w:ascii="Times New Roman" w:hAnsi="Times New Roman" w:cs="Times New Roman"/>
          <w:sz w:val="24"/>
          <w:szCs w:val="24"/>
        </w:rPr>
        <w:t xml:space="preserve">Jika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menemukan jawaban dari per</w:t>
      </w:r>
      <w:r w:rsidR="00AD6E39">
        <w:rPr>
          <w:rFonts w:ascii="Times New Roman" w:hAnsi="Times New Roman" w:cs="Times New Roman"/>
          <w:sz w:val="24"/>
          <w:szCs w:val="24"/>
        </w:rPr>
        <w:t>ta</w:t>
      </w:r>
      <w:r w:rsidRPr="00514E03">
        <w:rPr>
          <w:rFonts w:ascii="Times New Roman" w:hAnsi="Times New Roman" w:cs="Times New Roman"/>
          <w:sz w:val="24"/>
          <w:szCs w:val="24"/>
        </w:rPr>
        <w:t xml:space="preserve">nyaan maka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langsung mengisi kuesioner dan jika tidak menemukan jawaban maka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kembali menjalankan perintah sesuai pertanyaan</w:t>
      </w:r>
      <w:bookmarkEnd w:id="240"/>
    </w:p>
    <w:p w14:paraId="75CCD48C" w14:textId="7BD8DB3D" w:rsidR="007B2A22" w:rsidRPr="00514E03" w:rsidRDefault="007B2A22" w:rsidP="008D0BBA">
      <w:pPr>
        <w:pStyle w:val="ListParagraph"/>
        <w:keepNext/>
        <w:numPr>
          <w:ilvl w:val="0"/>
          <w:numId w:val="28"/>
        </w:numPr>
        <w:spacing w:before="240" w:after="60" w:line="360" w:lineRule="auto"/>
        <w:jc w:val="both"/>
        <w:outlineLvl w:val="1"/>
        <w:rPr>
          <w:rFonts w:ascii="Times New Roman" w:eastAsia="MS Mincho" w:hAnsi="Times New Roman" w:cs="Times New Roman"/>
          <w:bCs/>
          <w:iCs/>
          <w:sz w:val="24"/>
          <w:szCs w:val="24"/>
          <w:lang w:eastAsia="ja-JP"/>
        </w:rPr>
      </w:pPr>
      <w:bookmarkStart w:id="241" w:name="_Toc40930949"/>
      <w:r w:rsidRPr="00514E03">
        <w:rPr>
          <w:rFonts w:ascii="Times New Roman" w:hAnsi="Times New Roman" w:cs="Times New Roman"/>
          <w:i/>
          <w:sz w:val="24"/>
          <w:szCs w:val="24"/>
        </w:rPr>
        <w:t>User</w:t>
      </w:r>
      <w:r w:rsidRPr="00514E03">
        <w:rPr>
          <w:rFonts w:ascii="Times New Roman" w:hAnsi="Times New Roman" w:cs="Times New Roman"/>
          <w:sz w:val="24"/>
          <w:szCs w:val="24"/>
        </w:rPr>
        <w:t xml:space="preserve"> Menjawab kuesioner sesuai jawaban yang didapat</w:t>
      </w:r>
      <w:bookmarkEnd w:id="241"/>
    </w:p>
    <w:p w14:paraId="495FB277" w14:textId="314118DA" w:rsidR="007B2A22" w:rsidRPr="00514E03" w:rsidRDefault="007B2A22" w:rsidP="008D0BBA">
      <w:pPr>
        <w:pStyle w:val="ListParagraph"/>
        <w:keepNext/>
        <w:numPr>
          <w:ilvl w:val="0"/>
          <w:numId w:val="28"/>
        </w:numPr>
        <w:spacing w:before="240" w:after="60" w:line="360" w:lineRule="auto"/>
        <w:jc w:val="both"/>
        <w:outlineLvl w:val="1"/>
        <w:rPr>
          <w:rFonts w:ascii="Times New Roman" w:eastAsia="MS Mincho" w:hAnsi="Times New Roman" w:cs="Times New Roman"/>
          <w:bCs/>
          <w:iCs/>
          <w:sz w:val="24"/>
          <w:szCs w:val="24"/>
          <w:lang w:eastAsia="ja-JP"/>
        </w:rPr>
      </w:pPr>
      <w:bookmarkStart w:id="242" w:name="_Toc40930950"/>
      <w:r w:rsidRPr="00514E03">
        <w:rPr>
          <w:rFonts w:ascii="Times New Roman" w:hAnsi="Times New Roman" w:cs="Times New Roman"/>
          <w:sz w:val="24"/>
          <w:szCs w:val="24"/>
        </w:rPr>
        <w:t>Jika masih ada pertanyaan maka mulai lagi seperti proses no 1 dan jika tidak maka selesai</w:t>
      </w:r>
      <w:bookmarkEnd w:id="242"/>
    </w:p>
    <w:p w14:paraId="06CF203E" w14:textId="66518F2D" w:rsidR="00F12FD7" w:rsidRPr="00094F2B" w:rsidRDefault="00F12FD7" w:rsidP="008D0BBA">
      <w:pPr>
        <w:pStyle w:val="Heading3"/>
        <w:numPr>
          <w:ilvl w:val="2"/>
          <w:numId w:val="43"/>
        </w:numPr>
        <w:spacing w:line="360" w:lineRule="auto"/>
        <w:ind w:left="851" w:hanging="851"/>
        <w:jc w:val="both"/>
        <w:rPr>
          <w:rFonts w:ascii="Times New Roman" w:hAnsi="Times New Roman" w:cs="Times New Roman"/>
          <w:b/>
          <w:color w:val="auto"/>
          <w:lang w:val="en-ID"/>
        </w:rPr>
      </w:pPr>
      <w:bookmarkStart w:id="243" w:name="_Toc40930951"/>
      <w:r w:rsidRPr="00094F2B">
        <w:rPr>
          <w:rFonts w:ascii="Times New Roman" w:hAnsi="Times New Roman" w:cs="Times New Roman"/>
          <w:b/>
          <w:color w:val="auto"/>
          <w:lang w:val="en-ID"/>
        </w:rPr>
        <w:t>Pemberian Nilai Ekspetasi (E)</w:t>
      </w:r>
      <w:bookmarkEnd w:id="243"/>
    </w:p>
    <w:p w14:paraId="0BC16D73" w14:textId="12945843" w:rsidR="00EE67A6" w:rsidRDefault="001C65DF" w:rsidP="00E77596">
      <w:pPr>
        <w:spacing w:after="0" w:line="360" w:lineRule="auto"/>
        <w:ind w:firstLine="720"/>
        <w:jc w:val="both"/>
        <w:outlineLvl w:val="1"/>
        <w:rPr>
          <w:rFonts w:ascii="Times New Roman" w:hAnsi="Times New Roman" w:cs="Times New Roman"/>
          <w:color w:val="202124"/>
          <w:spacing w:val="5"/>
          <w:sz w:val="24"/>
          <w:szCs w:val="24"/>
          <w:shd w:val="clear" w:color="auto" w:fill="FFFFFF"/>
        </w:rPr>
      </w:pPr>
      <w:bookmarkStart w:id="244" w:name="_Toc40930952"/>
      <w:r>
        <w:rPr>
          <w:rFonts w:ascii="Times New Roman" w:hAnsi="Times New Roman" w:cs="Times New Roman"/>
          <w:color w:val="202124"/>
          <w:spacing w:val="5"/>
          <w:sz w:val="24"/>
          <w:szCs w:val="24"/>
          <w:shd w:val="clear" w:color="auto" w:fill="FFFFFF"/>
        </w:rPr>
        <w:t xml:space="preserve">  </w:t>
      </w:r>
      <w:r w:rsidR="00EE67A6" w:rsidRPr="00514E03">
        <w:rPr>
          <w:rFonts w:ascii="Times New Roman" w:hAnsi="Times New Roman" w:cs="Times New Roman"/>
          <w:color w:val="202124"/>
          <w:spacing w:val="5"/>
          <w:sz w:val="24"/>
          <w:szCs w:val="24"/>
          <w:shd w:val="clear" w:color="auto" w:fill="FFFFFF"/>
        </w:rPr>
        <w:t>Ini bertujuan untuk mendapatkan nilai Eksepetasi (E) sebagai pemenuhan nilai dalam mene</w:t>
      </w:r>
      <w:r w:rsidR="00654099">
        <w:rPr>
          <w:rFonts w:ascii="Times New Roman" w:hAnsi="Times New Roman" w:cs="Times New Roman"/>
          <w:color w:val="202124"/>
          <w:spacing w:val="5"/>
          <w:sz w:val="24"/>
          <w:szCs w:val="24"/>
          <w:shd w:val="clear" w:color="auto" w:fill="FFFFFF"/>
        </w:rPr>
        <w:t>ntukan nilai kualitas sistem</w:t>
      </w:r>
      <w:r w:rsidR="00EE67A6" w:rsidRPr="00514E03">
        <w:rPr>
          <w:rFonts w:ascii="Times New Roman" w:hAnsi="Times New Roman" w:cs="Times New Roman"/>
          <w:color w:val="202124"/>
          <w:spacing w:val="5"/>
          <w:sz w:val="24"/>
          <w:szCs w:val="24"/>
          <w:shd w:val="clear" w:color="auto" w:fill="FFFFFF"/>
        </w:rPr>
        <w:t xml:space="preserve"> maka sebelum mencoba sistem ini pengguna diminta memasukan nilai Ekspetasinya terhadap sistem ini terkait kemudahan dan kebermanfaatan dari sistem.</w:t>
      </w:r>
      <w:r w:rsidR="00654099">
        <w:rPr>
          <w:rFonts w:ascii="Times New Roman" w:hAnsi="Times New Roman" w:cs="Times New Roman"/>
          <w:color w:val="202124"/>
          <w:spacing w:val="5"/>
          <w:sz w:val="24"/>
          <w:szCs w:val="24"/>
          <w:shd w:val="clear" w:color="auto" w:fill="FFFFFF"/>
        </w:rPr>
        <w:t xml:space="preserve"> </w:t>
      </w:r>
      <w:r w:rsidR="00654099" w:rsidRPr="00654099">
        <w:rPr>
          <w:rFonts w:ascii="Times New Roman" w:hAnsi="Times New Roman" w:cs="Times New Roman"/>
          <w:color w:val="202124"/>
          <w:spacing w:val="5"/>
          <w:sz w:val="24"/>
          <w:szCs w:val="24"/>
          <w:shd w:val="clear" w:color="auto" w:fill="FFFFFF"/>
        </w:rPr>
        <w:t xml:space="preserve">Evaluasi dan pengujian menggunakan rumus Quality dimana G = P – E yang merupakan rumus dalam melakukan pengukuran kualitas. Dimana ukuran kualitas (dilambangkan G) diturunkan dengan mengambil harapan (E) menjauh dari </w:t>
      </w:r>
      <w:r w:rsidR="00654099" w:rsidRPr="00654099">
        <w:rPr>
          <w:rFonts w:ascii="Times New Roman" w:hAnsi="Times New Roman" w:cs="Times New Roman"/>
          <w:color w:val="202124"/>
          <w:spacing w:val="5"/>
          <w:sz w:val="24"/>
          <w:szCs w:val="24"/>
          <w:shd w:val="clear" w:color="auto" w:fill="FFFFFF"/>
        </w:rPr>
        <w:lastRenderedPageBreak/>
        <w:t>persepsi (P), yaitu, G = P – E. Dengan demikian, semakin tinggi G, semakin baik tingkat kualitas, dengan skor negatif yang tinggi menunjukkan kualitas rendah.</w:t>
      </w:r>
      <w:bookmarkEnd w:id="244"/>
    </w:p>
    <w:p w14:paraId="2560C9C4" w14:textId="3288A1AA" w:rsidR="00881E31" w:rsidRPr="00881E31" w:rsidRDefault="00881E31" w:rsidP="00881E31">
      <w:pPr>
        <w:spacing w:after="0" w:line="360" w:lineRule="auto"/>
        <w:jc w:val="both"/>
        <w:outlineLvl w:val="1"/>
        <w:rPr>
          <w:rFonts w:ascii="Times New Roman" w:hAnsi="Times New Roman" w:cs="Times New Roman"/>
          <w:b/>
          <w:color w:val="202124"/>
          <w:spacing w:val="5"/>
          <w:sz w:val="24"/>
          <w:szCs w:val="24"/>
          <w:shd w:val="clear" w:color="auto" w:fill="FFFFFF"/>
        </w:rPr>
      </w:pPr>
      <w:bookmarkStart w:id="245" w:name="_Toc40930953"/>
      <w:r w:rsidRPr="00881E31">
        <w:rPr>
          <w:rFonts w:ascii="Times New Roman" w:hAnsi="Times New Roman" w:cs="Times New Roman"/>
          <w:b/>
          <w:color w:val="202124"/>
          <w:spacing w:val="5"/>
          <w:sz w:val="24"/>
          <w:szCs w:val="24"/>
          <w:shd w:val="clear" w:color="auto" w:fill="FFFFFF"/>
        </w:rPr>
        <w:t>Pertanyaan untuk nilai Ekspetasi</w:t>
      </w:r>
      <w:bookmarkEnd w:id="245"/>
    </w:p>
    <w:p w14:paraId="32D4E87E" w14:textId="4BC26AB8" w:rsidR="00E77596" w:rsidRPr="00881E31" w:rsidRDefault="00E77596" w:rsidP="008D0BBA">
      <w:pPr>
        <w:pStyle w:val="ListParagraph"/>
        <w:numPr>
          <w:ilvl w:val="0"/>
          <w:numId w:val="32"/>
        </w:numPr>
        <w:spacing w:after="0" w:line="360" w:lineRule="auto"/>
        <w:jc w:val="both"/>
        <w:outlineLvl w:val="1"/>
        <w:rPr>
          <w:rFonts w:ascii="Times New Roman" w:hAnsi="Times New Roman" w:cs="Times New Roman"/>
          <w:color w:val="202124"/>
          <w:spacing w:val="2"/>
          <w:sz w:val="24"/>
          <w:szCs w:val="24"/>
          <w:shd w:val="clear" w:color="auto" w:fill="FFFFFF"/>
        </w:rPr>
      </w:pPr>
      <w:bookmarkStart w:id="246" w:name="_Toc40930954"/>
      <w:r w:rsidRPr="00881E31">
        <w:rPr>
          <w:rFonts w:ascii="Times New Roman" w:hAnsi="Times New Roman" w:cs="Times New Roman"/>
          <w:color w:val="202124"/>
          <w:spacing w:val="2"/>
          <w:sz w:val="24"/>
          <w:szCs w:val="24"/>
          <w:shd w:val="clear" w:color="auto" w:fill="FFFFFF"/>
        </w:rPr>
        <w:t>Apakah anda setuju sistem ini akan bermanfaat nantinya untuk anda?</w:t>
      </w:r>
      <w:bookmarkEnd w:id="246"/>
    </w:p>
    <w:p w14:paraId="2E4B2C22" w14:textId="4B635003" w:rsidR="00E77596" w:rsidRPr="00881E31" w:rsidRDefault="00E77596" w:rsidP="008D0BBA">
      <w:pPr>
        <w:pStyle w:val="ListParagraph"/>
        <w:numPr>
          <w:ilvl w:val="0"/>
          <w:numId w:val="32"/>
        </w:numPr>
        <w:spacing w:after="0" w:line="360" w:lineRule="auto"/>
        <w:jc w:val="both"/>
        <w:outlineLvl w:val="1"/>
        <w:rPr>
          <w:rFonts w:ascii="Times New Roman" w:hAnsi="Times New Roman" w:cs="Times New Roman"/>
          <w:color w:val="202124"/>
          <w:spacing w:val="5"/>
          <w:sz w:val="24"/>
          <w:szCs w:val="24"/>
          <w:shd w:val="clear" w:color="auto" w:fill="FFFFFF"/>
        </w:rPr>
      </w:pPr>
      <w:bookmarkStart w:id="247" w:name="_Toc40930955"/>
      <w:r w:rsidRPr="00881E31">
        <w:rPr>
          <w:rFonts w:ascii="Times New Roman" w:hAnsi="Times New Roman" w:cs="Times New Roman"/>
          <w:color w:val="202124"/>
          <w:spacing w:val="2"/>
          <w:sz w:val="24"/>
          <w:szCs w:val="24"/>
          <w:shd w:val="clear" w:color="auto" w:fill="FFFFFF"/>
        </w:rPr>
        <w:t>Apakah anda setuju bahwa sistem ini akan mudah digunakan oleh anda?</w:t>
      </w:r>
      <w:bookmarkEnd w:id="247"/>
    </w:p>
    <w:p w14:paraId="7F23AC08" w14:textId="77777777" w:rsidR="00482D52" w:rsidRPr="00482D52" w:rsidRDefault="00482D52" w:rsidP="00482D52">
      <w:pPr>
        <w:autoSpaceDE w:val="0"/>
        <w:autoSpaceDN w:val="0"/>
        <w:adjustRightInd w:val="0"/>
        <w:spacing w:after="0" w:line="240" w:lineRule="auto"/>
        <w:rPr>
          <w:rFonts w:ascii="Arial" w:hAnsi="Arial" w:cs="Arial"/>
          <w:b/>
          <w:bCs/>
          <w:color w:val="000000"/>
          <w:sz w:val="26"/>
          <w:szCs w:val="26"/>
        </w:rPr>
      </w:pPr>
    </w:p>
    <w:p w14:paraId="70CB3856" w14:textId="43280D18" w:rsidR="00482D52" w:rsidRPr="00482D52" w:rsidRDefault="00482D52" w:rsidP="00AA6AE2">
      <w:pPr>
        <w:autoSpaceDE w:val="0"/>
        <w:autoSpaceDN w:val="0"/>
        <w:adjustRightInd w:val="0"/>
        <w:spacing w:after="0"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Tabel </w:t>
      </w:r>
      <w:r w:rsidR="00096AC9">
        <w:rPr>
          <w:rFonts w:ascii="Times New Roman" w:hAnsi="Times New Roman" w:cs="Times New Roman"/>
          <w:b/>
          <w:bCs/>
          <w:color w:val="000000"/>
          <w:sz w:val="24"/>
          <w:szCs w:val="24"/>
        </w:rPr>
        <w:t>4.6</w:t>
      </w:r>
      <w:r w:rsidR="00126F44">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Frekuensi Nilai Ekspetasi q1 Dan q2</w:t>
      </w:r>
    </w:p>
    <w:tbl>
      <w:tblPr>
        <w:tblW w:w="41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1045"/>
        <w:gridCol w:w="1129"/>
        <w:gridCol w:w="1129"/>
      </w:tblGrid>
      <w:tr w:rsidR="00482D52" w:rsidRPr="00482D52" w14:paraId="274FE1EE" w14:textId="77777777" w:rsidTr="00482D52">
        <w:trPr>
          <w:cantSplit/>
          <w:jc w:val="center"/>
        </w:trPr>
        <w:tc>
          <w:tcPr>
            <w:tcW w:w="4108" w:type="dxa"/>
            <w:gridSpan w:val="4"/>
            <w:tcBorders>
              <w:top w:val="single" w:sz="4" w:space="0" w:color="auto"/>
              <w:left w:val="single" w:sz="4" w:space="0" w:color="auto"/>
              <w:bottom w:val="nil"/>
              <w:right w:val="single" w:sz="4" w:space="0" w:color="auto"/>
            </w:tcBorders>
            <w:shd w:val="clear" w:color="auto" w:fill="FFFFFF"/>
            <w:vAlign w:val="center"/>
          </w:tcPr>
          <w:p w14:paraId="3F3D220B" w14:textId="77777777" w:rsidR="00482D52" w:rsidRPr="00482D52" w:rsidRDefault="00482D52" w:rsidP="00941692">
            <w:pPr>
              <w:autoSpaceDE w:val="0"/>
              <w:autoSpaceDN w:val="0"/>
              <w:adjustRightInd w:val="0"/>
              <w:spacing w:after="0" w:line="360" w:lineRule="auto"/>
              <w:ind w:left="60" w:right="60"/>
              <w:jc w:val="center"/>
              <w:rPr>
                <w:rFonts w:ascii="Arial" w:hAnsi="Arial" w:cs="Arial"/>
                <w:color w:val="010205"/>
              </w:rPr>
            </w:pPr>
            <w:r w:rsidRPr="00482D52">
              <w:rPr>
                <w:rFonts w:ascii="Arial" w:hAnsi="Arial" w:cs="Arial"/>
                <w:b/>
                <w:bCs/>
                <w:color w:val="010205"/>
              </w:rPr>
              <w:t>Statistics</w:t>
            </w:r>
          </w:p>
        </w:tc>
      </w:tr>
      <w:tr w:rsidR="00482D52" w:rsidRPr="00482D52" w14:paraId="5AC51C42" w14:textId="77777777" w:rsidTr="00482D52">
        <w:trPr>
          <w:cantSplit/>
          <w:jc w:val="center"/>
        </w:trPr>
        <w:tc>
          <w:tcPr>
            <w:tcW w:w="1852" w:type="dxa"/>
            <w:gridSpan w:val="2"/>
            <w:tcBorders>
              <w:top w:val="nil"/>
              <w:left w:val="single" w:sz="4" w:space="0" w:color="auto"/>
              <w:bottom w:val="single" w:sz="8" w:space="0" w:color="152935"/>
              <w:right w:val="nil"/>
            </w:tcBorders>
            <w:shd w:val="clear" w:color="auto" w:fill="FFFFFF"/>
            <w:vAlign w:val="bottom"/>
          </w:tcPr>
          <w:p w14:paraId="3E9B2A72" w14:textId="77777777" w:rsidR="00482D52" w:rsidRPr="00482D52" w:rsidRDefault="00482D52" w:rsidP="00941692">
            <w:pPr>
              <w:autoSpaceDE w:val="0"/>
              <w:autoSpaceDN w:val="0"/>
              <w:adjustRightInd w:val="0"/>
              <w:spacing w:after="0" w:line="360" w:lineRule="auto"/>
              <w:rPr>
                <w:rFonts w:ascii="Times New Roman" w:hAnsi="Times New Roman" w:cs="Times New Roman"/>
                <w:sz w:val="24"/>
                <w:szCs w:val="24"/>
              </w:rPr>
            </w:pPr>
          </w:p>
        </w:tc>
        <w:tc>
          <w:tcPr>
            <w:tcW w:w="1128" w:type="dxa"/>
            <w:tcBorders>
              <w:top w:val="nil"/>
              <w:left w:val="nil"/>
              <w:bottom w:val="single" w:sz="8" w:space="0" w:color="152935"/>
              <w:right w:val="single" w:sz="8" w:space="0" w:color="E0E0E0"/>
            </w:tcBorders>
            <w:shd w:val="clear" w:color="auto" w:fill="FFFFFF"/>
            <w:vAlign w:val="bottom"/>
          </w:tcPr>
          <w:p w14:paraId="61B84016" w14:textId="77777777" w:rsidR="00482D52" w:rsidRPr="00482D52" w:rsidRDefault="00482D52" w:rsidP="00941692">
            <w:pPr>
              <w:autoSpaceDE w:val="0"/>
              <w:autoSpaceDN w:val="0"/>
              <w:adjustRightInd w:val="0"/>
              <w:spacing w:after="0" w:line="360" w:lineRule="auto"/>
              <w:ind w:left="60" w:right="60"/>
              <w:jc w:val="center"/>
              <w:rPr>
                <w:rFonts w:ascii="Arial" w:hAnsi="Arial" w:cs="Arial"/>
                <w:color w:val="264A60"/>
                <w:sz w:val="18"/>
                <w:szCs w:val="18"/>
              </w:rPr>
            </w:pPr>
            <w:r w:rsidRPr="00482D52">
              <w:rPr>
                <w:rFonts w:ascii="Arial" w:hAnsi="Arial" w:cs="Arial"/>
                <w:color w:val="264A60"/>
                <w:sz w:val="18"/>
                <w:szCs w:val="18"/>
              </w:rPr>
              <w:t>q1</w:t>
            </w:r>
          </w:p>
        </w:tc>
        <w:tc>
          <w:tcPr>
            <w:tcW w:w="1128" w:type="dxa"/>
            <w:tcBorders>
              <w:top w:val="nil"/>
              <w:left w:val="single" w:sz="8" w:space="0" w:color="E0E0E0"/>
              <w:bottom w:val="single" w:sz="8" w:space="0" w:color="152935"/>
              <w:right w:val="single" w:sz="4" w:space="0" w:color="auto"/>
            </w:tcBorders>
            <w:shd w:val="clear" w:color="auto" w:fill="FFFFFF"/>
            <w:vAlign w:val="bottom"/>
          </w:tcPr>
          <w:p w14:paraId="747F82AD" w14:textId="77777777" w:rsidR="00482D52" w:rsidRPr="00482D52" w:rsidRDefault="00482D52" w:rsidP="00941692">
            <w:pPr>
              <w:autoSpaceDE w:val="0"/>
              <w:autoSpaceDN w:val="0"/>
              <w:adjustRightInd w:val="0"/>
              <w:spacing w:after="0" w:line="360" w:lineRule="auto"/>
              <w:ind w:left="60" w:right="60"/>
              <w:jc w:val="center"/>
              <w:rPr>
                <w:rFonts w:ascii="Arial" w:hAnsi="Arial" w:cs="Arial"/>
                <w:color w:val="264A60"/>
                <w:sz w:val="18"/>
                <w:szCs w:val="18"/>
              </w:rPr>
            </w:pPr>
            <w:r w:rsidRPr="00482D52">
              <w:rPr>
                <w:rFonts w:ascii="Arial" w:hAnsi="Arial" w:cs="Arial"/>
                <w:color w:val="264A60"/>
                <w:sz w:val="18"/>
                <w:szCs w:val="18"/>
              </w:rPr>
              <w:t>q2</w:t>
            </w:r>
          </w:p>
        </w:tc>
      </w:tr>
      <w:tr w:rsidR="00482D52" w:rsidRPr="00482D52" w14:paraId="537FDCE2" w14:textId="77777777" w:rsidTr="00482D52">
        <w:trPr>
          <w:cantSplit/>
          <w:jc w:val="center"/>
        </w:trPr>
        <w:tc>
          <w:tcPr>
            <w:tcW w:w="808" w:type="dxa"/>
            <w:vMerge w:val="restart"/>
            <w:tcBorders>
              <w:top w:val="single" w:sz="8" w:space="0" w:color="152935"/>
              <w:left w:val="single" w:sz="4" w:space="0" w:color="auto"/>
              <w:bottom w:val="single" w:sz="8" w:space="0" w:color="AEAEAE"/>
              <w:right w:val="nil"/>
            </w:tcBorders>
            <w:shd w:val="clear" w:color="auto" w:fill="E0E0E0"/>
          </w:tcPr>
          <w:p w14:paraId="56DA0217" w14:textId="77777777" w:rsidR="00482D52" w:rsidRPr="00482D52" w:rsidRDefault="00482D52" w:rsidP="00941692">
            <w:pPr>
              <w:autoSpaceDE w:val="0"/>
              <w:autoSpaceDN w:val="0"/>
              <w:adjustRightInd w:val="0"/>
              <w:spacing w:after="0" w:line="360" w:lineRule="auto"/>
              <w:ind w:left="60" w:right="60"/>
              <w:rPr>
                <w:rFonts w:ascii="Arial" w:hAnsi="Arial" w:cs="Arial"/>
                <w:color w:val="264A60"/>
                <w:sz w:val="18"/>
                <w:szCs w:val="18"/>
              </w:rPr>
            </w:pPr>
            <w:r w:rsidRPr="00482D52">
              <w:rPr>
                <w:rFonts w:ascii="Arial" w:hAnsi="Arial" w:cs="Arial"/>
                <w:color w:val="264A60"/>
                <w:sz w:val="18"/>
                <w:szCs w:val="18"/>
              </w:rPr>
              <w:t>N</w:t>
            </w:r>
          </w:p>
        </w:tc>
        <w:tc>
          <w:tcPr>
            <w:tcW w:w="1044" w:type="dxa"/>
            <w:tcBorders>
              <w:top w:val="single" w:sz="8" w:space="0" w:color="152935"/>
              <w:left w:val="nil"/>
              <w:bottom w:val="single" w:sz="8" w:space="0" w:color="AEAEAE"/>
              <w:right w:val="nil"/>
            </w:tcBorders>
            <w:shd w:val="clear" w:color="auto" w:fill="E0E0E0"/>
          </w:tcPr>
          <w:p w14:paraId="048F1EB3" w14:textId="77777777" w:rsidR="00482D52" w:rsidRPr="00482D52" w:rsidRDefault="00482D52" w:rsidP="00941692">
            <w:pPr>
              <w:autoSpaceDE w:val="0"/>
              <w:autoSpaceDN w:val="0"/>
              <w:adjustRightInd w:val="0"/>
              <w:spacing w:after="0" w:line="360" w:lineRule="auto"/>
              <w:ind w:left="60" w:right="60"/>
              <w:rPr>
                <w:rFonts w:ascii="Arial" w:hAnsi="Arial" w:cs="Arial"/>
                <w:color w:val="264A60"/>
                <w:sz w:val="18"/>
                <w:szCs w:val="18"/>
              </w:rPr>
            </w:pPr>
            <w:commentRangeStart w:id="248"/>
            <w:r w:rsidRPr="00482D52">
              <w:rPr>
                <w:rFonts w:ascii="Arial" w:hAnsi="Arial" w:cs="Arial"/>
                <w:color w:val="264A60"/>
                <w:sz w:val="18"/>
                <w:szCs w:val="18"/>
              </w:rPr>
              <w:t>Valid</w:t>
            </w:r>
            <w:commentRangeEnd w:id="248"/>
            <w:r w:rsidR="003170F0">
              <w:rPr>
                <w:rStyle w:val="CommentReference"/>
              </w:rPr>
              <w:commentReference w:id="248"/>
            </w:r>
          </w:p>
        </w:tc>
        <w:tc>
          <w:tcPr>
            <w:tcW w:w="1128" w:type="dxa"/>
            <w:tcBorders>
              <w:top w:val="single" w:sz="8" w:space="0" w:color="152935"/>
              <w:left w:val="nil"/>
              <w:bottom w:val="single" w:sz="8" w:space="0" w:color="AEAEAE"/>
              <w:right w:val="single" w:sz="8" w:space="0" w:color="E0E0E0"/>
            </w:tcBorders>
            <w:shd w:val="clear" w:color="auto" w:fill="FFFFFF"/>
          </w:tcPr>
          <w:p w14:paraId="0199738D"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33</w:t>
            </w:r>
          </w:p>
        </w:tc>
        <w:tc>
          <w:tcPr>
            <w:tcW w:w="1128" w:type="dxa"/>
            <w:tcBorders>
              <w:top w:val="single" w:sz="8" w:space="0" w:color="152935"/>
              <w:left w:val="single" w:sz="8" w:space="0" w:color="E0E0E0"/>
              <w:bottom w:val="single" w:sz="8" w:space="0" w:color="AEAEAE"/>
              <w:right w:val="single" w:sz="4" w:space="0" w:color="auto"/>
            </w:tcBorders>
            <w:shd w:val="clear" w:color="auto" w:fill="FFFFFF"/>
          </w:tcPr>
          <w:p w14:paraId="76F29660"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33</w:t>
            </w:r>
          </w:p>
        </w:tc>
      </w:tr>
      <w:tr w:rsidR="00482D52" w:rsidRPr="00482D52" w14:paraId="50A5DEF5" w14:textId="77777777" w:rsidTr="00482D52">
        <w:trPr>
          <w:cantSplit/>
          <w:jc w:val="center"/>
        </w:trPr>
        <w:tc>
          <w:tcPr>
            <w:tcW w:w="808" w:type="dxa"/>
            <w:vMerge/>
            <w:tcBorders>
              <w:top w:val="single" w:sz="8" w:space="0" w:color="152935"/>
              <w:left w:val="single" w:sz="4" w:space="0" w:color="auto"/>
              <w:bottom w:val="single" w:sz="8" w:space="0" w:color="AEAEAE"/>
              <w:right w:val="nil"/>
            </w:tcBorders>
            <w:shd w:val="clear" w:color="auto" w:fill="E0E0E0"/>
          </w:tcPr>
          <w:p w14:paraId="6B49A0CB" w14:textId="77777777" w:rsidR="00482D52" w:rsidRPr="00482D52" w:rsidRDefault="00482D52" w:rsidP="00941692">
            <w:pPr>
              <w:autoSpaceDE w:val="0"/>
              <w:autoSpaceDN w:val="0"/>
              <w:adjustRightInd w:val="0"/>
              <w:spacing w:after="0" w:line="360" w:lineRule="auto"/>
              <w:rPr>
                <w:rFonts w:ascii="Arial" w:hAnsi="Arial" w:cs="Arial"/>
                <w:color w:val="010205"/>
                <w:sz w:val="18"/>
                <w:szCs w:val="18"/>
              </w:rPr>
            </w:pPr>
          </w:p>
        </w:tc>
        <w:tc>
          <w:tcPr>
            <w:tcW w:w="1044" w:type="dxa"/>
            <w:tcBorders>
              <w:top w:val="single" w:sz="8" w:space="0" w:color="AEAEAE"/>
              <w:left w:val="nil"/>
              <w:bottom w:val="single" w:sz="8" w:space="0" w:color="AEAEAE"/>
              <w:right w:val="nil"/>
            </w:tcBorders>
            <w:shd w:val="clear" w:color="auto" w:fill="E0E0E0"/>
          </w:tcPr>
          <w:p w14:paraId="02AA6BA9" w14:textId="77777777" w:rsidR="00482D52" w:rsidRPr="00482D52" w:rsidRDefault="00482D52" w:rsidP="00941692">
            <w:pPr>
              <w:autoSpaceDE w:val="0"/>
              <w:autoSpaceDN w:val="0"/>
              <w:adjustRightInd w:val="0"/>
              <w:spacing w:after="0" w:line="360" w:lineRule="auto"/>
              <w:ind w:left="60" w:right="60"/>
              <w:rPr>
                <w:rFonts w:ascii="Arial" w:hAnsi="Arial" w:cs="Arial"/>
                <w:color w:val="264A60"/>
                <w:sz w:val="18"/>
                <w:szCs w:val="18"/>
              </w:rPr>
            </w:pPr>
            <w:r w:rsidRPr="00482D52">
              <w:rPr>
                <w:rFonts w:ascii="Arial" w:hAnsi="Arial" w:cs="Arial"/>
                <w:color w:val="264A60"/>
                <w:sz w:val="18"/>
                <w:szCs w:val="18"/>
              </w:rPr>
              <w:t>Missing</w:t>
            </w:r>
          </w:p>
        </w:tc>
        <w:tc>
          <w:tcPr>
            <w:tcW w:w="1128" w:type="dxa"/>
            <w:tcBorders>
              <w:top w:val="single" w:sz="8" w:space="0" w:color="AEAEAE"/>
              <w:left w:val="nil"/>
              <w:bottom w:val="single" w:sz="8" w:space="0" w:color="AEAEAE"/>
              <w:right w:val="single" w:sz="8" w:space="0" w:color="E0E0E0"/>
            </w:tcBorders>
            <w:shd w:val="clear" w:color="auto" w:fill="FFFFFF"/>
          </w:tcPr>
          <w:p w14:paraId="5EF0D2B0"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57CF8ECB"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0</w:t>
            </w:r>
          </w:p>
        </w:tc>
      </w:tr>
      <w:tr w:rsidR="00482D52" w:rsidRPr="00482D52" w14:paraId="2B1BC9C4" w14:textId="77777777" w:rsidTr="00482D52">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06673559" w14:textId="77777777" w:rsidR="00482D52" w:rsidRPr="00482D52" w:rsidRDefault="00482D52" w:rsidP="00941692">
            <w:pPr>
              <w:autoSpaceDE w:val="0"/>
              <w:autoSpaceDN w:val="0"/>
              <w:adjustRightInd w:val="0"/>
              <w:spacing w:after="0" w:line="360" w:lineRule="auto"/>
              <w:ind w:left="60" w:right="60"/>
              <w:rPr>
                <w:rFonts w:ascii="Arial" w:hAnsi="Arial" w:cs="Arial"/>
                <w:color w:val="264A60"/>
                <w:sz w:val="18"/>
                <w:szCs w:val="18"/>
              </w:rPr>
            </w:pPr>
            <w:r w:rsidRPr="00482D52">
              <w:rPr>
                <w:rFonts w:ascii="Arial" w:hAnsi="Arial" w:cs="Arial"/>
                <w:color w:val="264A60"/>
                <w:sz w:val="18"/>
                <w:szCs w:val="18"/>
              </w:rPr>
              <w:t>Mean</w:t>
            </w:r>
          </w:p>
        </w:tc>
        <w:tc>
          <w:tcPr>
            <w:tcW w:w="1128" w:type="dxa"/>
            <w:tcBorders>
              <w:top w:val="single" w:sz="8" w:space="0" w:color="AEAEAE"/>
              <w:left w:val="nil"/>
              <w:bottom w:val="single" w:sz="8" w:space="0" w:color="AEAEAE"/>
              <w:right w:val="single" w:sz="8" w:space="0" w:color="E0E0E0"/>
            </w:tcBorders>
            <w:shd w:val="clear" w:color="auto" w:fill="FFFFFF"/>
          </w:tcPr>
          <w:p w14:paraId="407650BA"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6.67</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1603CEA8"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6.39</w:t>
            </w:r>
          </w:p>
        </w:tc>
      </w:tr>
      <w:tr w:rsidR="00482D52" w:rsidRPr="00482D52" w14:paraId="611AD2A9" w14:textId="77777777" w:rsidTr="00482D52">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641829A9" w14:textId="77777777" w:rsidR="00482D52" w:rsidRPr="00482D52" w:rsidRDefault="00482D52" w:rsidP="00941692">
            <w:pPr>
              <w:autoSpaceDE w:val="0"/>
              <w:autoSpaceDN w:val="0"/>
              <w:adjustRightInd w:val="0"/>
              <w:spacing w:after="0" w:line="360" w:lineRule="auto"/>
              <w:ind w:left="60" w:right="60"/>
              <w:rPr>
                <w:rFonts w:ascii="Arial" w:hAnsi="Arial" w:cs="Arial"/>
                <w:color w:val="264A60"/>
                <w:sz w:val="18"/>
                <w:szCs w:val="18"/>
              </w:rPr>
            </w:pPr>
            <w:r w:rsidRPr="00482D52">
              <w:rPr>
                <w:rFonts w:ascii="Arial" w:hAnsi="Arial" w:cs="Arial"/>
                <w:color w:val="264A60"/>
                <w:sz w:val="18"/>
                <w:szCs w:val="18"/>
              </w:rPr>
              <w:t>Median</w:t>
            </w:r>
          </w:p>
        </w:tc>
        <w:tc>
          <w:tcPr>
            <w:tcW w:w="1128" w:type="dxa"/>
            <w:tcBorders>
              <w:top w:val="single" w:sz="8" w:space="0" w:color="AEAEAE"/>
              <w:left w:val="nil"/>
              <w:bottom w:val="single" w:sz="8" w:space="0" w:color="AEAEAE"/>
              <w:right w:val="single" w:sz="8" w:space="0" w:color="E0E0E0"/>
            </w:tcBorders>
            <w:shd w:val="clear" w:color="auto" w:fill="FFFFFF"/>
          </w:tcPr>
          <w:p w14:paraId="0E0320D9"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7.00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290FE040"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6.00</w:t>
            </w:r>
          </w:p>
        </w:tc>
      </w:tr>
      <w:tr w:rsidR="00482D52" w:rsidRPr="00482D52" w14:paraId="12EAEE3A" w14:textId="77777777" w:rsidTr="00482D52">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5D108E4F" w14:textId="77777777" w:rsidR="00482D52" w:rsidRPr="00482D52" w:rsidRDefault="00482D52" w:rsidP="00941692">
            <w:pPr>
              <w:autoSpaceDE w:val="0"/>
              <w:autoSpaceDN w:val="0"/>
              <w:adjustRightInd w:val="0"/>
              <w:spacing w:after="0" w:line="360" w:lineRule="auto"/>
              <w:ind w:left="60" w:right="60"/>
              <w:rPr>
                <w:rFonts w:ascii="Arial" w:hAnsi="Arial" w:cs="Arial"/>
                <w:color w:val="264A60"/>
                <w:sz w:val="18"/>
                <w:szCs w:val="18"/>
              </w:rPr>
            </w:pPr>
            <w:r w:rsidRPr="00482D52">
              <w:rPr>
                <w:rFonts w:ascii="Arial" w:hAnsi="Arial" w:cs="Arial"/>
                <w:color w:val="264A60"/>
                <w:sz w:val="18"/>
                <w:szCs w:val="18"/>
              </w:rPr>
              <w:t>Minimum</w:t>
            </w:r>
          </w:p>
        </w:tc>
        <w:tc>
          <w:tcPr>
            <w:tcW w:w="1128" w:type="dxa"/>
            <w:tcBorders>
              <w:top w:val="single" w:sz="8" w:space="0" w:color="AEAEAE"/>
              <w:left w:val="nil"/>
              <w:bottom w:val="single" w:sz="8" w:space="0" w:color="AEAEAE"/>
              <w:right w:val="single" w:sz="8" w:space="0" w:color="E0E0E0"/>
            </w:tcBorders>
            <w:shd w:val="clear" w:color="auto" w:fill="FFFFFF"/>
          </w:tcPr>
          <w:p w14:paraId="5F3062A3"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6</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5E44DD4E"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6</w:t>
            </w:r>
          </w:p>
        </w:tc>
      </w:tr>
      <w:tr w:rsidR="00482D52" w:rsidRPr="00482D52" w14:paraId="19F185B9" w14:textId="77777777" w:rsidTr="00482D52">
        <w:trPr>
          <w:cantSplit/>
          <w:jc w:val="center"/>
        </w:trPr>
        <w:tc>
          <w:tcPr>
            <w:tcW w:w="1852" w:type="dxa"/>
            <w:gridSpan w:val="2"/>
            <w:tcBorders>
              <w:top w:val="single" w:sz="8" w:space="0" w:color="AEAEAE"/>
              <w:left w:val="single" w:sz="4" w:space="0" w:color="auto"/>
              <w:bottom w:val="single" w:sz="4" w:space="0" w:color="auto"/>
              <w:right w:val="nil"/>
            </w:tcBorders>
            <w:shd w:val="clear" w:color="auto" w:fill="E0E0E0"/>
          </w:tcPr>
          <w:p w14:paraId="59C1E855" w14:textId="77777777" w:rsidR="00482D52" w:rsidRPr="00482D52" w:rsidRDefault="00482D52" w:rsidP="00941692">
            <w:pPr>
              <w:autoSpaceDE w:val="0"/>
              <w:autoSpaceDN w:val="0"/>
              <w:adjustRightInd w:val="0"/>
              <w:spacing w:after="0" w:line="360" w:lineRule="auto"/>
              <w:ind w:left="60" w:right="60"/>
              <w:rPr>
                <w:rFonts w:ascii="Arial" w:hAnsi="Arial" w:cs="Arial"/>
                <w:color w:val="264A60"/>
                <w:sz w:val="18"/>
                <w:szCs w:val="18"/>
              </w:rPr>
            </w:pPr>
            <w:r w:rsidRPr="00482D52">
              <w:rPr>
                <w:rFonts w:ascii="Arial" w:hAnsi="Arial" w:cs="Arial"/>
                <w:color w:val="264A60"/>
                <w:sz w:val="18"/>
                <w:szCs w:val="18"/>
              </w:rPr>
              <w:t>Maximum</w:t>
            </w:r>
          </w:p>
        </w:tc>
        <w:tc>
          <w:tcPr>
            <w:tcW w:w="1128" w:type="dxa"/>
            <w:tcBorders>
              <w:top w:val="single" w:sz="8" w:space="0" w:color="AEAEAE"/>
              <w:left w:val="nil"/>
              <w:bottom w:val="single" w:sz="4" w:space="0" w:color="auto"/>
              <w:right w:val="single" w:sz="8" w:space="0" w:color="E0E0E0"/>
            </w:tcBorders>
            <w:shd w:val="clear" w:color="auto" w:fill="FFFFFF"/>
          </w:tcPr>
          <w:p w14:paraId="7EFAE6BB"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7</w:t>
            </w:r>
          </w:p>
        </w:tc>
        <w:tc>
          <w:tcPr>
            <w:tcW w:w="1128" w:type="dxa"/>
            <w:tcBorders>
              <w:top w:val="single" w:sz="8" w:space="0" w:color="AEAEAE"/>
              <w:left w:val="single" w:sz="8" w:space="0" w:color="E0E0E0"/>
              <w:bottom w:val="single" w:sz="4" w:space="0" w:color="auto"/>
              <w:right w:val="single" w:sz="4" w:space="0" w:color="auto"/>
            </w:tcBorders>
            <w:shd w:val="clear" w:color="auto" w:fill="FFFFFF"/>
          </w:tcPr>
          <w:p w14:paraId="7A729CAD"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7</w:t>
            </w:r>
          </w:p>
        </w:tc>
      </w:tr>
    </w:tbl>
    <w:p w14:paraId="1B24CE99" w14:textId="28E322A4" w:rsidR="002A0036" w:rsidRDefault="008C4543" w:rsidP="00EE67A6">
      <w:p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color w:val="FF0000"/>
          <w:sz w:val="24"/>
          <w:szCs w:val="24"/>
        </w:rPr>
        <w:tab/>
      </w:r>
    </w:p>
    <w:p w14:paraId="171DCB17" w14:textId="53667310" w:rsidR="006639F2" w:rsidRDefault="008C4543" w:rsidP="00EE67A6">
      <w:pPr>
        <w:spacing w:after="0" w:line="360" w:lineRule="auto"/>
        <w:jc w:val="both"/>
        <w:outlineLvl w:val="1"/>
        <w:rPr>
          <w:rFonts w:ascii="Times New Roman" w:hAnsi="Times New Roman" w:cs="Times New Roman"/>
          <w:sz w:val="24"/>
          <w:szCs w:val="24"/>
        </w:rPr>
      </w:pPr>
      <w:r>
        <w:rPr>
          <w:rFonts w:ascii="Times New Roman" w:hAnsi="Times New Roman" w:cs="Times New Roman"/>
          <w:color w:val="FF0000"/>
          <w:sz w:val="24"/>
          <w:szCs w:val="24"/>
        </w:rPr>
        <w:tab/>
      </w:r>
      <w:bookmarkStart w:id="249" w:name="_Toc40930956"/>
      <w:r w:rsidR="00096AC9">
        <w:rPr>
          <w:rFonts w:ascii="Times New Roman" w:hAnsi="Times New Roman" w:cs="Times New Roman"/>
          <w:sz w:val="24"/>
          <w:szCs w:val="24"/>
        </w:rPr>
        <w:t>Pada Tabel 4.6</w:t>
      </w:r>
      <w:r w:rsidR="006639F2" w:rsidRPr="006639F2">
        <w:rPr>
          <w:rFonts w:ascii="Times New Roman" w:hAnsi="Times New Roman" w:cs="Times New Roman"/>
          <w:sz w:val="24"/>
          <w:szCs w:val="24"/>
        </w:rPr>
        <w:t xml:space="preserve"> menunjukan frekuensi nilai ekspetasi dimana q1 adalah penilaian ekspetasi pengguna terhadap manfaat sistem dan q2 adalah penilaian ekspetasi pengguna terhadap kemudahan sistem, </w:t>
      </w:r>
      <w:r w:rsidR="006639F2">
        <w:rPr>
          <w:rFonts w:ascii="Times New Roman" w:hAnsi="Times New Roman" w:cs="Times New Roman"/>
          <w:sz w:val="24"/>
          <w:szCs w:val="24"/>
        </w:rPr>
        <w:t>dengan tolak ukur skala 7.</w:t>
      </w:r>
      <w:bookmarkEnd w:id="249"/>
    </w:p>
    <w:p w14:paraId="1A4578CC" w14:textId="77777777" w:rsidR="006639F2" w:rsidRPr="00B11899" w:rsidRDefault="006639F2" w:rsidP="00EE67A6">
      <w:pPr>
        <w:spacing w:after="0" w:line="360" w:lineRule="auto"/>
        <w:jc w:val="both"/>
        <w:outlineLvl w:val="1"/>
        <w:rPr>
          <w:rFonts w:ascii="Times New Roman" w:hAnsi="Times New Roman" w:cs="Times New Roman"/>
          <w:b/>
          <w:sz w:val="24"/>
          <w:szCs w:val="24"/>
        </w:rPr>
      </w:pPr>
      <w:bookmarkStart w:id="250" w:name="_Toc40930957"/>
      <w:r w:rsidRPr="00B11899">
        <w:rPr>
          <w:rFonts w:ascii="Times New Roman" w:hAnsi="Times New Roman" w:cs="Times New Roman"/>
          <w:b/>
          <w:sz w:val="24"/>
          <w:szCs w:val="24"/>
        </w:rPr>
        <w:t>Penjelasan q</w:t>
      </w:r>
      <w:proofErr w:type="gramStart"/>
      <w:r w:rsidRPr="00B11899">
        <w:rPr>
          <w:rFonts w:ascii="Times New Roman" w:hAnsi="Times New Roman" w:cs="Times New Roman"/>
          <w:b/>
          <w:sz w:val="24"/>
          <w:szCs w:val="24"/>
        </w:rPr>
        <w:t>1 :</w:t>
      </w:r>
      <w:bookmarkEnd w:id="250"/>
      <w:proofErr w:type="gramEnd"/>
    </w:p>
    <w:p w14:paraId="2CB4AF5E" w14:textId="70B38BEB" w:rsidR="008C4543" w:rsidRPr="006639F2" w:rsidRDefault="006639F2" w:rsidP="008D0BBA">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251" w:name="_Toc40930958"/>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F16C54">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1 (Sangat Tidak Setuju) sebanyak 0 </w:t>
      </w:r>
      <w:r w:rsidR="009145FB">
        <w:rPr>
          <w:rFonts w:ascii="Times New Roman" w:hAnsi="Times New Roman" w:cs="Times New Roman"/>
          <w:sz w:val="24"/>
          <w:szCs w:val="24"/>
        </w:rPr>
        <w:t>o</w:t>
      </w:r>
      <w:r>
        <w:rPr>
          <w:rFonts w:ascii="Times New Roman" w:hAnsi="Times New Roman" w:cs="Times New Roman"/>
          <w:sz w:val="24"/>
          <w:szCs w:val="24"/>
        </w:rPr>
        <w:t>rang.</w:t>
      </w:r>
      <w:bookmarkEnd w:id="251"/>
    </w:p>
    <w:p w14:paraId="599B9A2B" w14:textId="2A3F8435" w:rsidR="006639F2" w:rsidRPr="006639F2" w:rsidRDefault="006639F2" w:rsidP="008D0BBA">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252" w:name="_Toc40930959"/>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2 </w:t>
      </w:r>
      <w:proofErr w:type="gramStart"/>
      <w:r>
        <w:rPr>
          <w:rFonts w:ascii="Times New Roman" w:hAnsi="Times New Roman" w:cs="Times New Roman"/>
          <w:sz w:val="24"/>
          <w:szCs w:val="24"/>
        </w:rPr>
        <w:t>( Tidak</w:t>
      </w:r>
      <w:proofErr w:type="gramEnd"/>
      <w:r>
        <w:rPr>
          <w:rFonts w:ascii="Times New Roman" w:hAnsi="Times New Roman" w:cs="Times New Roman"/>
          <w:sz w:val="24"/>
          <w:szCs w:val="24"/>
        </w:rPr>
        <w:t xml:space="preserve"> Setuju) sebanyak 0 </w:t>
      </w:r>
      <w:r w:rsidR="009145FB">
        <w:rPr>
          <w:rFonts w:ascii="Times New Roman" w:hAnsi="Times New Roman" w:cs="Times New Roman"/>
          <w:sz w:val="24"/>
          <w:szCs w:val="24"/>
        </w:rPr>
        <w:t>o</w:t>
      </w:r>
      <w:r>
        <w:rPr>
          <w:rFonts w:ascii="Times New Roman" w:hAnsi="Times New Roman" w:cs="Times New Roman"/>
          <w:sz w:val="24"/>
          <w:szCs w:val="24"/>
        </w:rPr>
        <w:t>rang.</w:t>
      </w:r>
      <w:bookmarkEnd w:id="252"/>
    </w:p>
    <w:p w14:paraId="080155C8" w14:textId="53CA3E0A" w:rsidR="006639F2" w:rsidRPr="006639F2" w:rsidRDefault="006639F2" w:rsidP="008D0BBA">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253" w:name="_Toc40930960"/>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3 (Agak Tidak Setuju) sebanyak 0 </w:t>
      </w:r>
      <w:r w:rsidR="009145FB">
        <w:rPr>
          <w:rFonts w:ascii="Times New Roman" w:hAnsi="Times New Roman" w:cs="Times New Roman"/>
          <w:sz w:val="24"/>
          <w:szCs w:val="24"/>
        </w:rPr>
        <w:t>o</w:t>
      </w:r>
      <w:r>
        <w:rPr>
          <w:rFonts w:ascii="Times New Roman" w:hAnsi="Times New Roman" w:cs="Times New Roman"/>
          <w:sz w:val="24"/>
          <w:szCs w:val="24"/>
        </w:rPr>
        <w:t>rang.</w:t>
      </w:r>
      <w:bookmarkEnd w:id="253"/>
    </w:p>
    <w:p w14:paraId="7B0F5A0B" w14:textId="5932F6D4" w:rsidR="006639F2" w:rsidRPr="006639F2" w:rsidRDefault="006639F2" w:rsidP="008D0BBA">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254" w:name="_Toc40930961"/>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4 (Netral) sebanyak 0 </w:t>
      </w:r>
      <w:r w:rsidR="009145FB">
        <w:rPr>
          <w:rFonts w:ascii="Times New Roman" w:hAnsi="Times New Roman" w:cs="Times New Roman"/>
          <w:sz w:val="24"/>
          <w:szCs w:val="24"/>
        </w:rPr>
        <w:t>o</w:t>
      </w:r>
      <w:r>
        <w:rPr>
          <w:rFonts w:ascii="Times New Roman" w:hAnsi="Times New Roman" w:cs="Times New Roman"/>
          <w:sz w:val="24"/>
          <w:szCs w:val="24"/>
        </w:rPr>
        <w:t>rang.</w:t>
      </w:r>
      <w:bookmarkEnd w:id="254"/>
    </w:p>
    <w:p w14:paraId="7315DA22" w14:textId="7859B122" w:rsidR="006639F2" w:rsidRPr="006639F2" w:rsidRDefault="006639F2" w:rsidP="008D0BBA">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255" w:name="_Toc40930962"/>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5 (Agak Setuju) sebanyak 0 </w:t>
      </w:r>
      <w:r w:rsidR="009145FB">
        <w:rPr>
          <w:rFonts w:ascii="Times New Roman" w:hAnsi="Times New Roman" w:cs="Times New Roman"/>
          <w:sz w:val="24"/>
          <w:szCs w:val="24"/>
        </w:rPr>
        <w:t>o</w:t>
      </w:r>
      <w:r>
        <w:rPr>
          <w:rFonts w:ascii="Times New Roman" w:hAnsi="Times New Roman" w:cs="Times New Roman"/>
          <w:sz w:val="24"/>
          <w:szCs w:val="24"/>
        </w:rPr>
        <w:t>rang.</w:t>
      </w:r>
      <w:bookmarkEnd w:id="255"/>
    </w:p>
    <w:p w14:paraId="688632F3" w14:textId="60B36731" w:rsidR="006639F2" w:rsidRPr="006639F2" w:rsidRDefault="006639F2" w:rsidP="008D0BBA">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256" w:name="_Toc40930963"/>
      <w:r>
        <w:rPr>
          <w:rFonts w:ascii="Times New Roman" w:hAnsi="Times New Roman" w:cs="Times New Roman"/>
          <w:sz w:val="24"/>
          <w:szCs w:val="24"/>
        </w:rPr>
        <w:lastRenderedPageBreak/>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6 (Setuju) sebanyak 11 </w:t>
      </w:r>
      <w:r w:rsidR="009145FB">
        <w:rPr>
          <w:rFonts w:ascii="Times New Roman" w:hAnsi="Times New Roman" w:cs="Times New Roman"/>
          <w:sz w:val="24"/>
          <w:szCs w:val="24"/>
        </w:rPr>
        <w:t>o</w:t>
      </w:r>
      <w:r>
        <w:rPr>
          <w:rFonts w:ascii="Times New Roman" w:hAnsi="Times New Roman" w:cs="Times New Roman"/>
          <w:sz w:val="24"/>
          <w:szCs w:val="24"/>
        </w:rPr>
        <w:t>rang</w:t>
      </w:r>
      <w:r w:rsidR="009145FB">
        <w:rPr>
          <w:rFonts w:ascii="Times New Roman" w:hAnsi="Times New Roman" w:cs="Times New Roman"/>
          <w:sz w:val="24"/>
          <w:szCs w:val="24"/>
        </w:rPr>
        <w:t>, ini sekaligus menjadi nilai minimum</w:t>
      </w:r>
      <w:r>
        <w:rPr>
          <w:rFonts w:ascii="Times New Roman" w:hAnsi="Times New Roman" w:cs="Times New Roman"/>
          <w:sz w:val="24"/>
          <w:szCs w:val="24"/>
        </w:rPr>
        <w:t>.</w:t>
      </w:r>
      <w:bookmarkEnd w:id="256"/>
    </w:p>
    <w:p w14:paraId="7452FC5C" w14:textId="16E58991" w:rsidR="006639F2" w:rsidRPr="006639F2" w:rsidRDefault="006639F2" w:rsidP="008D0BBA">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257" w:name="_Toc40930964"/>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7 (Sangat Setuju) sebanyak 22 orang</w:t>
      </w:r>
      <w:r w:rsidR="009145FB">
        <w:rPr>
          <w:rFonts w:ascii="Times New Roman" w:hAnsi="Times New Roman" w:cs="Times New Roman"/>
          <w:sz w:val="24"/>
          <w:szCs w:val="24"/>
        </w:rPr>
        <w:t>, ini sekaligus menjadi nilai maximum</w:t>
      </w:r>
      <w:r>
        <w:rPr>
          <w:rFonts w:ascii="Times New Roman" w:hAnsi="Times New Roman" w:cs="Times New Roman"/>
          <w:sz w:val="24"/>
          <w:szCs w:val="24"/>
        </w:rPr>
        <w:t>.</w:t>
      </w:r>
      <w:bookmarkEnd w:id="257"/>
    </w:p>
    <w:p w14:paraId="7EC8F6B5" w14:textId="4049F96A" w:rsidR="006639F2" w:rsidRPr="006639F2" w:rsidRDefault="009145FB" w:rsidP="008D0BBA">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258" w:name="_Toc40930965"/>
      <w:r>
        <w:rPr>
          <w:rFonts w:ascii="Times New Roman" w:hAnsi="Times New Roman" w:cs="Times New Roman"/>
          <w:sz w:val="24"/>
          <w:szCs w:val="24"/>
        </w:rPr>
        <w:t>Dengan rata-rata jawaban adalah 6.67 jika dibulatkan maka menjadi 7, yang menunjukan bahwa rata-rata peserta memiliki ekspetasi sangat setuju terhadap kebermanfaatan dari sistem</w:t>
      </w:r>
      <w:r w:rsidR="00FC7B25">
        <w:rPr>
          <w:rFonts w:ascii="Times New Roman" w:hAnsi="Times New Roman" w:cs="Times New Roman"/>
          <w:sz w:val="24"/>
          <w:szCs w:val="24"/>
        </w:rPr>
        <w:t>.</w:t>
      </w:r>
      <w:bookmarkEnd w:id="258"/>
    </w:p>
    <w:p w14:paraId="21559FF8" w14:textId="1F7E3B8F" w:rsidR="009145FB" w:rsidRPr="00B11899" w:rsidRDefault="009145FB" w:rsidP="009145FB">
      <w:pPr>
        <w:spacing w:after="0" w:line="360" w:lineRule="auto"/>
        <w:jc w:val="both"/>
        <w:outlineLvl w:val="1"/>
        <w:rPr>
          <w:rFonts w:ascii="Times New Roman" w:hAnsi="Times New Roman" w:cs="Times New Roman"/>
          <w:b/>
          <w:sz w:val="24"/>
          <w:szCs w:val="24"/>
        </w:rPr>
      </w:pPr>
      <w:bookmarkStart w:id="259" w:name="_Toc40930966"/>
      <w:r w:rsidRPr="00B11899">
        <w:rPr>
          <w:rFonts w:ascii="Times New Roman" w:hAnsi="Times New Roman" w:cs="Times New Roman"/>
          <w:b/>
          <w:sz w:val="24"/>
          <w:szCs w:val="24"/>
        </w:rPr>
        <w:t>Penjelasan q</w:t>
      </w:r>
      <w:proofErr w:type="gramStart"/>
      <w:r w:rsidRPr="00B11899">
        <w:rPr>
          <w:rFonts w:ascii="Times New Roman" w:hAnsi="Times New Roman" w:cs="Times New Roman"/>
          <w:b/>
          <w:sz w:val="24"/>
          <w:szCs w:val="24"/>
        </w:rPr>
        <w:t>2 :</w:t>
      </w:r>
      <w:bookmarkEnd w:id="259"/>
      <w:proofErr w:type="gramEnd"/>
    </w:p>
    <w:p w14:paraId="6CE69E2B" w14:textId="20FEE9DB" w:rsidR="009145FB" w:rsidRPr="006639F2" w:rsidRDefault="009145FB" w:rsidP="008D0BBA">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260" w:name="_Toc40930967"/>
      <w:r>
        <w:rPr>
          <w:rFonts w:ascii="Times New Roman" w:hAnsi="Times New Roman" w:cs="Times New Roman"/>
          <w:sz w:val="24"/>
          <w:szCs w:val="24"/>
        </w:rPr>
        <w:t>Dari</w:t>
      </w:r>
      <w:r w:rsidRPr="006639F2">
        <w:rPr>
          <w:rFonts w:ascii="Times New Roman" w:hAnsi="Times New Roman" w:cs="Times New Roman"/>
          <w:sz w:val="24"/>
          <w:szCs w:val="24"/>
        </w:rPr>
        <w:t xml:space="preserve"> 33 data </w:t>
      </w:r>
      <w:proofErr w:type="gramStart"/>
      <w:r w:rsidRPr="006639F2">
        <w:rPr>
          <w:rFonts w:ascii="Times New Roman" w:hAnsi="Times New Roman" w:cs="Times New Roman"/>
          <w:sz w:val="24"/>
          <w:szCs w:val="24"/>
        </w:rPr>
        <w:t>sampe</w:t>
      </w:r>
      <w:r w:rsidR="00B11899">
        <w:rPr>
          <w:rFonts w:ascii="Times New Roman" w:hAnsi="Times New Roman" w:cs="Times New Roman"/>
          <w:sz w:val="24"/>
          <w:szCs w:val="24"/>
        </w:rPr>
        <w:t>,</w:t>
      </w:r>
      <w:r w:rsidRPr="006639F2">
        <w:rPr>
          <w:rFonts w:ascii="Times New Roman" w:hAnsi="Times New Roman" w:cs="Times New Roman"/>
          <w:sz w:val="24"/>
          <w:szCs w:val="24"/>
        </w:rPr>
        <w:t>l</w:t>
      </w:r>
      <w:proofErr w:type="gramEnd"/>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1 (Sangat Tidak Setuju) sebanyak 0 orang.</w:t>
      </w:r>
      <w:bookmarkEnd w:id="260"/>
    </w:p>
    <w:p w14:paraId="664ED6D9" w14:textId="7D472A8A" w:rsidR="009145FB" w:rsidRPr="006639F2" w:rsidRDefault="009145FB" w:rsidP="008D0BBA">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261" w:name="_Toc40930968"/>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2 </w:t>
      </w:r>
      <w:proofErr w:type="gramStart"/>
      <w:r>
        <w:rPr>
          <w:rFonts w:ascii="Times New Roman" w:hAnsi="Times New Roman" w:cs="Times New Roman"/>
          <w:sz w:val="24"/>
          <w:szCs w:val="24"/>
        </w:rPr>
        <w:t>( Tidak</w:t>
      </w:r>
      <w:proofErr w:type="gramEnd"/>
      <w:r>
        <w:rPr>
          <w:rFonts w:ascii="Times New Roman" w:hAnsi="Times New Roman" w:cs="Times New Roman"/>
          <w:sz w:val="24"/>
          <w:szCs w:val="24"/>
        </w:rPr>
        <w:t xml:space="preserve"> Setuju) sebanyak 0 orang.</w:t>
      </w:r>
      <w:bookmarkEnd w:id="261"/>
    </w:p>
    <w:p w14:paraId="79952D27" w14:textId="58BAB282" w:rsidR="009145FB" w:rsidRPr="006639F2" w:rsidRDefault="009145FB" w:rsidP="008D0BBA">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262" w:name="_Toc40930969"/>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3 (Agak Tidak Setuju) sebanyak 0 orang.</w:t>
      </w:r>
      <w:bookmarkEnd w:id="262"/>
    </w:p>
    <w:p w14:paraId="6AF227B4" w14:textId="5A2429BB" w:rsidR="009145FB" w:rsidRPr="006639F2" w:rsidRDefault="009145FB" w:rsidP="008D0BBA">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263" w:name="_Toc40930970"/>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4 (Netral) sebanyak 0 orang.</w:t>
      </w:r>
      <w:bookmarkEnd w:id="263"/>
    </w:p>
    <w:p w14:paraId="66EA0C04" w14:textId="68B64069" w:rsidR="009145FB" w:rsidRPr="006639F2" w:rsidRDefault="009145FB" w:rsidP="008D0BBA">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264" w:name="_Toc40930971"/>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5 (Agak Setuju) sebanyak 0 orang.</w:t>
      </w:r>
      <w:bookmarkEnd w:id="264"/>
    </w:p>
    <w:p w14:paraId="3BDBD763" w14:textId="736833DA" w:rsidR="009145FB" w:rsidRPr="006639F2" w:rsidRDefault="009145FB" w:rsidP="008D0BBA">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265" w:name="_Toc40930972"/>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 peserta yang menjawab </w:t>
      </w:r>
      <w:r>
        <w:rPr>
          <w:rFonts w:ascii="Times New Roman" w:hAnsi="Times New Roman" w:cs="Times New Roman"/>
          <w:sz w:val="24"/>
          <w:szCs w:val="24"/>
        </w:rPr>
        <w:t>dengan bobot nilai 6 (Setuju) sebanyak 20 orang, ini sekaligus menjadi nilai maximum.</w:t>
      </w:r>
      <w:bookmarkEnd w:id="265"/>
    </w:p>
    <w:p w14:paraId="2468D343" w14:textId="1ABCD016" w:rsidR="009145FB" w:rsidRPr="009145FB" w:rsidRDefault="009145FB" w:rsidP="008D0BBA">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266" w:name="_Toc40930973"/>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 peserta yang menjawab </w:t>
      </w:r>
      <w:r>
        <w:rPr>
          <w:rFonts w:ascii="Times New Roman" w:hAnsi="Times New Roman" w:cs="Times New Roman"/>
          <w:sz w:val="24"/>
          <w:szCs w:val="24"/>
        </w:rPr>
        <w:t>dengan bobot nilai 7 (Sangat Setuju) sebanyak 13 orang, ini sekaligus menjadi nilai minimum.</w:t>
      </w:r>
      <w:bookmarkEnd w:id="266"/>
    </w:p>
    <w:p w14:paraId="145AE459" w14:textId="5388B583" w:rsidR="00E77596" w:rsidRPr="009145FB" w:rsidRDefault="009145FB" w:rsidP="008D0BBA">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267" w:name="_Toc40930974"/>
      <w:r w:rsidRPr="009145FB">
        <w:rPr>
          <w:rFonts w:ascii="Times New Roman" w:hAnsi="Times New Roman" w:cs="Times New Roman"/>
          <w:sz w:val="24"/>
          <w:szCs w:val="24"/>
        </w:rPr>
        <w:t>Deng</w:t>
      </w:r>
      <w:r>
        <w:rPr>
          <w:rFonts w:ascii="Times New Roman" w:hAnsi="Times New Roman" w:cs="Times New Roman"/>
          <w:sz w:val="24"/>
          <w:szCs w:val="24"/>
        </w:rPr>
        <w:t>an rata-rata jawaban adalah 6.39 jika dibulatkan maka menjadi 6</w:t>
      </w:r>
      <w:r w:rsidRPr="009145FB">
        <w:rPr>
          <w:rFonts w:ascii="Times New Roman" w:hAnsi="Times New Roman" w:cs="Times New Roman"/>
          <w:sz w:val="24"/>
          <w:szCs w:val="24"/>
        </w:rPr>
        <w:t xml:space="preserve">, yang menunjukan bahwa rata-rata peserta memiliki ekspetasi setuju terhadap </w:t>
      </w:r>
      <w:r>
        <w:rPr>
          <w:rFonts w:ascii="Times New Roman" w:hAnsi="Times New Roman" w:cs="Times New Roman"/>
          <w:sz w:val="24"/>
          <w:szCs w:val="24"/>
        </w:rPr>
        <w:t>kemudahan dalam penggunaan</w:t>
      </w:r>
      <w:r w:rsidRPr="009145FB">
        <w:rPr>
          <w:rFonts w:ascii="Times New Roman" w:hAnsi="Times New Roman" w:cs="Times New Roman"/>
          <w:sz w:val="24"/>
          <w:szCs w:val="24"/>
        </w:rPr>
        <w:t xml:space="preserve"> sistem</w:t>
      </w:r>
      <w:r w:rsidR="00FC7B25">
        <w:rPr>
          <w:rFonts w:ascii="Times New Roman" w:hAnsi="Times New Roman" w:cs="Times New Roman"/>
          <w:sz w:val="24"/>
          <w:szCs w:val="24"/>
        </w:rPr>
        <w:t>.</w:t>
      </w:r>
      <w:bookmarkEnd w:id="267"/>
    </w:p>
    <w:p w14:paraId="11FA9BC7" w14:textId="5C832E8D" w:rsidR="00711D21" w:rsidRPr="00094F2B" w:rsidRDefault="00711D21" w:rsidP="008D0BBA">
      <w:pPr>
        <w:pStyle w:val="Heading3"/>
        <w:numPr>
          <w:ilvl w:val="2"/>
          <w:numId w:val="43"/>
        </w:numPr>
        <w:spacing w:line="360" w:lineRule="auto"/>
        <w:ind w:left="851" w:hanging="851"/>
        <w:jc w:val="both"/>
        <w:rPr>
          <w:rFonts w:ascii="Times New Roman" w:hAnsi="Times New Roman" w:cs="Times New Roman"/>
          <w:b/>
          <w:color w:val="auto"/>
          <w:lang w:val="en-ID"/>
        </w:rPr>
      </w:pPr>
      <w:bookmarkStart w:id="268" w:name="_Toc40930975"/>
      <w:r w:rsidRPr="00094F2B">
        <w:rPr>
          <w:rFonts w:ascii="Times New Roman" w:hAnsi="Times New Roman" w:cs="Times New Roman"/>
          <w:b/>
          <w:color w:val="auto"/>
          <w:lang w:val="en-ID"/>
        </w:rPr>
        <w:t>Pemberian Pertanyaan</w:t>
      </w:r>
      <w:bookmarkEnd w:id="268"/>
    </w:p>
    <w:p w14:paraId="47573F81" w14:textId="38AD604B" w:rsidR="00F12FD7" w:rsidRPr="00514E03" w:rsidRDefault="00F12FD7" w:rsidP="00F12FD7">
      <w:pPr>
        <w:spacing w:after="0" w:line="360" w:lineRule="auto"/>
        <w:jc w:val="both"/>
        <w:outlineLvl w:val="1"/>
        <w:rPr>
          <w:rFonts w:ascii="Times New Roman" w:hAnsi="Times New Roman" w:cs="Times New Roman"/>
          <w:b/>
          <w:sz w:val="24"/>
          <w:szCs w:val="24"/>
          <w:lang w:val="en-ID"/>
        </w:rPr>
      </w:pPr>
      <w:bookmarkStart w:id="269" w:name="_Toc40930976"/>
      <w:r w:rsidRPr="00514E03">
        <w:rPr>
          <w:rFonts w:ascii="Times New Roman" w:hAnsi="Times New Roman" w:cs="Times New Roman"/>
          <w:b/>
          <w:sz w:val="24"/>
          <w:szCs w:val="24"/>
          <w:lang w:val="en-ID"/>
        </w:rPr>
        <w:t xml:space="preserve">Pertanyan untuk </w:t>
      </w:r>
      <w:r w:rsidRPr="00514E03">
        <w:rPr>
          <w:rFonts w:ascii="Times New Roman" w:hAnsi="Times New Roman" w:cs="Times New Roman"/>
          <w:b/>
          <w:i/>
          <w:sz w:val="24"/>
          <w:szCs w:val="24"/>
          <w:lang w:val="en-ID"/>
        </w:rPr>
        <w:t>Browsing</w:t>
      </w:r>
      <w:bookmarkEnd w:id="269"/>
    </w:p>
    <w:p w14:paraId="1500CB18" w14:textId="77777777" w:rsidR="00F12FD7" w:rsidRPr="00514E03" w:rsidRDefault="00F12FD7" w:rsidP="008D0BBA">
      <w:pPr>
        <w:pStyle w:val="ListParagraph"/>
        <w:numPr>
          <w:ilvl w:val="0"/>
          <w:numId w:val="16"/>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Salah satu atribut tari kecak adalah Kain Poleng, maka dengan fitur browsing temukanlah tari Kecak berdasarkan atribut Kain Poleng. Apakah anda </w:t>
      </w:r>
      <w:proofErr w:type="gramStart"/>
      <w:r w:rsidRPr="00514E03">
        <w:rPr>
          <w:rFonts w:ascii="Times New Roman" w:eastAsia="Times New Roman" w:hAnsi="Times New Roman" w:cs="Times New Roman"/>
          <w:color w:val="000000"/>
          <w:sz w:val="24"/>
          <w:szCs w:val="24"/>
        </w:rPr>
        <w:t>berhasil ?</w:t>
      </w:r>
      <w:proofErr w:type="gramEnd"/>
    </w:p>
    <w:p w14:paraId="4DBF5918" w14:textId="77777777" w:rsidR="00F12FD7" w:rsidRPr="00514E03" w:rsidRDefault="00F12FD7" w:rsidP="008D0BBA">
      <w:pPr>
        <w:pStyle w:val="ListParagraph"/>
        <w:numPr>
          <w:ilvl w:val="0"/>
          <w:numId w:val="16"/>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lastRenderedPageBreak/>
        <w:t xml:space="preserve">Tari Sekar Jagat adalah tari yang sering dibawakan dalam kegiatan Sosial seperti Pembukaan Acara, maka dengan fitur browsing temukanlah tari Sekar Jagat melalui fitur Kegiatan Sosial . Apakah anda </w:t>
      </w:r>
      <w:proofErr w:type="gramStart"/>
      <w:r w:rsidRPr="00514E03">
        <w:rPr>
          <w:rFonts w:ascii="Times New Roman" w:eastAsia="Times New Roman" w:hAnsi="Times New Roman" w:cs="Times New Roman"/>
          <w:color w:val="000000"/>
          <w:sz w:val="24"/>
          <w:szCs w:val="24"/>
        </w:rPr>
        <w:t>berhasil ?</w:t>
      </w:r>
      <w:proofErr w:type="gramEnd"/>
    </w:p>
    <w:p w14:paraId="59A22D8F" w14:textId="77777777" w:rsidR="00F12FD7" w:rsidRPr="00514E03" w:rsidRDefault="00F12FD7" w:rsidP="008D0BBA">
      <w:pPr>
        <w:pStyle w:val="ListParagraph"/>
        <w:numPr>
          <w:ilvl w:val="0"/>
          <w:numId w:val="16"/>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Tari Gebug Ende adalah tari yang berasal dari Kabupaten Karangasem, maka dengan fitur browsing temukanlah tari Gebug Ende melalui fitur </w:t>
      </w:r>
      <w:proofErr w:type="gramStart"/>
      <w:r w:rsidRPr="00514E03">
        <w:rPr>
          <w:rFonts w:ascii="Times New Roman" w:eastAsia="Times New Roman" w:hAnsi="Times New Roman" w:cs="Times New Roman"/>
          <w:color w:val="000000"/>
          <w:sz w:val="24"/>
          <w:szCs w:val="24"/>
        </w:rPr>
        <w:t>Tempat .</w:t>
      </w:r>
      <w:proofErr w:type="gramEnd"/>
      <w:r w:rsidRPr="00514E03">
        <w:rPr>
          <w:rFonts w:ascii="Times New Roman" w:eastAsia="Times New Roman" w:hAnsi="Times New Roman" w:cs="Times New Roman"/>
          <w:color w:val="000000"/>
          <w:sz w:val="24"/>
          <w:szCs w:val="24"/>
        </w:rPr>
        <w:t xml:space="preserve"> Apakah anda </w:t>
      </w:r>
      <w:proofErr w:type="gramStart"/>
      <w:r w:rsidRPr="00514E03">
        <w:rPr>
          <w:rFonts w:ascii="Times New Roman" w:eastAsia="Times New Roman" w:hAnsi="Times New Roman" w:cs="Times New Roman"/>
          <w:color w:val="000000"/>
          <w:sz w:val="24"/>
          <w:szCs w:val="24"/>
        </w:rPr>
        <w:t>berhasil ?</w:t>
      </w:r>
      <w:proofErr w:type="gramEnd"/>
    </w:p>
    <w:p w14:paraId="3DF7E9F8" w14:textId="77777777" w:rsidR="00F12FD7" w:rsidRPr="00514E03" w:rsidRDefault="00F12FD7" w:rsidP="008D0BBA">
      <w:pPr>
        <w:pStyle w:val="ListParagraph"/>
        <w:numPr>
          <w:ilvl w:val="0"/>
          <w:numId w:val="16"/>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Tari Gambuh adalah tari yang muncul pertama kali pada pada Abad 15, maka dengan fitur browsing temukanlah tari Gambuh melalui fitur Periode </w:t>
      </w:r>
      <w:proofErr w:type="gramStart"/>
      <w:r w:rsidRPr="00514E03">
        <w:rPr>
          <w:rFonts w:ascii="Times New Roman" w:eastAsia="Times New Roman" w:hAnsi="Times New Roman" w:cs="Times New Roman"/>
          <w:color w:val="000000"/>
          <w:sz w:val="24"/>
          <w:szCs w:val="24"/>
        </w:rPr>
        <w:t>Praktek .</w:t>
      </w:r>
      <w:proofErr w:type="gramEnd"/>
      <w:r w:rsidRPr="00514E03">
        <w:rPr>
          <w:rFonts w:ascii="Times New Roman" w:eastAsia="Times New Roman" w:hAnsi="Times New Roman" w:cs="Times New Roman"/>
          <w:color w:val="000000"/>
          <w:sz w:val="24"/>
          <w:szCs w:val="24"/>
        </w:rPr>
        <w:t xml:space="preserve"> Apakah anda </w:t>
      </w:r>
      <w:proofErr w:type="gramStart"/>
      <w:r w:rsidRPr="00514E03">
        <w:rPr>
          <w:rFonts w:ascii="Times New Roman" w:eastAsia="Times New Roman" w:hAnsi="Times New Roman" w:cs="Times New Roman"/>
          <w:color w:val="000000"/>
          <w:sz w:val="24"/>
          <w:szCs w:val="24"/>
        </w:rPr>
        <w:t>berhasil ?</w:t>
      </w:r>
      <w:proofErr w:type="gramEnd"/>
    </w:p>
    <w:p w14:paraId="037BA942" w14:textId="1CA3AFCE" w:rsidR="00F12FD7" w:rsidRPr="00514E03" w:rsidRDefault="00F12FD7" w:rsidP="008D0BBA">
      <w:pPr>
        <w:pStyle w:val="ListParagraph"/>
        <w:numPr>
          <w:ilvl w:val="0"/>
          <w:numId w:val="16"/>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Salah satu Instrumen Pengiring tari Belibis adalah Suling, maka dengan fitur browsing temukanlah tari Belibis berdasarkan Instrumen Pengiringnya yaitu Suling. Apakah anda </w:t>
      </w:r>
      <w:proofErr w:type="gramStart"/>
      <w:r w:rsidRPr="00514E03">
        <w:rPr>
          <w:rFonts w:ascii="Times New Roman" w:eastAsia="Times New Roman" w:hAnsi="Times New Roman" w:cs="Times New Roman"/>
          <w:color w:val="000000"/>
          <w:sz w:val="24"/>
          <w:szCs w:val="24"/>
        </w:rPr>
        <w:t>berhasil ?</w:t>
      </w:r>
      <w:proofErr w:type="gramEnd"/>
    </w:p>
    <w:p w14:paraId="1D898362" w14:textId="5F7E3507" w:rsidR="004200B0" w:rsidRPr="004200B0" w:rsidRDefault="004200B0" w:rsidP="004200B0">
      <w:pPr>
        <w:autoSpaceDE w:val="0"/>
        <w:autoSpaceDN w:val="0"/>
        <w:adjustRightInd w:val="0"/>
        <w:spacing w:after="0" w:line="240" w:lineRule="auto"/>
        <w:rPr>
          <w:rFonts w:ascii="Arial" w:hAnsi="Arial" w:cs="Arial"/>
          <w:b/>
          <w:bCs/>
          <w:color w:val="000000"/>
          <w:sz w:val="26"/>
          <w:szCs w:val="26"/>
        </w:rPr>
      </w:pPr>
    </w:p>
    <w:p w14:paraId="4C067A99" w14:textId="6A9F6320" w:rsidR="004200B0" w:rsidRPr="000428F9" w:rsidRDefault="004200B0" w:rsidP="00AA6AE2">
      <w:pPr>
        <w:autoSpaceDE w:val="0"/>
        <w:autoSpaceDN w:val="0"/>
        <w:adjustRightInd w:val="0"/>
        <w:spacing w:after="0"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Tabel </w:t>
      </w:r>
      <w:r w:rsidR="00096AC9">
        <w:rPr>
          <w:rFonts w:ascii="Times New Roman" w:hAnsi="Times New Roman" w:cs="Times New Roman"/>
          <w:b/>
          <w:bCs/>
          <w:color w:val="000000"/>
          <w:sz w:val="24"/>
          <w:szCs w:val="24"/>
        </w:rPr>
        <w:t>4.7</w:t>
      </w:r>
      <w:r w:rsidR="00126F44">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Frekuensi Pertanyaan </w:t>
      </w:r>
      <w:r>
        <w:rPr>
          <w:rFonts w:ascii="Times New Roman" w:hAnsi="Times New Roman" w:cs="Times New Roman"/>
          <w:b/>
          <w:bCs/>
          <w:i/>
          <w:color w:val="000000"/>
          <w:sz w:val="24"/>
          <w:szCs w:val="24"/>
        </w:rPr>
        <w:t>Browsing</w:t>
      </w:r>
    </w:p>
    <w:tbl>
      <w:tblPr>
        <w:tblW w:w="749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1045"/>
        <w:gridCol w:w="1129"/>
        <w:gridCol w:w="1129"/>
        <w:gridCol w:w="1129"/>
        <w:gridCol w:w="1129"/>
        <w:gridCol w:w="1129"/>
      </w:tblGrid>
      <w:tr w:rsidR="004200B0" w:rsidRPr="004200B0" w14:paraId="49B2EFCA" w14:textId="77777777" w:rsidTr="00B1624C">
        <w:trPr>
          <w:cantSplit/>
          <w:jc w:val="center"/>
        </w:trPr>
        <w:tc>
          <w:tcPr>
            <w:tcW w:w="7492" w:type="dxa"/>
            <w:gridSpan w:val="7"/>
            <w:tcBorders>
              <w:top w:val="single" w:sz="4" w:space="0" w:color="auto"/>
              <w:left w:val="single" w:sz="4" w:space="0" w:color="auto"/>
              <w:bottom w:val="nil"/>
              <w:right w:val="single" w:sz="4" w:space="0" w:color="auto"/>
            </w:tcBorders>
            <w:shd w:val="clear" w:color="auto" w:fill="FFFFFF"/>
            <w:vAlign w:val="center"/>
          </w:tcPr>
          <w:p w14:paraId="39BE042C" w14:textId="77777777" w:rsidR="004200B0" w:rsidRPr="004200B0" w:rsidRDefault="004200B0" w:rsidP="00941692">
            <w:pPr>
              <w:autoSpaceDE w:val="0"/>
              <w:autoSpaceDN w:val="0"/>
              <w:adjustRightInd w:val="0"/>
              <w:spacing w:after="0" w:line="360" w:lineRule="auto"/>
              <w:ind w:left="60" w:right="60"/>
              <w:jc w:val="center"/>
              <w:rPr>
                <w:rFonts w:ascii="Arial" w:hAnsi="Arial" w:cs="Arial"/>
                <w:color w:val="010205"/>
              </w:rPr>
            </w:pPr>
            <w:r w:rsidRPr="004200B0">
              <w:rPr>
                <w:rFonts w:ascii="Arial" w:hAnsi="Arial" w:cs="Arial"/>
                <w:b/>
                <w:bCs/>
                <w:color w:val="010205"/>
              </w:rPr>
              <w:t>Statistics</w:t>
            </w:r>
          </w:p>
        </w:tc>
      </w:tr>
      <w:tr w:rsidR="004200B0" w:rsidRPr="004200B0" w14:paraId="5B6FAA39" w14:textId="77777777" w:rsidTr="00B1624C">
        <w:trPr>
          <w:cantSplit/>
          <w:jc w:val="center"/>
        </w:trPr>
        <w:tc>
          <w:tcPr>
            <w:tcW w:w="1852" w:type="dxa"/>
            <w:gridSpan w:val="2"/>
            <w:tcBorders>
              <w:top w:val="nil"/>
              <w:left w:val="single" w:sz="4" w:space="0" w:color="auto"/>
              <w:bottom w:val="single" w:sz="8" w:space="0" w:color="152935"/>
              <w:right w:val="nil"/>
            </w:tcBorders>
            <w:shd w:val="clear" w:color="auto" w:fill="FFFFFF"/>
            <w:vAlign w:val="bottom"/>
          </w:tcPr>
          <w:p w14:paraId="70A5F01F" w14:textId="77777777" w:rsidR="004200B0" w:rsidRPr="004200B0" w:rsidRDefault="004200B0" w:rsidP="00941692">
            <w:pPr>
              <w:autoSpaceDE w:val="0"/>
              <w:autoSpaceDN w:val="0"/>
              <w:adjustRightInd w:val="0"/>
              <w:spacing w:after="0" w:line="360" w:lineRule="auto"/>
              <w:rPr>
                <w:rFonts w:ascii="Times New Roman" w:hAnsi="Times New Roman" w:cs="Times New Roman"/>
                <w:sz w:val="24"/>
                <w:szCs w:val="24"/>
              </w:rPr>
            </w:pPr>
          </w:p>
        </w:tc>
        <w:tc>
          <w:tcPr>
            <w:tcW w:w="1128" w:type="dxa"/>
            <w:tcBorders>
              <w:top w:val="nil"/>
              <w:left w:val="nil"/>
              <w:bottom w:val="single" w:sz="8" w:space="0" w:color="152935"/>
              <w:right w:val="single" w:sz="8" w:space="0" w:color="E0E0E0"/>
            </w:tcBorders>
            <w:shd w:val="clear" w:color="auto" w:fill="FFFFFF"/>
            <w:vAlign w:val="bottom"/>
          </w:tcPr>
          <w:p w14:paraId="28F9CA00" w14:textId="77777777" w:rsidR="004200B0" w:rsidRPr="004200B0" w:rsidRDefault="004200B0" w:rsidP="00941692">
            <w:pPr>
              <w:autoSpaceDE w:val="0"/>
              <w:autoSpaceDN w:val="0"/>
              <w:adjustRightInd w:val="0"/>
              <w:spacing w:after="0" w:line="360" w:lineRule="auto"/>
              <w:ind w:left="60" w:right="60"/>
              <w:jc w:val="center"/>
              <w:rPr>
                <w:rFonts w:ascii="Arial" w:hAnsi="Arial" w:cs="Arial"/>
                <w:color w:val="264A60"/>
                <w:sz w:val="18"/>
                <w:szCs w:val="18"/>
              </w:rPr>
            </w:pPr>
            <w:r w:rsidRPr="004200B0">
              <w:rPr>
                <w:rFonts w:ascii="Arial" w:hAnsi="Arial" w:cs="Arial"/>
                <w:color w:val="264A60"/>
                <w:sz w:val="18"/>
                <w:szCs w:val="18"/>
              </w:rPr>
              <w:t>pb1</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11C73BD8" w14:textId="77777777" w:rsidR="004200B0" w:rsidRPr="004200B0" w:rsidRDefault="004200B0" w:rsidP="00941692">
            <w:pPr>
              <w:autoSpaceDE w:val="0"/>
              <w:autoSpaceDN w:val="0"/>
              <w:adjustRightInd w:val="0"/>
              <w:spacing w:after="0" w:line="360" w:lineRule="auto"/>
              <w:ind w:left="60" w:right="60"/>
              <w:jc w:val="center"/>
              <w:rPr>
                <w:rFonts w:ascii="Arial" w:hAnsi="Arial" w:cs="Arial"/>
                <w:color w:val="264A60"/>
                <w:sz w:val="18"/>
                <w:szCs w:val="18"/>
              </w:rPr>
            </w:pPr>
            <w:r w:rsidRPr="004200B0">
              <w:rPr>
                <w:rFonts w:ascii="Arial" w:hAnsi="Arial" w:cs="Arial"/>
                <w:color w:val="264A60"/>
                <w:sz w:val="18"/>
                <w:szCs w:val="18"/>
              </w:rPr>
              <w:t>pb2</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234F78C8" w14:textId="77777777" w:rsidR="004200B0" w:rsidRPr="004200B0" w:rsidRDefault="004200B0" w:rsidP="00941692">
            <w:pPr>
              <w:autoSpaceDE w:val="0"/>
              <w:autoSpaceDN w:val="0"/>
              <w:adjustRightInd w:val="0"/>
              <w:spacing w:after="0" w:line="360" w:lineRule="auto"/>
              <w:ind w:left="60" w:right="60"/>
              <w:jc w:val="center"/>
              <w:rPr>
                <w:rFonts w:ascii="Arial" w:hAnsi="Arial" w:cs="Arial"/>
                <w:color w:val="264A60"/>
                <w:sz w:val="18"/>
                <w:szCs w:val="18"/>
              </w:rPr>
            </w:pPr>
            <w:r w:rsidRPr="004200B0">
              <w:rPr>
                <w:rFonts w:ascii="Arial" w:hAnsi="Arial" w:cs="Arial"/>
                <w:color w:val="264A60"/>
                <w:sz w:val="18"/>
                <w:szCs w:val="18"/>
              </w:rPr>
              <w:t>pb3</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3AD943AF" w14:textId="77777777" w:rsidR="004200B0" w:rsidRPr="004200B0" w:rsidRDefault="004200B0" w:rsidP="00941692">
            <w:pPr>
              <w:autoSpaceDE w:val="0"/>
              <w:autoSpaceDN w:val="0"/>
              <w:adjustRightInd w:val="0"/>
              <w:spacing w:after="0" w:line="360" w:lineRule="auto"/>
              <w:ind w:left="60" w:right="60"/>
              <w:jc w:val="center"/>
              <w:rPr>
                <w:rFonts w:ascii="Arial" w:hAnsi="Arial" w:cs="Arial"/>
                <w:color w:val="264A60"/>
                <w:sz w:val="18"/>
                <w:szCs w:val="18"/>
              </w:rPr>
            </w:pPr>
            <w:r w:rsidRPr="004200B0">
              <w:rPr>
                <w:rFonts w:ascii="Arial" w:hAnsi="Arial" w:cs="Arial"/>
                <w:color w:val="264A60"/>
                <w:sz w:val="18"/>
                <w:szCs w:val="18"/>
              </w:rPr>
              <w:t>pb4</w:t>
            </w:r>
          </w:p>
        </w:tc>
        <w:tc>
          <w:tcPr>
            <w:tcW w:w="1128" w:type="dxa"/>
            <w:tcBorders>
              <w:top w:val="nil"/>
              <w:left w:val="single" w:sz="8" w:space="0" w:color="E0E0E0"/>
              <w:bottom w:val="single" w:sz="8" w:space="0" w:color="152935"/>
              <w:right w:val="single" w:sz="4" w:space="0" w:color="auto"/>
            </w:tcBorders>
            <w:shd w:val="clear" w:color="auto" w:fill="FFFFFF"/>
            <w:vAlign w:val="bottom"/>
          </w:tcPr>
          <w:p w14:paraId="3C065ECD" w14:textId="77777777" w:rsidR="004200B0" w:rsidRPr="004200B0" w:rsidRDefault="004200B0" w:rsidP="00941692">
            <w:pPr>
              <w:autoSpaceDE w:val="0"/>
              <w:autoSpaceDN w:val="0"/>
              <w:adjustRightInd w:val="0"/>
              <w:spacing w:after="0" w:line="360" w:lineRule="auto"/>
              <w:ind w:left="60" w:right="60"/>
              <w:jc w:val="center"/>
              <w:rPr>
                <w:rFonts w:ascii="Arial" w:hAnsi="Arial" w:cs="Arial"/>
                <w:color w:val="264A60"/>
                <w:sz w:val="18"/>
                <w:szCs w:val="18"/>
              </w:rPr>
            </w:pPr>
            <w:r w:rsidRPr="004200B0">
              <w:rPr>
                <w:rFonts w:ascii="Arial" w:hAnsi="Arial" w:cs="Arial"/>
                <w:color w:val="264A60"/>
                <w:sz w:val="18"/>
                <w:szCs w:val="18"/>
              </w:rPr>
              <w:t>pb5</w:t>
            </w:r>
          </w:p>
        </w:tc>
      </w:tr>
      <w:tr w:rsidR="004200B0" w:rsidRPr="004200B0" w14:paraId="126B4CB2" w14:textId="77777777" w:rsidTr="00B1624C">
        <w:trPr>
          <w:cantSplit/>
          <w:jc w:val="center"/>
        </w:trPr>
        <w:tc>
          <w:tcPr>
            <w:tcW w:w="808" w:type="dxa"/>
            <w:vMerge w:val="restart"/>
            <w:tcBorders>
              <w:top w:val="single" w:sz="8" w:space="0" w:color="152935"/>
              <w:left w:val="single" w:sz="4" w:space="0" w:color="auto"/>
              <w:bottom w:val="single" w:sz="8" w:space="0" w:color="AEAEAE"/>
              <w:right w:val="nil"/>
            </w:tcBorders>
            <w:shd w:val="clear" w:color="auto" w:fill="E0E0E0"/>
          </w:tcPr>
          <w:p w14:paraId="65E23F0C" w14:textId="77777777" w:rsidR="004200B0" w:rsidRPr="004200B0" w:rsidRDefault="004200B0" w:rsidP="00941692">
            <w:pPr>
              <w:autoSpaceDE w:val="0"/>
              <w:autoSpaceDN w:val="0"/>
              <w:adjustRightInd w:val="0"/>
              <w:spacing w:after="0" w:line="360" w:lineRule="auto"/>
              <w:ind w:left="60" w:right="60"/>
              <w:rPr>
                <w:rFonts w:ascii="Arial" w:hAnsi="Arial" w:cs="Arial"/>
                <w:color w:val="264A60"/>
                <w:sz w:val="18"/>
                <w:szCs w:val="18"/>
              </w:rPr>
            </w:pPr>
            <w:r w:rsidRPr="004200B0">
              <w:rPr>
                <w:rFonts w:ascii="Arial" w:hAnsi="Arial" w:cs="Arial"/>
                <w:color w:val="264A60"/>
                <w:sz w:val="18"/>
                <w:szCs w:val="18"/>
              </w:rPr>
              <w:t>N</w:t>
            </w:r>
          </w:p>
        </w:tc>
        <w:tc>
          <w:tcPr>
            <w:tcW w:w="1044" w:type="dxa"/>
            <w:tcBorders>
              <w:top w:val="single" w:sz="8" w:space="0" w:color="152935"/>
              <w:left w:val="nil"/>
              <w:bottom w:val="single" w:sz="8" w:space="0" w:color="AEAEAE"/>
              <w:right w:val="nil"/>
            </w:tcBorders>
            <w:shd w:val="clear" w:color="auto" w:fill="E0E0E0"/>
          </w:tcPr>
          <w:p w14:paraId="3399903E" w14:textId="77777777" w:rsidR="004200B0" w:rsidRPr="004200B0" w:rsidRDefault="004200B0" w:rsidP="00941692">
            <w:pPr>
              <w:autoSpaceDE w:val="0"/>
              <w:autoSpaceDN w:val="0"/>
              <w:adjustRightInd w:val="0"/>
              <w:spacing w:after="0" w:line="360" w:lineRule="auto"/>
              <w:ind w:left="60" w:right="60"/>
              <w:rPr>
                <w:rFonts w:ascii="Arial" w:hAnsi="Arial" w:cs="Arial"/>
                <w:color w:val="264A60"/>
                <w:sz w:val="18"/>
                <w:szCs w:val="18"/>
              </w:rPr>
            </w:pPr>
            <w:r w:rsidRPr="004200B0">
              <w:rPr>
                <w:rFonts w:ascii="Arial" w:hAnsi="Arial" w:cs="Arial"/>
                <w:color w:val="264A60"/>
                <w:sz w:val="18"/>
                <w:szCs w:val="18"/>
              </w:rPr>
              <w:t>Valid</w:t>
            </w:r>
          </w:p>
        </w:tc>
        <w:tc>
          <w:tcPr>
            <w:tcW w:w="1128" w:type="dxa"/>
            <w:tcBorders>
              <w:top w:val="single" w:sz="8" w:space="0" w:color="152935"/>
              <w:left w:val="nil"/>
              <w:bottom w:val="single" w:sz="8" w:space="0" w:color="AEAEAE"/>
              <w:right w:val="single" w:sz="8" w:space="0" w:color="E0E0E0"/>
            </w:tcBorders>
            <w:shd w:val="clear" w:color="auto" w:fill="FFFFFF"/>
          </w:tcPr>
          <w:p w14:paraId="253F6F0B"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0D93CEA4"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7A6B34A7"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7DCFEB04"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33</w:t>
            </w:r>
          </w:p>
        </w:tc>
        <w:tc>
          <w:tcPr>
            <w:tcW w:w="1128" w:type="dxa"/>
            <w:tcBorders>
              <w:top w:val="single" w:sz="8" w:space="0" w:color="152935"/>
              <w:left w:val="single" w:sz="8" w:space="0" w:color="E0E0E0"/>
              <w:bottom w:val="single" w:sz="8" w:space="0" w:color="AEAEAE"/>
              <w:right w:val="single" w:sz="4" w:space="0" w:color="auto"/>
            </w:tcBorders>
            <w:shd w:val="clear" w:color="auto" w:fill="FFFFFF"/>
          </w:tcPr>
          <w:p w14:paraId="2C77FE80"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33</w:t>
            </w:r>
          </w:p>
        </w:tc>
      </w:tr>
      <w:tr w:rsidR="004200B0" w:rsidRPr="004200B0" w14:paraId="3AE3B196" w14:textId="77777777" w:rsidTr="00B1624C">
        <w:trPr>
          <w:cantSplit/>
          <w:jc w:val="center"/>
        </w:trPr>
        <w:tc>
          <w:tcPr>
            <w:tcW w:w="808" w:type="dxa"/>
            <w:vMerge/>
            <w:tcBorders>
              <w:top w:val="single" w:sz="8" w:space="0" w:color="152935"/>
              <w:left w:val="single" w:sz="4" w:space="0" w:color="auto"/>
              <w:bottom w:val="single" w:sz="8" w:space="0" w:color="AEAEAE"/>
              <w:right w:val="nil"/>
            </w:tcBorders>
            <w:shd w:val="clear" w:color="auto" w:fill="E0E0E0"/>
          </w:tcPr>
          <w:p w14:paraId="3969F420" w14:textId="77777777" w:rsidR="004200B0" w:rsidRPr="004200B0" w:rsidRDefault="004200B0" w:rsidP="00941692">
            <w:pPr>
              <w:autoSpaceDE w:val="0"/>
              <w:autoSpaceDN w:val="0"/>
              <w:adjustRightInd w:val="0"/>
              <w:spacing w:after="0" w:line="360" w:lineRule="auto"/>
              <w:rPr>
                <w:rFonts w:ascii="Arial" w:hAnsi="Arial" w:cs="Arial"/>
                <w:color w:val="010205"/>
                <w:sz w:val="18"/>
                <w:szCs w:val="18"/>
              </w:rPr>
            </w:pPr>
          </w:p>
        </w:tc>
        <w:tc>
          <w:tcPr>
            <w:tcW w:w="1044" w:type="dxa"/>
            <w:tcBorders>
              <w:top w:val="single" w:sz="8" w:space="0" w:color="AEAEAE"/>
              <w:left w:val="nil"/>
              <w:bottom w:val="single" w:sz="8" w:space="0" w:color="AEAEAE"/>
              <w:right w:val="nil"/>
            </w:tcBorders>
            <w:shd w:val="clear" w:color="auto" w:fill="E0E0E0"/>
          </w:tcPr>
          <w:p w14:paraId="30C73097" w14:textId="77777777" w:rsidR="004200B0" w:rsidRPr="004200B0" w:rsidRDefault="004200B0" w:rsidP="00941692">
            <w:pPr>
              <w:autoSpaceDE w:val="0"/>
              <w:autoSpaceDN w:val="0"/>
              <w:adjustRightInd w:val="0"/>
              <w:spacing w:after="0" w:line="360" w:lineRule="auto"/>
              <w:ind w:left="60" w:right="60"/>
              <w:rPr>
                <w:rFonts w:ascii="Arial" w:hAnsi="Arial" w:cs="Arial"/>
                <w:color w:val="264A60"/>
                <w:sz w:val="18"/>
                <w:szCs w:val="18"/>
              </w:rPr>
            </w:pPr>
            <w:r w:rsidRPr="004200B0">
              <w:rPr>
                <w:rFonts w:ascii="Arial" w:hAnsi="Arial" w:cs="Arial"/>
                <w:color w:val="264A60"/>
                <w:sz w:val="18"/>
                <w:szCs w:val="18"/>
              </w:rPr>
              <w:t>Missing</w:t>
            </w:r>
          </w:p>
        </w:tc>
        <w:tc>
          <w:tcPr>
            <w:tcW w:w="1128" w:type="dxa"/>
            <w:tcBorders>
              <w:top w:val="single" w:sz="8" w:space="0" w:color="AEAEAE"/>
              <w:left w:val="nil"/>
              <w:bottom w:val="single" w:sz="8" w:space="0" w:color="AEAEAE"/>
              <w:right w:val="single" w:sz="8" w:space="0" w:color="E0E0E0"/>
            </w:tcBorders>
            <w:shd w:val="clear" w:color="auto" w:fill="FFFFFF"/>
          </w:tcPr>
          <w:p w14:paraId="649FD6D6"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301C29B"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55939F9B"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1B5EDB59"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2111973D"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0</w:t>
            </w:r>
          </w:p>
        </w:tc>
      </w:tr>
      <w:tr w:rsidR="004200B0" w:rsidRPr="004200B0" w14:paraId="4462ACEE"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4C20AAB2" w14:textId="77777777" w:rsidR="004200B0" w:rsidRPr="004200B0" w:rsidRDefault="004200B0" w:rsidP="00941692">
            <w:pPr>
              <w:autoSpaceDE w:val="0"/>
              <w:autoSpaceDN w:val="0"/>
              <w:adjustRightInd w:val="0"/>
              <w:spacing w:after="0" w:line="360" w:lineRule="auto"/>
              <w:ind w:left="60" w:right="60"/>
              <w:rPr>
                <w:rFonts w:ascii="Arial" w:hAnsi="Arial" w:cs="Arial"/>
                <w:color w:val="264A60"/>
                <w:sz w:val="18"/>
                <w:szCs w:val="18"/>
              </w:rPr>
            </w:pPr>
            <w:r w:rsidRPr="004200B0">
              <w:rPr>
                <w:rFonts w:ascii="Arial" w:hAnsi="Arial" w:cs="Arial"/>
                <w:color w:val="264A60"/>
                <w:sz w:val="18"/>
                <w:szCs w:val="18"/>
              </w:rPr>
              <w:t>Mean</w:t>
            </w:r>
          </w:p>
        </w:tc>
        <w:tc>
          <w:tcPr>
            <w:tcW w:w="1128" w:type="dxa"/>
            <w:tcBorders>
              <w:top w:val="single" w:sz="8" w:space="0" w:color="AEAEAE"/>
              <w:left w:val="nil"/>
              <w:bottom w:val="single" w:sz="8" w:space="0" w:color="AEAEAE"/>
              <w:right w:val="single" w:sz="8" w:space="0" w:color="E0E0E0"/>
            </w:tcBorders>
            <w:shd w:val="clear" w:color="auto" w:fill="FFFFFF"/>
          </w:tcPr>
          <w:p w14:paraId="1C415B63"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125BADF3"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22CF39B"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18A6137"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64C06800"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1.00</w:t>
            </w:r>
          </w:p>
        </w:tc>
      </w:tr>
      <w:tr w:rsidR="004200B0" w:rsidRPr="004200B0" w14:paraId="2588C5AA"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1890F3A4" w14:textId="77777777" w:rsidR="004200B0" w:rsidRPr="004200B0" w:rsidRDefault="004200B0" w:rsidP="00941692">
            <w:pPr>
              <w:autoSpaceDE w:val="0"/>
              <w:autoSpaceDN w:val="0"/>
              <w:adjustRightInd w:val="0"/>
              <w:spacing w:after="0" w:line="360" w:lineRule="auto"/>
              <w:ind w:left="60" w:right="60"/>
              <w:rPr>
                <w:rFonts w:ascii="Arial" w:hAnsi="Arial" w:cs="Arial"/>
                <w:color w:val="264A60"/>
                <w:sz w:val="18"/>
                <w:szCs w:val="18"/>
              </w:rPr>
            </w:pPr>
            <w:r w:rsidRPr="004200B0">
              <w:rPr>
                <w:rFonts w:ascii="Arial" w:hAnsi="Arial" w:cs="Arial"/>
                <w:color w:val="264A60"/>
                <w:sz w:val="18"/>
                <w:szCs w:val="18"/>
              </w:rPr>
              <w:t>Median</w:t>
            </w:r>
          </w:p>
        </w:tc>
        <w:tc>
          <w:tcPr>
            <w:tcW w:w="1128" w:type="dxa"/>
            <w:tcBorders>
              <w:top w:val="single" w:sz="8" w:space="0" w:color="AEAEAE"/>
              <w:left w:val="nil"/>
              <w:bottom w:val="single" w:sz="8" w:space="0" w:color="AEAEAE"/>
              <w:right w:val="single" w:sz="8" w:space="0" w:color="E0E0E0"/>
            </w:tcBorders>
            <w:shd w:val="clear" w:color="auto" w:fill="FFFFFF"/>
          </w:tcPr>
          <w:p w14:paraId="0BDF9181"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1ADDBAD0"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475472D6"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0DC65B34"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0DA59D1B"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1.00</w:t>
            </w:r>
          </w:p>
        </w:tc>
      </w:tr>
      <w:tr w:rsidR="004200B0" w:rsidRPr="004200B0" w14:paraId="36555DF5"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0B13CEB9" w14:textId="77777777" w:rsidR="004200B0" w:rsidRPr="004200B0" w:rsidRDefault="004200B0" w:rsidP="00941692">
            <w:pPr>
              <w:autoSpaceDE w:val="0"/>
              <w:autoSpaceDN w:val="0"/>
              <w:adjustRightInd w:val="0"/>
              <w:spacing w:after="0" w:line="360" w:lineRule="auto"/>
              <w:ind w:left="60" w:right="60"/>
              <w:rPr>
                <w:rFonts w:ascii="Arial" w:hAnsi="Arial" w:cs="Arial"/>
                <w:color w:val="264A60"/>
                <w:sz w:val="18"/>
                <w:szCs w:val="18"/>
              </w:rPr>
            </w:pPr>
            <w:r w:rsidRPr="004200B0">
              <w:rPr>
                <w:rFonts w:ascii="Arial" w:hAnsi="Arial" w:cs="Arial"/>
                <w:color w:val="264A60"/>
                <w:sz w:val="18"/>
                <w:szCs w:val="18"/>
              </w:rPr>
              <w:t>Minimum</w:t>
            </w:r>
          </w:p>
        </w:tc>
        <w:tc>
          <w:tcPr>
            <w:tcW w:w="1128" w:type="dxa"/>
            <w:tcBorders>
              <w:top w:val="single" w:sz="8" w:space="0" w:color="AEAEAE"/>
              <w:left w:val="nil"/>
              <w:bottom w:val="single" w:sz="8" w:space="0" w:color="AEAEAE"/>
              <w:right w:val="single" w:sz="8" w:space="0" w:color="E0E0E0"/>
            </w:tcBorders>
            <w:shd w:val="clear" w:color="auto" w:fill="FFFFFF"/>
          </w:tcPr>
          <w:p w14:paraId="11EE3905"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B0E35ED"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B37BF61"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54B5D6DC"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5F00A20B"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w:t>
            </w:r>
          </w:p>
        </w:tc>
      </w:tr>
      <w:tr w:rsidR="004200B0" w:rsidRPr="004200B0" w14:paraId="770A9C99" w14:textId="77777777" w:rsidTr="00B1624C">
        <w:trPr>
          <w:cantSplit/>
          <w:jc w:val="center"/>
        </w:trPr>
        <w:tc>
          <w:tcPr>
            <w:tcW w:w="1852" w:type="dxa"/>
            <w:gridSpan w:val="2"/>
            <w:tcBorders>
              <w:top w:val="single" w:sz="8" w:space="0" w:color="AEAEAE"/>
              <w:left w:val="single" w:sz="4" w:space="0" w:color="auto"/>
              <w:bottom w:val="single" w:sz="4" w:space="0" w:color="auto"/>
              <w:right w:val="nil"/>
            </w:tcBorders>
            <w:shd w:val="clear" w:color="auto" w:fill="E0E0E0"/>
          </w:tcPr>
          <w:p w14:paraId="0402514E" w14:textId="77777777" w:rsidR="004200B0" w:rsidRPr="004200B0" w:rsidRDefault="004200B0" w:rsidP="00941692">
            <w:pPr>
              <w:autoSpaceDE w:val="0"/>
              <w:autoSpaceDN w:val="0"/>
              <w:adjustRightInd w:val="0"/>
              <w:spacing w:after="0" w:line="360" w:lineRule="auto"/>
              <w:ind w:left="60" w:right="60"/>
              <w:rPr>
                <w:rFonts w:ascii="Arial" w:hAnsi="Arial" w:cs="Arial"/>
                <w:color w:val="264A60"/>
                <w:sz w:val="18"/>
                <w:szCs w:val="18"/>
              </w:rPr>
            </w:pPr>
            <w:r w:rsidRPr="004200B0">
              <w:rPr>
                <w:rFonts w:ascii="Arial" w:hAnsi="Arial" w:cs="Arial"/>
                <w:color w:val="264A60"/>
                <w:sz w:val="18"/>
                <w:szCs w:val="18"/>
              </w:rPr>
              <w:t>Maximum</w:t>
            </w:r>
          </w:p>
        </w:tc>
        <w:tc>
          <w:tcPr>
            <w:tcW w:w="1128" w:type="dxa"/>
            <w:tcBorders>
              <w:top w:val="single" w:sz="8" w:space="0" w:color="AEAEAE"/>
              <w:left w:val="nil"/>
              <w:bottom w:val="single" w:sz="4" w:space="0" w:color="auto"/>
              <w:right w:val="single" w:sz="8" w:space="0" w:color="E0E0E0"/>
            </w:tcBorders>
            <w:shd w:val="clear" w:color="auto" w:fill="FFFFFF"/>
          </w:tcPr>
          <w:p w14:paraId="67F5D3E2"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5CCE67EE"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757605B3"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4BC5A7FA"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4" w:space="0" w:color="auto"/>
              <w:right w:val="single" w:sz="4" w:space="0" w:color="auto"/>
            </w:tcBorders>
            <w:shd w:val="clear" w:color="auto" w:fill="FFFFFF"/>
          </w:tcPr>
          <w:p w14:paraId="78C9F6B6"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w:t>
            </w:r>
          </w:p>
        </w:tc>
      </w:tr>
    </w:tbl>
    <w:p w14:paraId="6D269CC7" w14:textId="77777777" w:rsidR="004200B0" w:rsidRPr="004200B0" w:rsidRDefault="004200B0" w:rsidP="004200B0">
      <w:pPr>
        <w:autoSpaceDE w:val="0"/>
        <w:autoSpaceDN w:val="0"/>
        <w:adjustRightInd w:val="0"/>
        <w:spacing w:after="0" w:line="400" w:lineRule="atLeast"/>
        <w:rPr>
          <w:rFonts w:ascii="Times New Roman" w:hAnsi="Times New Roman" w:cs="Times New Roman"/>
          <w:sz w:val="24"/>
          <w:szCs w:val="24"/>
        </w:rPr>
      </w:pPr>
    </w:p>
    <w:p w14:paraId="31A38445" w14:textId="3AC67721" w:rsidR="002A0036" w:rsidRDefault="00B11899" w:rsidP="00E95BFD">
      <w:pPr>
        <w:spacing w:after="0" w:line="360" w:lineRule="auto"/>
        <w:ind w:firstLine="720"/>
        <w:jc w:val="both"/>
        <w:rPr>
          <w:rFonts w:ascii="Times New Roman" w:hAnsi="Times New Roman" w:cs="Times New Roman"/>
          <w:sz w:val="24"/>
          <w:szCs w:val="24"/>
        </w:rPr>
      </w:pPr>
      <w:r w:rsidRPr="006639F2">
        <w:rPr>
          <w:rFonts w:ascii="Times New Roman" w:hAnsi="Times New Roman" w:cs="Times New Roman"/>
          <w:sz w:val="24"/>
          <w:szCs w:val="24"/>
        </w:rPr>
        <w:t>Pada T</w:t>
      </w:r>
      <w:r w:rsidR="00096AC9">
        <w:rPr>
          <w:rFonts w:ascii="Times New Roman" w:hAnsi="Times New Roman" w:cs="Times New Roman"/>
          <w:sz w:val="24"/>
          <w:szCs w:val="24"/>
        </w:rPr>
        <w:t>abel 4.7</w:t>
      </w:r>
      <w:r w:rsidRPr="006639F2">
        <w:rPr>
          <w:rFonts w:ascii="Times New Roman" w:hAnsi="Times New Roman" w:cs="Times New Roman"/>
          <w:sz w:val="24"/>
          <w:szCs w:val="24"/>
        </w:rPr>
        <w:t xml:space="preserve"> menunjukan frekuensi </w:t>
      </w:r>
      <w:r>
        <w:rPr>
          <w:rFonts w:ascii="Times New Roman" w:hAnsi="Times New Roman" w:cs="Times New Roman"/>
          <w:sz w:val="24"/>
          <w:szCs w:val="24"/>
        </w:rPr>
        <w:t xml:space="preserve">pada pertanyaan </w:t>
      </w:r>
      <w:r>
        <w:rPr>
          <w:rFonts w:ascii="Times New Roman" w:hAnsi="Times New Roman" w:cs="Times New Roman"/>
          <w:i/>
          <w:sz w:val="24"/>
          <w:szCs w:val="24"/>
        </w:rPr>
        <w:t>browsing</w:t>
      </w:r>
      <w:r>
        <w:rPr>
          <w:rFonts w:ascii="Times New Roman" w:hAnsi="Times New Roman" w:cs="Times New Roman"/>
          <w:sz w:val="24"/>
          <w:szCs w:val="24"/>
        </w:rPr>
        <w:t xml:space="preserve"> dimana pb</w:t>
      </w:r>
      <w:r w:rsidRPr="006639F2">
        <w:rPr>
          <w:rFonts w:ascii="Times New Roman" w:hAnsi="Times New Roman" w:cs="Times New Roman"/>
          <w:sz w:val="24"/>
          <w:szCs w:val="24"/>
        </w:rPr>
        <w:t xml:space="preserve">1 </w:t>
      </w:r>
      <w:r>
        <w:rPr>
          <w:rFonts w:ascii="Times New Roman" w:hAnsi="Times New Roman" w:cs="Times New Roman"/>
          <w:sz w:val="24"/>
          <w:szCs w:val="24"/>
        </w:rPr>
        <w:t xml:space="preserve">merupakan pertanyaan </w:t>
      </w:r>
      <w:r w:rsidRPr="00B11899">
        <w:rPr>
          <w:rFonts w:ascii="Times New Roman" w:hAnsi="Times New Roman" w:cs="Times New Roman"/>
          <w:i/>
          <w:sz w:val="24"/>
          <w:szCs w:val="24"/>
        </w:rPr>
        <w:t>browsing</w:t>
      </w:r>
      <w:r w:rsidRPr="006639F2">
        <w:rPr>
          <w:rFonts w:ascii="Times New Roman" w:hAnsi="Times New Roman" w:cs="Times New Roman"/>
          <w:sz w:val="24"/>
          <w:szCs w:val="24"/>
        </w:rPr>
        <w:t xml:space="preserve"> </w:t>
      </w:r>
      <w:r>
        <w:rPr>
          <w:rFonts w:ascii="Times New Roman" w:hAnsi="Times New Roman" w:cs="Times New Roman"/>
          <w:sz w:val="24"/>
          <w:szCs w:val="24"/>
        </w:rPr>
        <w:t>yang pertama, pb2</w:t>
      </w:r>
      <w:r w:rsidRPr="006639F2">
        <w:rPr>
          <w:rFonts w:ascii="Times New Roman" w:hAnsi="Times New Roman" w:cs="Times New Roman"/>
          <w:sz w:val="24"/>
          <w:szCs w:val="24"/>
        </w:rPr>
        <w:t xml:space="preserve"> </w:t>
      </w:r>
      <w:r>
        <w:rPr>
          <w:rFonts w:ascii="Times New Roman" w:hAnsi="Times New Roman" w:cs="Times New Roman"/>
          <w:sz w:val="24"/>
          <w:szCs w:val="24"/>
        </w:rPr>
        <w:t xml:space="preserve">merupakan pertanyaan </w:t>
      </w:r>
      <w:r w:rsidRPr="00B11899">
        <w:rPr>
          <w:rFonts w:ascii="Times New Roman" w:hAnsi="Times New Roman" w:cs="Times New Roman"/>
          <w:i/>
          <w:sz w:val="24"/>
          <w:szCs w:val="24"/>
        </w:rPr>
        <w:t>browsing</w:t>
      </w:r>
      <w:r w:rsidRPr="006639F2">
        <w:rPr>
          <w:rFonts w:ascii="Times New Roman" w:hAnsi="Times New Roman" w:cs="Times New Roman"/>
          <w:sz w:val="24"/>
          <w:szCs w:val="24"/>
        </w:rPr>
        <w:t xml:space="preserve"> </w:t>
      </w:r>
      <w:r>
        <w:rPr>
          <w:rFonts w:ascii="Times New Roman" w:hAnsi="Times New Roman" w:cs="Times New Roman"/>
          <w:sz w:val="24"/>
          <w:szCs w:val="24"/>
        </w:rPr>
        <w:t>yang ke-2 sampai pada pb5</w:t>
      </w:r>
      <w:r w:rsidRPr="006639F2">
        <w:rPr>
          <w:rFonts w:ascii="Times New Roman" w:hAnsi="Times New Roman" w:cs="Times New Roman"/>
          <w:sz w:val="24"/>
          <w:szCs w:val="24"/>
        </w:rPr>
        <w:t xml:space="preserve">, </w:t>
      </w:r>
      <w:r>
        <w:rPr>
          <w:rFonts w:ascii="Times New Roman" w:hAnsi="Times New Roman" w:cs="Times New Roman"/>
          <w:sz w:val="24"/>
          <w:szCs w:val="24"/>
        </w:rPr>
        <w:t>dengan kategori pembobotan nilai 0 untuk jawaban salah dan 1 untuk jawaban benar.</w:t>
      </w:r>
    </w:p>
    <w:p w14:paraId="197506D9" w14:textId="77777777" w:rsidR="00F16C54" w:rsidRPr="00B1624C" w:rsidRDefault="00F16C54" w:rsidP="00B11899">
      <w:pPr>
        <w:spacing w:after="0" w:line="240" w:lineRule="auto"/>
        <w:ind w:firstLine="720"/>
        <w:jc w:val="both"/>
        <w:rPr>
          <w:rFonts w:ascii="Times New Roman" w:eastAsia="Times New Roman" w:hAnsi="Times New Roman" w:cs="Times New Roman"/>
          <w:b/>
          <w:color w:val="FF0000"/>
          <w:sz w:val="24"/>
          <w:szCs w:val="24"/>
        </w:rPr>
      </w:pPr>
    </w:p>
    <w:p w14:paraId="5527E5AA" w14:textId="763D3445" w:rsidR="00B11899" w:rsidRPr="00B11899" w:rsidRDefault="00B11899" w:rsidP="00B11899">
      <w:pPr>
        <w:spacing w:after="0" w:line="360" w:lineRule="auto"/>
        <w:jc w:val="both"/>
        <w:outlineLvl w:val="1"/>
        <w:rPr>
          <w:rFonts w:ascii="Times New Roman" w:hAnsi="Times New Roman" w:cs="Times New Roman"/>
          <w:b/>
          <w:sz w:val="24"/>
          <w:szCs w:val="24"/>
        </w:rPr>
      </w:pPr>
      <w:bookmarkStart w:id="270" w:name="_Toc40930977"/>
      <w:r w:rsidRPr="00B11899">
        <w:rPr>
          <w:rFonts w:ascii="Times New Roman" w:hAnsi="Times New Roman" w:cs="Times New Roman"/>
          <w:b/>
          <w:sz w:val="24"/>
          <w:szCs w:val="24"/>
        </w:rPr>
        <w:t>P</w:t>
      </w:r>
      <w:r>
        <w:rPr>
          <w:rFonts w:ascii="Times New Roman" w:hAnsi="Times New Roman" w:cs="Times New Roman"/>
          <w:b/>
          <w:sz w:val="24"/>
          <w:szCs w:val="24"/>
        </w:rPr>
        <w:t xml:space="preserve">enjelasan tabel frekuensi pertanyaan </w:t>
      </w:r>
      <w:proofErr w:type="gramStart"/>
      <w:r w:rsidRPr="00B11899">
        <w:rPr>
          <w:rFonts w:ascii="Times New Roman" w:hAnsi="Times New Roman" w:cs="Times New Roman"/>
          <w:b/>
          <w:i/>
          <w:sz w:val="24"/>
          <w:szCs w:val="24"/>
        </w:rPr>
        <w:t>Browsing</w:t>
      </w:r>
      <w:r w:rsidRPr="00B11899">
        <w:rPr>
          <w:rFonts w:ascii="Times New Roman" w:hAnsi="Times New Roman" w:cs="Times New Roman"/>
          <w:b/>
          <w:sz w:val="24"/>
          <w:szCs w:val="24"/>
        </w:rPr>
        <w:t xml:space="preserve"> :</w:t>
      </w:r>
      <w:bookmarkEnd w:id="270"/>
      <w:proofErr w:type="gramEnd"/>
    </w:p>
    <w:p w14:paraId="76A28305" w14:textId="1BD6EB1F" w:rsidR="00B11899" w:rsidRPr="006639F2" w:rsidRDefault="00B11899" w:rsidP="008D0BBA">
      <w:pPr>
        <w:pStyle w:val="ListParagraph"/>
        <w:numPr>
          <w:ilvl w:val="0"/>
          <w:numId w:val="35"/>
        </w:numPr>
        <w:spacing w:after="0" w:line="360" w:lineRule="auto"/>
        <w:jc w:val="both"/>
        <w:outlineLvl w:val="1"/>
        <w:rPr>
          <w:rFonts w:ascii="Times New Roman" w:hAnsi="Times New Roman" w:cs="Times New Roman"/>
          <w:color w:val="FF0000"/>
          <w:sz w:val="24"/>
          <w:szCs w:val="24"/>
        </w:rPr>
      </w:pPr>
      <w:bookmarkStart w:id="271" w:name="_Toc40930978"/>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0 (Salah) sebanyak 0 orang.</w:t>
      </w:r>
      <w:bookmarkEnd w:id="271"/>
    </w:p>
    <w:p w14:paraId="3E8C01CA" w14:textId="617891F5" w:rsidR="00F12FD7" w:rsidRPr="004F3931" w:rsidRDefault="00B11899" w:rsidP="008D0BBA">
      <w:pPr>
        <w:pStyle w:val="ListParagraph"/>
        <w:numPr>
          <w:ilvl w:val="0"/>
          <w:numId w:val="35"/>
        </w:numPr>
        <w:spacing w:after="0" w:line="360" w:lineRule="auto"/>
        <w:jc w:val="both"/>
        <w:outlineLvl w:val="1"/>
        <w:rPr>
          <w:rFonts w:ascii="Times New Roman" w:hAnsi="Times New Roman" w:cs="Times New Roman"/>
          <w:color w:val="FF0000"/>
          <w:sz w:val="24"/>
          <w:szCs w:val="24"/>
        </w:rPr>
      </w:pPr>
      <w:bookmarkStart w:id="272" w:name="_Toc40930979"/>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w:t>
      </w:r>
      <w:r w:rsidR="00F16C54">
        <w:rPr>
          <w:rFonts w:ascii="Times New Roman" w:hAnsi="Times New Roman" w:cs="Times New Roman"/>
          <w:sz w:val="24"/>
          <w:szCs w:val="24"/>
        </w:rPr>
        <w:t>bobot nilai 1</w:t>
      </w:r>
      <w:r>
        <w:rPr>
          <w:rFonts w:ascii="Times New Roman" w:hAnsi="Times New Roman" w:cs="Times New Roman"/>
          <w:sz w:val="24"/>
          <w:szCs w:val="24"/>
        </w:rPr>
        <w:t xml:space="preserve"> ( Benar</w:t>
      </w:r>
      <w:r w:rsidR="00F16C54">
        <w:rPr>
          <w:rFonts w:ascii="Times New Roman" w:hAnsi="Times New Roman" w:cs="Times New Roman"/>
          <w:sz w:val="24"/>
          <w:szCs w:val="24"/>
        </w:rPr>
        <w:t>) sebanyak 33</w:t>
      </w:r>
      <w:r>
        <w:rPr>
          <w:rFonts w:ascii="Times New Roman" w:hAnsi="Times New Roman" w:cs="Times New Roman"/>
          <w:sz w:val="24"/>
          <w:szCs w:val="24"/>
        </w:rPr>
        <w:t xml:space="preserve"> orang sekaligus menunjukan bahwa rata-rata peserta menjawab </w:t>
      </w:r>
      <w:r>
        <w:rPr>
          <w:rFonts w:ascii="Times New Roman" w:hAnsi="Times New Roman" w:cs="Times New Roman"/>
          <w:sz w:val="24"/>
          <w:szCs w:val="24"/>
        </w:rPr>
        <w:lastRenderedPageBreak/>
        <w:t xml:space="preserve">dengan jawaban yang benar yang membuat nilai minimum dan maximum bernilai 1 karena tidak ada yang menjawab salah pada ke-5 proses tugas </w:t>
      </w:r>
      <w:r w:rsidRPr="00B11899">
        <w:rPr>
          <w:rFonts w:ascii="Times New Roman" w:hAnsi="Times New Roman" w:cs="Times New Roman"/>
          <w:i/>
          <w:sz w:val="24"/>
          <w:szCs w:val="24"/>
        </w:rPr>
        <w:t>browsing</w:t>
      </w:r>
      <w:r w:rsidR="00E94860">
        <w:rPr>
          <w:rFonts w:ascii="Times New Roman" w:hAnsi="Times New Roman" w:cs="Times New Roman"/>
          <w:i/>
          <w:sz w:val="24"/>
          <w:szCs w:val="24"/>
        </w:rPr>
        <w:t xml:space="preserve">, </w:t>
      </w:r>
      <w:r w:rsidR="00E94860">
        <w:rPr>
          <w:rFonts w:ascii="Times New Roman" w:hAnsi="Times New Roman" w:cs="Times New Roman"/>
          <w:sz w:val="24"/>
          <w:szCs w:val="24"/>
        </w:rPr>
        <w:t xml:space="preserve">hal ini sekaligus menunjukan bahwa pada proses </w:t>
      </w:r>
      <w:r w:rsidR="00E94860" w:rsidRPr="00E94860">
        <w:rPr>
          <w:rFonts w:ascii="Times New Roman" w:hAnsi="Times New Roman" w:cs="Times New Roman"/>
          <w:i/>
          <w:sz w:val="24"/>
          <w:szCs w:val="24"/>
        </w:rPr>
        <w:t>browsing</w:t>
      </w:r>
      <w:r w:rsidR="00E94860">
        <w:rPr>
          <w:rFonts w:ascii="Times New Roman" w:hAnsi="Times New Roman" w:cs="Times New Roman"/>
          <w:i/>
          <w:sz w:val="24"/>
          <w:szCs w:val="24"/>
        </w:rPr>
        <w:t xml:space="preserve"> </w:t>
      </w:r>
      <w:r w:rsidR="00E94860">
        <w:rPr>
          <w:rFonts w:ascii="Times New Roman" w:hAnsi="Times New Roman" w:cs="Times New Roman"/>
          <w:sz w:val="24"/>
          <w:szCs w:val="24"/>
        </w:rPr>
        <w:t>sudah berjalan dengan baik</w:t>
      </w:r>
      <w:r w:rsidR="00F16C54">
        <w:rPr>
          <w:rFonts w:ascii="Times New Roman" w:hAnsi="Times New Roman" w:cs="Times New Roman"/>
          <w:i/>
          <w:sz w:val="24"/>
          <w:szCs w:val="24"/>
        </w:rPr>
        <w:t>.</w:t>
      </w:r>
      <w:bookmarkEnd w:id="272"/>
    </w:p>
    <w:p w14:paraId="79EB53C7" w14:textId="6B7972F2" w:rsidR="00F12FD7" w:rsidRPr="00514E03" w:rsidRDefault="00F12FD7" w:rsidP="00F12FD7">
      <w:pPr>
        <w:spacing w:after="0" w:line="360" w:lineRule="auto"/>
        <w:jc w:val="both"/>
        <w:outlineLvl w:val="1"/>
        <w:rPr>
          <w:rFonts w:ascii="Times New Roman" w:hAnsi="Times New Roman" w:cs="Times New Roman"/>
          <w:b/>
          <w:sz w:val="24"/>
          <w:szCs w:val="24"/>
          <w:lang w:val="en-ID"/>
        </w:rPr>
      </w:pPr>
      <w:bookmarkStart w:id="273" w:name="_Toc40930980"/>
      <w:r w:rsidRPr="00514E03">
        <w:rPr>
          <w:rFonts w:ascii="Times New Roman" w:hAnsi="Times New Roman" w:cs="Times New Roman"/>
          <w:b/>
          <w:sz w:val="24"/>
          <w:szCs w:val="24"/>
          <w:lang w:val="en-ID"/>
        </w:rPr>
        <w:t xml:space="preserve">Pertanyan untuk </w:t>
      </w:r>
      <w:r w:rsidRPr="00514E03">
        <w:rPr>
          <w:rFonts w:ascii="Times New Roman" w:hAnsi="Times New Roman" w:cs="Times New Roman"/>
          <w:b/>
          <w:i/>
          <w:sz w:val="24"/>
          <w:szCs w:val="24"/>
          <w:lang w:val="en-ID"/>
        </w:rPr>
        <w:t>Searching</w:t>
      </w:r>
      <w:bookmarkEnd w:id="273"/>
    </w:p>
    <w:p w14:paraId="469E2394" w14:textId="77777777" w:rsidR="00F12FD7" w:rsidRPr="00514E03" w:rsidRDefault="00F12FD7" w:rsidP="008D0BBA">
      <w:pPr>
        <w:pStyle w:val="ListParagraph"/>
        <w:numPr>
          <w:ilvl w:val="0"/>
          <w:numId w:val="17"/>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Dengan fitur Searching temukanlah 1 tarian yang difungsikan untuk Aktifitas Bencana Kekeringan, digunakan dalam Kegiatan Sosial sebagai Hiburan, Berasal dari Kabupaten Karangasem, di Praktekan pertamakali pada Abad ke 17, merupakan Jenis Tari Berpasangan Pria, menggunakan Atribut Perisai serta Instrumen Pengiring yaitu Tawa-tawa. Apakah anda menemukan 1 tarian </w:t>
      </w:r>
      <w:proofErr w:type="gramStart"/>
      <w:r w:rsidRPr="00514E03">
        <w:rPr>
          <w:rFonts w:ascii="Times New Roman" w:eastAsia="Times New Roman" w:hAnsi="Times New Roman" w:cs="Times New Roman"/>
          <w:color w:val="000000"/>
          <w:sz w:val="24"/>
          <w:szCs w:val="24"/>
        </w:rPr>
        <w:t>itu ?</w:t>
      </w:r>
      <w:proofErr w:type="gramEnd"/>
    </w:p>
    <w:p w14:paraId="4F87910E" w14:textId="77777777" w:rsidR="00F12FD7" w:rsidRPr="00514E03" w:rsidRDefault="00F12FD7" w:rsidP="008D0BBA">
      <w:pPr>
        <w:pStyle w:val="ListParagraph"/>
        <w:numPr>
          <w:ilvl w:val="0"/>
          <w:numId w:val="17"/>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Dengan fitur Searching temukanlah 2 tarian yang digunakan dalam Kegiatan Sosial sebagai Hiburan, Kabupaten tempat asal tarian tersebut Tidak Diketahui, di Praktekan pertamakali pada Abad ke 20, merupakan jenis tarian Berpasangan Pria, ditarikan oleh Pria dan Wanita, serta menggunakan Atribut Gelang Kana. Apakah anda menemukan 2 tarian </w:t>
      </w:r>
      <w:proofErr w:type="gramStart"/>
      <w:r w:rsidRPr="00514E03">
        <w:rPr>
          <w:rFonts w:ascii="Times New Roman" w:eastAsia="Times New Roman" w:hAnsi="Times New Roman" w:cs="Times New Roman"/>
          <w:color w:val="000000"/>
          <w:sz w:val="24"/>
          <w:szCs w:val="24"/>
        </w:rPr>
        <w:t>itu ?</w:t>
      </w:r>
      <w:proofErr w:type="gramEnd"/>
    </w:p>
    <w:p w14:paraId="0F71705F" w14:textId="77777777" w:rsidR="00F12FD7" w:rsidRPr="00514E03" w:rsidRDefault="00F12FD7" w:rsidP="008D0BBA">
      <w:pPr>
        <w:pStyle w:val="ListParagraph"/>
        <w:numPr>
          <w:ilvl w:val="0"/>
          <w:numId w:val="17"/>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Dengan fitur Searching temukanlah 1 tarian yang digunakan dalam Kegiatan Sosial sebagai Hiburan, Berasal dari Kabupaten Karangasem, di Praktekan pertamakali pada Abad ke 17, ditarikan oleh Pria, menggunakan Atribut Topeng serta Instrumen Pengiring yaitu Gamelan Bali. Apakah anda menemukan 1 tarian </w:t>
      </w:r>
      <w:proofErr w:type="gramStart"/>
      <w:r w:rsidRPr="00514E03">
        <w:rPr>
          <w:rFonts w:ascii="Times New Roman" w:eastAsia="Times New Roman" w:hAnsi="Times New Roman" w:cs="Times New Roman"/>
          <w:color w:val="000000"/>
          <w:sz w:val="24"/>
          <w:szCs w:val="24"/>
        </w:rPr>
        <w:t>itu ?</w:t>
      </w:r>
      <w:proofErr w:type="gramEnd"/>
    </w:p>
    <w:p w14:paraId="42C75827" w14:textId="77777777" w:rsidR="00F12FD7" w:rsidRPr="00514E03" w:rsidRDefault="00F12FD7" w:rsidP="008D0BBA">
      <w:pPr>
        <w:pStyle w:val="ListParagraph"/>
        <w:numPr>
          <w:ilvl w:val="0"/>
          <w:numId w:val="17"/>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Dengan fitur Searching temukanlah 3 tarian yang  digunakan dalam Kegiatan Sosial sebagai Hiburan, ditarikan oleh Wanita secara Berkelompok, menggunakan Atribut Ampok-Ampok serta Instrumen Pengiring yaitu Gamelan Gong Kebyar. Apakah anda menemukan 3 tarian </w:t>
      </w:r>
      <w:proofErr w:type="gramStart"/>
      <w:r w:rsidRPr="00514E03">
        <w:rPr>
          <w:rFonts w:ascii="Times New Roman" w:eastAsia="Times New Roman" w:hAnsi="Times New Roman" w:cs="Times New Roman"/>
          <w:color w:val="000000"/>
          <w:sz w:val="24"/>
          <w:szCs w:val="24"/>
        </w:rPr>
        <w:t>itu ?</w:t>
      </w:r>
      <w:proofErr w:type="gramEnd"/>
    </w:p>
    <w:p w14:paraId="4D4FCF9C" w14:textId="2DA12315" w:rsidR="007F01A9" w:rsidRPr="00514E03" w:rsidRDefault="00F12FD7" w:rsidP="008D0BBA">
      <w:pPr>
        <w:pStyle w:val="ListParagraph"/>
        <w:numPr>
          <w:ilvl w:val="0"/>
          <w:numId w:val="17"/>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Dengan fitur Searching temukanlah 2 tarian yang  digunakan dalam Kegiatan Sosial sebagai Hiburan, Berasal dari Kabupaten Buleleng, di Praktekan pertamakali pada Abad ke 20, ditarikan oleh Pria dan Wanita, </w:t>
      </w:r>
      <w:r w:rsidRPr="00514E03">
        <w:rPr>
          <w:rFonts w:ascii="Times New Roman" w:eastAsia="Times New Roman" w:hAnsi="Times New Roman" w:cs="Times New Roman"/>
          <w:color w:val="000000"/>
          <w:sz w:val="24"/>
          <w:szCs w:val="24"/>
        </w:rPr>
        <w:lastRenderedPageBreak/>
        <w:t xml:space="preserve">menggunakan Atribut Gelang Kana serta Instrumen Pengiring yaitu Gamelan Gong Kebyar. Apakah anda menemukan 2 tarian </w:t>
      </w:r>
      <w:proofErr w:type="gramStart"/>
      <w:r w:rsidRPr="00514E03">
        <w:rPr>
          <w:rFonts w:ascii="Times New Roman" w:eastAsia="Times New Roman" w:hAnsi="Times New Roman" w:cs="Times New Roman"/>
          <w:color w:val="000000"/>
          <w:sz w:val="24"/>
          <w:szCs w:val="24"/>
        </w:rPr>
        <w:t>itu ?</w:t>
      </w:r>
      <w:proofErr w:type="gramEnd"/>
    </w:p>
    <w:p w14:paraId="19CB96ED" w14:textId="36DB1A1F" w:rsidR="007F01A9" w:rsidRPr="00514E03" w:rsidRDefault="007F01A9" w:rsidP="00AA6AE2">
      <w:pPr>
        <w:pStyle w:val="ListParagraph"/>
        <w:spacing w:after="0" w:line="360" w:lineRule="auto"/>
        <w:jc w:val="both"/>
        <w:rPr>
          <w:rFonts w:ascii="Times New Roman" w:eastAsia="Times New Roman" w:hAnsi="Times New Roman" w:cs="Times New Roman"/>
          <w:color w:val="000000"/>
          <w:sz w:val="24"/>
          <w:szCs w:val="24"/>
        </w:rPr>
      </w:pPr>
    </w:p>
    <w:p w14:paraId="16B95FF8" w14:textId="1431A0F9" w:rsidR="000428F9" w:rsidRPr="000428F9" w:rsidRDefault="004200B0" w:rsidP="00AA6AE2">
      <w:pPr>
        <w:autoSpaceDE w:val="0"/>
        <w:autoSpaceDN w:val="0"/>
        <w:adjustRightInd w:val="0"/>
        <w:spacing w:after="0"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Tabel </w:t>
      </w:r>
      <w:r w:rsidR="00096AC9">
        <w:rPr>
          <w:rFonts w:ascii="Times New Roman" w:hAnsi="Times New Roman" w:cs="Times New Roman"/>
          <w:b/>
          <w:bCs/>
          <w:color w:val="000000"/>
          <w:sz w:val="24"/>
          <w:szCs w:val="24"/>
        </w:rPr>
        <w:t>4.8</w:t>
      </w:r>
      <w:r w:rsidR="00126F44">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Frekuensi Pertanyaan </w:t>
      </w:r>
      <w:r w:rsidRPr="004200B0">
        <w:rPr>
          <w:rFonts w:ascii="Times New Roman" w:hAnsi="Times New Roman" w:cs="Times New Roman"/>
          <w:b/>
          <w:bCs/>
          <w:i/>
          <w:color w:val="000000"/>
          <w:sz w:val="24"/>
          <w:szCs w:val="24"/>
        </w:rPr>
        <w:t>Searching</w:t>
      </w:r>
    </w:p>
    <w:tbl>
      <w:tblPr>
        <w:tblW w:w="749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1045"/>
        <w:gridCol w:w="1129"/>
        <w:gridCol w:w="1129"/>
        <w:gridCol w:w="1129"/>
        <w:gridCol w:w="1129"/>
        <w:gridCol w:w="1129"/>
      </w:tblGrid>
      <w:tr w:rsidR="000428F9" w:rsidRPr="000428F9" w14:paraId="79F86D76" w14:textId="77777777" w:rsidTr="00B1624C">
        <w:trPr>
          <w:cantSplit/>
          <w:jc w:val="center"/>
        </w:trPr>
        <w:tc>
          <w:tcPr>
            <w:tcW w:w="7492" w:type="dxa"/>
            <w:gridSpan w:val="7"/>
            <w:tcBorders>
              <w:top w:val="single" w:sz="4" w:space="0" w:color="auto"/>
              <w:left w:val="single" w:sz="4" w:space="0" w:color="auto"/>
              <w:bottom w:val="nil"/>
              <w:right w:val="single" w:sz="4" w:space="0" w:color="auto"/>
            </w:tcBorders>
            <w:shd w:val="clear" w:color="auto" w:fill="FFFFFF"/>
            <w:vAlign w:val="center"/>
          </w:tcPr>
          <w:p w14:paraId="60A37626" w14:textId="77777777" w:rsidR="000428F9" w:rsidRPr="000428F9" w:rsidRDefault="000428F9" w:rsidP="00941692">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t>Statistics</w:t>
            </w:r>
          </w:p>
        </w:tc>
      </w:tr>
      <w:tr w:rsidR="000428F9" w:rsidRPr="000428F9" w14:paraId="3E61755C" w14:textId="77777777" w:rsidTr="00B1624C">
        <w:trPr>
          <w:cantSplit/>
          <w:jc w:val="center"/>
        </w:trPr>
        <w:tc>
          <w:tcPr>
            <w:tcW w:w="1852" w:type="dxa"/>
            <w:gridSpan w:val="2"/>
            <w:tcBorders>
              <w:top w:val="nil"/>
              <w:left w:val="single" w:sz="4" w:space="0" w:color="auto"/>
              <w:bottom w:val="single" w:sz="8" w:space="0" w:color="152935"/>
              <w:right w:val="nil"/>
            </w:tcBorders>
            <w:shd w:val="clear" w:color="auto" w:fill="FFFFFF"/>
            <w:vAlign w:val="bottom"/>
          </w:tcPr>
          <w:p w14:paraId="4A8C4A04" w14:textId="77777777" w:rsidR="000428F9" w:rsidRPr="000428F9" w:rsidRDefault="000428F9" w:rsidP="00941692">
            <w:pPr>
              <w:autoSpaceDE w:val="0"/>
              <w:autoSpaceDN w:val="0"/>
              <w:adjustRightInd w:val="0"/>
              <w:spacing w:after="0" w:line="360" w:lineRule="auto"/>
              <w:rPr>
                <w:rFonts w:ascii="Times New Roman" w:hAnsi="Times New Roman" w:cs="Times New Roman"/>
                <w:sz w:val="24"/>
                <w:szCs w:val="24"/>
              </w:rPr>
            </w:pPr>
          </w:p>
        </w:tc>
        <w:tc>
          <w:tcPr>
            <w:tcW w:w="1128" w:type="dxa"/>
            <w:tcBorders>
              <w:top w:val="nil"/>
              <w:left w:val="nil"/>
              <w:bottom w:val="single" w:sz="8" w:space="0" w:color="152935"/>
              <w:right w:val="single" w:sz="8" w:space="0" w:color="E0E0E0"/>
            </w:tcBorders>
            <w:shd w:val="clear" w:color="auto" w:fill="FFFFFF"/>
            <w:vAlign w:val="bottom"/>
          </w:tcPr>
          <w:p w14:paraId="030068ED" w14:textId="77777777" w:rsidR="000428F9" w:rsidRPr="000428F9" w:rsidRDefault="000428F9"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ps1</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41C60E09" w14:textId="77777777" w:rsidR="000428F9" w:rsidRPr="000428F9" w:rsidRDefault="000428F9"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ps2</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6615431D" w14:textId="77777777" w:rsidR="000428F9" w:rsidRPr="000428F9" w:rsidRDefault="000428F9"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ps3</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58BCAA31" w14:textId="77777777" w:rsidR="000428F9" w:rsidRPr="000428F9" w:rsidRDefault="000428F9"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ps4</w:t>
            </w:r>
          </w:p>
        </w:tc>
        <w:tc>
          <w:tcPr>
            <w:tcW w:w="1128" w:type="dxa"/>
            <w:tcBorders>
              <w:top w:val="nil"/>
              <w:left w:val="single" w:sz="8" w:space="0" w:color="E0E0E0"/>
              <w:bottom w:val="single" w:sz="8" w:space="0" w:color="152935"/>
              <w:right w:val="single" w:sz="4" w:space="0" w:color="auto"/>
            </w:tcBorders>
            <w:shd w:val="clear" w:color="auto" w:fill="FFFFFF"/>
            <w:vAlign w:val="bottom"/>
          </w:tcPr>
          <w:p w14:paraId="58DA00E7" w14:textId="77777777" w:rsidR="000428F9" w:rsidRPr="000428F9" w:rsidRDefault="000428F9"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ps5</w:t>
            </w:r>
          </w:p>
        </w:tc>
      </w:tr>
      <w:tr w:rsidR="000428F9" w:rsidRPr="000428F9" w14:paraId="57C4DFAF" w14:textId="77777777" w:rsidTr="00B1624C">
        <w:trPr>
          <w:cantSplit/>
          <w:jc w:val="center"/>
        </w:trPr>
        <w:tc>
          <w:tcPr>
            <w:tcW w:w="808" w:type="dxa"/>
            <w:vMerge w:val="restart"/>
            <w:tcBorders>
              <w:top w:val="single" w:sz="8" w:space="0" w:color="152935"/>
              <w:left w:val="single" w:sz="4" w:space="0" w:color="auto"/>
              <w:bottom w:val="single" w:sz="8" w:space="0" w:color="AEAEAE"/>
              <w:right w:val="nil"/>
            </w:tcBorders>
            <w:shd w:val="clear" w:color="auto" w:fill="E0E0E0"/>
          </w:tcPr>
          <w:p w14:paraId="3BE0234A" w14:textId="77777777" w:rsidR="000428F9" w:rsidRPr="000428F9" w:rsidRDefault="000428F9"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N</w:t>
            </w:r>
          </w:p>
        </w:tc>
        <w:tc>
          <w:tcPr>
            <w:tcW w:w="1044" w:type="dxa"/>
            <w:tcBorders>
              <w:top w:val="single" w:sz="8" w:space="0" w:color="152935"/>
              <w:left w:val="nil"/>
              <w:bottom w:val="single" w:sz="8" w:space="0" w:color="AEAEAE"/>
              <w:right w:val="nil"/>
            </w:tcBorders>
            <w:shd w:val="clear" w:color="auto" w:fill="E0E0E0"/>
          </w:tcPr>
          <w:p w14:paraId="20B691B2" w14:textId="77777777" w:rsidR="000428F9" w:rsidRPr="000428F9" w:rsidRDefault="000428F9"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1128" w:type="dxa"/>
            <w:tcBorders>
              <w:top w:val="single" w:sz="8" w:space="0" w:color="152935"/>
              <w:left w:val="nil"/>
              <w:bottom w:val="single" w:sz="8" w:space="0" w:color="AEAEAE"/>
              <w:right w:val="single" w:sz="8" w:space="0" w:color="E0E0E0"/>
            </w:tcBorders>
            <w:shd w:val="clear" w:color="auto" w:fill="FFFFFF"/>
          </w:tcPr>
          <w:p w14:paraId="17001BE7"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7A3B3645"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4C9DEE9A"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61D75565"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8" w:space="0" w:color="AEAEAE"/>
              <w:right w:val="single" w:sz="4" w:space="0" w:color="auto"/>
            </w:tcBorders>
            <w:shd w:val="clear" w:color="auto" w:fill="FFFFFF"/>
          </w:tcPr>
          <w:p w14:paraId="1CF40086"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r>
      <w:tr w:rsidR="000428F9" w:rsidRPr="000428F9" w14:paraId="7988423F" w14:textId="77777777" w:rsidTr="00B1624C">
        <w:trPr>
          <w:cantSplit/>
          <w:jc w:val="center"/>
        </w:trPr>
        <w:tc>
          <w:tcPr>
            <w:tcW w:w="808" w:type="dxa"/>
            <w:vMerge/>
            <w:tcBorders>
              <w:top w:val="single" w:sz="8" w:space="0" w:color="152935"/>
              <w:left w:val="single" w:sz="4" w:space="0" w:color="auto"/>
              <w:bottom w:val="single" w:sz="8" w:space="0" w:color="AEAEAE"/>
              <w:right w:val="nil"/>
            </w:tcBorders>
            <w:shd w:val="clear" w:color="auto" w:fill="E0E0E0"/>
          </w:tcPr>
          <w:p w14:paraId="36C60F98" w14:textId="77777777" w:rsidR="000428F9" w:rsidRPr="000428F9" w:rsidRDefault="000428F9" w:rsidP="00941692">
            <w:pPr>
              <w:autoSpaceDE w:val="0"/>
              <w:autoSpaceDN w:val="0"/>
              <w:adjustRightInd w:val="0"/>
              <w:spacing w:after="0" w:line="360" w:lineRule="auto"/>
              <w:rPr>
                <w:rFonts w:ascii="Times New Roman" w:hAnsi="Times New Roman" w:cs="Times New Roman"/>
                <w:color w:val="010205"/>
                <w:sz w:val="24"/>
                <w:szCs w:val="24"/>
              </w:rPr>
            </w:pPr>
          </w:p>
        </w:tc>
        <w:tc>
          <w:tcPr>
            <w:tcW w:w="1044" w:type="dxa"/>
            <w:tcBorders>
              <w:top w:val="single" w:sz="8" w:space="0" w:color="AEAEAE"/>
              <w:left w:val="nil"/>
              <w:bottom w:val="single" w:sz="8" w:space="0" w:color="AEAEAE"/>
              <w:right w:val="nil"/>
            </w:tcBorders>
            <w:shd w:val="clear" w:color="auto" w:fill="E0E0E0"/>
          </w:tcPr>
          <w:p w14:paraId="67511DF2" w14:textId="77777777" w:rsidR="000428F9" w:rsidRPr="000428F9" w:rsidRDefault="000428F9"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Missing</w:t>
            </w:r>
          </w:p>
        </w:tc>
        <w:tc>
          <w:tcPr>
            <w:tcW w:w="1128" w:type="dxa"/>
            <w:tcBorders>
              <w:top w:val="single" w:sz="8" w:space="0" w:color="AEAEAE"/>
              <w:left w:val="nil"/>
              <w:bottom w:val="single" w:sz="8" w:space="0" w:color="AEAEAE"/>
              <w:right w:val="single" w:sz="8" w:space="0" w:color="E0E0E0"/>
            </w:tcBorders>
            <w:shd w:val="clear" w:color="auto" w:fill="FFFFFF"/>
          </w:tcPr>
          <w:p w14:paraId="2DF6C40D"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ECBF937"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2224B2A9"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4E6C4A6"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54130A8A"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r>
      <w:tr w:rsidR="000428F9" w:rsidRPr="000428F9" w14:paraId="4BD68DF8"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7B625D39" w14:textId="77777777" w:rsidR="000428F9" w:rsidRPr="000428F9" w:rsidRDefault="000428F9"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Mean</w:t>
            </w:r>
          </w:p>
        </w:tc>
        <w:tc>
          <w:tcPr>
            <w:tcW w:w="1128" w:type="dxa"/>
            <w:tcBorders>
              <w:top w:val="single" w:sz="8" w:space="0" w:color="AEAEAE"/>
              <w:left w:val="nil"/>
              <w:bottom w:val="single" w:sz="8" w:space="0" w:color="AEAEAE"/>
              <w:right w:val="single" w:sz="8" w:space="0" w:color="E0E0E0"/>
            </w:tcBorders>
            <w:shd w:val="clear" w:color="auto" w:fill="FFFFFF"/>
          </w:tcPr>
          <w:p w14:paraId="079F5B1B"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0776D6FB"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5220930"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35C76482"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.88</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3D67A29F"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r>
      <w:tr w:rsidR="000428F9" w:rsidRPr="000428F9" w14:paraId="1AFB89BA"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011145A1" w14:textId="77777777" w:rsidR="000428F9" w:rsidRPr="000428F9" w:rsidRDefault="000428F9"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Median</w:t>
            </w:r>
          </w:p>
        </w:tc>
        <w:tc>
          <w:tcPr>
            <w:tcW w:w="1128" w:type="dxa"/>
            <w:tcBorders>
              <w:top w:val="single" w:sz="8" w:space="0" w:color="AEAEAE"/>
              <w:left w:val="nil"/>
              <w:bottom w:val="single" w:sz="8" w:space="0" w:color="AEAEAE"/>
              <w:right w:val="single" w:sz="8" w:space="0" w:color="E0E0E0"/>
            </w:tcBorders>
            <w:shd w:val="clear" w:color="auto" w:fill="FFFFFF"/>
          </w:tcPr>
          <w:p w14:paraId="0EA8DF7F"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F92D2D7"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3EAF874A"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EE609CE"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0A132192"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r>
      <w:tr w:rsidR="000428F9" w:rsidRPr="000428F9" w14:paraId="1A1CA4BC"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3EDF5413" w14:textId="77777777" w:rsidR="000428F9" w:rsidRPr="000428F9" w:rsidRDefault="000428F9"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Minimum</w:t>
            </w:r>
          </w:p>
        </w:tc>
        <w:tc>
          <w:tcPr>
            <w:tcW w:w="1128" w:type="dxa"/>
            <w:tcBorders>
              <w:top w:val="single" w:sz="8" w:space="0" w:color="AEAEAE"/>
              <w:left w:val="nil"/>
              <w:bottom w:val="single" w:sz="8" w:space="0" w:color="AEAEAE"/>
              <w:right w:val="single" w:sz="8" w:space="0" w:color="E0E0E0"/>
            </w:tcBorders>
            <w:shd w:val="clear" w:color="auto" w:fill="FFFFFF"/>
          </w:tcPr>
          <w:p w14:paraId="18A93CE3"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2F919E18"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006AB918"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194B6DF1"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7DC56E12"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r>
      <w:tr w:rsidR="000428F9" w:rsidRPr="000428F9" w14:paraId="712063AE" w14:textId="77777777" w:rsidTr="00B1624C">
        <w:trPr>
          <w:cantSplit/>
          <w:jc w:val="center"/>
        </w:trPr>
        <w:tc>
          <w:tcPr>
            <w:tcW w:w="1852" w:type="dxa"/>
            <w:gridSpan w:val="2"/>
            <w:tcBorders>
              <w:top w:val="single" w:sz="8" w:space="0" w:color="AEAEAE"/>
              <w:left w:val="single" w:sz="4" w:space="0" w:color="auto"/>
              <w:bottom w:val="single" w:sz="4" w:space="0" w:color="auto"/>
              <w:right w:val="nil"/>
            </w:tcBorders>
            <w:shd w:val="clear" w:color="auto" w:fill="E0E0E0"/>
          </w:tcPr>
          <w:p w14:paraId="57E889A7" w14:textId="77777777" w:rsidR="000428F9" w:rsidRPr="000428F9" w:rsidRDefault="000428F9"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Maximum</w:t>
            </w:r>
          </w:p>
        </w:tc>
        <w:tc>
          <w:tcPr>
            <w:tcW w:w="1128" w:type="dxa"/>
            <w:tcBorders>
              <w:top w:val="single" w:sz="8" w:space="0" w:color="AEAEAE"/>
              <w:left w:val="nil"/>
              <w:bottom w:val="single" w:sz="4" w:space="0" w:color="auto"/>
              <w:right w:val="single" w:sz="8" w:space="0" w:color="E0E0E0"/>
            </w:tcBorders>
            <w:shd w:val="clear" w:color="auto" w:fill="FFFFFF"/>
          </w:tcPr>
          <w:p w14:paraId="0EF59ED7"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7FDB6968"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1F67A9AD"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66E52517"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4" w:space="0" w:color="auto"/>
              <w:right w:val="single" w:sz="4" w:space="0" w:color="auto"/>
            </w:tcBorders>
            <w:shd w:val="clear" w:color="auto" w:fill="FFFFFF"/>
          </w:tcPr>
          <w:p w14:paraId="7FCCDBFD"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r>
    </w:tbl>
    <w:p w14:paraId="029D0446" w14:textId="77777777" w:rsidR="000428F9" w:rsidRPr="000428F9" w:rsidRDefault="000428F9" w:rsidP="000428F9">
      <w:pPr>
        <w:autoSpaceDE w:val="0"/>
        <w:autoSpaceDN w:val="0"/>
        <w:adjustRightInd w:val="0"/>
        <w:spacing w:after="0" w:line="400" w:lineRule="atLeast"/>
        <w:rPr>
          <w:rFonts w:ascii="Times New Roman" w:hAnsi="Times New Roman" w:cs="Times New Roman"/>
          <w:sz w:val="24"/>
          <w:szCs w:val="24"/>
        </w:rPr>
      </w:pPr>
    </w:p>
    <w:p w14:paraId="5B561BDB" w14:textId="468A4B9C" w:rsidR="00F16C54" w:rsidRDefault="00F16C54" w:rsidP="00E95BFD">
      <w:pPr>
        <w:spacing w:after="0" w:line="360" w:lineRule="auto"/>
        <w:ind w:firstLine="720"/>
        <w:jc w:val="both"/>
        <w:rPr>
          <w:rFonts w:ascii="Times New Roman" w:hAnsi="Times New Roman" w:cs="Times New Roman"/>
          <w:sz w:val="24"/>
          <w:szCs w:val="24"/>
        </w:rPr>
      </w:pPr>
      <w:r w:rsidRPr="006639F2">
        <w:rPr>
          <w:rFonts w:ascii="Times New Roman" w:hAnsi="Times New Roman" w:cs="Times New Roman"/>
          <w:sz w:val="24"/>
          <w:szCs w:val="24"/>
        </w:rPr>
        <w:t>Pada T</w:t>
      </w:r>
      <w:r w:rsidR="00096AC9">
        <w:rPr>
          <w:rFonts w:ascii="Times New Roman" w:hAnsi="Times New Roman" w:cs="Times New Roman"/>
          <w:sz w:val="24"/>
          <w:szCs w:val="24"/>
        </w:rPr>
        <w:t>abel 4.8</w:t>
      </w:r>
      <w:r w:rsidRPr="006639F2">
        <w:rPr>
          <w:rFonts w:ascii="Times New Roman" w:hAnsi="Times New Roman" w:cs="Times New Roman"/>
          <w:sz w:val="24"/>
          <w:szCs w:val="24"/>
        </w:rPr>
        <w:t xml:space="preserve"> menunjukan frekuensi </w:t>
      </w:r>
      <w:r>
        <w:rPr>
          <w:rFonts w:ascii="Times New Roman" w:hAnsi="Times New Roman" w:cs="Times New Roman"/>
          <w:sz w:val="24"/>
          <w:szCs w:val="24"/>
        </w:rPr>
        <w:t xml:space="preserve">pada pertanyaan </w:t>
      </w:r>
      <w:r>
        <w:rPr>
          <w:rFonts w:ascii="Times New Roman" w:hAnsi="Times New Roman" w:cs="Times New Roman"/>
          <w:i/>
          <w:sz w:val="24"/>
          <w:szCs w:val="24"/>
        </w:rPr>
        <w:t>searching</w:t>
      </w:r>
      <w:r>
        <w:rPr>
          <w:rFonts w:ascii="Times New Roman" w:hAnsi="Times New Roman" w:cs="Times New Roman"/>
          <w:sz w:val="24"/>
          <w:szCs w:val="24"/>
        </w:rPr>
        <w:t xml:space="preserve"> dimana ps</w:t>
      </w:r>
      <w:r w:rsidRPr="006639F2">
        <w:rPr>
          <w:rFonts w:ascii="Times New Roman" w:hAnsi="Times New Roman" w:cs="Times New Roman"/>
          <w:sz w:val="24"/>
          <w:szCs w:val="24"/>
        </w:rPr>
        <w:t xml:space="preserve">1 </w:t>
      </w:r>
      <w:r>
        <w:rPr>
          <w:rFonts w:ascii="Times New Roman" w:hAnsi="Times New Roman" w:cs="Times New Roman"/>
          <w:sz w:val="24"/>
          <w:szCs w:val="24"/>
        </w:rPr>
        <w:t xml:space="preserve">merupakan pertanyaan </w:t>
      </w:r>
      <w:r>
        <w:rPr>
          <w:rFonts w:ascii="Times New Roman" w:hAnsi="Times New Roman" w:cs="Times New Roman"/>
          <w:i/>
          <w:sz w:val="24"/>
          <w:szCs w:val="24"/>
        </w:rPr>
        <w:t>search</w:t>
      </w:r>
      <w:r w:rsidRPr="00B11899">
        <w:rPr>
          <w:rFonts w:ascii="Times New Roman" w:hAnsi="Times New Roman" w:cs="Times New Roman"/>
          <w:i/>
          <w:sz w:val="24"/>
          <w:szCs w:val="24"/>
        </w:rPr>
        <w:t>ing</w:t>
      </w:r>
      <w:r w:rsidRPr="006639F2">
        <w:rPr>
          <w:rFonts w:ascii="Times New Roman" w:hAnsi="Times New Roman" w:cs="Times New Roman"/>
          <w:sz w:val="24"/>
          <w:szCs w:val="24"/>
        </w:rPr>
        <w:t xml:space="preserve"> </w:t>
      </w:r>
      <w:r>
        <w:rPr>
          <w:rFonts w:ascii="Times New Roman" w:hAnsi="Times New Roman" w:cs="Times New Roman"/>
          <w:sz w:val="24"/>
          <w:szCs w:val="24"/>
        </w:rPr>
        <w:t>yang pertama, ps2</w:t>
      </w:r>
      <w:r w:rsidRPr="006639F2">
        <w:rPr>
          <w:rFonts w:ascii="Times New Roman" w:hAnsi="Times New Roman" w:cs="Times New Roman"/>
          <w:sz w:val="24"/>
          <w:szCs w:val="24"/>
        </w:rPr>
        <w:t xml:space="preserve"> </w:t>
      </w:r>
      <w:r>
        <w:rPr>
          <w:rFonts w:ascii="Times New Roman" w:hAnsi="Times New Roman" w:cs="Times New Roman"/>
          <w:sz w:val="24"/>
          <w:szCs w:val="24"/>
        </w:rPr>
        <w:t xml:space="preserve">merupakan pertanyaan </w:t>
      </w:r>
      <w:r>
        <w:rPr>
          <w:rFonts w:ascii="Times New Roman" w:hAnsi="Times New Roman" w:cs="Times New Roman"/>
          <w:i/>
          <w:sz w:val="24"/>
          <w:szCs w:val="24"/>
        </w:rPr>
        <w:t>search</w:t>
      </w:r>
      <w:r w:rsidRPr="00B11899">
        <w:rPr>
          <w:rFonts w:ascii="Times New Roman" w:hAnsi="Times New Roman" w:cs="Times New Roman"/>
          <w:i/>
          <w:sz w:val="24"/>
          <w:szCs w:val="24"/>
        </w:rPr>
        <w:t>ing</w:t>
      </w:r>
      <w:r w:rsidRPr="006639F2">
        <w:rPr>
          <w:rFonts w:ascii="Times New Roman" w:hAnsi="Times New Roman" w:cs="Times New Roman"/>
          <w:sz w:val="24"/>
          <w:szCs w:val="24"/>
        </w:rPr>
        <w:t xml:space="preserve"> </w:t>
      </w:r>
      <w:r>
        <w:rPr>
          <w:rFonts w:ascii="Times New Roman" w:hAnsi="Times New Roman" w:cs="Times New Roman"/>
          <w:sz w:val="24"/>
          <w:szCs w:val="24"/>
        </w:rPr>
        <w:t>yang ke-2 sampai pada ps5</w:t>
      </w:r>
      <w:r w:rsidRPr="006639F2">
        <w:rPr>
          <w:rFonts w:ascii="Times New Roman" w:hAnsi="Times New Roman" w:cs="Times New Roman"/>
          <w:sz w:val="24"/>
          <w:szCs w:val="24"/>
        </w:rPr>
        <w:t xml:space="preserve">, </w:t>
      </w:r>
      <w:r>
        <w:rPr>
          <w:rFonts w:ascii="Times New Roman" w:hAnsi="Times New Roman" w:cs="Times New Roman"/>
          <w:sz w:val="24"/>
          <w:szCs w:val="24"/>
        </w:rPr>
        <w:t>dengan kategori pembobotan nilai 0 untuk jawaban salah dan 1 untuk jawaban benar.</w:t>
      </w:r>
    </w:p>
    <w:p w14:paraId="573FBBDF" w14:textId="77777777" w:rsidR="00F16C54" w:rsidRPr="00B1624C" w:rsidRDefault="00F16C54" w:rsidP="00F16C54">
      <w:pPr>
        <w:spacing w:after="0" w:line="240" w:lineRule="auto"/>
        <w:jc w:val="both"/>
        <w:rPr>
          <w:rFonts w:ascii="Times New Roman" w:eastAsia="Times New Roman" w:hAnsi="Times New Roman" w:cs="Times New Roman"/>
          <w:b/>
          <w:color w:val="FF0000"/>
          <w:sz w:val="24"/>
          <w:szCs w:val="24"/>
        </w:rPr>
      </w:pPr>
    </w:p>
    <w:p w14:paraId="43172C48" w14:textId="071E87F2" w:rsidR="00F16C54" w:rsidRPr="00B11899" w:rsidRDefault="00F16C54" w:rsidP="00F16C54">
      <w:pPr>
        <w:spacing w:after="0" w:line="360" w:lineRule="auto"/>
        <w:jc w:val="both"/>
        <w:outlineLvl w:val="1"/>
        <w:rPr>
          <w:rFonts w:ascii="Times New Roman" w:hAnsi="Times New Roman" w:cs="Times New Roman"/>
          <w:b/>
          <w:sz w:val="24"/>
          <w:szCs w:val="24"/>
        </w:rPr>
      </w:pPr>
      <w:bookmarkStart w:id="274" w:name="_Toc40930981"/>
      <w:r w:rsidRPr="00B11899">
        <w:rPr>
          <w:rFonts w:ascii="Times New Roman" w:hAnsi="Times New Roman" w:cs="Times New Roman"/>
          <w:b/>
          <w:sz w:val="24"/>
          <w:szCs w:val="24"/>
        </w:rPr>
        <w:t>P</w:t>
      </w:r>
      <w:r>
        <w:rPr>
          <w:rFonts w:ascii="Times New Roman" w:hAnsi="Times New Roman" w:cs="Times New Roman"/>
          <w:b/>
          <w:sz w:val="24"/>
          <w:szCs w:val="24"/>
        </w:rPr>
        <w:t xml:space="preserve">enjelasan tabel frekuensi pertanyaan </w:t>
      </w:r>
      <w:proofErr w:type="gramStart"/>
      <w:r>
        <w:rPr>
          <w:rFonts w:ascii="Times New Roman" w:hAnsi="Times New Roman" w:cs="Times New Roman"/>
          <w:b/>
          <w:i/>
          <w:sz w:val="24"/>
          <w:szCs w:val="24"/>
        </w:rPr>
        <w:t>Searching</w:t>
      </w:r>
      <w:r w:rsidRPr="00B11899">
        <w:rPr>
          <w:rFonts w:ascii="Times New Roman" w:hAnsi="Times New Roman" w:cs="Times New Roman"/>
          <w:b/>
          <w:sz w:val="24"/>
          <w:szCs w:val="24"/>
        </w:rPr>
        <w:t xml:space="preserve"> :</w:t>
      </w:r>
      <w:bookmarkEnd w:id="274"/>
      <w:proofErr w:type="gramEnd"/>
    </w:p>
    <w:p w14:paraId="6B0AB0ED" w14:textId="58BF7A1C" w:rsidR="00F16C54" w:rsidRPr="006639F2" w:rsidRDefault="00F16C54" w:rsidP="008D0BBA">
      <w:pPr>
        <w:pStyle w:val="ListParagraph"/>
        <w:numPr>
          <w:ilvl w:val="0"/>
          <w:numId w:val="36"/>
        </w:numPr>
        <w:spacing w:after="0" w:line="360" w:lineRule="auto"/>
        <w:jc w:val="both"/>
        <w:outlineLvl w:val="1"/>
        <w:rPr>
          <w:rFonts w:ascii="Times New Roman" w:hAnsi="Times New Roman" w:cs="Times New Roman"/>
          <w:color w:val="FF0000"/>
          <w:sz w:val="24"/>
          <w:szCs w:val="24"/>
        </w:rPr>
      </w:pPr>
      <w:bookmarkStart w:id="275" w:name="_Toc40930982"/>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0 (Salah) sebanyak 4 orang, itu terjadi pada pertanyaan ke-4 (ps4) hal ini dikarenakan peserta salah dalam mengartikan pertanyaan pada kalimat “</w:t>
      </w:r>
      <w:r w:rsidRPr="00514E03">
        <w:rPr>
          <w:rFonts w:ascii="Times New Roman" w:eastAsia="Times New Roman" w:hAnsi="Times New Roman" w:cs="Times New Roman"/>
          <w:color w:val="000000"/>
          <w:sz w:val="24"/>
          <w:szCs w:val="24"/>
        </w:rPr>
        <w:t>ditarikan oleh Wanita secara Berkelompok</w:t>
      </w:r>
      <w:r>
        <w:rPr>
          <w:rFonts w:ascii="Times New Roman" w:eastAsia="Times New Roman" w:hAnsi="Times New Roman" w:cs="Times New Roman"/>
          <w:color w:val="000000"/>
          <w:sz w:val="24"/>
          <w:szCs w:val="24"/>
        </w:rPr>
        <w:t xml:space="preserve">” menjadi “ditarikan oleh Wanita” dan “ditarikan Berkelompok Wanita” yang mengakibatkan peserta memilih </w:t>
      </w:r>
      <w:r w:rsidR="00E94860">
        <w:rPr>
          <w:rFonts w:ascii="Times New Roman" w:eastAsia="Times New Roman" w:hAnsi="Times New Roman" w:cs="Times New Roman"/>
          <w:color w:val="000000"/>
          <w:sz w:val="24"/>
          <w:szCs w:val="24"/>
        </w:rPr>
        <w:t>inputan lain yang tidak dimaksudkan oleh soal</w:t>
      </w:r>
      <w:r>
        <w:rPr>
          <w:rFonts w:ascii="Times New Roman" w:hAnsi="Times New Roman" w:cs="Times New Roman"/>
          <w:sz w:val="24"/>
          <w:szCs w:val="24"/>
        </w:rPr>
        <w:t xml:space="preserve"> .</w:t>
      </w:r>
      <w:bookmarkEnd w:id="275"/>
    </w:p>
    <w:p w14:paraId="14326E15" w14:textId="06AB643E" w:rsidR="00F16C54" w:rsidRPr="006639F2" w:rsidRDefault="00F16C54" w:rsidP="008D0BBA">
      <w:pPr>
        <w:pStyle w:val="ListParagraph"/>
        <w:numPr>
          <w:ilvl w:val="0"/>
          <w:numId w:val="36"/>
        </w:numPr>
        <w:spacing w:after="0" w:line="360" w:lineRule="auto"/>
        <w:jc w:val="both"/>
        <w:outlineLvl w:val="1"/>
        <w:rPr>
          <w:rFonts w:ascii="Times New Roman" w:hAnsi="Times New Roman" w:cs="Times New Roman"/>
          <w:color w:val="FF0000"/>
          <w:sz w:val="24"/>
          <w:szCs w:val="24"/>
        </w:rPr>
      </w:pPr>
      <w:bookmarkStart w:id="276" w:name="_Toc40930983"/>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1 ( Benar) </w:t>
      </w:r>
      <w:r w:rsidR="00E94860">
        <w:rPr>
          <w:rFonts w:ascii="Times New Roman" w:hAnsi="Times New Roman" w:cs="Times New Roman"/>
          <w:sz w:val="24"/>
          <w:szCs w:val="24"/>
        </w:rPr>
        <w:t xml:space="preserve">pada pertanyaan ps1, ps2, ps3, dan ps5 </w:t>
      </w:r>
      <w:r>
        <w:rPr>
          <w:rFonts w:ascii="Times New Roman" w:hAnsi="Times New Roman" w:cs="Times New Roman"/>
          <w:sz w:val="24"/>
          <w:szCs w:val="24"/>
        </w:rPr>
        <w:t xml:space="preserve">sebanyak 33 orang sekaligus menunjukan bahwa rata-rata peserta menjawab dengan jawaban yang benar yang membuat nilai minimum dan maximum </w:t>
      </w:r>
      <w:r w:rsidR="00E94860">
        <w:rPr>
          <w:rFonts w:ascii="Times New Roman" w:hAnsi="Times New Roman" w:cs="Times New Roman"/>
          <w:sz w:val="24"/>
          <w:szCs w:val="24"/>
        </w:rPr>
        <w:t xml:space="preserve">pada pertanyaan tersebut bernilai 1, sedangkan peserta menjawab dengan bobot nilai 1 (benar) pada pertanyaan ps4 sebanyak 29 orang dan yang menjawab dengan bobot nilai </w:t>
      </w:r>
      <w:r w:rsidR="00E94860">
        <w:rPr>
          <w:rFonts w:ascii="Times New Roman" w:hAnsi="Times New Roman" w:cs="Times New Roman"/>
          <w:sz w:val="24"/>
          <w:szCs w:val="24"/>
        </w:rPr>
        <w:lastRenderedPageBreak/>
        <w:t xml:space="preserve">0 (salah) sebanyak 4 orang yang membuat nilai maximum pada ps4 menjadi 1 dan minimumnya adalah 0 dengan rata-rata 0.88 dan jika dibulatkan menjadi 1, maka bisa diambil kesimpulan bahwa  proses pengerjaan tugas </w:t>
      </w:r>
      <w:r w:rsidR="00E94860" w:rsidRPr="00E94860">
        <w:rPr>
          <w:rFonts w:ascii="Times New Roman" w:hAnsi="Times New Roman" w:cs="Times New Roman"/>
          <w:i/>
          <w:sz w:val="24"/>
          <w:szCs w:val="24"/>
        </w:rPr>
        <w:t>searching</w:t>
      </w:r>
      <w:r w:rsidR="00E94860">
        <w:rPr>
          <w:rFonts w:ascii="Times New Roman" w:hAnsi="Times New Roman" w:cs="Times New Roman"/>
          <w:i/>
          <w:sz w:val="24"/>
          <w:szCs w:val="24"/>
        </w:rPr>
        <w:t xml:space="preserve"> </w:t>
      </w:r>
      <w:r w:rsidR="00E94860">
        <w:rPr>
          <w:rFonts w:ascii="Times New Roman" w:hAnsi="Times New Roman" w:cs="Times New Roman"/>
          <w:sz w:val="24"/>
          <w:szCs w:val="24"/>
        </w:rPr>
        <w:t>sudah berjalan dengan baik.</w:t>
      </w:r>
      <w:bookmarkEnd w:id="276"/>
    </w:p>
    <w:p w14:paraId="5EB2A32C" w14:textId="77777777" w:rsidR="004200B0" w:rsidRPr="00514E03" w:rsidRDefault="004200B0" w:rsidP="00082C09">
      <w:pPr>
        <w:autoSpaceDE w:val="0"/>
        <w:autoSpaceDN w:val="0"/>
        <w:adjustRightInd w:val="0"/>
        <w:spacing w:after="0" w:line="240" w:lineRule="auto"/>
        <w:rPr>
          <w:rFonts w:ascii="Times New Roman" w:hAnsi="Times New Roman" w:cs="Times New Roman"/>
          <w:b/>
          <w:bCs/>
          <w:color w:val="000000"/>
          <w:sz w:val="24"/>
          <w:szCs w:val="24"/>
        </w:rPr>
      </w:pPr>
    </w:p>
    <w:p w14:paraId="3E51048C" w14:textId="77777777" w:rsidR="007F01A9" w:rsidRPr="00514E03" w:rsidRDefault="007F01A9" w:rsidP="007F01A9">
      <w:pPr>
        <w:pStyle w:val="ListParagraph"/>
        <w:spacing w:after="0" w:line="240" w:lineRule="auto"/>
        <w:jc w:val="both"/>
        <w:rPr>
          <w:rFonts w:ascii="Times New Roman" w:eastAsia="Times New Roman" w:hAnsi="Times New Roman" w:cs="Times New Roman"/>
          <w:color w:val="FF0000"/>
          <w:sz w:val="24"/>
          <w:szCs w:val="24"/>
        </w:rPr>
      </w:pPr>
    </w:p>
    <w:p w14:paraId="271542AA" w14:textId="5C70B9C7" w:rsidR="00711D21" w:rsidRPr="00094F2B" w:rsidRDefault="00954FFB" w:rsidP="008D0BBA">
      <w:pPr>
        <w:pStyle w:val="Heading3"/>
        <w:numPr>
          <w:ilvl w:val="2"/>
          <w:numId w:val="43"/>
        </w:numPr>
        <w:spacing w:line="360" w:lineRule="auto"/>
        <w:ind w:left="851" w:hanging="851"/>
        <w:jc w:val="both"/>
        <w:rPr>
          <w:rFonts w:ascii="Times New Roman" w:hAnsi="Times New Roman" w:cs="Times New Roman"/>
          <w:b/>
          <w:color w:val="auto"/>
          <w:lang w:val="en-ID"/>
        </w:rPr>
      </w:pPr>
      <w:bookmarkStart w:id="277" w:name="_Toc40930984"/>
      <w:r w:rsidRPr="00094F2B">
        <w:rPr>
          <w:rFonts w:ascii="Times New Roman" w:hAnsi="Times New Roman" w:cs="Times New Roman"/>
          <w:b/>
          <w:color w:val="auto"/>
          <w:lang w:val="en-ID"/>
        </w:rPr>
        <w:t>Pengujian Perceived Usefulness</w:t>
      </w:r>
      <w:r w:rsidR="00916B88" w:rsidRPr="00094F2B">
        <w:rPr>
          <w:rFonts w:ascii="Times New Roman" w:hAnsi="Times New Roman" w:cs="Times New Roman"/>
          <w:b/>
          <w:color w:val="auto"/>
          <w:lang w:val="en-ID"/>
        </w:rPr>
        <w:t xml:space="preserve"> dan Perceived Ease Of Use</w:t>
      </w:r>
      <w:bookmarkEnd w:id="277"/>
    </w:p>
    <w:p w14:paraId="0F736A35" w14:textId="08FCBBBB" w:rsidR="008467B7" w:rsidRPr="00514E03" w:rsidRDefault="00916B88" w:rsidP="008D0BBA">
      <w:pPr>
        <w:pStyle w:val="ListParagraph"/>
        <w:numPr>
          <w:ilvl w:val="0"/>
          <w:numId w:val="18"/>
        </w:numPr>
        <w:spacing w:after="200" w:line="360" w:lineRule="auto"/>
        <w:jc w:val="both"/>
        <w:outlineLvl w:val="1"/>
        <w:rPr>
          <w:rFonts w:ascii="Times New Roman" w:hAnsi="Times New Roman" w:cs="Times New Roman"/>
          <w:sz w:val="24"/>
          <w:szCs w:val="24"/>
        </w:rPr>
      </w:pPr>
      <w:bookmarkStart w:id="278" w:name="_Toc40930985"/>
      <w:r w:rsidRPr="00514E03">
        <w:rPr>
          <w:rFonts w:ascii="Times New Roman" w:hAnsi="Times New Roman" w:cs="Times New Roman"/>
          <w:i/>
          <w:sz w:val="24"/>
          <w:szCs w:val="24"/>
        </w:rPr>
        <w:t xml:space="preserve">Perceived </w:t>
      </w:r>
      <w:r w:rsidR="00F12FD7" w:rsidRPr="00514E03">
        <w:rPr>
          <w:rFonts w:ascii="Times New Roman" w:hAnsi="Times New Roman" w:cs="Times New Roman"/>
          <w:i/>
          <w:sz w:val="24"/>
          <w:szCs w:val="24"/>
        </w:rPr>
        <w:t>Usefulnes</w:t>
      </w:r>
      <w:bookmarkEnd w:id="278"/>
    </w:p>
    <w:p w14:paraId="1A4C81E7" w14:textId="77777777" w:rsidR="008467B7" w:rsidRPr="00514E03" w:rsidRDefault="000374CF" w:rsidP="008D0BBA">
      <w:pPr>
        <w:pStyle w:val="ListParagraph"/>
        <w:numPr>
          <w:ilvl w:val="0"/>
          <w:numId w:val="13"/>
        </w:numPr>
        <w:spacing w:after="200" w:line="360" w:lineRule="auto"/>
        <w:jc w:val="both"/>
        <w:outlineLvl w:val="1"/>
        <w:rPr>
          <w:rFonts w:ascii="Times New Roman" w:hAnsi="Times New Roman" w:cs="Times New Roman"/>
          <w:i/>
          <w:sz w:val="24"/>
          <w:szCs w:val="24"/>
        </w:rPr>
      </w:pPr>
      <w:bookmarkStart w:id="279" w:name="_Toc40930986"/>
      <w:r w:rsidRPr="00514E03">
        <w:rPr>
          <w:rFonts w:ascii="Times New Roman" w:hAnsi="Times New Roman" w:cs="Times New Roman"/>
          <w:sz w:val="24"/>
          <w:szCs w:val="24"/>
        </w:rPr>
        <w:t>Menggunakan sistem manajemen pengetahuan Tarian Tradisional Bali dalam pekerjaan saya akan memungkinkan saya menyelesaikan tugas lebih cepat.</w:t>
      </w:r>
      <w:bookmarkEnd w:id="279"/>
    </w:p>
    <w:p w14:paraId="2144C9E4" w14:textId="77777777" w:rsidR="008467B7" w:rsidRPr="00514E03" w:rsidRDefault="000374CF" w:rsidP="008D0BBA">
      <w:pPr>
        <w:pStyle w:val="ListParagraph"/>
        <w:numPr>
          <w:ilvl w:val="0"/>
          <w:numId w:val="13"/>
        </w:numPr>
        <w:spacing w:after="200" w:line="360" w:lineRule="auto"/>
        <w:jc w:val="both"/>
        <w:outlineLvl w:val="1"/>
        <w:rPr>
          <w:rFonts w:ascii="Times New Roman" w:hAnsi="Times New Roman" w:cs="Times New Roman"/>
          <w:i/>
          <w:sz w:val="24"/>
          <w:szCs w:val="24"/>
        </w:rPr>
      </w:pPr>
      <w:bookmarkStart w:id="280" w:name="_Toc40930987"/>
      <w:r w:rsidRPr="00514E03">
        <w:rPr>
          <w:rFonts w:ascii="Times New Roman" w:hAnsi="Times New Roman" w:cs="Times New Roman"/>
          <w:sz w:val="24"/>
          <w:szCs w:val="24"/>
        </w:rPr>
        <w:t>Menggunakan sistem manajemen pengetahuan Tarian Tradisional Bali akan meningkatkan kinerja pekerjaan saya.</w:t>
      </w:r>
      <w:bookmarkEnd w:id="280"/>
    </w:p>
    <w:p w14:paraId="3F85A63A" w14:textId="77777777" w:rsidR="008467B7" w:rsidRPr="00514E03" w:rsidRDefault="000374CF" w:rsidP="008D0BBA">
      <w:pPr>
        <w:pStyle w:val="ListParagraph"/>
        <w:numPr>
          <w:ilvl w:val="0"/>
          <w:numId w:val="13"/>
        </w:numPr>
        <w:spacing w:after="200" w:line="360" w:lineRule="auto"/>
        <w:jc w:val="both"/>
        <w:outlineLvl w:val="1"/>
        <w:rPr>
          <w:rFonts w:ascii="Times New Roman" w:hAnsi="Times New Roman" w:cs="Times New Roman"/>
          <w:i/>
          <w:sz w:val="24"/>
          <w:szCs w:val="24"/>
        </w:rPr>
      </w:pPr>
      <w:bookmarkStart w:id="281" w:name="_Toc40930988"/>
      <w:r w:rsidRPr="00514E03">
        <w:rPr>
          <w:rFonts w:ascii="Times New Roman" w:hAnsi="Times New Roman" w:cs="Times New Roman"/>
          <w:sz w:val="24"/>
          <w:szCs w:val="24"/>
        </w:rPr>
        <w:t>Menggunakan sistem manajemen pengetahuan Tarian Tradisional Bali dalam pekerjaan saya akan meningkatkan produktivitas saya</w:t>
      </w:r>
      <w:bookmarkEnd w:id="281"/>
    </w:p>
    <w:p w14:paraId="05C363BE" w14:textId="77777777" w:rsidR="008467B7" w:rsidRPr="00514E03" w:rsidRDefault="000374CF" w:rsidP="008D0BBA">
      <w:pPr>
        <w:pStyle w:val="ListParagraph"/>
        <w:numPr>
          <w:ilvl w:val="0"/>
          <w:numId w:val="13"/>
        </w:numPr>
        <w:spacing w:after="200" w:line="360" w:lineRule="auto"/>
        <w:jc w:val="both"/>
        <w:outlineLvl w:val="1"/>
        <w:rPr>
          <w:rFonts w:ascii="Times New Roman" w:hAnsi="Times New Roman" w:cs="Times New Roman"/>
          <w:i/>
          <w:sz w:val="24"/>
          <w:szCs w:val="24"/>
        </w:rPr>
      </w:pPr>
      <w:bookmarkStart w:id="282" w:name="_Toc40930989"/>
      <w:r w:rsidRPr="00514E03">
        <w:rPr>
          <w:rFonts w:ascii="Times New Roman" w:hAnsi="Times New Roman" w:cs="Times New Roman"/>
          <w:sz w:val="24"/>
          <w:szCs w:val="24"/>
        </w:rPr>
        <w:t>Menggunakan sistem manajemen pengetahuan Tarian Tradisional Bali akan meningkatkan efektivitas saya di pekerjaan.</w:t>
      </w:r>
      <w:bookmarkEnd w:id="282"/>
    </w:p>
    <w:p w14:paraId="7E46C2C0" w14:textId="77777777" w:rsidR="008467B7" w:rsidRPr="00514E03" w:rsidRDefault="000374CF" w:rsidP="008D0BBA">
      <w:pPr>
        <w:pStyle w:val="ListParagraph"/>
        <w:numPr>
          <w:ilvl w:val="0"/>
          <w:numId w:val="13"/>
        </w:numPr>
        <w:spacing w:after="200" w:line="360" w:lineRule="auto"/>
        <w:jc w:val="both"/>
        <w:outlineLvl w:val="1"/>
        <w:rPr>
          <w:rFonts w:ascii="Times New Roman" w:hAnsi="Times New Roman" w:cs="Times New Roman"/>
          <w:i/>
          <w:sz w:val="24"/>
          <w:szCs w:val="24"/>
        </w:rPr>
      </w:pPr>
      <w:bookmarkStart w:id="283" w:name="_Toc40930990"/>
      <w:r w:rsidRPr="00514E03">
        <w:rPr>
          <w:rFonts w:ascii="Times New Roman" w:hAnsi="Times New Roman" w:cs="Times New Roman"/>
          <w:sz w:val="24"/>
          <w:szCs w:val="24"/>
        </w:rPr>
        <w:t>Menggunakan sistem manajemen pengetahuan Tarian Tradisional Bali akan membuatnya lebih mudah untuk melakukan pekerjaan saya.</w:t>
      </w:r>
      <w:bookmarkEnd w:id="283"/>
    </w:p>
    <w:p w14:paraId="27283540" w14:textId="66207BAD" w:rsidR="00932AF2" w:rsidRPr="00514E03" w:rsidRDefault="000374CF" w:rsidP="008D0BBA">
      <w:pPr>
        <w:pStyle w:val="ListParagraph"/>
        <w:numPr>
          <w:ilvl w:val="0"/>
          <w:numId w:val="13"/>
        </w:numPr>
        <w:spacing w:after="200" w:line="360" w:lineRule="auto"/>
        <w:jc w:val="both"/>
        <w:outlineLvl w:val="1"/>
        <w:rPr>
          <w:rFonts w:ascii="Times New Roman" w:hAnsi="Times New Roman" w:cs="Times New Roman"/>
          <w:i/>
          <w:sz w:val="24"/>
          <w:szCs w:val="24"/>
        </w:rPr>
      </w:pPr>
      <w:bookmarkStart w:id="284" w:name="_Toc40930991"/>
      <w:r w:rsidRPr="00514E03">
        <w:rPr>
          <w:rFonts w:ascii="Times New Roman" w:hAnsi="Times New Roman" w:cs="Times New Roman"/>
          <w:sz w:val="24"/>
          <w:szCs w:val="24"/>
        </w:rPr>
        <w:t>Saya menemukan bahwa sistem manajemen pengetahuan Tarian Tradisional Bali berguna dalam pekerjaan saya</w:t>
      </w:r>
      <w:bookmarkEnd w:id="284"/>
    </w:p>
    <w:p w14:paraId="5F263190" w14:textId="77777777" w:rsidR="00C8458F" w:rsidRPr="00514E03" w:rsidRDefault="00C8458F" w:rsidP="00C8458F">
      <w:pPr>
        <w:autoSpaceDE w:val="0"/>
        <w:autoSpaceDN w:val="0"/>
        <w:adjustRightInd w:val="0"/>
        <w:spacing w:after="0" w:line="240" w:lineRule="auto"/>
        <w:rPr>
          <w:rFonts w:ascii="Times New Roman" w:hAnsi="Times New Roman" w:cs="Times New Roman"/>
          <w:b/>
          <w:bCs/>
          <w:color w:val="000000"/>
          <w:sz w:val="24"/>
          <w:szCs w:val="24"/>
        </w:rPr>
      </w:pPr>
    </w:p>
    <w:p w14:paraId="2D3D72F6" w14:textId="3CE10E08" w:rsidR="002D511A" w:rsidRDefault="002D511A" w:rsidP="00AA6AE2">
      <w:pPr>
        <w:autoSpaceDE w:val="0"/>
        <w:autoSpaceDN w:val="0"/>
        <w:adjustRightInd w:val="0"/>
        <w:spacing w:after="0" w:line="360" w:lineRule="auto"/>
        <w:jc w:val="center"/>
        <w:rPr>
          <w:rFonts w:ascii="Times New Roman" w:hAnsi="Times New Roman" w:cs="Times New Roman"/>
          <w:b/>
          <w:bCs/>
          <w:i/>
          <w:color w:val="000000"/>
          <w:sz w:val="24"/>
          <w:szCs w:val="24"/>
        </w:rPr>
      </w:pPr>
      <w:r>
        <w:rPr>
          <w:rFonts w:ascii="Times New Roman" w:hAnsi="Times New Roman" w:cs="Times New Roman"/>
          <w:b/>
          <w:bCs/>
          <w:color w:val="000000"/>
          <w:sz w:val="24"/>
          <w:szCs w:val="24"/>
        </w:rPr>
        <w:t xml:space="preserve">Tabel </w:t>
      </w:r>
      <w:r w:rsidR="00A5566D">
        <w:rPr>
          <w:rFonts w:ascii="Times New Roman" w:hAnsi="Times New Roman" w:cs="Times New Roman"/>
          <w:b/>
          <w:bCs/>
          <w:color w:val="000000"/>
          <w:sz w:val="24"/>
          <w:szCs w:val="24"/>
        </w:rPr>
        <w:t>4.9</w:t>
      </w:r>
      <w:r w:rsidR="00126F44">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Frekuensi Pertanyaan </w:t>
      </w:r>
      <w:r w:rsidRPr="00514E03">
        <w:rPr>
          <w:rFonts w:ascii="Times New Roman" w:hAnsi="Times New Roman" w:cs="Times New Roman"/>
          <w:b/>
          <w:i/>
          <w:color w:val="000000" w:themeColor="text1"/>
          <w:sz w:val="24"/>
          <w:szCs w:val="24"/>
        </w:rPr>
        <w:t>Perceived Usefulness</w:t>
      </w:r>
    </w:p>
    <w:tbl>
      <w:tblPr>
        <w:tblW w:w="750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
        <w:gridCol w:w="1671"/>
        <w:gridCol w:w="993"/>
        <w:gridCol w:w="992"/>
        <w:gridCol w:w="992"/>
        <w:gridCol w:w="992"/>
        <w:gridCol w:w="993"/>
        <w:gridCol w:w="850"/>
      </w:tblGrid>
      <w:tr w:rsidR="00C8458F" w:rsidRPr="00514E03" w14:paraId="0E5AC6A9" w14:textId="77777777" w:rsidTr="008461EF">
        <w:trPr>
          <w:cantSplit/>
          <w:jc w:val="center"/>
        </w:trPr>
        <w:tc>
          <w:tcPr>
            <w:tcW w:w="7508" w:type="dxa"/>
            <w:gridSpan w:val="8"/>
            <w:tcBorders>
              <w:top w:val="single" w:sz="4" w:space="0" w:color="auto"/>
              <w:left w:val="single" w:sz="4" w:space="0" w:color="auto"/>
              <w:bottom w:val="nil"/>
              <w:right w:val="single" w:sz="4" w:space="0" w:color="auto"/>
            </w:tcBorders>
            <w:shd w:val="clear" w:color="auto" w:fill="FFFFFF"/>
            <w:vAlign w:val="center"/>
          </w:tcPr>
          <w:p w14:paraId="36B30F32" w14:textId="77777777" w:rsidR="00C8458F" w:rsidRPr="00514E03" w:rsidRDefault="00C8458F" w:rsidP="00941692">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Statistics</w:t>
            </w:r>
          </w:p>
        </w:tc>
      </w:tr>
      <w:tr w:rsidR="008461EF" w:rsidRPr="00514E03" w14:paraId="3DBA37C8" w14:textId="77777777" w:rsidTr="00E70E41">
        <w:trPr>
          <w:cantSplit/>
          <w:jc w:val="center"/>
        </w:trPr>
        <w:tc>
          <w:tcPr>
            <w:tcW w:w="1696" w:type="dxa"/>
            <w:gridSpan w:val="2"/>
            <w:tcBorders>
              <w:top w:val="nil"/>
              <w:left w:val="single" w:sz="4" w:space="0" w:color="auto"/>
              <w:bottom w:val="single" w:sz="8" w:space="0" w:color="152935"/>
              <w:right w:val="nil"/>
            </w:tcBorders>
            <w:shd w:val="clear" w:color="auto" w:fill="FFFFFF"/>
            <w:vAlign w:val="bottom"/>
          </w:tcPr>
          <w:p w14:paraId="4B83FE89" w14:textId="77777777" w:rsidR="00C8458F" w:rsidRPr="00514E03" w:rsidRDefault="00C8458F" w:rsidP="00941692">
            <w:pPr>
              <w:autoSpaceDE w:val="0"/>
              <w:autoSpaceDN w:val="0"/>
              <w:adjustRightInd w:val="0"/>
              <w:spacing w:after="0" w:line="360" w:lineRule="auto"/>
              <w:rPr>
                <w:rFonts w:ascii="Times New Roman" w:hAnsi="Times New Roman" w:cs="Times New Roman"/>
                <w:sz w:val="24"/>
                <w:szCs w:val="24"/>
              </w:rPr>
            </w:pPr>
          </w:p>
        </w:tc>
        <w:tc>
          <w:tcPr>
            <w:tcW w:w="993" w:type="dxa"/>
            <w:tcBorders>
              <w:top w:val="nil"/>
              <w:left w:val="nil"/>
              <w:bottom w:val="single" w:sz="8" w:space="0" w:color="152935"/>
              <w:right w:val="single" w:sz="8" w:space="0" w:color="E0E0E0"/>
            </w:tcBorders>
            <w:shd w:val="clear" w:color="auto" w:fill="FFFFFF"/>
            <w:vAlign w:val="bottom"/>
          </w:tcPr>
          <w:p w14:paraId="21C8B001" w14:textId="77777777" w:rsidR="00C8458F" w:rsidRPr="00514E03" w:rsidRDefault="00C8458F"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x1.1</w:t>
            </w:r>
          </w:p>
        </w:tc>
        <w:tc>
          <w:tcPr>
            <w:tcW w:w="992" w:type="dxa"/>
            <w:tcBorders>
              <w:top w:val="nil"/>
              <w:left w:val="single" w:sz="8" w:space="0" w:color="E0E0E0"/>
              <w:bottom w:val="single" w:sz="8" w:space="0" w:color="152935"/>
              <w:right w:val="single" w:sz="8" w:space="0" w:color="E0E0E0"/>
            </w:tcBorders>
            <w:shd w:val="clear" w:color="auto" w:fill="FFFFFF"/>
            <w:vAlign w:val="bottom"/>
          </w:tcPr>
          <w:p w14:paraId="2B14CEDC" w14:textId="77777777" w:rsidR="00C8458F" w:rsidRPr="00514E03" w:rsidRDefault="00C8458F"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x1.2</w:t>
            </w:r>
          </w:p>
        </w:tc>
        <w:tc>
          <w:tcPr>
            <w:tcW w:w="992" w:type="dxa"/>
            <w:tcBorders>
              <w:top w:val="nil"/>
              <w:left w:val="single" w:sz="8" w:space="0" w:color="E0E0E0"/>
              <w:bottom w:val="single" w:sz="8" w:space="0" w:color="152935"/>
              <w:right w:val="single" w:sz="8" w:space="0" w:color="E0E0E0"/>
            </w:tcBorders>
            <w:shd w:val="clear" w:color="auto" w:fill="FFFFFF"/>
            <w:vAlign w:val="bottom"/>
          </w:tcPr>
          <w:p w14:paraId="5850A61C" w14:textId="77777777" w:rsidR="00C8458F" w:rsidRPr="00514E03" w:rsidRDefault="00C8458F"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x1.3</w:t>
            </w:r>
          </w:p>
        </w:tc>
        <w:tc>
          <w:tcPr>
            <w:tcW w:w="992" w:type="dxa"/>
            <w:tcBorders>
              <w:top w:val="nil"/>
              <w:left w:val="single" w:sz="8" w:space="0" w:color="E0E0E0"/>
              <w:bottom w:val="single" w:sz="8" w:space="0" w:color="152935"/>
              <w:right w:val="single" w:sz="8" w:space="0" w:color="E0E0E0"/>
            </w:tcBorders>
            <w:shd w:val="clear" w:color="auto" w:fill="FFFFFF"/>
            <w:vAlign w:val="bottom"/>
          </w:tcPr>
          <w:p w14:paraId="2901785C" w14:textId="77777777" w:rsidR="00C8458F" w:rsidRPr="00514E03" w:rsidRDefault="00C8458F"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x1.4</w:t>
            </w:r>
          </w:p>
        </w:tc>
        <w:tc>
          <w:tcPr>
            <w:tcW w:w="993" w:type="dxa"/>
            <w:tcBorders>
              <w:top w:val="nil"/>
              <w:left w:val="single" w:sz="8" w:space="0" w:color="E0E0E0"/>
              <w:bottom w:val="single" w:sz="8" w:space="0" w:color="152935"/>
              <w:right w:val="single" w:sz="8" w:space="0" w:color="E0E0E0"/>
            </w:tcBorders>
            <w:shd w:val="clear" w:color="auto" w:fill="FFFFFF"/>
            <w:vAlign w:val="bottom"/>
          </w:tcPr>
          <w:p w14:paraId="38732263" w14:textId="77777777" w:rsidR="00C8458F" w:rsidRPr="00514E03" w:rsidRDefault="00C8458F"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x1.5</w:t>
            </w:r>
          </w:p>
        </w:tc>
        <w:tc>
          <w:tcPr>
            <w:tcW w:w="850" w:type="dxa"/>
            <w:tcBorders>
              <w:top w:val="nil"/>
              <w:left w:val="single" w:sz="8" w:space="0" w:color="E0E0E0"/>
              <w:bottom w:val="single" w:sz="8" w:space="0" w:color="152935"/>
              <w:right w:val="single" w:sz="4" w:space="0" w:color="auto"/>
            </w:tcBorders>
            <w:shd w:val="clear" w:color="auto" w:fill="FFFFFF"/>
            <w:vAlign w:val="bottom"/>
          </w:tcPr>
          <w:p w14:paraId="33FAF5F3" w14:textId="77777777" w:rsidR="00C8458F" w:rsidRPr="00514E03" w:rsidRDefault="00C8458F"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x1.6</w:t>
            </w:r>
          </w:p>
        </w:tc>
      </w:tr>
      <w:tr w:rsidR="008461EF" w:rsidRPr="00514E03" w14:paraId="7911B7B3" w14:textId="77777777" w:rsidTr="00E70E41">
        <w:trPr>
          <w:cantSplit/>
          <w:jc w:val="center"/>
        </w:trPr>
        <w:tc>
          <w:tcPr>
            <w:tcW w:w="25" w:type="dxa"/>
            <w:vMerge w:val="restart"/>
            <w:tcBorders>
              <w:top w:val="single" w:sz="8" w:space="0" w:color="152935"/>
              <w:left w:val="single" w:sz="4" w:space="0" w:color="auto"/>
              <w:bottom w:val="single" w:sz="8" w:space="0" w:color="AEAEAE"/>
              <w:right w:val="nil"/>
            </w:tcBorders>
            <w:shd w:val="clear" w:color="auto" w:fill="E0E0E0"/>
          </w:tcPr>
          <w:p w14:paraId="2BFAB898" w14:textId="77777777" w:rsidR="00C8458F" w:rsidRPr="00514E03" w:rsidRDefault="00C8458F"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N</w:t>
            </w:r>
          </w:p>
        </w:tc>
        <w:tc>
          <w:tcPr>
            <w:tcW w:w="1671" w:type="dxa"/>
            <w:tcBorders>
              <w:top w:val="single" w:sz="8" w:space="0" w:color="152935"/>
              <w:left w:val="nil"/>
              <w:bottom w:val="single" w:sz="8" w:space="0" w:color="AEAEAE"/>
              <w:right w:val="nil"/>
            </w:tcBorders>
            <w:shd w:val="clear" w:color="auto" w:fill="E0E0E0"/>
          </w:tcPr>
          <w:p w14:paraId="4C8856E4" w14:textId="77777777" w:rsidR="00C8458F" w:rsidRPr="00514E03" w:rsidRDefault="00C8458F"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993" w:type="dxa"/>
            <w:tcBorders>
              <w:top w:val="single" w:sz="8" w:space="0" w:color="152935"/>
              <w:left w:val="nil"/>
              <w:bottom w:val="single" w:sz="8" w:space="0" w:color="AEAEAE"/>
              <w:right w:val="single" w:sz="8" w:space="0" w:color="E0E0E0"/>
            </w:tcBorders>
            <w:shd w:val="clear" w:color="auto" w:fill="FFFFFF"/>
          </w:tcPr>
          <w:p w14:paraId="257A4118"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E200E82"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0ED9746F"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47548CAF"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993" w:type="dxa"/>
            <w:tcBorders>
              <w:top w:val="single" w:sz="8" w:space="0" w:color="152935"/>
              <w:left w:val="single" w:sz="8" w:space="0" w:color="E0E0E0"/>
              <w:bottom w:val="single" w:sz="8" w:space="0" w:color="AEAEAE"/>
              <w:right w:val="single" w:sz="8" w:space="0" w:color="E0E0E0"/>
            </w:tcBorders>
            <w:shd w:val="clear" w:color="auto" w:fill="FFFFFF"/>
          </w:tcPr>
          <w:p w14:paraId="11A5DE8F"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850" w:type="dxa"/>
            <w:tcBorders>
              <w:top w:val="single" w:sz="8" w:space="0" w:color="152935"/>
              <w:left w:val="single" w:sz="8" w:space="0" w:color="E0E0E0"/>
              <w:bottom w:val="single" w:sz="8" w:space="0" w:color="AEAEAE"/>
              <w:right w:val="single" w:sz="4" w:space="0" w:color="auto"/>
            </w:tcBorders>
            <w:shd w:val="clear" w:color="auto" w:fill="FFFFFF"/>
          </w:tcPr>
          <w:p w14:paraId="2357C448"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r>
      <w:tr w:rsidR="008461EF" w:rsidRPr="00514E03" w14:paraId="5E4BA035" w14:textId="77777777" w:rsidTr="00E70E41">
        <w:trPr>
          <w:cantSplit/>
          <w:jc w:val="center"/>
        </w:trPr>
        <w:tc>
          <w:tcPr>
            <w:tcW w:w="25" w:type="dxa"/>
            <w:vMerge/>
            <w:tcBorders>
              <w:top w:val="single" w:sz="8" w:space="0" w:color="152935"/>
              <w:left w:val="single" w:sz="4" w:space="0" w:color="auto"/>
              <w:bottom w:val="single" w:sz="8" w:space="0" w:color="AEAEAE"/>
              <w:right w:val="nil"/>
            </w:tcBorders>
            <w:shd w:val="clear" w:color="auto" w:fill="E0E0E0"/>
          </w:tcPr>
          <w:p w14:paraId="37C13B0D" w14:textId="77777777" w:rsidR="00C8458F" w:rsidRPr="00514E03" w:rsidRDefault="00C8458F" w:rsidP="00941692">
            <w:pPr>
              <w:autoSpaceDE w:val="0"/>
              <w:autoSpaceDN w:val="0"/>
              <w:adjustRightInd w:val="0"/>
              <w:spacing w:after="0" w:line="360" w:lineRule="auto"/>
              <w:rPr>
                <w:rFonts w:ascii="Times New Roman" w:hAnsi="Times New Roman" w:cs="Times New Roman"/>
                <w:color w:val="010205"/>
                <w:sz w:val="24"/>
                <w:szCs w:val="24"/>
              </w:rPr>
            </w:pPr>
          </w:p>
        </w:tc>
        <w:tc>
          <w:tcPr>
            <w:tcW w:w="1671" w:type="dxa"/>
            <w:tcBorders>
              <w:top w:val="single" w:sz="8" w:space="0" w:color="AEAEAE"/>
              <w:left w:val="nil"/>
              <w:bottom w:val="single" w:sz="8" w:space="0" w:color="AEAEAE"/>
              <w:right w:val="nil"/>
            </w:tcBorders>
            <w:shd w:val="clear" w:color="auto" w:fill="E0E0E0"/>
          </w:tcPr>
          <w:p w14:paraId="0B03204B" w14:textId="77777777" w:rsidR="00C8458F" w:rsidRPr="00514E03" w:rsidRDefault="00C8458F" w:rsidP="00941692">
            <w:pPr>
              <w:autoSpaceDE w:val="0"/>
              <w:autoSpaceDN w:val="0"/>
              <w:adjustRightInd w:val="0"/>
              <w:spacing w:after="0" w:line="360" w:lineRule="auto"/>
              <w:ind w:left="60" w:right="60"/>
              <w:rPr>
                <w:rFonts w:ascii="Times New Roman" w:hAnsi="Times New Roman" w:cs="Times New Roman"/>
                <w:color w:val="264A60"/>
                <w:sz w:val="24"/>
                <w:szCs w:val="24"/>
              </w:rPr>
            </w:pPr>
            <w:commentRangeStart w:id="285"/>
            <w:r w:rsidRPr="00514E03">
              <w:rPr>
                <w:rFonts w:ascii="Times New Roman" w:hAnsi="Times New Roman" w:cs="Times New Roman"/>
                <w:color w:val="264A60"/>
                <w:sz w:val="24"/>
                <w:szCs w:val="24"/>
              </w:rPr>
              <w:t>Missing</w:t>
            </w:r>
            <w:commentRangeEnd w:id="285"/>
            <w:r w:rsidR="003170F0">
              <w:rPr>
                <w:rStyle w:val="CommentReference"/>
              </w:rPr>
              <w:commentReference w:id="285"/>
            </w:r>
          </w:p>
        </w:tc>
        <w:tc>
          <w:tcPr>
            <w:tcW w:w="993" w:type="dxa"/>
            <w:tcBorders>
              <w:top w:val="single" w:sz="8" w:space="0" w:color="AEAEAE"/>
              <w:left w:val="nil"/>
              <w:bottom w:val="single" w:sz="8" w:space="0" w:color="AEAEAE"/>
              <w:right w:val="single" w:sz="8" w:space="0" w:color="E0E0E0"/>
            </w:tcBorders>
            <w:shd w:val="clear" w:color="auto" w:fill="FFFFFF"/>
          </w:tcPr>
          <w:p w14:paraId="11FA8410"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52A910BC"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3AF3DB9B"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383CA4F2"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993" w:type="dxa"/>
            <w:tcBorders>
              <w:top w:val="single" w:sz="8" w:space="0" w:color="AEAEAE"/>
              <w:left w:val="single" w:sz="8" w:space="0" w:color="E0E0E0"/>
              <w:bottom w:val="single" w:sz="8" w:space="0" w:color="AEAEAE"/>
              <w:right w:val="single" w:sz="8" w:space="0" w:color="E0E0E0"/>
            </w:tcBorders>
            <w:shd w:val="clear" w:color="auto" w:fill="FFFFFF"/>
          </w:tcPr>
          <w:p w14:paraId="0990B760"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850" w:type="dxa"/>
            <w:tcBorders>
              <w:top w:val="single" w:sz="8" w:space="0" w:color="AEAEAE"/>
              <w:left w:val="single" w:sz="8" w:space="0" w:color="E0E0E0"/>
              <w:bottom w:val="single" w:sz="8" w:space="0" w:color="AEAEAE"/>
              <w:right w:val="single" w:sz="4" w:space="0" w:color="auto"/>
            </w:tcBorders>
            <w:shd w:val="clear" w:color="auto" w:fill="FFFFFF"/>
          </w:tcPr>
          <w:p w14:paraId="0FD7A117"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r>
      <w:tr w:rsidR="008461EF" w:rsidRPr="00514E03" w14:paraId="5DCA75E4" w14:textId="77777777" w:rsidTr="00E70E41">
        <w:trPr>
          <w:cantSplit/>
          <w:jc w:val="center"/>
        </w:trPr>
        <w:tc>
          <w:tcPr>
            <w:tcW w:w="1696" w:type="dxa"/>
            <w:gridSpan w:val="2"/>
            <w:tcBorders>
              <w:top w:val="single" w:sz="8" w:space="0" w:color="AEAEAE"/>
              <w:left w:val="single" w:sz="4" w:space="0" w:color="auto"/>
              <w:bottom w:val="single" w:sz="8" w:space="0" w:color="AEAEAE"/>
              <w:right w:val="nil"/>
            </w:tcBorders>
            <w:shd w:val="clear" w:color="auto" w:fill="E0E0E0"/>
          </w:tcPr>
          <w:p w14:paraId="164DFB94" w14:textId="77777777" w:rsidR="00C8458F" w:rsidRPr="00514E03" w:rsidRDefault="00C8458F"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Mean</w:t>
            </w:r>
          </w:p>
        </w:tc>
        <w:tc>
          <w:tcPr>
            <w:tcW w:w="993" w:type="dxa"/>
            <w:tcBorders>
              <w:top w:val="single" w:sz="8" w:space="0" w:color="AEAEAE"/>
              <w:left w:val="nil"/>
              <w:bottom w:val="single" w:sz="8" w:space="0" w:color="AEAEAE"/>
              <w:right w:val="single" w:sz="8" w:space="0" w:color="E0E0E0"/>
            </w:tcBorders>
            <w:shd w:val="clear" w:color="auto" w:fill="FFFFFF"/>
          </w:tcPr>
          <w:p w14:paraId="48B92CF0"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6.97</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02FDDAAB"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6.88</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5FBA7FAD"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6.97</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10C0FA7A"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6.94</w:t>
            </w:r>
          </w:p>
        </w:tc>
        <w:tc>
          <w:tcPr>
            <w:tcW w:w="993" w:type="dxa"/>
            <w:tcBorders>
              <w:top w:val="single" w:sz="8" w:space="0" w:color="AEAEAE"/>
              <w:left w:val="single" w:sz="8" w:space="0" w:color="E0E0E0"/>
              <w:bottom w:val="single" w:sz="8" w:space="0" w:color="AEAEAE"/>
              <w:right w:val="single" w:sz="8" w:space="0" w:color="E0E0E0"/>
            </w:tcBorders>
            <w:shd w:val="clear" w:color="auto" w:fill="FFFFFF"/>
          </w:tcPr>
          <w:p w14:paraId="5655D0A4"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6.85</w:t>
            </w:r>
          </w:p>
        </w:tc>
        <w:tc>
          <w:tcPr>
            <w:tcW w:w="850" w:type="dxa"/>
            <w:tcBorders>
              <w:top w:val="single" w:sz="8" w:space="0" w:color="AEAEAE"/>
              <w:left w:val="single" w:sz="8" w:space="0" w:color="E0E0E0"/>
              <w:bottom w:val="single" w:sz="8" w:space="0" w:color="AEAEAE"/>
              <w:right w:val="single" w:sz="4" w:space="0" w:color="auto"/>
            </w:tcBorders>
            <w:shd w:val="clear" w:color="auto" w:fill="FFFFFF"/>
          </w:tcPr>
          <w:p w14:paraId="353217DE"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r>
      <w:tr w:rsidR="008461EF" w:rsidRPr="00514E03" w14:paraId="0EEC8DBF" w14:textId="77777777" w:rsidTr="00E70E41">
        <w:trPr>
          <w:cantSplit/>
          <w:jc w:val="center"/>
        </w:trPr>
        <w:tc>
          <w:tcPr>
            <w:tcW w:w="1696" w:type="dxa"/>
            <w:gridSpan w:val="2"/>
            <w:tcBorders>
              <w:top w:val="single" w:sz="8" w:space="0" w:color="AEAEAE"/>
              <w:left w:val="single" w:sz="4" w:space="0" w:color="auto"/>
              <w:bottom w:val="single" w:sz="8" w:space="0" w:color="AEAEAE"/>
              <w:right w:val="nil"/>
            </w:tcBorders>
            <w:shd w:val="clear" w:color="auto" w:fill="E0E0E0"/>
          </w:tcPr>
          <w:p w14:paraId="3B19884A" w14:textId="77777777" w:rsidR="00C8458F" w:rsidRPr="00514E03" w:rsidRDefault="00C8458F"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Median</w:t>
            </w:r>
          </w:p>
        </w:tc>
        <w:tc>
          <w:tcPr>
            <w:tcW w:w="993" w:type="dxa"/>
            <w:tcBorders>
              <w:top w:val="single" w:sz="8" w:space="0" w:color="AEAEAE"/>
              <w:left w:val="nil"/>
              <w:bottom w:val="single" w:sz="8" w:space="0" w:color="AEAEAE"/>
              <w:right w:val="single" w:sz="8" w:space="0" w:color="E0E0E0"/>
            </w:tcBorders>
            <w:shd w:val="clear" w:color="auto" w:fill="FFFFFF"/>
          </w:tcPr>
          <w:p w14:paraId="5D8E5E44"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39C3394F"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117A670A"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1FCFAE38"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993" w:type="dxa"/>
            <w:tcBorders>
              <w:top w:val="single" w:sz="8" w:space="0" w:color="AEAEAE"/>
              <w:left w:val="single" w:sz="8" w:space="0" w:color="E0E0E0"/>
              <w:bottom w:val="single" w:sz="8" w:space="0" w:color="AEAEAE"/>
              <w:right w:val="single" w:sz="8" w:space="0" w:color="E0E0E0"/>
            </w:tcBorders>
            <w:shd w:val="clear" w:color="auto" w:fill="FFFFFF"/>
          </w:tcPr>
          <w:p w14:paraId="7D5B6E09"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850" w:type="dxa"/>
            <w:tcBorders>
              <w:top w:val="single" w:sz="8" w:space="0" w:color="AEAEAE"/>
              <w:left w:val="single" w:sz="8" w:space="0" w:color="E0E0E0"/>
              <w:bottom w:val="single" w:sz="8" w:space="0" w:color="AEAEAE"/>
              <w:right w:val="single" w:sz="4" w:space="0" w:color="auto"/>
            </w:tcBorders>
            <w:shd w:val="clear" w:color="auto" w:fill="FFFFFF"/>
          </w:tcPr>
          <w:p w14:paraId="37994B5A"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r>
      <w:tr w:rsidR="008461EF" w:rsidRPr="00514E03" w14:paraId="1CE6EC7C" w14:textId="77777777" w:rsidTr="00E70E41">
        <w:trPr>
          <w:cantSplit/>
          <w:jc w:val="center"/>
        </w:trPr>
        <w:tc>
          <w:tcPr>
            <w:tcW w:w="1696" w:type="dxa"/>
            <w:gridSpan w:val="2"/>
            <w:tcBorders>
              <w:top w:val="single" w:sz="8" w:space="0" w:color="AEAEAE"/>
              <w:left w:val="single" w:sz="4" w:space="0" w:color="auto"/>
              <w:bottom w:val="single" w:sz="8" w:space="0" w:color="AEAEAE"/>
              <w:right w:val="nil"/>
            </w:tcBorders>
            <w:shd w:val="clear" w:color="auto" w:fill="E0E0E0"/>
          </w:tcPr>
          <w:p w14:paraId="240687E5" w14:textId="77777777" w:rsidR="00C8458F" w:rsidRPr="00514E03" w:rsidRDefault="00C8458F"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Minimum</w:t>
            </w:r>
          </w:p>
        </w:tc>
        <w:tc>
          <w:tcPr>
            <w:tcW w:w="993" w:type="dxa"/>
            <w:tcBorders>
              <w:top w:val="single" w:sz="8" w:space="0" w:color="AEAEAE"/>
              <w:left w:val="nil"/>
              <w:bottom w:val="single" w:sz="8" w:space="0" w:color="AEAEAE"/>
              <w:right w:val="single" w:sz="8" w:space="0" w:color="E0E0E0"/>
            </w:tcBorders>
            <w:shd w:val="clear" w:color="auto" w:fill="FFFFFF"/>
          </w:tcPr>
          <w:p w14:paraId="299815D0"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4A899A30"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1BED042C"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6EC5D290"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993" w:type="dxa"/>
            <w:tcBorders>
              <w:top w:val="single" w:sz="8" w:space="0" w:color="AEAEAE"/>
              <w:left w:val="single" w:sz="8" w:space="0" w:color="E0E0E0"/>
              <w:bottom w:val="single" w:sz="8" w:space="0" w:color="AEAEAE"/>
              <w:right w:val="single" w:sz="8" w:space="0" w:color="E0E0E0"/>
            </w:tcBorders>
            <w:shd w:val="clear" w:color="auto" w:fill="FFFFFF"/>
          </w:tcPr>
          <w:p w14:paraId="362BE290"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850" w:type="dxa"/>
            <w:tcBorders>
              <w:top w:val="single" w:sz="8" w:space="0" w:color="AEAEAE"/>
              <w:left w:val="single" w:sz="8" w:space="0" w:color="E0E0E0"/>
              <w:bottom w:val="single" w:sz="8" w:space="0" w:color="AEAEAE"/>
              <w:right w:val="single" w:sz="4" w:space="0" w:color="auto"/>
            </w:tcBorders>
            <w:shd w:val="clear" w:color="auto" w:fill="FFFFFF"/>
          </w:tcPr>
          <w:p w14:paraId="4C9F78B7"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r>
      <w:tr w:rsidR="008461EF" w:rsidRPr="00514E03" w14:paraId="1BE96DC9" w14:textId="77777777" w:rsidTr="00E70E41">
        <w:trPr>
          <w:cantSplit/>
          <w:jc w:val="center"/>
        </w:trPr>
        <w:tc>
          <w:tcPr>
            <w:tcW w:w="1696" w:type="dxa"/>
            <w:gridSpan w:val="2"/>
            <w:tcBorders>
              <w:top w:val="single" w:sz="8" w:space="0" w:color="AEAEAE"/>
              <w:left w:val="single" w:sz="4" w:space="0" w:color="auto"/>
              <w:bottom w:val="single" w:sz="4" w:space="0" w:color="auto"/>
              <w:right w:val="nil"/>
            </w:tcBorders>
            <w:shd w:val="clear" w:color="auto" w:fill="E0E0E0"/>
          </w:tcPr>
          <w:p w14:paraId="620B0904" w14:textId="77777777" w:rsidR="00C8458F" w:rsidRPr="00514E03" w:rsidRDefault="00C8458F"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Maximum</w:t>
            </w:r>
          </w:p>
        </w:tc>
        <w:tc>
          <w:tcPr>
            <w:tcW w:w="993" w:type="dxa"/>
            <w:tcBorders>
              <w:top w:val="single" w:sz="8" w:space="0" w:color="AEAEAE"/>
              <w:left w:val="nil"/>
              <w:bottom w:val="single" w:sz="4" w:space="0" w:color="auto"/>
              <w:right w:val="single" w:sz="8" w:space="0" w:color="E0E0E0"/>
            </w:tcBorders>
            <w:shd w:val="clear" w:color="auto" w:fill="FFFFFF"/>
          </w:tcPr>
          <w:p w14:paraId="5C65D297"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494CD986"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2441CE63"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0B97643D"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993" w:type="dxa"/>
            <w:tcBorders>
              <w:top w:val="single" w:sz="8" w:space="0" w:color="AEAEAE"/>
              <w:left w:val="single" w:sz="8" w:space="0" w:color="E0E0E0"/>
              <w:bottom w:val="single" w:sz="4" w:space="0" w:color="auto"/>
              <w:right w:val="single" w:sz="8" w:space="0" w:color="E0E0E0"/>
            </w:tcBorders>
            <w:shd w:val="clear" w:color="auto" w:fill="FFFFFF"/>
          </w:tcPr>
          <w:p w14:paraId="49ED3B72"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850" w:type="dxa"/>
            <w:tcBorders>
              <w:top w:val="single" w:sz="8" w:space="0" w:color="AEAEAE"/>
              <w:left w:val="single" w:sz="8" w:space="0" w:color="E0E0E0"/>
              <w:bottom w:val="single" w:sz="4" w:space="0" w:color="auto"/>
              <w:right w:val="single" w:sz="4" w:space="0" w:color="auto"/>
            </w:tcBorders>
            <w:shd w:val="clear" w:color="auto" w:fill="FFFFFF"/>
          </w:tcPr>
          <w:p w14:paraId="2D0E629A"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r>
    </w:tbl>
    <w:p w14:paraId="3C78FB41" w14:textId="77777777" w:rsidR="00B1624C" w:rsidRDefault="00B1624C" w:rsidP="00B1624C">
      <w:pPr>
        <w:autoSpaceDE w:val="0"/>
        <w:autoSpaceDN w:val="0"/>
        <w:adjustRightInd w:val="0"/>
        <w:spacing w:after="0" w:line="240" w:lineRule="auto"/>
        <w:rPr>
          <w:rFonts w:ascii="Times New Roman" w:hAnsi="Times New Roman" w:cs="Times New Roman"/>
          <w:b/>
          <w:bCs/>
          <w:color w:val="FF0000"/>
          <w:sz w:val="24"/>
          <w:szCs w:val="24"/>
        </w:rPr>
      </w:pPr>
    </w:p>
    <w:p w14:paraId="528D7B6A" w14:textId="2846094C" w:rsidR="00342597" w:rsidRDefault="00342597" w:rsidP="00E95BFD">
      <w:pPr>
        <w:spacing w:after="0" w:line="360" w:lineRule="auto"/>
        <w:ind w:firstLine="720"/>
        <w:jc w:val="both"/>
        <w:rPr>
          <w:rFonts w:ascii="Times New Roman" w:hAnsi="Times New Roman" w:cs="Times New Roman"/>
          <w:sz w:val="24"/>
          <w:szCs w:val="24"/>
        </w:rPr>
      </w:pPr>
      <w:r w:rsidRPr="006639F2">
        <w:rPr>
          <w:rFonts w:ascii="Times New Roman" w:hAnsi="Times New Roman" w:cs="Times New Roman"/>
          <w:sz w:val="24"/>
          <w:szCs w:val="24"/>
        </w:rPr>
        <w:t>Pada T</w:t>
      </w:r>
      <w:r>
        <w:rPr>
          <w:rFonts w:ascii="Times New Roman" w:hAnsi="Times New Roman" w:cs="Times New Roman"/>
          <w:sz w:val="24"/>
          <w:szCs w:val="24"/>
        </w:rPr>
        <w:t>abe</w:t>
      </w:r>
      <w:r w:rsidR="00A5566D">
        <w:rPr>
          <w:rFonts w:ascii="Times New Roman" w:hAnsi="Times New Roman" w:cs="Times New Roman"/>
          <w:sz w:val="24"/>
          <w:szCs w:val="24"/>
        </w:rPr>
        <w:t>l 4.9</w:t>
      </w:r>
      <w:r w:rsidRPr="006639F2">
        <w:rPr>
          <w:rFonts w:ascii="Times New Roman" w:hAnsi="Times New Roman" w:cs="Times New Roman"/>
          <w:sz w:val="24"/>
          <w:szCs w:val="24"/>
        </w:rPr>
        <w:t xml:space="preserve"> menunjukan frekuensi </w:t>
      </w:r>
      <w:r>
        <w:rPr>
          <w:rFonts w:ascii="Times New Roman" w:hAnsi="Times New Roman" w:cs="Times New Roman"/>
          <w:sz w:val="24"/>
          <w:szCs w:val="24"/>
        </w:rPr>
        <w:t xml:space="preserve">pada pertanyaan </w:t>
      </w:r>
      <w:r w:rsidRPr="00342597">
        <w:rPr>
          <w:rFonts w:ascii="Times New Roman" w:hAnsi="Times New Roman" w:cs="Times New Roman"/>
          <w:i/>
          <w:color w:val="000000" w:themeColor="text1"/>
          <w:sz w:val="24"/>
          <w:szCs w:val="24"/>
        </w:rPr>
        <w:t>Perceived Usefulness</w:t>
      </w:r>
      <w:r>
        <w:rPr>
          <w:rFonts w:ascii="Times New Roman" w:hAnsi="Times New Roman" w:cs="Times New Roman"/>
          <w:sz w:val="24"/>
          <w:szCs w:val="24"/>
        </w:rPr>
        <w:t xml:space="preserve"> dimana x1.</w:t>
      </w:r>
      <w:r w:rsidRPr="006639F2">
        <w:rPr>
          <w:rFonts w:ascii="Times New Roman" w:hAnsi="Times New Roman" w:cs="Times New Roman"/>
          <w:sz w:val="24"/>
          <w:szCs w:val="24"/>
        </w:rPr>
        <w:t xml:space="preserve">1 </w:t>
      </w:r>
      <w:r>
        <w:rPr>
          <w:rFonts w:ascii="Times New Roman" w:hAnsi="Times New Roman" w:cs="Times New Roman"/>
          <w:sz w:val="24"/>
          <w:szCs w:val="24"/>
        </w:rPr>
        <w:t xml:space="preserve">merupakan pertanyaan </w:t>
      </w:r>
      <w:r w:rsidRPr="00342597">
        <w:rPr>
          <w:rFonts w:ascii="Times New Roman" w:hAnsi="Times New Roman" w:cs="Times New Roman"/>
          <w:i/>
          <w:color w:val="000000" w:themeColor="text1"/>
          <w:sz w:val="24"/>
          <w:szCs w:val="24"/>
        </w:rPr>
        <w:t>Perceived Usefulness</w:t>
      </w:r>
      <w:r w:rsidRPr="006639F2">
        <w:rPr>
          <w:rFonts w:ascii="Times New Roman" w:hAnsi="Times New Roman" w:cs="Times New Roman"/>
          <w:sz w:val="24"/>
          <w:szCs w:val="24"/>
        </w:rPr>
        <w:t xml:space="preserve"> </w:t>
      </w:r>
      <w:r>
        <w:rPr>
          <w:rFonts w:ascii="Times New Roman" w:hAnsi="Times New Roman" w:cs="Times New Roman"/>
          <w:sz w:val="24"/>
          <w:szCs w:val="24"/>
        </w:rPr>
        <w:t>yang pertama, x1.2</w:t>
      </w:r>
      <w:r w:rsidRPr="006639F2">
        <w:rPr>
          <w:rFonts w:ascii="Times New Roman" w:hAnsi="Times New Roman" w:cs="Times New Roman"/>
          <w:sz w:val="24"/>
          <w:szCs w:val="24"/>
        </w:rPr>
        <w:t xml:space="preserve"> </w:t>
      </w:r>
      <w:r>
        <w:rPr>
          <w:rFonts w:ascii="Times New Roman" w:hAnsi="Times New Roman" w:cs="Times New Roman"/>
          <w:sz w:val="24"/>
          <w:szCs w:val="24"/>
        </w:rPr>
        <w:t xml:space="preserve">merupakan pertanyaan </w:t>
      </w:r>
      <w:r w:rsidR="00E95BFD" w:rsidRPr="00E95BFD">
        <w:rPr>
          <w:rFonts w:ascii="Times New Roman" w:hAnsi="Times New Roman" w:cs="Times New Roman"/>
          <w:i/>
          <w:color w:val="000000" w:themeColor="text1"/>
          <w:sz w:val="24"/>
          <w:szCs w:val="24"/>
        </w:rPr>
        <w:t>Perceived Usefulness</w:t>
      </w:r>
      <w:r w:rsidRPr="006639F2">
        <w:rPr>
          <w:rFonts w:ascii="Times New Roman" w:hAnsi="Times New Roman" w:cs="Times New Roman"/>
          <w:sz w:val="24"/>
          <w:szCs w:val="24"/>
        </w:rPr>
        <w:t xml:space="preserve"> </w:t>
      </w:r>
      <w:r w:rsidR="00E95BFD">
        <w:rPr>
          <w:rFonts w:ascii="Times New Roman" w:hAnsi="Times New Roman" w:cs="Times New Roman"/>
          <w:sz w:val="24"/>
          <w:szCs w:val="24"/>
        </w:rPr>
        <w:t>yang ke-2 sampai pada x1.6</w:t>
      </w:r>
      <w:r w:rsidRPr="006639F2">
        <w:rPr>
          <w:rFonts w:ascii="Times New Roman" w:hAnsi="Times New Roman" w:cs="Times New Roman"/>
          <w:sz w:val="24"/>
          <w:szCs w:val="24"/>
        </w:rPr>
        <w:t xml:space="preserve">, </w:t>
      </w:r>
      <w:r w:rsidR="00E95BFD">
        <w:rPr>
          <w:rFonts w:ascii="Times New Roman" w:hAnsi="Times New Roman" w:cs="Times New Roman"/>
          <w:sz w:val="24"/>
          <w:szCs w:val="24"/>
        </w:rPr>
        <w:t>dengan tolak ukur skala 7</w:t>
      </w:r>
      <w:r>
        <w:rPr>
          <w:rFonts w:ascii="Times New Roman" w:hAnsi="Times New Roman" w:cs="Times New Roman"/>
          <w:sz w:val="24"/>
          <w:szCs w:val="24"/>
        </w:rPr>
        <w:t>.</w:t>
      </w:r>
    </w:p>
    <w:p w14:paraId="07BAAD7B" w14:textId="77777777" w:rsidR="00E95BFD" w:rsidRPr="00B1624C" w:rsidRDefault="00E95BFD" w:rsidP="00E95BFD">
      <w:pPr>
        <w:spacing w:after="0" w:line="240" w:lineRule="auto"/>
        <w:jc w:val="both"/>
        <w:rPr>
          <w:rFonts w:ascii="Times New Roman" w:eastAsia="Times New Roman" w:hAnsi="Times New Roman" w:cs="Times New Roman"/>
          <w:b/>
          <w:color w:val="FF0000"/>
          <w:sz w:val="24"/>
          <w:szCs w:val="24"/>
        </w:rPr>
      </w:pPr>
    </w:p>
    <w:p w14:paraId="1F9DFCBC" w14:textId="2D6A0D9D" w:rsidR="00E95BFD" w:rsidRPr="00B11899" w:rsidRDefault="00E95BFD" w:rsidP="00E95BFD">
      <w:pPr>
        <w:spacing w:after="0" w:line="360" w:lineRule="auto"/>
        <w:jc w:val="both"/>
        <w:outlineLvl w:val="1"/>
        <w:rPr>
          <w:rFonts w:ascii="Times New Roman" w:hAnsi="Times New Roman" w:cs="Times New Roman"/>
          <w:b/>
          <w:sz w:val="24"/>
          <w:szCs w:val="24"/>
        </w:rPr>
      </w:pPr>
      <w:bookmarkStart w:id="286" w:name="_Toc40930992"/>
      <w:r w:rsidRPr="00B11899">
        <w:rPr>
          <w:rFonts w:ascii="Times New Roman" w:hAnsi="Times New Roman" w:cs="Times New Roman"/>
          <w:b/>
          <w:sz w:val="24"/>
          <w:szCs w:val="24"/>
        </w:rPr>
        <w:t>P</w:t>
      </w:r>
      <w:r>
        <w:rPr>
          <w:rFonts w:ascii="Times New Roman" w:hAnsi="Times New Roman" w:cs="Times New Roman"/>
          <w:b/>
          <w:sz w:val="24"/>
          <w:szCs w:val="24"/>
        </w:rPr>
        <w:t xml:space="preserve">enjelasan tabel frekuensi pertanyaan </w:t>
      </w:r>
      <w:r w:rsidRPr="00514E03">
        <w:rPr>
          <w:rFonts w:ascii="Times New Roman" w:hAnsi="Times New Roman" w:cs="Times New Roman"/>
          <w:b/>
          <w:i/>
          <w:color w:val="000000" w:themeColor="text1"/>
          <w:sz w:val="24"/>
          <w:szCs w:val="24"/>
        </w:rPr>
        <w:t xml:space="preserve">Perceived </w:t>
      </w:r>
      <w:proofErr w:type="gramStart"/>
      <w:r w:rsidRPr="00514E03">
        <w:rPr>
          <w:rFonts w:ascii="Times New Roman" w:hAnsi="Times New Roman" w:cs="Times New Roman"/>
          <w:b/>
          <w:i/>
          <w:color w:val="000000" w:themeColor="text1"/>
          <w:sz w:val="24"/>
          <w:szCs w:val="24"/>
        </w:rPr>
        <w:t>Usefulness</w:t>
      </w:r>
      <w:r w:rsidRPr="00B11899">
        <w:rPr>
          <w:rFonts w:ascii="Times New Roman" w:hAnsi="Times New Roman" w:cs="Times New Roman"/>
          <w:b/>
          <w:sz w:val="24"/>
          <w:szCs w:val="24"/>
        </w:rPr>
        <w:t xml:space="preserve"> :</w:t>
      </w:r>
      <w:bookmarkEnd w:id="286"/>
      <w:proofErr w:type="gramEnd"/>
    </w:p>
    <w:p w14:paraId="7CFCBE05" w14:textId="6A9B8085" w:rsidR="00E95BFD" w:rsidRPr="00C93B87" w:rsidRDefault="00E95BFD" w:rsidP="008D0BBA">
      <w:pPr>
        <w:pStyle w:val="ListParagraph"/>
        <w:numPr>
          <w:ilvl w:val="0"/>
          <w:numId w:val="37"/>
        </w:numPr>
        <w:spacing w:after="0" w:line="360" w:lineRule="auto"/>
        <w:jc w:val="both"/>
        <w:outlineLvl w:val="1"/>
        <w:rPr>
          <w:rFonts w:ascii="Times New Roman" w:hAnsi="Times New Roman" w:cs="Times New Roman"/>
          <w:color w:val="FF0000"/>
          <w:sz w:val="24"/>
          <w:szCs w:val="24"/>
        </w:rPr>
      </w:pPr>
      <w:bookmarkStart w:id="287" w:name="_Toc40930993"/>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pertama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(x1.1) sebanyak 0 orang menjawab dengan bobot 1 (Sangat Tidak Setuju), 2 (Tidak Setuju), 3 (Agak Tidak Setuju), 4 (Netral) dan 5 (Agak Setuju) sedangkan 1 orang menjawab dengan bobot nilai 6 (Setuju) dan 32nya lagi menjawab dengan bobot nilai </w:t>
      </w:r>
      <w:r w:rsidR="00C93B87">
        <w:rPr>
          <w:rFonts w:ascii="Times New Roman" w:hAnsi="Times New Roman" w:cs="Times New Roman"/>
          <w:color w:val="000000" w:themeColor="text1"/>
          <w:sz w:val="24"/>
          <w:szCs w:val="24"/>
        </w:rPr>
        <w:t xml:space="preserve">7 (Sangat Setuju) dengan rata-rata 6.97 yang jika dibulatkan menjadi 7 (Sangat Setuju) dengan nilai minimum adalah 6 (Setuju) dan maximum adalah 7 (Sangat Setuju) maka dapat ditarik kesimpulan bahwa rata-rata peserta sangat setuju dengan pertanyaan  </w:t>
      </w:r>
      <w:r w:rsidR="00C93B87">
        <w:rPr>
          <w:rFonts w:ascii="Times New Roman" w:hAnsi="Times New Roman" w:cs="Times New Roman"/>
          <w:sz w:val="24"/>
          <w:szCs w:val="24"/>
        </w:rPr>
        <w:t xml:space="preserve">pertama </w:t>
      </w:r>
      <w:r w:rsidR="00C93B87" w:rsidRPr="00E95BFD">
        <w:rPr>
          <w:rFonts w:ascii="Times New Roman" w:hAnsi="Times New Roman" w:cs="Times New Roman"/>
          <w:i/>
          <w:color w:val="000000" w:themeColor="text1"/>
          <w:sz w:val="24"/>
          <w:szCs w:val="24"/>
        </w:rPr>
        <w:t>Perceived Usefulness</w:t>
      </w:r>
      <w:r w:rsidR="00C93B87">
        <w:rPr>
          <w:rFonts w:ascii="Times New Roman" w:hAnsi="Times New Roman" w:cs="Times New Roman"/>
          <w:i/>
          <w:color w:val="000000" w:themeColor="text1"/>
          <w:sz w:val="24"/>
          <w:szCs w:val="24"/>
        </w:rPr>
        <w:t xml:space="preserve"> </w:t>
      </w:r>
      <w:r w:rsidR="00C93B87">
        <w:rPr>
          <w:rFonts w:ascii="Times New Roman" w:hAnsi="Times New Roman" w:cs="Times New Roman"/>
          <w:color w:val="000000" w:themeColor="text1"/>
          <w:sz w:val="24"/>
          <w:szCs w:val="24"/>
        </w:rPr>
        <w:t>(x1.1).</w:t>
      </w:r>
      <w:bookmarkEnd w:id="287"/>
    </w:p>
    <w:p w14:paraId="170597B0" w14:textId="072078EF" w:rsidR="00C93B87" w:rsidRPr="00C93B87" w:rsidRDefault="00C93B87" w:rsidP="008D0BBA">
      <w:pPr>
        <w:pStyle w:val="ListParagraph"/>
        <w:numPr>
          <w:ilvl w:val="0"/>
          <w:numId w:val="37"/>
        </w:numPr>
        <w:spacing w:after="0" w:line="360" w:lineRule="auto"/>
        <w:jc w:val="both"/>
        <w:outlineLvl w:val="1"/>
        <w:rPr>
          <w:rFonts w:ascii="Times New Roman" w:hAnsi="Times New Roman" w:cs="Times New Roman"/>
          <w:color w:val="FF0000"/>
          <w:sz w:val="24"/>
          <w:szCs w:val="24"/>
        </w:rPr>
      </w:pPr>
      <w:bookmarkStart w:id="288" w:name="_Toc40930994"/>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ke-2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(x1.2) sebanyak 0 orang menjawab dengan bobot 1 (Sangat Tidak Setuju), 2 (Tidak Setuju), 3 (Agak Tidak Setuju), 4 (Netral) dan 5 (Agak Setuju) sedangkan 4 orang menjawab dengan bobot nilai 6 (Setuju) dan 29nya lagi menjawab dengan bobot nilai 7 (Sangat Setuju) dengan rata-rata 6.88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ke-2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(x1.2).</w:t>
      </w:r>
      <w:bookmarkEnd w:id="288"/>
    </w:p>
    <w:p w14:paraId="3DA503EE" w14:textId="771E394F" w:rsidR="00C93B87" w:rsidRPr="00C93B87" w:rsidRDefault="00C93B87" w:rsidP="008D0BBA">
      <w:pPr>
        <w:pStyle w:val="ListParagraph"/>
        <w:numPr>
          <w:ilvl w:val="0"/>
          <w:numId w:val="37"/>
        </w:numPr>
        <w:spacing w:after="0" w:line="360" w:lineRule="auto"/>
        <w:jc w:val="both"/>
        <w:outlineLvl w:val="1"/>
        <w:rPr>
          <w:rFonts w:ascii="Times New Roman" w:hAnsi="Times New Roman" w:cs="Times New Roman"/>
          <w:color w:val="FF0000"/>
          <w:sz w:val="24"/>
          <w:szCs w:val="24"/>
        </w:rPr>
      </w:pPr>
      <w:bookmarkStart w:id="289" w:name="_Toc40930995"/>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ke-3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(x1.3) sebanyak 0 orang menjawab dengan bobot 1 (Sangat Tidak Setuju), 2 (Tidak Setuju), 3 (Agak Tidak Setuju), 4 (Netral) dan 5 (Agak Setuju) sedangkan 1 orang menjawab dengan bobot nilai 6 (Setuju) dan 32nya lagi menjawab dengan bobot nilai 7 (Sangat Setuju) dengan rata-rata 6.97 yang jika dibulatkan menjadi 7 (Sangat Setuju) dengan nilai minimum adalah 6 (Setuju) dan maximum adalah 7 (Sangat Setuju) maka dapat ditarik </w:t>
      </w:r>
      <w:r>
        <w:rPr>
          <w:rFonts w:ascii="Times New Roman" w:hAnsi="Times New Roman" w:cs="Times New Roman"/>
          <w:color w:val="000000" w:themeColor="text1"/>
          <w:sz w:val="24"/>
          <w:szCs w:val="24"/>
        </w:rPr>
        <w:lastRenderedPageBreak/>
        <w:t xml:space="preserve">kesimpulan bahwa rata-rata peserta sangat setuju dengan pertanyaan  </w:t>
      </w:r>
      <w:r>
        <w:rPr>
          <w:rFonts w:ascii="Times New Roman" w:hAnsi="Times New Roman" w:cs="Times New Roman"/>
          <w:sz w:val="24"/>
          <w:szCs w:val="24"/>
        </w:rPr>
        <w:t xml:space="preserve">ke-3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(x1.3).</w:t>
      </w:r>
      <w:bookmarkEnd w:id="289"/>
    </w:p>
    <w:p w14:paraId="17CF8715" w14:textId="02E8D21E" w:rsidR="00C93B87" w:rsidRPr="00C93B87" w:rsidRDefault="00C93B87" w:rsidP="008D0BBA">
      <w:pPr>
        <w:pStyle w:val="ListParagraph"/>
        <w:numPr>
          <w:ilvl w:val="0"/>
          <w:numId w:val="37"/>
        </w:numPr>
        <w:spacing w:after="0" w:line="360" w:lineRule="auto"/>
        <w:jc w:val="both"/>
        <w:outlineLvl w:val="1"/>
        <w:rPr>
          <w:rFonts w:ascii="Times New Roman" w:hAnsi="Times New Roman" w:cs="Times New Roman"/>
          <w:color w:val="FF0000"/>
          <w:sz w:val="24"/>
          <w:szCs w:val="24"/>
        </w:rPr>
      </w:pPr>
      <w:bookmarkStart w:id="290" w:name="_Toc40930996"/>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ke-4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(x1.4) sebanyak 0 orang menjawab dengan bobot 1 (Sangat Tidak Setuju), 2 (Tidak Setuju), 3 (Agak Tidak Setuju), 4 (Netral) dan 5 (Agak Setuju) sedangkan 2 orang menjawab dengan bobot nilai 6 (Setuju) dan 31nya lagi menjawab dengan bobot nilai 7 (Sangat Setuju) dengan rata-rata 6.94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ke-4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(x1.4).</w:t>
      </w:r>
      <w:bookmarkEnd w:id="290"/>
    </w:p>
    <w:p w14:paraId="64CAD3E8" w14:textId="2F025810" w:rsidR="00C93B87" w:rsidRPr="00C93B87" w:rsidRDefault="00C93B87" w:rsidP="008D0BBA">
      <w:pPr>
        <w:pStyle w:val="ListParagraph"/>
        <w:numPr>
          <w:ilvl w:val="0"/>
          <w:numId w:val="37"/>
        </w:numPr>
        <w:spacing w:after="0" w:line="360" w:lineRule="auto"/>
        <w:jc w:val="both"/>
        <w:outlineLvl w:val="1"/>
        <w:rPr>
          <w:rFonts w:ascii="Times New Roman" w:hAnsi="Times New Roman" w:cs="Times New Roman"/>
          <w:color w:val="FF0000"/>
          <w:sz w:val="24"/>
          <w:szCs w:val="24"/>
        </w:rPr>
      </w:pPr>
      <w:bookmarkStart w:id="291" w:name="_Toc40930997"/>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ke-5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sidR="00313D4C">
        <w:rPr>
          <w:rFonts w:ascii="Times New Roman" w:hAnsi="Times New Roman" w:cs="Times New Roman"/>
          <w:color w:val="000000" w:themeColor="text1"/>
          <w:sz w:val="24"/>
          <w:szCs w:val="24"/>
        </w:rPr>
        <w:t>(x1.5</w:t>
      </w:r>
      <w:r>
        <w:rPr>
          <w:rFonts w:ascii="Times New Roman" w:hAnsi="Times New Roman" w:cs="Times New Roman"/>
          <w:color w:val="000000" w:themeColor="text1"/>
          <w:sz w:val="24"/>
          <w:szCs w:val="24"/>
        </w:rPr>
        <w:t xml:space="preserve">) sebanyak 0 orang menjawab dengan bobot 1 (Sangat Tidak Setuju), 2 (Tidak Setuju), 3 (Agak Tidak Setuju), 4 (Netral) dan 5 (Agak Setuju) sedangkan </w:t>
      </w:r>
      <w:r w:rsidR="00313D4C">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orang menjawab dengan bobot nilai 6 (Setuju) dan </w:t>
      </w:r>
      <w:r w:rsidR="00313D4C">
        <w:rPr>
          <w:rFonts w:ascii="Times New Roman" w:hAnsi="Times New Roman" w:cs="Times New Roman"/>
          <w:color w:val="000000" w:themeColor="text1"/>
          <w:sz w:val="24"/>
          <w:szCs w:val="24"/>
        </w:rPr>
        <w:t>28</w:t>
      </w:r>
      <w:r>
        <w:rPr>
          <w:rFonts w:ascii="Times New Roman" w:hAnsi="Times New Roman" w:cs="Times New Roman"/>
          <w:color w:val="000000" w:themeColor="text1"/>
          <w:sz w:val="24"/>
          <w:szCs w:val="24"/>
        </w:rPr>
        <w:t xml:space="preserve">nya lagi menjawab dengan bobot nilai 7 (Sangat Setuju) </w:t>
      </w:r>
      <w:r w:rsidR="00313D4C">
        <w:rPr>
          <w:rFonts w:ascii="Times New Roman" w:hAnsi="Times New Roman" w:cs="Times New Roman"/>
          <w:color w:val="000000" w:themeColor="text1"/>
          <w:sz w:val="24"/>
          <w:szCs w:val="24"/>
        </w:rPr>
        <w:t>dengan rata-rata 6.85</w:t>
      </w:r>
      <w:r>
        <w:rPr>
          <w:rFonts w:ascii="Times New Roman" w:hAnsi="Times New Roman" w:cs="Times New Roman"/>
          <w:color w:val="000000" w:themeColor="text1"/>
          <w:sz w:val="24"/>
          <w:szCs w:val="24"/>
        </w:rPr>
        <w:t xml:space="preserve"> yang jika dibulatkan menjadi 7 (Sangat Setuju) dengan nilai minimum adalah 6 (Setuju) dan maximum adalah 7 (Sangat Setuju) maka dapat ditarik kesimpulan bahwa rata-rata peserta sangat setuju dengan pertanyaan  </w:t>
      </w:r>
      <w:r w:rsidR="00313D4C">
        <w:rPr>
          <w:rFonts w:ascii="Times New Roman" w:hAnsi="Times New Roman" w:cs="Times New Roman"/>
          <w:sz w:val="24"/>
          <w:szCs w:val="24"/>
        </w:rPr>
        <w:t>ke-5</w:t>
      </w:r>
      <w:r>
        <w:rPr>
          <w:rFonts w:ascii="Times New Roman" w:hAnsi="Times New Roman" w:cs="Times New Roman"/>
          <w:sz w:val="24"/>
          <w:szCs w:val="24"/>
        </w:rPr>
        <w:t xml:space="preserve">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sidR="00313D4C">
        <w:rPr>
          <w:rFonts w:ascii="Times New Roman" w:hAnsi="Times New Roman" w:cs="Times New Roman"/>
          <w:color w:val="000000" w:themeColor="text1"/>
          <w:sz w:val="24"/>
          <w:szCs w:val="24"/>
        </w:rPr>
        <w:t>(x1.5</w:t>
      </w:r>
      <w:r>
        <w:rPr>
          <w:rFonts w:ascii="Times New Roman" w:hAnsi="Times New Roman" w:cs="Times New Roman"/>
          <w:color w:val="000000" w:themeColor="text1"/>
          <w:sz w:val="24"/>
          <w:szCs w:val="24"/>
        </w:rPr>
        <w:t>).</w:t>
      </w:r>
      <w:bookmarkEnd w:id="291"/>
    </w:p>
    <w:p w14:paraId="6A9E55B7" w14:textId="49A3AF06" w:rsidR="00C93B87" w:rsidRPr="00356A45" w:rsidRDefault="00356A45" w:rsidP="008D0BBA">
      <w:pPr>
        <w:pStyle w:val="ListParagraph"/>
        <w:numPr>
          <w:ilvl w:val="0"/>
          <w:numId w:val="37"/>
        </w:numPr>
        <w:spacing w:after="0" w:line="360" w:lineRule="auto"/>
        <w:jc w:val="both"/>
        <w:outlineLvl w:val="1"/>
        <w:rPr>
          <w:rFonts w:ascii="Times New Roman" w:hAnsi="Times New Roman" w:cs="Times New Roman"/>
          <w:color w:val="FF0000"/>
          <w:sz w:val="24"/>
          <w:szCs w:val="24"/>
        </w:rPr>
      </w:pPr>
      <w:bookmarkStart w:id="292" w:name="_Toc40930998"/>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ke-6 </w:t>
      </w:r>
      <w:r>
        <w:rPr>
          <w:rFonts w:ascii="Times New Roman" w:hAnsi="Times New Roman" w:cs="Times New Roman"/>
          <w:color w:val="000000" w:themeColor="text1"/>
          <w:sz w:val="24"/>
          <w:szCs w:val="24"/>
        </w:rPr>
        <w:t xml:space="preserve">(x1.6) sebanyak 0 orang menjawab dengan bobot 1 (Sangat Tidak Setuju), 2 (Tidak Setuju), 3 (Agak Tidak Setuju), 4 (Netral), 5 (Agak Setuju) dan 6 (Setuju) sedangkan ke-33 peserta menjawab dengan bobot nilai 7 (Sangat Setuju) dengan rata-rata 7.00 dengan nilai minimum dan maximum adalah 7 (Sangat Setuju) maka dapat ditarik kesimpulan bahwa rata-rata peserta sangat setuju dengan ke-6  </w:t>
      </w:r>
      <w:r>
        <w:rPr>
          <w:rFonts w:ascii="Times New Roman" w:hAnsi="Times New Roman" w:cs="Times New Roman"/>
          <w:sz w:val="24"/>
          <w:szCs w:val="24"/>
        </w:rPr>
        <w:t xml:space="preserve">pertama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(x1.6).</w:t>
      </w:r>
      <w:bookmarkEnd w:id="292"/>
    </w:p>
    <w:p w14:paraId="4D87314E" w14:textId="77777777" w:rsidR="00E95BFD" w:rsidRPr="00E95BFD" w:rsidRDefault="00E95BFD" w:rsidP="00E95BFD">
      <w:pPr>
        <w:pStyle w:val="ListParagraph"/>
        <w:spacing w:after="0" w:line="360" w:lineRule="auto"/>
        <w:jc w:val="both"/>
        <w:outlineLvl w:val="1"/>
        <w:rPr>
          <w:rFonts w:ascii="Times New Roman" w:hAnsi="Times New Roman" w:cs="Times New Roman"/>
          <w:color w:val="FF0000"/>
          <w:sz w:val="24"/>
          <w:szCs w:val="24"/>
        </w:rPr>
      </w:pPr>
    </w:p>
    <w:p w14:paraId="5D82E1F1" w14:textId="14390CC5" w:rsidR="008467B7" w:rsidRPr="00514E03" w:rsidRDefault="00C53586" w:rsidP="008D0BBA">
      <w:pPr>
        <w:pStyle w:val="ListParagraph"/>
        <w:numPr>
          <w:ilvl w:val="0"/>
          <w:numId w:val="18"/>
        </w:numPr>
        <w:spacing w:after="200" w:line="360" w:lineRule="auto"/>
        <w:jc w:val="both"/>
        <w:outlineLvl w:val="1"/>
        <w:rPr>
          <w:rFonts w:ascii="Times New Roman" w:hAnsi="Times New Roman" w:cs="Times New Roman"/>
          <w:i/>
          <w:sz w:val="24"/>
          <w:szCs w:val="24"/>
        </w:rPr>
      </w:pPr>
      <w:bookmarkStart w:id="293" w:name="_Toc40930999"/>
      <w:r w:rsidRPr="00514E03">
        <w:rPr>
          <w:rFonts w:ascii="Times New Roman" w:hAnsi="Times New Roman" w:cs="Times New Roman"/>
          <w:i/>
          <w:sz w:val="24"/>
          <w:szCs w:val="24"/>
        </w:rPr>
        <w:t>Perceived Ease Of Use</w:t>
      </w:r>
      <w:bookmarkEnd w:id="293"/>
    </w:p>
    <w:p w14:paraId="72BCA344" w14:textId="65D6E172" w:rsidR="008467B7" w:rsidRPr="00514E03" w:rsidRDefault="00C53586" w:rsidP="008D0BBA">
      <w:pPr>
        <w:pStyle w:val="ListParagraph"/>
        <w:numPr>
          <w:ilvl w:val="0"/>
          <w:numId w:val="14"/>
        </w:numPr>
        <w:spacing w:after="200" w:line="360" w:lineRule="auto"/>
        <w:jc w:val="both"/>
        <w:outlineLvl w:val="1"/>
        <w:rPr>
          <w:rFonts w:ascii="Times New Roman" w:hAnsi="Times New Roman" w:cs="Times New Roman"/>
          <w:i/>
          <w:sz w:val="24"/>
          <w:szCs w:val="24"/>
        </w:rPr>
      </w:pPr>
      <w:bookmarkStart w:id="294" w:name="_Toc40931000"/>
      <w:r w:rsidRPr="00514E03">
        <w:rPr>
          <w:rFonts w:ascii="Times New Roman" w:hAnsi="Times New Roman" w:cs="Times New Roman"/>
          <w:sz w:val="24"/>
          <w:szCs w:val="24"/>
        </w:rPr>
        <w:t>Belajar mengoperasikan sistem manajemen pengetahuan Tarian Tradisional Bali akan mudah bagi saya</w:t>
      </w:r>
      <w:bookmarkEnd w:id="294"/>
    </w:p>
    <w:p w14:paraId="04E0C165" w14:textId="77777777" w:rsidR="008467B7" w:rsidRPr="00514E03" w:rsidRDefault="00C53586" w:rsidP="008D0BBA">
      <w:pPr>
        <w:pStyle w:val="ListParagraph"/>
        <w:numPr>
          <w:ilvl w:val="0"/>
          <w:numId w:val="14"/>
        </w:numPr>
        <w:spacing w:after="200" w:line="360" w:lineRule="auto"/>
        <w:jc w:val="both"/>
        <w:outlineLvl w:val="1"/>
        <w:rPr>
          <w:rFonts w:ascii="Times New Roman" w:hAnsi="Times New Roman" w:cs="Times New Roman"/>
          <w:i/>
          <w:sz w:val="24"/>
          <w:szCs w:val="24"/>
        </w:rPr>
      </w:pPr>
      <w:bookmarkStart w:id="295" w:name="_Toc40931001"/>
      <w:r w:rsidRPr="00514E03">
        <w:rPr>
          <w:rFonts w:ascii="Times New Roman" w:hAnsi="Times New Roman" w:cs="Times New Roman"/>
          <w:sz w:val="24"/>
          <w:szCs w:val="24"/>
        </w:rPr>
        <w:lastRenderedPageBreak/>
        <w:t>Saya merasa mudah untuk menggunakan sistem manajemen pengetahuan Tarian Tradisional Bali untuk melakukan apa yang saya inginkan.</w:t>
      </w:r>
      <w:bookmarkEnd w:id="295"/>
    </w:p>
    <w:p w14:paraId="1DA50379" w14:textId="77777777" w:rsidR="008467B7" w:rsidRPr="00514E03" w:rsidRDefault="00C53586" w:rsidP="008D0BBA">
      <w:pPr>
        <w:pStyle w:val="ListParagraph"/>
        <w:numPr>
          <w:ilvl w:val="0"/>
          <w:numId w:val="14"/>
        </w:numPr>
        <w:spacing w:after="200" w:line="360" w:lineRule="auto"/>
        <w:jc w:val="both"/>
        <w:outlineLvl w:val="1"/>
        <w:rPr>
          <w:rFonts w:ascii="Times New Roman" w:hAnsi="Times New Roman" w:cs="Times New Roman"/>
          <w:i/>
          <w:sz w:val="24"/>
          <w:szCs w:val="24"/>
        </w:rPr>
      </w:pPr>
      <w:bookmarkStart w:id="296" w:name="_Toc40931002"/>
      <w:r w:rsidRPr="00514E03">
        <w:rPr>
          <w:rFonts w:ascii="Times New Roman" w:hAnsi="Times New Roman" w:cs="Times New Roman"/>
          <w:sz w:val="24"/>
          <w:szCs w:val="24"/>
        </w:rPr>
        <w:t>Interaksi saya dengan sistem manajemen pengetahuan Tarian Tradisional Bali akan menjadi jelas dan dapat dimengerti.</w:t>
      </w:r>
      <w:bookmarkEnd w:id="296"/>
    </w:p>
    <w:p w14:paraId="193AEBF4" w14:textId="77777777" w:rsidR="008467B7" w:rsidRPr="00514E03" w:rsidRDefault="00C53586" w:rsidP="008D0BBA">
      <w:pPr>
        <w:pStyle w:val="ListParagraph"/>
        <w:numPr>
          <w:ilvl w:val="0"/>
          <w:numId w:val="14"/>
        </w:numPr>
        <w:spacing w:after="200" w:line="360" w:lineRule="auto"/>
        <w:jc w:val="both"/>
        <w:outlineLvl w:val="1"/>
        <w:rPr>
          <w:rFonts w:ascii="Times New Roman" w:hAnsi="Times New Roman" w:cs="Times New Roman"/>
          <w:i/>
          <w:sz w:val="24"/>
          <w:szCs w:val="24"/>
        </w:rPr>
      </w:pPr>
      <w:bookmarkStart w:id="297" w:name="_Toc40931003"/>
      <w:r w:rsidRPr="00514E03">
        <w:rPr>
          <w:rFonts w:ascii="Times New Roman" w:hAnsi="Times New Roman" w:cs="Times New Roman"/>
          <w:sz w:val="24"/>
          <w:szCs w:val="24"/>
        </w:rPr>
        <w:t xml:space="preserve">Saya menemukan bahwa sistem manajemen pengetahuan Tarian Tradisional Bali fleksibel </w:t>
      </w:r>
      <w:r w:rsidR="00BA0D41" w:rsidRPr="00514E03">
        <w:rPr>
          <w:rFonts w:ascii="Times New Roman" w:hAnsi="Times New Roman" w:cs="Times New Roman"/>
          <w:sz w:val="24"/>
          <w:szCs w:val="24"/>
        </w:rPr>
        <w:t>dalam interaksinya</w:t>
      </w:r>
      <w:r w:rsidRPr="00514E03">
        <w:rPr>
          <w:rFonts w:ascii="Times New Roman" w:hAnsi="Times New Roman" w:cs="Times New Roman"/>
          <w:sz w:val="24"/>
          <w:szCs w:val="24"/>
        </w:rPr>
        <w:t>.</w:t>
      </w:r>
      <w:bookmarkEnd w:id="297"/>
    </w:p>
    <w:p w14:paraId="13162E77" w14:textId="77777777" w:rsidR="008467B7" w:rsidRPr="00514E03" w:rsidRDefault="00C53586" w:rsidP="008D0BBA">
      <w:pPr>
        <w:pStyle w:val="ListParagraph"/>
        <w:numPr>
          <w:ilvl w:val="0"/>
          <w:numId w:val="14"/>
        </w:numPr>
        <w:spacing w:after="200" w:line="360" w:lineRule="auto"/>
        <w:jc w:val="both"/>
        <w:outlineLvl w:val="1"/>
        <w:rPr>
          <w:rFonts w:ascii="Times New Roman" w:hAnsi="Times New Roman" w:cs="Times New Roman"/>
          <w:i/>
          <w:sz w:val="24"/>
          <w:szCs w:val="24"/>
        </w:rPr>
      </w:pPr>
      <w:bookmarkStart w:id="298" w:name="_Toc40931004"/>
      <w:r w:rsidRPr="00514E03">
        <w:rPr>
          <w:rFonts w:ascii="Times New Roman" w:hAnsi="Times New Roman" w:cs="Times New Roman"/>
          <w:sz w:val="24"/>
          <w:szCs w:val="24"/>
        </w:rPr>
        <w:t>Akan mudah bagi saya untuk menjadi terampil dalam menggunakan sistem manajemen pengetahuan Tarian Tradisional Bali</w:t>
      </w:r>
      <w:bookmarkEnd w:id="298"/>
    </w:p>
    <w:p w14:paraId="4335357B" w14:textId="727BBA72" w:rsidR="000B27BE" w:rsidRPr="00B1624C" w:rsidRDefault="00C53586" w:rsidP="008D0BBA">
      <w:pPr>
        <w:pStyle w:val="ListParagraph"/>
        <w:numPr>
          <w:ilvl w:val="0"/>
          <w:numId w:val="14"/>
        </w:numPr>
        <w:spacing w:after="200" w:line="360" w:lineRule="auto"/>
        <w:jc w:val="both"/>
        <w:outlineLvl w:val="1"/>
        <w:rPr>
          <w:rFonts w:ascii="Times New Roman" w:hAnsi="Times New Roman" w:cs="Times New Roman"/>
          <w:i/>
          <w:sz w:val="24"/>
          <w:szCs w:val="24"/>
        </w:rPr>
      </w:pPr>
      <w:bookmarkStart w:id="299" w:name="_Toc40931005"/>
      <w:r w:rsidRPr="00514E03">
        <w:rPr>
          <w:rFonts w:ascii="Times New Roman" w:hAnsi="Times New Roman" w:cs="Times New Roman"/>
          <w:sz w:val="24"/>
          <w:szCs w:val="24"/>
        </w:rPr>
        <w:t>Saya menemukan bahwa sistem manajemen pengetahuan Tarian Tradisional mudah digunakan.</w:t>
      </w:r>
      <w:bookmarkEnd w:id="299"/>
    </w:p>
    <w:p w14:paraId="22A44F1C" w14:textId="36C5F08B" w:rsidR="002D511A" w:rsidRPr="002D511A" w:rsidRDefault="002D511A" w:rsidP="00AA6AE2">
      <w:pPr>
        <w:autoSpaceDE w:val="0"/>
        <w:autoSpaceDN w:val="0"/>
        <w:adjustRightInd w:val="0"/>
        <w:spacing w:after="0" w:line="360" w:lineRule="auto"/>
        <w:jc w:val="center"/>
        <w:rPr>
          <w:rFonts w:ascii="Times New Roman" w:hAnsi="Times New Roman" w:cs="Times New Roman"/>
          <w:b/>
          <w:i/>
          <w:color w:val="000000" w:themeColor="text1"/>
          <w:sz w:val="24"/>
          <w:szCs w:val="24"/>
        </w:rPr>
      </w:pPr>
      <w:r>
        <w:rPr>
          <w:rFonts w:ascii="Times New Roman" w:hAnsi="Times New Roman" w:cs="Times New Roman"/>
          <w:b/>
          <w:bCs/>
          <w:color w:val="000000"/>
          <w:sz w:val="24"/>
          <w:szCs w:val="24"/>
        </w:rPr>
        <w:t xml:space="preserve">Tabel </w:t>
      </w:r>
      <w:r w:rsidR="006F25CB">
        <w:rPr>
          <w:rFonts w:ascii="Times New Roman" w:hAnsi="Times New Roman" w:cs="Times New Roman"/>
          <w:b/>
          <w:bCs/>
          <w:color w:val="000000"/>
          <w:sz w:val="24"/>
          <w:szCs w:val="24"/>
        </w:rPr>
        <w:t>4.10</w:t>
      </w:r>
      <w:r w:rsidR="00126F44">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Frekuensi Pertanyaan </w:t>
      </w:r>
      <w:r w:rsidRPr="002D511A">
        <w:rPr>
          <w:rFonts w:ascii="Times New Roman" w:hAnsi="Times New Roman" w:cs="Times New Roman"/>
          <w:b/>
          <w:i/>
          <w:sz w:val="24"/>
          <w:szCs w:val="24"/>
        </w:rPr>
        <w:t xml:space="preserve">Perceived Ease </w:t>
      </w:r>
      <w:proofErr w:type="gramStart"/>
      <w:r w:rsidRPr="002D511A">
        <w:rPr>
          <w:rFonts w:ascii="Times New Roman" w:hAnsi="Times New Roman" w:cs="Times New Roman"/>
          <w:b/>
          <w:i/>
          <w:sz w:val="24"/>
          <w:szCs w:val="24"/>
        </w:rPr>
        <w:t>Of</w:t>
      </w:r>
      <w:proofErr w:type="gramEnd"/>
      <w:r w:rsidRPr="002D511A">
        <w:rPr>
          <w:rFonts w:ascii="Times New Roman" w:hAnsi="Times New Roman" w:cs="Times New Roman"/>
          <w:b/>
          <w:i/>
          <w:sz w:val="24"/>
          <w:szCs w:val="24"/>
        </w:rPr>
        <w:t xml:space="preserve"> Use</w:t>
      </w:r>
    </w:p>
    <w:tbl>
      <w:tblPr>
        <w:tblW w:w="76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6"/>
        <w:gridCol w:w="1235"/>
        <w:gridCol w:w="851"/>
        <w:gridCol w:w="1134"/>
        <w:gridCol w:w="1134"/>
        <w:gridCol w:w="1134"/>
        <w:gridCol w:w="1134"/>
        <w:gridCol w:w="997"/>
      </w:tblGrid>
      <w:tr w:rsidR="000B27BE" w:rsidRPr="00514E03" w14:paraId="31DC37EA" w14:textId="77777777" w:rsidTr="00034879">
        <w:trPr>
          <w:cantSplit/>
          <w:jc w:val="center"/>
        </w:trPr>
        <w:tc>
          <w:tcPr>
            <w:tcW w:w="7655" w:type="dxa"/>
            <w:gridSpan w:val="8"/>
            <w:tcBorders>
              <w:top w:val="single" w:sz="4" w:space="0" w:color="auto"/>
              <w:left w:val="single" w:sz="4" w:space="0" w:color="auto"/>
              <w:bottom w:val="nil"/>
              <w:right w:val="single" w:sz="4" w:space="0" w:color="auto"/>
            </w:tcBorders>
            <w:shd w:val="clear" w:color="auto" w:fill="FFFFFF"/>
            <w:vAlign w:val="center"/>
          </w:tcPr>
          <w:p w14:paraId="61A27E82" w14:textId="77777777" w:rsidR="000B27BE" w:rsidRPr="00514E03" w:rsidRDefault="000B27BE" w:rsidP="00344A41">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Statistics</w:t>
            </w:r>
          </w:p>
        </w:tc>
      </w:tr>
      <w:tr w:rsidR="000B27BE" w:rsidRPr="00514E03" w14:paraId="1BECBA48" w14:textId="77777777" w:rsidTr="00344A41">
        <w:trPr>
          <w:cantSplit/>
          <w:jc w:val="center"/>
        </w:trPr>
        <w:tc>
          <w:tcPr>
            <w:tcW w:w="1271" w:type="dxa"/>
            <w:gridSpan w:val="2"/>
            <w:tcBorders>
              <w:top w:val="nil"/>
              <w:left w:val="single" w:sz="4" w:space="0" w:color="auto"/>
              <w:bottom w:val="single" w:sz="8" w:space="0" w:color="152935"/>
              <w:right w:val="nil"/>
            </w:tcBorders>
            <w:shd w:val="clear" w:color="auto" w:fill="FFFFFF"/>
            <w:vAlign w:val="bottom"/>
          </w:tcPr>
          <w:p w14:paraId="6859DB0E" w14:textId="77777777" w:rsidR="000B27BE" w:rsidRPr="00514E03" w:rsidRDefault="000B27BE" w:rsidP="00344A41">
            <w:pPr>
              <w:autoSpaceDE w:val="0"/>
              <w:autoSpaceDN w:val="0"/>
              <w:adjustRightInd w:val="0"/>
              <w:spacing w:after="0" w:line="360" w:lineRule="auto"/>
              <w:rPr>
                <w:rFonts w:ascii="Times New Roman" w:hAnsi="Times New Roman" w:cs="Times New Roman"/>
                <w:sz w:val="24"/>
                <w:szCs w:val="24"/>
              </w:rPr>
            </w:pPr>
          </w:p>
        </w:tc>
        <w:tc>
          <w:tcPr>
            <w:tcW w:w="851" w:type="dxa"/>
            <w:tcBorders>
              <w:top w:val="nil"/>
              <w:left w:val="nil"/>
              <w:bottom w:val="single" w:sz="8" w:space="0" w:color="152935"/>
              <w:right w:val="single" w:sz="8" w:space="0" w:color="E0E0E0"/>
            </w:tcBorders>
            <w:shd w:val="clear" w:color="auto" w:fill="FFFFFF"/>
            <w:vAlign w:val="bottom"/>
          </w:tcPr>
          <w:p w14:paraId="5A359A20" w14:textId="77777777" w:rsidR="000B27BE" w:rsidRPr="00514E03" w:rsidRDefault="000B27BE" w:rsidP="00344A41">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x2.1</w:t>
            </w:r>
          </w:p>
        </w:tc>
        <w:tc>
          <w:tcPr>
            <w:tcW w:w="1134" w:type="dxa"/>
            <w:tcBorders>
              <w:top w:val="nil"/>
              <w:left w:val="single" w:sz="8" w:space="0" w:color="E0E0E0"/>
              <w:bottom w:val="single" w:sz="8" w:space="0" w:color="152935"/>
              <w:right w:val="single" w:sz="8" w:space="0" w:color="E0E0E0"/>
            </w:tcBorders>
            <w:shd w:val="clear" w:color="auto" w:fill="FFFFFF"/>
            <w:vAlign w:val="bottom"/>
          </w:tcPr>
          <w:p w14:paraId="5566A8FF" w14:textId="77777777" w:rsidR="000B27BE" w:rsidRPr="00514E03" w:rsidRDefault="000B27BE" w:rsidP="00344A41">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x2.2</w:t>
            </w:r>
          </w:p>
        </w:tc>
        <w:tc>
          <w:tcPr>
            <w:tcW w:w="1134" w:type="dxa"/>
            <w:tcBorders>
              <w:top w:val="nil"/>
              <w:left w:val="single" w:sz="8" w:space="0" w:color="E0E0E0"/>
              <w:bottom w:val="single" w:sz="8" w:space="0" w:color="152935"/>
              <w:right w:val="single" w:sz="8" w:space="0" w:color="E0E0E0"/>
            </w:tcBorders>
            <w:shd w:val="clear" w:color="auto" w:fill="FFFFFF"/>
            <w:vAlign w:val="bottom"/>
          </w:tcPr>
          <w:p w14:paraId="5E6E23A3" w14:textId="77777777" w:rsidR="000B27BE" w:rsidRPr="00514E03" w:rsidRDefault="000B27BE" w:rsidP="00344A41">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x2.3</w:t>
            </w:r>
          </w:p>
        </w:tc>
        <w:tc>
          <w:tcPr>
            <w:tcW w:w="1134" w:type="dxa"/>
            <w:tcBorders>
              <w:top w:val="nil"/>
              <w:left w:val="single" w:sz="8" w:space="0" w:color="E0E0E0"/>
              <w:bottom w:val="single" w:sz="8" w:space="0" w:color="152935"/>
              <w:right w:val="single" w:sz="8" w:space="0" w:color="E0E0E0"/>
            </w:tcBorders>
            <w:shd w:val="clear" w:color="auto" w:fill="FFFFFF"/>
            <w:vAlign w:val="bottom"/>
          </w:tcPr>
          <w:p w14:paraId="425A1EB9" w14:textId="77777777" w:rsidR="000B27BE" w:rsidRPr="00514E03" w:rsidRDefault="000B27BE" w:rsidP="00344A41">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x2.4</w:t>
            </w:r>
          </w:p>
        </w:tc>
        <w:tc>
          <w:tcPr>
            <w:tcW w:w="1134" w:type="dxa"/>
            <w:tcBorders>
              <w:top w:val="nil"/>
              <w:left w:val="single" w:sz="8" w:space="0" w:color="E0E0E0"/>
              <w:bottom w:val="single" w:sz="8" w:space="0" w:color="152935"/>
              <w:right w:val="single" w:sz="8" w:space="0" w:color="E0E0E0"/>
            </w:tcBorders>
            <w:shd w:val="clear" w:color="auto" w:fill="FFFFFF"/>
            <w:vAlign w:val="bottom"/>
          </w:tcPr>
          <w:p w14:paraId="16597860" w14:textId="77777777" w:rsidR="000B27BE" w:rsidRPr="00514E03" w:rsidRDefault="000B27BE" w:rsidP="00344A41">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x2.5</w:t>
            </w:r>
          </w:p>
        </w:tc>
        <w:tc>
          <w:tcPr>
            <w:tcW w:w="997" w:type="dxa"/>
            <w:tcBorders>
              <w:top w:val="nil"/>
              <w:left w:val="single" w:sz="8" w:space="0" w:color="E0E0E0"/>
              <w:bottom w:val="single" w:sz="8" w:space="0" w:color="152935"/>
              <w:right w:val="single" w:sz="4" w:space="0" w:color="auto"/>
            </w:tcBorders>
            <w:shd w:val="clear" w:color="auto" w:fill="FFFFFF"/>
            <w:vAlign w:val="bottom"/>
          </w:tcPr>
          <w:p w14:paraId="016BB433" w14:textId="77777777" w:rsidR="000B27BE" w:rsidRPr="00514E03" w:rsidRDefault="000B27BE" w:rsidP="00344A41">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x2.6</w:t>
            </w:r>
          </w:p>
        </w:tc>
      </w:tr>
      <w:tr w:rsidR="000B27BE" w:rsidRPr="00514E03" w14:paraId="79BE29D8" w14:textId="77777777" w:rsidTr="00344A41">
        <w:trPr>
          <w:cantSplit/>
          <w:jc w:val="center"/>
        </w:trPr>
        <w:tc>
          <w:tcPr>
            <w:tcW w:w="36" w:type="dxa"/>
            <w:vMerge w:val="restart"/>
            <w:tcBorders>
              <w:top w:val="single" w:sz="8" w:space="0" w:color="152935"/>
              <w:left w:val="single" w:sz="4" w:space="0" w:color="auto"/>
              <w:bottom w:val="single" w:sz="8" w:space="0" w:color="AEAEAE"/>
              <w:right w:val="nil"/>
            </w:tcBorders>
            <w:shd w:val="clear" w:color="auto" w:fill="E0E0E0"/>
          </w:tcPr>
          <w:p w14:paraId="63B32702" w14:textId="77777777" w:rsidR="000B27BE" w:rsidRPr="00514E03" w:rsidRDefault="000B27BE" w:rsidP="00344A41">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N</w:t>
            </w:r>
          </w:p>
        </w:tc>
        <w:tc>
          <w:tcPr>
            <w:tcW w:w="1235" w:type="dxa"/>
            <w:tcBorders>
              <w:top w:val="single" w:sz="8" w:space="0" w:color="152935"/>
              <w:left w:val="nil"/>
              <w:bottom w:val="single" w:sz="8" w:space="0" w:color="AEAEAE"/>
              <w:right w:val="nil"/>
            </w:tcBorders>
            <w:shd w:val="clear" w:color="auto" w:fill="E0E0E0"/>
          </w:tcPr>
          <w:p w14:paraId="6AEC6EAC" w14:textId="77777777" w:rsidR="000B27BE" w:rsidRPr="00514E03" w:rsidRDefault="000B27BE" w:rsidP="00344A41">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851" w:type="dxa"/>
            <w:tcBorders>
              <w:top w:val="single" w:sz="8" w:space="0" w:color="152935"/>
              <w:left w:val="nil"/>
              <w:bottom w:val="single" w:sz="8" w:space="0" w:color="AEAEAE"/>
              <w:right w:val="single" w:sz="8" w:space="0" w:color="E0E0E0"/>
            </w:tcBorders>
            <w:shd w:val="clear" w:color="auto" w:fill="FFFFFF"/>
          </w:tcPr>
          <w:p w14:paraId="0B5EB712"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34" w:type="dxa"/>
            <w:tcBorders>
              <w:top w:val="single" w:sz="8" w:space="0" w:color="152935"/>
              <w:left w:val="single" w:sz="8" w:space="0" w:color="E0E0E0"/>
              <w:bottom w:val="single" w:sz="8" w:space="0" w:color="AEAEAE"/>
              <w:right w:val="single" w:sz="8" w:space="0" w:color="E0E0E0"/>
            </w:tcBorders>
            <w:shd w:val="clear" w:color="auto" w:fill="FFFFFF"/>
          </w:tcPr>
          <w:p w14:paraId="4BA1E74F"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34" w:type="dxa"/>
            <w:tcBorders>
              <w:top w:val="single" w:sz="8" w:space="0" w:color="152935"/>
              <w:left w:val="single" w:sz="8" w:space="0" w:color="E0E0E0"/>
              <w:bottom w:val="single" w:sz="8" w:space="0" w:color="AEAEAE"/>
              <w:right w:val="single" w:sz="8" w:space="0" w:color="E0E0E0"/>
            </w:tcBorders>
            <w:shd w:val="clear" w:color="auto" w:fill="FFFFFF"/>
          </w:tcPr>
          <w:p w14:paraId="1D339D44"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34" w:type="dxa"/>
            <w:tcBorders>
              <w:top w:val="single" w:sz="8" w:space="0" w:color="152935"/>
              <w:left w:val="single" w:sz="8" w:space="0" w:color="E0E0E0"/>
              <w:bottom w:val="single" w:sz="8" w:space="0" w:color="AEAEAE"/>
              <w:right w:val="single" w:sz="8" w:space="0" w:color="E0E0E0"/>
            </w:tcBorders>
            <w:shd w:val="clear" w:color="auto" w:fill="FFFFFF"/>
          </w:tcPr>
          <w:p w14:paraId="6024EBD4"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34" w:type="dxa"/>
            <w:tcBorders>
              <w:top w:val="single" w:sz="8" w:space="0" w:color="152935"/>
              <w:left w:val="single" w:sz="8" w:space="0" w:color="E0E0E0"/>
              <w:bottom w:val="single" w:sz="8" w:space="0" w:color="AEAEAE"/>
              <w:right w:val="single" w:sz="8" w:space="0" w:color="E0E0E0"/>
            </w:tcBorders>
            <w:shd w:val="clear" w:color="auto" w:fill="FFFFFF"/>
          </w:tcPr>
          <w:p w14:paraId="037811B7"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997" w:type="dxa"/>
            <w:tcBorders>
              <w:top w:val="single" w:sz="8" w:space="0" w:color="152935"/>
              <w:left w:val="single" w:sz="8" w:space="0" w:color="E0E0E0"/>
              <w:bottom w:val="single" w:sz="8" w:space="0" w:color="AEAEAE"/>
              <w:right w:val="single" w:sz="4" w:space="0" w:color="auto"/>
            </w:tcBorders>
            <w:shd w:val="clear" w:color="auto" w:fill="FFFFFF"/>
          </w:tcPr>
          <w:p w14:paraId="304C49F6"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r>
      <w:tr w:rsidR="000B27BE" w:rsidRPr="00514E03" w14:paraId="187D2F01" w14:textId="77777777" w:rsidTr="00344A41">
        <w:trPr>
          <w:cantSplit/>
          <w:jc w:val="center"/>
        </w:trPr>
        <w:tc>
          <w:tcPr>
            <w:tcW w:w="36" w:type="dxa"/>
            <w:vMerge/>
            <w:tcBorders>
              <w:top w:val="single" w:sz="8" w:space="0" w:color="152935"/>
              <w:left w:val="single" w:sz="4" w:space="0" w:color="auto"/>
              <w:bottom w:val="single" w:sz="8" w:space="0" w:color="AEAEAE"/>
              <w:right w:val="nil"/>
            </w:tcBorders>
            <w:shd w:val="clear" w:color="auto" w:fill="E0E0E0"/>
          </w:tcPr>
          <w:p w14:paraId="0F584E9D" w14:textId="77777777" w:rsidR="000B27BE" w:rsidRPr="00514E03" w:rsidRDefault="000B27BE" w:rsidP="00344A41">
            <w:pPr>
              <w:autoSpaceDE w:val="0"/>
              <w:autoSpaceDN w:val="0"/>
              <w:adjustRightInd w:val="0"/>
              <w:spacing w:after="0" w:line="360" w:lineRule="auto"/>
              <w:rPr>
                <w:rFonts w:ascii="Times New Roman" w:hAnsi="Times New Roman" w:cs="Times New Roman"/>
                <w:color w:val="010205"/>
                <w:sz w:val="24"/>
                <w:szCs w:val="24"/>
              </w:rPr>
            </w:pPr>
          </w:p>
        </w:tc>
        <w:tc>
          <w:tcPr>
            <w:tcW w:w="1235" w:type="dxa"/>
            <w:tcBorders>
              <w:top w:val="single" w:sz="8" w:space="0" w:color="AEAEAE"/>
              <w:left w:val="nil"/>
              <w:bottom w:val="single" w:sz="8" w:space="0" w:color="AEAEAE"/>
              <w:right w:val="nil"/>
            </w:tcBorders>
            <w:shd w:val="clear" w:color="auto" w:fill="E0E0E0"/>
          </w:tcPr>
          <w:p w14:paraId="49CC9C59" w14:textId="77777777" w:rsidR="000B27BE" w:rsidRPr="00514E03" w:rsidRDefault="000B27BE" w:rsidP="00344A41">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Missing</w:t>
            </w:r>
          </w:p>
        </w:tc>
        <w:tc>
          <w:tcPr>
            <w:tcW w:w="851" w:type="dxa"/>
            <w:tcBorders>
              <w:top w:val="single" w:sz="8" w:space="0" w:color="AEAEAE"/>
              <w:left w:val="nil"/>
              <w:bottom w:val="single" w:sz="8" w:space="0" w:color="AEAEAE"/>
              <w:right w:val="single" w:sz="8" w:space="0" w:color="E0E0E0"/>
            </w:tcBorders>
            <w:shd w:val="clear" w:color="auto" w:fill="FFFFFF"/>
          </w:tcPr>
          <w:p w14:paraId="4996EED4"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3E551574"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6124E632"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5F9FEAF2"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15053D81"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997" w:type="dxa"/>
            <w:tcBorders>
              <w:top w:val="single" w:sz="8" w:space="0" w:color="AEAEAE"/>
              <w:left w:val="single" w:sz="8" w:space="0" w:color="E0E0E0"/>
              <w:bottom w:val="single" w:sz="8" w:space="0" w:color="AEAEAE"/>
              <w:right w:val="single" w:sz="4" w:space="0" w:color="auto"/>
            </w:tcBorders>
            <w:shd w:val="clear" w:color="auto" w:fill="FFFFFF"/>
          </w:tcPr>
          <w:p w14:paraId="05152D72"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r>
      <w:tr w:rsidR="000B27BE" w:rsidRPr="00514E03" w14:paraId="7BB32BD6" w14:textId="77777777" w:rsidTr="00344A41">
        <w:trPr>
          <w:cantSplit/>
          <w:jc w:val="center"/>
        </w:trPr>
        <w:tc>
          <w:tcPr>
            <w:tcW w:w="1271" w:type="dxa"/>
            <w:gridSpan w:val="2"/>
            <w:tcBorders>
              <w:top w:val="single" w:sz="8" w:space="0" w:color="AEAEAE"/>
              <w:left w:val="single" w:sz="4" w:space="0" w:color="auto"/>
              <w:bottom w:val="single" w:sz="8" w:space="0" w:color="AEAEAE"/>
              <w:right w:val="nil"/>
            </w:tcBorders>
            <w:shd w:val="clear" w:color="auto" w:fill="E0E0E0"/>
          </w:tcPr>
          <w:p w14:paraId="158102DF" w14:textId="77777777" w:rsidR="000B27BE" w:rsidRPr="00514E03" w:rsidRDefault="000B27BE" w:rsidP="00344A41">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Mean</w:t>
            </w:r>
          </w:p>
        </w:tc>
        <w:tc>
          <w:tcPr>
            <w:tcW w:w="851" w:type="dxa"/>
            <w:tcBorders>
              <w:top w:val="single" w:sz="8" w:space="0" w:color="AEAEAE"/>
              <w:left w:val="nil"/>
              <w:bottom w:val="single" w:sz="8" w:space="0" w:color="AEAEAE"/>
              <w:right w:val="single" w:sz="8" w:space="0" w:color="E0E0E0"/>
            </w:tcBorders>
            <w:shd w:val="clear" w:color="auto" w:fill="FFFFFF"/>
          </w:tcPr>
          <w:p w14:paraId="1157DFC2"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6.94</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732FD889"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6.76</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0D92EF6B"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6.67</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58F781DC"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6.55</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2A3DB249"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6.85</w:t>
            </w:r>
          </w:p>
        </w:tc>
        <w:tc>
          <w:tcPr>
            <w:tcW w:w="997" w:type="dxa"/>
            <w:tcBorders>
              <w:top w:val="single" w:sz="8" w:space="0" w:color="AEAEAE"/>
              <w:left w:val="single" w:sz="8" w:space="0" w:color="E0E0E0"/>
              <w:bottom w:val="single" w:sz="8" w:space="0" w:color="AEAEAE"/>
              <w:right w:val="single" w:sz="4" w:space="0" w:color="auto"/>
            </w:tcBorders>
            <w:shd w:val="clear" w:color="auto" w:fill="FFFFFF"/>
          </w:tcPr>
          <w:p w14:paraId="1BED5A70"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6.94</w:t>
            </w:r>
          </w:p>
        </w:tc>
      </w:tr>
      <w:tr w:rsidR="000B27BE" w:rsidRPr="00514E03" w14:paraId="131D2943" w14:textId="77777777" w:rsidTr="00344A41">
        <w:trPr>
          <w:cantSplit/>
          <w:jc w:val="center"/>
        </w:trPr>
        <w:tc>
          <w:tcPr>
            <w:tcW w:w="1271" w:type="dxa"/>
            <w:gridSpan w:val="2"/>
            <w:tcBorders>
              <w:top w:val="single" w:sz="8" w:space="0" w:color="AEAEAE"/>
              <w:left w:val="single" w:sz="4" w:space="0" w:color="auto"/>
              <w:bottom w:val="single" w:sz="8" w:space="0" w:color="AEAEAE"/>
              <w:right w:val="nil"/>
            </w:tcBorders>
            <w:shd w:val="clear" w:color="auto" w:fill="E0E0E0"/>
          </w:tcPr>
          <w:p w14:paraId="23A5B6F1" w14:textId="77777777" w:rsidR="000B27BE" w:rsidRPr="00514E03" w:rsidRDefault="000B27BE" w:rsidP="00344A41">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Median</w:t>
            </w:r>
          </w:p>
        </w:tc>
        <w:tc>
          <w:tcPr>
            <w:tcW w:w="851" w:type="dxa"/>
            <w:tcBorders>
              <w:top w:val="single" w:sz="8" w:space="0" w:color="AEAEAE"/>
              <w:left w:val="nil"/>
              <w:bottom w:val="single" w:sz="8" w:space="0" w:color="AEAEAE"/>
              <w:right w:val="single" w:sz="8" w:space="0" w:color="E0E0E0"/>
            </w:tcBorders>
            <w:shd w:val="clear" w:color="auto" w:fill="FFFFFF"/>
          </w:tcPr>
          <w:p w14:paraId="2767FB51"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5B211C01"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203C3A71"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419ABFFE"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68C43CED"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997" w:type="dxa"/>
            <w:tcBorders>
              <w:top w:val="single" w:sz="8" w:space="0" w:color="AEAEAE"/>
              <w:left w:val="single" w:sz="8" w:space="0" w:color="E0E0E0"/>
              <w:bottom w:val="single" w:sz="8" w:space="0" w:color="AEAEAE"/>
              <w:right w:val="single" w:sz="4" w:space="0" w:color="auto"/>
            </w:tcBorders>
            <w:shd w:val="clear" w:color="auto" w:fill="FFFFFF"/>
          </w:tcPr>
          <w:p w14:paraId="4B623F24"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r>
      <w:tr w:rsidR="000B27BE" w:rsidRPr="00514E03" w14:paraId="28800825" w14:textId="77777777" w:rsidTr="00344A41">
        <w:trPr>
          <w:cantSplit/>
          <w:jc w:val="center"/>
        </w:trPr>
        <w:tc>
          <w:tcPr>
            <w:tcW w:w="1271" w:type="dxa"/>
            <w:gridSpan w:val="2"/>
            <w:tcBorders>
              <w:top w:val="single" w:sz="8" w:space="0" w:color="AEAEAE"/>
              <w:left w:val="single" w:sz="4" w:space="0" w:color="auto"/>
              <w:bottom w:val="single" w:sz="8" w:space="0" w:color="AEAEAE"/>
              <w:right w:val="nil"/>
            </w:tcBorders>
            <w:shd w:val="clear" w:color="auto" w:fill="E0E0E0"/>
          </w:tcPr>
          <w:p w14:paraId="60C4B95E" w14:textId="77777777" w:rsidR="000B27BE" w:rsidRPr="00514E03" w:rsidRDefault="000B27BE" w:rsidP="00344A41">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Minimum</w:t>
            </w:r>
          </w:p>
        </w:tc>
        <w:tc>
          <w:tcPr>
            <w:tcW w:w="851" w:type="dxa"/>
            <w:tcBorders>
              <w:top w:val="single" w:sz="8" w:space="0" w:color="AEAEAE"/>
              <w:left w:val="nil"/>
              <w:bottom w:val="single" w:sz="8" w:space="0" w:color="AEAEAE"/>
              <w:right w:val="single" w:sz="8" w:space="0" w:color="E0E0E0"/>
            </w:tcBorders>
            <w:shd w:val="clear" w:color="auto" w:fill="FFFFFF"/>
          </w:tcPr>
          <w:p w14:paraId="760836AB"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34263110"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3834FEDE"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64224C22"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12CFAB1E"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997" w:type="dxa"/>
            <w:tcBorders>
              <w:top w:val="single" w:sz="8" w:space="0" w:color="AEAEAE"/>
              <w:left w:val="single" w:sz="8" w:space="0" w:color="E0E0E0"/>
              <w:bottom w:val="single" w:sz="8" w:space="0" w:color="AEAEAE"/>
              <w:right w:val="single" w:sz="4" w:space="0" w:color="auto"/>
            </w:tcBorders>
            <w:shd w:val="clear" w:color="auto" w:fill="FFFFFF"/>
          </w:tcPr>
          <w:p w14:paraId="43E44D8E"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r>
      <w:tr w:rsidR="000B27BE" w:rsidRPr="00514E03" w14:paraId="2A8DA496" w14:textId="77777777" w:rsidTr="00344A41">
        <w:trPr>
          <w:cantSplit/>
          <w:jc w:val="center"/>
        </w:trPr>
        <w:tc>
          <w:tcPr>
            <w:tcW w:w="1271" w:type="dxa"/>
            <w:gridSpan w:val="2"/>
            <w:tcBorders>
              <w:top w:val="single" w:sz="8" w:space="0" w:color="AEAEAE"/>
              <w:left w:val="single" w:sz="4" w:space="0" w:color="auto"/>
              <w:bottom w:val="single" w:sz="4" w:space="0" w:color="auto"/>
              <w:right w:val="nil"/>
            </w:tcBorders>
            <w:shd w:val="clear" w:color="auto" w:fill="E0E0E0"/>
          </w:tcPr>
          <w:p w14:paraId="52C538D3" w14:textId="77777777" w:rsidR="000B27BE" w:rsidRPr="00514E03" w:rsidRDefault="000B27BE" w:rsidP="00344A41">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Maximum</w:t>
            </w:r>
          </w:p>
        </w:tc>
        <w:tc>
          <w:tcPr>
            <w:tcW w:w="851" w:type="dxa"/>
            <w:tcBorders>
              <w:top w:val="single" w:sz="8" w:space="0" w:color="AEAEAE"/>
              <w:left w:val="nil"/>
              <w:bottom w:val="single" w:sz="4" w:space="0" w:color="auto"/>
              <w:right w:val="single" w:sz="8" w:space="0" w:color="E0E0E0"/>
            </w:tcBorders>
            <w:shd w:val="clear" w:color="auto" w:fill="FFFFFF"/>
          </w:tcPr>
          <w:p w14:paraId="7321D822"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1134" w:type="dxa"/>
            <w:tcBorders>
              <w:top w:val="single" w:sz="8" w:space="0" w:color="AEAEAE"/>
              <w:left w:val="single" w:sz="8" w:space="0" w:color="E0E0E0"/>
              <w:bottom w:val="single" w:sz="4" w:space="0" w:color="auto"/>
              <w:right w:val="single" w:sz="8" w:space="0" w:color="E0E0E0"/>
            </w:tcBorders>
            <w:shd w:val="clear" w:color="auto" w:fill="FFFFFF"/>
          </w:tcPr>
          <w:p w14:paraId="746D7640"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1134" w:type="dxa"/>
            <w:tcBorders>
              <w:top w:val="single" w:sz="8" w:space="0" w:color="AEAEAE"/>
              <w:left w:val="single" w:sz="8" w:space="0" w:color="E0E0E0"/>
              <w:bottom w:val="single" w:sz="4" w:space="0" w:color="auto"/>
              <w:right w:val="single" w:sz="8" w:space="0" w:color="E0E0E0"/>
            </w:tcBorders>
            <w:shd w:val="clear" w:color="auto" w:fill="FFFFFF"/>
          </w:tcPr>
          <w:p w14:paraId="265E76A7"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1134" w:type="dxa"/>
            <w:tcBorders>
              <w:top w:val="single" w:sz="8" w:space="0" w:color="AEAEAE"/>
              <w:left w:val="single" w:sz="8" w:space="0" w:color="E0E0E0"/>
              <w:bottom w:val="single" w:sz="4" w:space="0" w:color="auto"/>
              <w:right w:val="single" w:sz="8" w:space="0" w:color="E0E0E0"/>
            </w:tcBorders>
            <w:shd w:val="clear" w:color="auto" w:fill="FFFFFF"/>
          </w:tcPr>
          <w:p w14:paraId="10FAB2D2"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1134" w:type="dxa"/>
            <w:tcBorders>
              <w:top w:val="single" w:sz="8" w:space="0" w:color="AEAEAE"/>
              <w:left w:val="single" w:sz="8" w:space="0" w:color="E0E0E0"/>
              <w:bottom w:val="single" w:sz="4" w:space="0" w:color="auto"/>
              <w:right w:val="single" w:sz="8" w:space="0" w:color="E0E0E0"/>
            </w:tcBorders>
            <w:shd w:val="clear" w:color="auto" w:fill="FFFFFF"/>
          </w:tcPr>
          <w:p w14:paraId="7CAAE712"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997" w:type="dxa"/>
            <w:tcBorders>
              <w:top w:val="single" w:sz="8" w:space="0" w:color="AEAEAE"/>
              <w:left w:val="single" w:sz="8" w:space="0" w:color="E0E0E0"/>
              <w:bottom w:val="single" w:sz="4" w:space="0" w:color="auto"/>
              <w:right w:val="single" w:sz="4" w:space="0" w:color="auto"/>
            </w:tcBorders>
            <w:shd w:val="clear" w:color="auto" w:fill="FFFFFF"/>
          </w:tcPr>
          <w:p w14:paraId="436F9400"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r>
    </w:tbl>
    <w:p w14:paraId="42EA59A6" w14:textId="77777777" w:rsidR="00B1595B" w:rsidRDefault="00B1595B" w:rsidP="00B1595B">
      <w:pPr>
        <w:spacing w:after="0" w:line="360" w:lineRule="auto"/>
        <w:ind w:firstLine="720"/>
        <w:jc w:val="both"/>
        <w:rPr>
          <w:rFonts w:ascii="Times New Roman" w:hAnsi="Times New Roman" w:cs="Times New Roman"/>
          <w:sz w:val="24"/>
          <w:szCs w:val="24"/>
        </w:rPr>
      </w:pPr>
    </w:p>
    <w:p w14:paraId="70D0BFB5" w14:textId="7E10DD58" w:rsidR="00B1595B" w:rsidRDefault="00B1595B" w:rsidP="00B1595B">
      <w:pPr>
        <w:spacing w:after="0" w:line="360" w:lineRule="auto"/>
        <w:ind w:firstLine="720"/>
        <w:jc w:val="both"/>
        <w:rPr>
          <w:rFonts w:ascii="Times New Roman" w:hAnsi="Times New Roman" w:cs="Times New Roman"/>
          <w:sz w:val="24"/>
          <w:szCs w:val="24"/>
        </w:rPr>
      </w:pPr>
      <w:r w:rsidRPr="006639F2">
        <w:rPr>
          <w:rFonts w:ascii="Times New Roman" w:hAnsi="Times New Roman" w:cs="Times New Roman"/>
          <w:sz w:val="24"/>
          <w:szCs w:val="24"/>
        </w:rPr>
        <w:t>Pada T</w:t>
      </w:r>
      <w:r w:rsidR="006F25CB">
        <w:rPr>
          <w:rFonts w:ascii="Times New Roman" w:hAnsi="Times New Roman" w:cs="Times New Roman"/>
          <w:sz w:val="24"/>
          <w:szCs w:val="24"/>
        </w:rPr>
        <w:t>abel 4.10</w:t>
      </w:r>
      <w:r w:rsidRPr="006639F2">
        <w:rPr>
          <w:rFonts w:ascii="Times New Roman" w:hAnsi="Times New Roman" w:cs="Times New Roman"/>
          <w:sz w:val="24"/>
          <w:szCs w:val="24"/>
        </w:rPr>
        <w:t xml:space="preserve"> menunjukan frekuensi </w:t>
      </w:r>
      <w:r>
        <w:rPr>
          <w:rFonts w:ascii="Times New Roman" w:hAnsi="Times New Roman" w:cs="Times New Roman"/>
          <w:sz w:val="24"/>
          <w:szCs w:val="24"/>
        </w:rPr>
        <w:t xml:space="preserve">pada pertanyaan </w:t>
      </w:r>
      <w:r w:rsidRPr="00B1595B">
        <w:rPr>
          <w:rFonts w:ascii="Times New Roman" w:hAnsi="Times New Roman" w:cs="Times New Roman"/>
          <w:i/>
          <w:sz w:val="24"/>
          <w:szCs w:val="24"/>
        </w:rPr>
        <w:t>Perceived Ease Of Use</w:t>
      </w:r>
      <w:r>
        <w:rPr>
          <w:rFonts w:ascii="Times New Roman" w:hAnsi="Times New Roman" w:cs="Times New Roman"/>
          <w:sz w:val="24"/>
          <w:szCs w:val="24"/>
        </w:rPr>
        <w:t xml:space="preserve"> dimana x2.</w:t>
      </w:r>
      <w:r w:rsidRPr="006639F2">
        <w:rPr>
          <w:rFonts w:ascii="Times New Roman" w:hAnsi="Times New Roman" w:cs="Times New Roman"/>
          <w:sz w:val="24"/>
          <w:szCs w:val="24"/>
        </w:rPr>
        <w:t xml:space="preserve">1 </w:t>
      </w:r>
      <w:r>
        <w:rPr>
          <w:rFonts w:ascii="Times New Roman" w:hAnsi="Times New Roman" w:cs="Times New Roman"/>
          <w:sz w:val="24"/>
          <w:szCs w:val="24"/>
        </w:rPr>
        <w:t xml:space="preserve">merupakan pertanyaan </w:t>
      </w:r>
      <w:r w:rsidRPr="00B1595B">
        <w:rPr>
          <w:rFonts w:ascii="Times New Roman" w:hAnsi="Times New Roman" w:cs="Times New Roman"/>
          <w:i/>
          <w:sz w:val="24"/>
          <w:szCs w:val="24"/>
        </w:rPr>
        <w:t>Perceived Ease Of Use</w:t>
      </w:r>
      <w:r>
        <w:rPr>
          <w:rFonts w:ascii="Times New Roman" w:hAnsi="Times New Roman" w:cs="Times New Roman"/>
          <w:sz w:val="24"/>
          <w:szCs w:val="24"/>
        </w:rPr>
        <w:t xml:space="preserve"> yang pertama, x2.2</w:t>
      </w:r>
      <w:r w:rsidRPr="006639F2">
        <w:rPr>
          <w:rFonts w:ascii="Times New Roman" w:hAnsi="Times New Roman" w:cs="Times New Roman"/>
          <w:sz w:val="24"/>
          <w:szCs w:val="24"/>
        </w:rPr>
        <w:t xml:space="preserve"> </w:t>
      </w:r>
      <w:r>
        <w:rPr>
          <w:rFonts w:ascii="Times New Roman" w:hAnsi="Times New Roman" w:cs="Times New Roman"/>
          <w:sz w:val="24"/>
          <w:szCs w:val="24"/>
        </w:rPr>
        <w:t xml:space="preserve">merupakan pertanyaan </w:t>
      </w:r>
      <w:r w:rsidRPr="00B1595B">
        <w:rPr>
          <w:rFonts w:ascii="Times New Roman" w:hAnsi="Times New Roman" w:cs="Times New Roman"/>
          <w:i/>
          <w:sz w:val="24"/>
          <w:szCs w:val="24"/>
        </w:rPr>
        <w:t>Perceived Ease Of Use</w:t>
      </w:r>
      <w:r w:rsidRPr="006639F2">
        <w:rPr>
          <w:rFonts w:ascii="Times New Roman" w:hAnsi="Times New Roman" w:cs="Times New Roman"/>
          <w:sz w:val="24"/>
          <w:szCs w:val="24"/>
        </w:rPr>
        <w:t xml:space="preserve"> </w:t>
      </w:r>
      <w:r>
        <w:rPr>
          <w:rFonts w:ascii="Times New Roman" w:hAnsi="Times New Roman" w:cs="Times New Roman"/>
          <w:sz w:val="24"/>
          <w:szCs w:val="24"/>
        </w:rPr>
        <w:t>yang ke-2 sampai pada x2.6</w:t>
      </w:r>
      <w:r w:rsidRPr="006639F2">
        <w:rPr>
          <w:rFonts w:ascii="Times New Roman" w:hAnsi="Times New Roman" w:cs="Times New Roman"/>
          <w:sz w:val="24"/>
          <w:szCs w:val="24"/>
        </w:rPr>
        <w:t xml:space="preserve">, </w:t>
      </w:r>
      <w:r>
        <w:rPr>
          <w:rFonts w:ascii="Times New Roman" w:hAnsi="Times New Roman" w:cs="Times New Roman"/>
          <w:sz w:val="24"/>
          <w:szCs w:val="24"/>
        </w:rPr>
        <w:t>dengan tolak ukur skala 7.</w:t>
      </w:r>
    </w:p>
    <w:p w14:paraId="135768A9" w14:textId="77777777" w:rsidR="00B1595B" w:rsidRPr="00B1624C" w:rsidRDefault="00B1595B" w:rsidP="00B1595B">
      <w:pPr>
        <w:spacing w:after="0" w:line="240" w:lineRule="auto"/>
        <w:jc w:val="both"/>
        <w:rPr>
          <w:rFonts w:ascii="Times New Roman" w:eastAsia="Times New Roman" w:hAnsi="Times New Roman" w:cs="Times New Roman"/>
          <w:b/>
          <w:color w:val="FF0000"/>
          <w:sz w:val="24"/>
          <w:szCs w:val="24"/>
        </w:rPr>
      </w:pPr>
    </w:p>
    <w:p w14:paraId="1B56D012" w14:textId="77777777" w:rsidR="00B1595B" w:rsidRPr="00B11899" w:rsidRDefault="00B1595B" w:rsidP="00B1595B">
      <w:pPr>
        <w:spacing w:after="0" w:line="360" w:lineRule="auto"/>
        <w:jc w:val="both"/>
        <w:outlineLvl w:val="1"/>
        <w:rPr>
          <w:rFonts w:ascii="Times New Roman" w:hAnsi="Times New Roman" w:cs="Times New Roman"/>
          <w:b/>
          <w:sz w:val="24"/>
          <w:szCs w:val="24"/>
        </w:rPr>
      </w:pPr>
      <w:bookmarkStart w:id="300" w:name="_Toc40931006"/>
      <w:r w:rsidRPr="00B11899">
        <w:rPr>
          <w:rFonts w:ascii="Times New Roman" w:hAnsi="Times New Roman" w:cs="Times New Roman"/>
          <w:b/>
          <w:sz w:val="24"/>
          <w:szCs w:val="24"/>
        </w:rPr>
        <w:t>P</w:t>
      </w:r>
      <w:r>
        <w:rPr>
          <w:rFonts w:ascii="Times New Roman" w:hAnsi="Times New Roman" w:cs="Times New Roman"/>
          <w:b/>
          <w:sz w:val="24"/>
          <w:szCs w:val="24"/>
        </w:rPr>
        <w:t xml:space="preserve">enjelasan tabel frekuensi pertanyaan </w:t>
      </w:r>
      <w:r w:rsidRPr="00514E03">
        <w:rPr>
          <w:rFonts w:ascii="Times New Roman" w:hAnsi="Times New Roman" w:cs="Times New Roman"/>
          <w:b/>
          <w:i/>
          <w:color w:val="000000" w:themeColor="text1"/>
          <w:sz w:val="24"/>
          <w:szCs w:val="24"/>
        </w:rPr>
        <w:t xml:space="preserve">Perceived </w:t>
      </w:r>
      <w:proofErr w:type="gramStart"/>
      <w:r w:rsidRPr="00514E03">
        <w:rPr>
          <w:rFonts w:ascii="Times New Roman" w:hAnsi="Times New Roman" w:cs="Times New Roman"/>
          <w:b/>
          <w:i/>
          <w:color w:val="000000" w:themeColor="text1"/>
          <w:sz w:val="24"/>
          <w:szCs w:val="24"/>
        </w:rPr>
        <w:t>Usefulness</w:t>
      </w:r>
      <w:r w:rsidRPr="00B11899">
        <w:rPr>
          <w:rFonts w:ascii="Times New Roman" w:hAnsi="Times New Roman" w:cs="Times New Roman"/>
          <w:b/>
          <w:sz w:val="24"/>
          <w:szCs w:val="24"/>
        </w:rPr>
        <w:t xml:space="preserve"> :</w:t>
      </w:r>
      <w:bookmarkEnd w:id="300"/>
      <w:proofErr w:type="gramEnd"/>
    </w:p>
    <w:p w14:paraId="1BE4B5B9" w14:textId="000341E2" w:rsidR="00B1595B" w:rsidRPr="005A34CA" w:rsidRDefault="00B1595B" w:rsidP="008D0BBA">
      <w:pPr>
        <w:pStyle w:val="ListParagraph"/>
        <w:numPr>
          <w:ilvl w:val="0"/>
          <w:numId w:val="38"/>
        </w:numPr>
        <w:spacing w:after="0" w:line="360" w:lineRule="auto"/>
        <w:jc w:val="both"/>
        <w:outlineLvl w:val="1"/>
        <w:rPr>
          <w:rFonts w:ascii="Times New Roman" w:hAnsi="Times New Roman" w:cs="Times New Roman"/>
          <w:color w:val="FF0000"/>
          <w:sz w:val="24"/>
          <w:szCs w:val="24"/>
        </w:rPr>
      </w:pPr>
      <w:bookmarkStart w:id="301" w:name="_Toc40931007"/>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pertama </w:t>
      </w:r>
      <w:r w:rsidRPr="00B1595B">
        <w:rPr>
          <w:rFonts w:ascii="Times New Roman" w:hAnsi="Times New Roman" w:cs="Times New Roman"/>
          <w:i/>
          <w:sz w:val="24"/>
          <w:szCs w:val="24"/>
        </w:rPr>
        <w:t>Perceived Ease Of Use</w:t>
      </w:r>
      <w:r>
        <w:rPr>
          <w:rFonts w:ascii="Times New Roman" w:hAnsi="Times New Roman" w:cs="Times New Roman"/>
          <w:color w:val="000000" w:themeColor="text1"/>
          <w:sz w:val="24"/>
          <w:szCs w:val="24"/>
        </w:rPr>
        <w:t xml:space="preserve"> (x2.1) sebanyak 0 orang menjawab dengan bobot 1 (Sangat Tidak Setuju), 2 (Tidak Setuju), 3 (Agak Tidak Setuju), 4 (Netral) dan 5 (Agak Setuju) sedangkan </w:t>
      </w:r>
      <w:r w:rsidR="005A34CA">
        <w:rPr>
          <w:rFonts w:ascii="Times New Roman" w:hAnsi="Times New Roman" w:cs="Times New Roman"/>
          <w:color w:val="000000" w:themeColor="text1"/>
          <w:sz w:val="24"/>
          <w:szCs w:val="24"/>
        </w:rPr>
        <w:t xml:space="preserve">2 </w:t>
      </w:r>
      <w:r>
        <w:rPr>
          <w:rFonts w:ascii="Times New Roman" w:hAnsi="Times New Roman" w:cs="Times New Roman"/>
          <w:color w:val="000000" w:themeColor="text1"/>
          <w:sz w:val="24"/>
          <w:szCs w:val="24"/>
        </w:rPr>
        <w:t xml:space="preserve">orang menjawab dengan bobot nilai 6 (Setuju) dan </w:t>
      </w:r>
      <w:r w:rsidR="005A34CA">
        <w:rPr>
          <w:rFonts w:ascii="Times New Roman" w:hAnsi="Times New Roman" w:cs="Times New Roman"/>
          <w:color w:val="000000" w:themeColor="text1"/>
          <w:sz w:val="24"/>
          <w:szCs w:val="24"/>
        </w:rPr>
        <w:t>31</w:t>
      </w:r>
      <w:r>
        <w:rPr>
          <w:rFonts w:ascii="Times New Roman" w:hAnsi="Times New Roman" w:cs="Times New Roman"/>
          <w:color w:val="000000" w:themeColor="text1"/>
          <w:sz w:val="24"/>
          <w:szCs w:val="24"/>
        </w:rPr>
        <w:t xml:space="preserve">nya lagi menjawab </w:t>
      </w:r>
      <w:r>
        <w:rPr>
          <w:rFonts w:ascii="Times New Roman" w:hAnsi="Times New Roman" w:cs="Times New Roman"/>
          <w:color w:val="000000" w:themeColor="text1"/>
          <w:sz w:val="24"/>
          <w:szCs w:val="24"/>
        </w:rPr>
        <w:lastRenderedPageBreak/>
        <w:t>dengan bobot nilai 7 (Sangat Setuju) dengan rata-rata 6.</w:t>
      </w:r>
      <w:r w:rsidR="005A34CA">
        <w:rPr>
          <w:rFonts w:ascii="Times New Roman" w:hAnsi="Times New Roman" w:cs="Times New Roman"/>
          <w:color w:val="000000" w:themeColor="text1"/>
          <w:sz w:val="24"/>
          <w:szCs w:val="24"/>
        </w:rPr>
        <w:t>94</w:t>
      </w:r>
      <w:r>
        <w:rPr>
          <w:rFonts w:ascii="Times New Roman" w:hAnsi="Times New Roman" w:cs="Times New Roman"/>
          <w:color w:val="000000" w:themeColor="text1"/>
          <w:sz w:val="24"/>
          <w:szCs w:val="24"/>
        </w:rPr>
        <w:t xml:space="preserve">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pertama </w:t>
      </w:r>
      <w:r w:rsidRPr="00B1595B">
        <w:rPr>
          <w:rFonts w:ascii="Times New Roman" w:hAnsi="Times New Roman" w:cs="Times New Roman"/>
          <w:i/>
          <w:sz w:val="24"/>
          <w:szCs w:val="24"/>
        </w:rPr>
        <w:t>Perceived Ease Of Use</w:t>
      </w:r>
      <w:r>
        <w:rPr>
          <w:rFonts w:ascii="Times New Roman" w:hAnsi="Times New Roman" w:cs="Times New Roman"/>
          <w:color w:val="000000" w:themeColor="text1"/>
          <w:sz w:val="24"/>
          <w:szCs w:val="24"/>
        </w:rPr>
        <w:t xml:space="preserve"> </w:t>
      </w:r>
      <w:r w:rsidR="005A34CA">
        <w:rPr>
          <w:rFonts w:ascii="Times New Roman" w:hAnsi="Times New Roman" w:cs="Times New Roman"/>
          <w:color w:val="000000" w:themeColor="text1"/>
          <w:sz w:val="24"/>
          <w:szCs w:val="24"/>
        </w:rPr>
        <w:t>(x2</w:t>
      </w:r>
      <w:r>
        <w:rPr>
          <w:rFonts w:ascii="Times New Roman" w:hAnsi="Times New Roman" w:cs="Times New Roman"/>
          <w:color w:val="000000" w:themeColor="text1"/>
          <w:sz w:val="24"/>
          <w:szCs w:val="24"/>
        </w:rPr>
        <w:t>.1)</w:t>
      </w:r>
      <w:bookmarkEnd w:id="301"/>
    </w:p>
    <w:p w14:paraId="7A149359" w14:textId="0DD5D48B" w:rsidR="005A34CA" w:rsidRPr="00C93B87" w:rsidRDefault="005A34CA" w:rsidP="008D0BBA">
      <w:pPr>
        <w:pStyle w:val="ListParagraph"/>
        <w:numPr>
          <w:ilvl w:val="0"/>
          <w:numId w:val="38"/>
        </w:numPr>
        <w:spacing w:after="0" w:line="360" w:lineRule="auto"/>
        <w:jc w:val="both"/>
        <w:outlineLvl w:val="1"/>
        <w:rPr>
          <w:rFonts w:ascii="Times New Roman" w:hAnsi="Times New Roman" w:cs="Times New Roman"/>
          <w:color w:val="FF0000"/>
          <w:sz w:val="24"/>
          <w:szCs w:val="24"/>
        </w:rPr>
      </w:pPr>
      <w:bookmarkStart w:id="302" w:name="_Toc40931008"/>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ke-2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 xml:space="preserve">.2) sebanyak 0 orang menjawab dengan bobot 1 (Sangat Tidak Setuju), 2 (Tidak Setuju), 3 (Agak Tidak Setuju), 4 (Netral) dan 5 (Agak Setuju) sedangkan </w:t>
      </w:r>
      <w:r w:rsidR="00292B3F">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 xml:space="preserve"> orang menjawab dengan bobot nilai 6 (Setuju) dan </w:t>
      </w:r>
      <w:r w:rsidR="00292B3F">
        <w:rPr>
          <w:rFonts w:ascii="Times New Roman" w:hAnsi="Times New Roman" w:cs="Times New Roman"/>
          <w:color w:val="000000" w:themeColor="text1"/>
          <w:sz w:val="24"/>
          <w:szCs w:val="24"/>
        </w:rPr>
        <w:t>25</w:t>
      </w:r>
      <w:r>
        <w:rPr>
          <w:rFonts w:ascii="Times New Roman" w:hAnsi="Times New Roman" w:cs="Times New Roman"/>
          <w:color w:val="000000" w:themeColor="text1"/>
          <w:sz w:val="24"/>
          <w:szCs w:val="24"/>
        </w:rPr>
        <w:t>nya lagi menjawab dengan bobot nilai 7 (Sangat Setuju) dengan rata-rata 6.</w:t>
      </w:r>
      <w:r w:rsidR="00292B3F">
        <w:rPr>
          <w:rFonts w:ascii="Times New Roman" w:hAnsi="Times New Roman" w:cs="Times New Roman"/>
          <w:color w:val="000000" w:themeColor="text1"/>
          <w:sz w:val="24"/>
          <w:szCs w:val="24"/>
        </w:rPr>
        <w:t>76</w:t>
      </w:r>
      <w:r>
        <w:rPr>
          <w:rFonts w:ascii="Times New Roman" w:hAnsi="Times New Roman" w:cs="Times New Roman"/>
          <w:color w:val="000000" w:themeColor="text1"/>
          <w:sz w:val="24"/>
          <w:szCs w:val="24"/>
        </w:rPr>
        <w:t xml:space="preserve">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ke-2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.2).</w:t>
      </w:r>
      <w:bookmarkEnd w:id="302"/>
    </w:p>
    <w:p w14:paraId="0265A809" w14:textId="701009A0" w:rsidR="005A34CA" w:rsidRPr="00C93B87" w:rsidRDefault="005A34CA" w:rsidP="008D0BBA">
      <w:pPr>
        <w:pStyle w:val="ListParagraph"/>
        <w:numPr>
          <w:ilvl w:val="0"/>
          <w:numId w:val="38"/>
        </w:numPr>
        <w:spacing w:after="0" w:line="360" w:lineRule="auto"/>
        <w:jc w:val="both"/>
        <w:outlineLvl w:val="1"/>
        <w:rPr>
          <w:rFonts w:ascii="Times New Roman" w:hAnsi="Times New Roman" w:cs="Times New Roman"/>
          <w:color w:val="FF0000"/>
          <w:sz w:val="24"/>
          <w:szCs w:val="24"/>
        </w:rPr>
      </w:pPr>
      <w:bookmarkStart w:id="303" w:name="_Toc40931009"/>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ke-3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 xml:space="preserve">.3) sebanyak 0 orang menjawab dengan bobot 1 (Sangat Tidak Setuju), 2 (Tidak Setuju), 3 (Agak Tidak Setuju), 4 (Netral) dan 5 (Agak Setuju) sedangkan </w:t>
      </w:r>
      <w:r w:rsidR="00292B3F">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 xml:space="preserve">1 orang menjawab dengan bobot nilai 6 </w:t>
      </w:r>
      <w:r w:rsidR="00292B3F">
        <w:rPr>
          <w:rFonts w:ascii="Times New Roman" w:hAnsi="Times New Roman" w:cs="Times New Roman"/>
          <w:color w:val="000000" w:themeColor="text1"/>
          <w:sz w:val="24"/>
          <w:szCs w:val="24"/>
        </w:rPr>
        <w:t>(Setuju) dan 2</w:t>
      </w:r>
      <w:r>
        <w:rPr>
          <w:rFonts w:ascii="Times New Roman" w:hAnsi="Times New Roman" w:cs="Times New Roman"/>
          <w:color w:val="000000" w:themeColor="text1"/>
          <w:sz w:val="24"/>
          <w:szCs w:val="24"/>
        </w:rPr>
        <w:t>2nya lagi menjawab dengan bobot nilai 7 (San</w:t>
      </w:r>
      <w:r w:rsidR="00292B3F">
        <w:rPr>
          <w:rFonts w:ascii="Times New Roman" w:hAnsi="Times New Roman" w:cs="Times New Roman"/>
          <w:color w:val="000000" w:themeColor="text1"/>
          <w:sz w:val="24"/>
          <w:szCs w:val="24"/>
        </w:rPr>
        <w:t>gat Setuju) dengan rata-rata 6.6</w:t>
      </w:r>
      <w:r>
        <w:rPr>
          <w:rFonts w:ascii="Times New Roman" w:hAnsi="Times New Roman" w:cs="Times New Roman"/>
          <w:color w:val="000000" w:themeColor="text1"/>
          <w:sz w:val="24"/>
          <w:szCs w:val="24"/>
        </w:rPr>
        <w:t xml:space="preserve">7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ke-3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.3).</w:t>
      </w:r>
      <w:bookmarkEnd w:id="303"/>
    </w:p>
    <w:p w14:paraId="10EC0790" w14:textId="4DB7A626" w:rsidR="005A34CA" w:rsidRPr="00C93B87" w:rsidRDefault="005A34CA" w:rsidP="008D0BBA">
      <w:pPr>
        <w:pStyle w:val="ListParagraph"/>
        <w:numPr>
          <w:ilvl w:val="0"/>
          <w:numId w:val="38"/>
        </w:numPr>
        <w:spacing w:after="0" w:line="360" w:lineRule="auto"/>
        <w:jc w:val="both"/>
        <w:outlineLvl w:val="1"/>
        <w:rPr>
          <w:rFonts w:ascii="Times New Roman" w:hAnsi="Times New Roman" w:cs="Times New Roman"/>
          <w:color w:val="FF0000"/>
          <w:sz w:val="24"/>
          <w:szCs w:val="24"/>
        </w:rPr>
      </w:pPr>
      <w:bookmarkStart w:id="304" w:name="_Toc40931010"/>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ke-4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 xml:space="preserve">.4) sebanyak 0 orang menjawab dengan bobot 1 (Sangat Tidak Setuju), 2 (Tidak Setuju), 3 (Agak Tidak Setuju), 4 (Netral) dan 5 (Agak Setuju) sedangkan </w:t>
      </w:r>
      <w:r w:rsidR="00292B3F">
        <w:rPr>
          <w:rFonts w:ascii="Times New Roman" w:hAnsi="Times New Roman" w:cs="Times New Roman"/>
          <w:color w:val="000000" w:themeColor="text1"/>
          <w:sz w:val="24"/>
          <w:szCs w:val="24"/>
        </w:rPr>
        <w:t>15</w:t>
      </w:r>
      <w:r>
        <w:rPr>
          <w:rFonts w:ascii="Times New Roman" w:hAnsi="Times New Roman" w:cs="Times New Roman"/>
          <w:color w:val="000000" w:themeColor="text1"/>
          <w:sz w:val="24"/>
          <w:szCs w:val="24"/>
        </w:rPr>
        <w:t xml:space="preserve"> orang menjawab dengan bobot nilai 6 (Setuju) dan </w:t>
      </w:r>
      <w:r w:rsidR="00292B3F">
        <w:rPr>
          <w:rFonts w:ascii="Times New Roman" w:hAnsi="Times New Roman" w:cs="Times New Roman"/>
          <w:color w:val="000000" w:themeColor="text1"/>
          <w:sz w:val="24"/>
          <w:szCs w:val="24"/>
        </w:rPr>
        <w:t>18</w:t>
      </w:r>
      <w:r>
        <w:rPr>
          <w:rFonts w:ascii="Times New Roman" w:hAnsi="Times New Roman" w:cs="Times New Roman"/>
          <w:color w:val="000000" w:themeColor="text1"/>
          <w:sz w:val="24"/>
          <w:szCs w:val="24"/>
        </w:rPr>
        <w:t>nya lagi menjawab dengan bobot nilai 7 (Sangat Setuju) dengan rata-rata 6.</w:t>
      </w:r>
      <w:r w:rsidR="00292B3F">
        <w:rPr>
          <w:rFonts w:ascii="Times New Roman" w:hAnsi="Times New Roman" w:cs="Times New Roman"/>
          <w:color w:val="000000" w:themeColor="text1"/>
          <w:sz w:val="24"/>
          <w:szCs w:val="24"/>
        </w:rPr>
        <w:t>55</w:t>
      </w:r>
      <w:r>
        <w:rPr>
          <w:rFonts w:ascii="Times New Roman" w:hAnsi="Times New Roman" w:cs="Times New Roman"/>
          <w:color w:val="000000" w:themeColor="text1"/>
          <w:sz w:val="24"/>
          <w:szCs w:val="24"/>
        </w:rPr>
        <w:t xml:space="preserve"> yang jika dibulatkan menjadi 7 (Sangat Setuju) dengan nilai minimum adalah 6 (Setuju) dan maximum adalah 7 (Sangat Setuju) maka dapat ditarik </w:t>
      </w:r>
      <w:r>
        <w:rPr>
          <w:rFonts w:ascii="Times New Roman" w:hAnsi="Times New Roman" w:cs="Times New Roman"/>
          <w:color w:val="000000" w:themeColor="text1"/>
          <w:sz w:val="24"/>
          <w:szCs w:val="24"/>
        </w:rPr>
        <w:lastRenderedPageBreak/>
        <w:t xml:space="preserve">kesimpulan bahwa rata-rata peserta sangat setuju dengan pertanyaan  </w:t>
      </w:r>
      <w:r>
        <w:rPr>
          <w:rFonts w:ascii="Times New Roman" w:hAnsi="Times New Roman" w:cs="Times New Roman"/>
          <w:sz w:val="24"/>
          <w:szCs w:val="24"/>
        </w:rPr>
        <w:t xml:space="preserve">ke-4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.4).</w:t>
      </w:r>
      <w:bookmarkEnd w:id="304"/>
    </w:p>
    <w:p w14:paraId="301C2897" w14:textId="7B8BCC43" w:rsidR="00B1595B" w:rsidRPr="005A34CA" w:rsidRDefault="005A34CA" w:rsidP="008D0BBA">
      <w:pPr>
        <w:pStyle w:val="ListParagraph"/>
        <w:numPr>
          <w:ilvl w:val="0"/>
          <w:numId w:val="38"/>
        </w:numPr>
        <w:spacing w:after="0" w:line="360" w:lineRule="auto"/>
        <w:jc w:val="both"/>
        <w:outlineLvl w:val="1"/>
        <w:rPr>
          <w:rFonts w:ascii="Times New Roman" w:hAnsi="Times New Roman" w:cs="Times New Roman"/>
          <w:color w:val="FF0000"/>
          <w:sz w:val="24"/>
          <w:szCs w:val="24"/>
        </w:rPr>
      </w:pPr>
      <w:bookmarkStart w:id="305" w:name="_Toc40931011"/>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ke-5 </w:t>
      </w:r>
      <w:r w:rsidRPr="00B1595B">
        <w:rPr>
          <w:rFonts w:ascii="Times New Roman" w:hAnsi="Times New Roman" w:cs="Times New Roman"/>
          <w:i/>
          <w:sz w:val="24"/>
          <w:szCs w:val="24"/>
        </w:rPr>
        <w:t>Perceived Ease Of Use</w:t>
      </w:r>
      <w:r>
        <w:rPr>
          <w:rFonts w:ascii="Times New Roman" w:hAnsi="Times New Roman" w:cs="Times New Roman"/>
          <w:i/>
          <w:color w:val="000000" w:themeColor="text1"/>
          <w:sz w:val="24"/>
          <w:szCs w:val="24"/>
        </w:rPr>
        <w:t xml:space="preserve"> </w:t>
      </w:r>
      <w:r w:rsidR="00292B3F">
        <w:rPr>
          <w:rFonts w:ascii="Times New Roman" w:hAnsi="Times New Roman" w:cs="Times New Roman"/>
          <w:color w:val="000000" w:themeColor="text1"/>
          <w:sz w:val="24"/>
          <w:szCs w:val="24"/>
        </w:rPr>
        <w:t>(x2</w:t>
      </w:r>
      <w:r>
        <w:rPr>
          <w:rFonts w:ascii="Times New Roman" w:hAnsi="Times New Roman" w:cs="Times New Roman"/>
          <w:color w:val="000000" w:themeColor="text1"/>
          <w:sz w:val="24"/>
          <w:szCs w:val="24"/>
        </w:rPr>
        <w:t xml:space="preserve">.5) sebanyak 0 orang menjawab dengan bobot 1 (Sangat Tidak Setuju), 2 (Tidak Setuju), 3 (Agak Tidak Setuju), 4 (Netral) dan 5 (Agak Setuju) sedangkan 5 orang menjawab dengan bobot nilai 6 (Setuju) dan 28nya lagi menjawab dengan bobot nilai 7 (Sangat Setuju) dengan rata-rata 6.85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ke-5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.5).</w:t>
      </w:r>
      <w:bookmarkEnd w:id="305"/>
      <w:r>
        <w:rPr>
          <w:rFonts w:ascii="Times New Roman" w:hAnsi="Times New Roman" w:cs="Times New Roman"/>
          <w:color w:val="000000" w:themeColor="text1"/>
          <w:sz w:val="24"/>
          <w:szCs w:val="24"/>
        </w:rPr>
        <w:t xml:space="preserve"> </w:t>
      </w:r>
    </w:p>
    <w:p w14:paraId="251E24DA" w14:textId="2DED177D" w:rsidR="005A34CA" w:rsidRPr="005A34CA" w:rsidRDefault="005A34CA" w:rsidP="008D0BBA">
      <w:pPr>
        <w:pStyle w:val="ListParagraph"/>
        <w:numPr>
          <w:ilvl w:val="0"/>
          <w:numId w:val="38"/>
        </w:numPr>
        <w:spacing w:after="0" w:line="360" w:lineRule="auto"/>
        <w:jc w:val="both"/>
        <w:outlineLvl w:val="1"/>
        <w:rPr>
          <w:rFonts w:ascii="Times New Roman" w:hAnsi="Times New Roman" w:cs="Times New Roman"/>
          <w:color w:val="FF0000"/>
          <w:sz w:val="24"/>
          <w:szCs w:val="24"/>
        </w:rPr>
      </w:pPr>
      <w:bookmarkStart w:id="306" w:name="_Toc40931012"/>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ke-6 </w:t>
      </w:r>
      <w:r w:rsidRPr="00B1595B">
        <w:rPr>
          <w:rFonts w:ascii="Times New Roman" w:hAnsi="Times New Roman" w:cs="Times New Roman"/>
          <w:i/>
          <w:sz w:val="24"/>
          <w:szCs w:val="24"/>
        </w:rPr>
        <w:t>Perceived Ease Of Use</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(x2.6) sebanyak 0 orang menjawab dengan bobot 1 (Sangat Tidak Setuju), 2 (Tidak Setuju), 3 (Agak Tidak Setuju), 4 (Netral) dan 5 (Agak Setuju) sedangkan </w:t>
      </w:r>
      <w:r w:rsidR="00292B3F">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 orang menjawab deng</w:t>
      </w:r>
      <w:r w:rsidR="00292B3F">
        <w:rPr>
          <w:rFonts w:ascii="Times New Roman" w:hAnsi="Times New Roman" w:cs="Times New Roman"/>
          <w:color w:val="000000" w:themeColor="text1"/>
          <w:sz w:val="24"/>
          <w:szCs w:val="24"/>
        </w:rPr>
        <w:t>an bobot nilai 6 (Setuju) dan 31</w:t>
      </w:r>
      <w:r>
        <w:rPr>
          <w:rFonts w:ascii="Times New Roman" w:hAnsi="Times New Roman" w:cs="Times New Roman"/>
          <w:color w:val="000000" w:themeColor="text1"/>
          <w:sz w:val="24"/>
          <w:szCs w:val="24"/>
        </w:rPr>
        <w:t>nya lagi menjawab dengan bobot nilai 7 (Sangat Setuju) dengan rata-rata 6.</w:t>
      </w:r>
      <w:r w:rsidR="00404D7F">
        <w:rPr>
          <w:rFonts w:ascii="Times New Roman" w:hAnsi="Times New Roman" w:cs="Times New Roman"/>
          <w:color w:val="000000" w:themeColor="text1"/>
          <w:sz w:val="24"/>
          <w:szCs w:val="24"/>
        </w:rPr>
        <w:t>94</w:t>
      </w:r>
      <w:r>
        <w:rPr>
          <w:rFonts w:ascii="Times New Roman" w:hAnsi="Times New Roman" w:cs="Times New Roman"/>
          <w:color w:val="000000" w:themeColor="text1"/>
          <w:sz w:val="24"/>
          <w:szCs w:val="24"/>
        </w:rPr>
        <w:t xml:space="preserve">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ke-6 </w:t>
      </w:r>
      <w:r w:rsidRPr="00B1595B">
        <w:rPr>
          <w:rFonts w:ascii="Times New Roman" w:hAnsi="Times New Roman" w:cs="Times New Roman"/>
          <w:i/>
          <w:sz w:val="24"/>
          <w:szCs w:val="24"/>
        </w:rPr>
        <w:t>Perceived Ease Of Use</w:t>
      </w:r>
      <w:r>
        <w:rPr>
          <w:rFonts w:ascii="Times New Roman" w:hAnsi="Times New Roman" w:cs="Times New Roman"/>
          <w:color w:val="000000" w:themeColor="text1"/>
          <w:sz w:val="24"/>
          <w:szCs w:val="24"/>
        </w:rPr>
        <w:t xml:space="preserve"> (x2.6).</w:t>
      </w:r>
      <w:bookmarkEnd w:id="306"/>
      <w:r>
        <w:rPr>
          <w:rFonts w:ascii="Times New Roman" w:hAnsi="Times New Roman" w:cs="Times New Roman"/>
          <w:color w:val="000000" w:themeColor="text1"/>
          <w:sz w:val="24"/>
          <w:szCs w:val="24"/>
        </w:rPr>
        <w:t xml:space="preserve"> </w:t>
      </w:r>
    </w:p>
    <w:p w14:paraId="684B444A" w14:textId="3C153F47" w:rsidR="004A2E38" w:rsidRDefault="004A2E38" w:rsidP="00AA6AE2">
      <w:pPr>
        <w:autoSpaceDE w:val="0"/>
        <w:autoSpaceDN w:val="0"/>
        <w:adjustRightInd w:val="0"/>
        <w:spacing w:after="0" w:line="360" w:lineRule="auto"/>
        <w:rPr>
          <w:rFonts w:ascii="Times New Roman" w:hAnsi="Times New Roman" w:cs="Times New Roman"/>
          <w:sz w:val="24"/>
          <w:szCs w:val="24"/>
        </w:rPr>
      </w:pPr>
    </w:p>
    <w:p w14:paraId="2E52C11F" w14:textId="60AEC97C" w:rsidR="00AD6806" w:rsidRPr="00AD6806" w:rsidRDefault="006F25CB" w:rsidP="00AA6AE2">
      <w:pPr>
        <w:autoSpaceDE w:val="0"/>
        <w:autoSpaceDN w:val="0"/>
        <w:adjustRightInd w:val="0"/>
        <w:spacing w:after="0" w:line="360" w:lineRule="auto"/>
        <w:jc w:val="center"/>
        <w:rPr>
          <w:rFonts w:ascii="Times New Roman" w:hAnsi="Times New Roman" w:cs="Times New Roman"/>
          <w:b/>
          <w:i/>
          <w:color w:val="000000" w:themeColor="text1"/>
          <w:sz w:val="24"/>
          <w:szCs w:val="24"/>
        </w:rPr>
      </w:pPr>
      <w:r>
        <w:rPr>
          <w:rFonts w:ascii="Times New Roman" w:hAnsi="Times New Roman" w:cs="Times New Roman"/>
          <w:b/>
          <w:bCs/>
          <w:color w:val="000000"/>
          <w:sz w:val="24"/>
          <w:szCs w:val="24"/>
        </w:rPr>
        <w:t>Tabel 4.11</w:t>
      </w:r>
      <w:r w:rsidR="00AD6806">
        <w:rPr>
          <w:rFonts w:ascii="Times New Roman" w:hAnsi="Times New Roman" w:cs="Times New Roman"/>
          <w:b/>
          <w:bCs/>
          <w:color w:val="000000"/>
          <w:sz w:val="24"/>
          <w:szCs w:val="24"/>
        </w:rPr>
        <w:t xml:space="preserve"> Nilai Rata-Rata </w:t>
      </w:r>
      <w:r w:rsidR="00AD6806" w:rsidRPr="00514E03">
        <w:rPr>
          <w:rFonts w:ascii="Times New Roman" w:hAnsi="Times New Roman" w:cs="Times New Roman"/>
          <w:b/>
          <w:i/>
          <w:color w:val="000000" w:themeColor="text1"/>
          <w:sz w:val="24"/>
          <w:szCs w:val="24"/>
        </w:rPr>
        <w:t xml:space="preserve">Perceived </w:t>
      </w:r>
      <w:proofErr w:type="gramStart"/>
      <w:r w:rsidR="00AD6806" w:rsidRPr="00514E03">
        <w:rPr>
          <w:rFonts w:ascii="Times New Roman" w:hAnsi="Times New Roman" w:cs="Times New Roman"/>
          <w:b/>
          <w:i/>
          <w:color w:val="000000" w:themeColor="text1"/>
          <w:sz w:val="24"/>
          <w:szCs w:val="24"/>
        </w:rPr>
        <w:t>Usefulness</w:t>
      </w:r>
      <w:r w:rsidR="00AD6806" w:rsidRPr="002D511A">
        <w:rPr>
          <w:rFonts w:ascii="Times New Roman" w:hAnsi="Times New Roman" w:cs="Times New Roman"/>
          <w:b/>
          <w:i/>
          <w:sz w:val="24"/>
          <w:szCs w:val="24"/>
        </w:rPr>
        <w:t xml:space="preserve"> </w:t>
      </w:r>
      <w:r w:rsidR="00AD6806">
        <w:rPr>
          <w:rFonts w:ascii="Times New Roman" w:hAnsi="Times New Roman" w:cs="Times New Roman"/>
          <w:b/>
          <w:i/>
          <w:sz w:val="24"/>
          <w:szCs w:val="24"/>
        </w:rPr>
        <w:t xml:space="preserve"> </w:t>
      </w:r>
      <w:r w:rsidR="00AD6806">
        <w:rPr>
          <w:rFonts w:ascii="Times New Roman" w:hAnsi="Times New Roman" w:cs="Times New Roman"/>
          <w:b/>
          <w:sz w:val="24"/>
          <w:szCs w:val="24"/>
        </w:rPr>
        <w:t>Dan</w:t>
      </w:r>
      <w:proofErr w:type="gramEnd"/>
      <w:r w:rsidR="00AD6806">
        <w:rPr>
          <w:rFonts w:ascii="Times New Roman" w:hAnsi="Times New Roman" w:cs="Times New Roman"/>
          <w:b/>
          <w:i/>
          <w:sz w:val="24"/>
          <w:szCs w:val="24"/>
        </w:rPr>
        <w:t xml:space="preserve"> </w:t>
      </w:r>
      <w:r w:rsidR="00AD6806" w:rsidRPr="002D511A">
        <w:rPr>
          <w:rFonts w:ascii="Times New Roman" w:hAnsi="Times New Roman" w:cs="Times New Roman"/>
          <w:b/>
          <w:i/>
          <w:sz w:val="24"/>
          <w:szCs w:val="24"/>
        </w:rPr>
        <w:t>Perceived Ease Of Use</w:t>
      </w:r>
    </w:p>
    <w:tbl>
      <w:tblPr>
        <w:tblW w:w="46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953"/>
        <w:gridCol w:w="1476"/>
        <w:gridCol w:w="1476"/>
      </w:tblGrid>
      <w:tr w:rsidR="00AD6806" w:rsidRPr="00AD6806" w14:paraId="7F54E7C5" w14:textId="77777777" w:rsidTr="00AD6806">
        <w:trPr>
          <w:cantSplit/>
          <w:jc w:val="center"/>
        </w:trPr>
        <w:tc>
          <w:tcPr>
            <w:tcW w:w="4642" w:type="dxa"/>
            <w:gridSpan w:val="4"/>
            <w:tcBorders>
              <w:top w:val="single" w:sz="4" w:space="0" w:color="auto"/>
              <w:left w:val="single" w:sz="4" w:space="0" w:color="auto"/>
              <w:bottom w:val="nil"/>
              <w:right w:val="single" w:sz="4" w:space="0" w:color="auto"/>
            </w:tcBorders>
            <w:shd w:val="clear" w:color="auto" w:fill="FFFFFF"/>
            <w:vAlign w:val="center"/>
          </w:tcPr>
          <w:p w14:paraId="37C79967" w14:textId="77777777" w:rsidR="00AD6806" w:rsidRPr="00AD6806" w:rsidRDefault="00AD6806" w:rsidP="00862CDD">
            <w:pPr>
              <w:autoSpaceDE w:val="0"/>
              <w:autoSpaceDN w:val="0"/>
              <w:adjustRightInd w:val="0"/>
              <w:spacing w:after="0" w:line="360" w:lineRule="auto"/>
              <w:ind w:left="60" w:right="60"/>
              <w:jc w:val="center"/>
              <w:rPr>
                <w:rFonts w:ascii="Arial" w:hAnsi="Arial" w:cs="Arial"/>
                <w:color w:val="010205"/>
              </w:rPr>
            </w:pPr>
            <w:r w:rsidRPr="00AD6806">
              <w:rPr>
                <w:rFonts w:ascii="Arial" w:hAnsi="Arial" w:cs="Arial"/>
                <w:b/>
                <w:bCs/>
                <w:color w:val="010205"/>
              </w:rPr>
              <w:t>Statistics</w:t>
            </w:r>
          </w:p>
        </w:tc>
      </w:tr>
      <w:tr w:rsidR="00AD6806" w:rsidRPr="00AD6806" w14:paraId="0B5E7235" w14:textId="77777777" w:rsidTr="00AD6806">
        <w:trPr>
          <w:cantSplit/>
          <w:jc w:val="center"/>
        </w:trPr>
        <w:tc>
          <w:tcPr>
            <w:tcW w:w="1690" w:type="dxa"/>
            <w:gridSpan w:val="2"/>
            <w:tcBorders>
              <w:top w:val="nil"/>
              <w:left w:val="single" w:sz="4" w:space="0" w:color="auto"/>
              <w:bottom w:val="single" w:sz="8" w:space="0" w:color="152935"/>
              <w:right w:val="nil"/>
            </w:tcBorders>
            <w:shd w:val="clear" w:color="auto" w:fill="FFFFFF"/>
            <w:vAlign w:val="bottom"/>
          </w:tcPr>
          <w:p w14:paraId="774C6B39" w14:textId="77777777" w:rsidR="00AD6806" w:rsidRPr="00AD6806" w:rsidRDefault="00AD6806" w:rsidP="00862CDD">
            <w:pPr>
              <w:autoSpaceDE w:val="0"/>
              <w:autoSpaceDN w:val="0"/>
              <w:adjustRightInd w:val="0"/>
              <w:spacing w:after="0" w:line="360" w:lineRule="auto"/>
              <w:rPr>
                <w:rFonts w:ascii="Times New Roman" w:hAnsi="Times New Roman" w:cs="Times New Roman"/>
                <w:sz w:val="24"/>
                <w:szCs w:val="24"/>
              </w:rPr>
            </w:pPr>
          </w:p>
        </w:tc>
        <w:tc>
          <w:tcPr>
            <w:tcW w:w="1476" w:type="dxa"/>
            <w:tcBorders>
              <w:top w:val="nil"/>
              <w:left w:val="nil"/>
              <w:bottom w:val="single" w:sz="8" w:space="0" w:color="152935"/>
              <w:right w:val="single" w:sz="8" w:space="0" w:color="E0E0E0"/>
            </w:tcBorders>
            <w:shd w:val="clear" w:color="auto" w:fill="FFFFFF"/>
            <w:vAlign w:val="bottom"/>
          </w:tcPr>
          <w:p w14:paraId="49BA50E2" w14:textId="77777777" w:rsidR="00AD6806" w:rsidRPr="00AD6806" w:rsidRDefault="00AD6806" w:rsidP="00862CDD">
            <w:pPr>
              <w:autoSpaceDE w:val="0"/>
              <w:autoSpaceDN w:val="0"/>
              <w:adjustRightInd w:val="0"/>
              <w:spacing w:after="0" w:line="360" w:lineRule="auto"/>
              <w:ind w:left="60" w:right="60"/>
              <w:jc w:val="center"/>
              <w:rPr>
                <w:rFonts w:ascii="Arial" w:hAnsi="Arial" w:cs="Arial"/>
                <w:color w:val="264A60"/>
                <w:sz w:val="18"/>
                <w:szCs w:val="18"/>
              </w:rPr>
            </w:pPr>
            <w:r w:rsidRPr="00AD6806">
              <w:rPr>
                <w:rFonts w:ascii="Arial" w:hAnsi="Arial" w:cs="Arial"/>
                <w:color w:val="264A60"/>
                <w:sz w:val="18"/>
                <w:szCs w:val="18"/>
              </w:rPr>
              <w:t>Perceived Usefulness</w:t>
            </w:r>
          </w:p>
        </w:tc>
        <w:tc>
          <w:tcPr>
            <w:tcW w:w="1476" w:type="dxa"/>
            <w:tcBorders>
              <w:top w:val="nil"/>
              <w:left w:val="single" w:sz="8" w:space="0" w:color="E0E0E0"/>
              <w:bottom w:val="single" w:sz="8" w:space="0" w:color="152935"/>
              <w:right w:val="single" w:sz="4" w:space="0" w:color="auto"/>
            </w:tcBorders>
            <w:shd w:val="clear" w:color="auto" w:fill="FFFFFF"/>
            <w:vAlign w:val="bottom"/>
          </w:tcPr>
          <w:p w14:paraId="0BBDCC97" w14:textId="77777777" w:rsidR="00AD6806" w:rsidRPr="00AD6806" w:rsidRDefault="00AD6806" w:rsidP="00862CDD">
            <w:pPr>
              <w:autoSpaceDE w:val="0"/>
              <w:autoSpaceDN w:val="0"/>
              <w:adjustRightInd w:val="0"/>
              <w:spacing w:after="0" w:line="360" w:lineRule="auto"/>
              <w:ind w:left="60" w:right="60"/>
              <w:jc w:val="center"/>
              <w:rPr>
                <w:rFonts w:ascii="Arial" w:hAnsi="Arial" w:cs="Arial"/>
                <w:color w:val="264A60"/>
                <w:sz w:val="18"/>
                <w:szCs w:val="18"/>
              </w:rPr>
            </w:pPr>
            <w:r w:rsidRPr="00AD6806">
              <w:rPr>
                <w:rFonts w:ascii="Arial" w:hAnsi="Arial" w:cs="Arial"/>
                <w:color w:val="264A60"/>
                <w:sz w:val="18"/>
                <w:szCs w:val="18"/>
              </w:rPr>
              <w:t>Perceived Ease Of Use</w:t>
            </w:r>
          </w:p>
        </w:tc>
      </w:tr>
      <w:tr w:rsidR="00AD6806" w:rsidRPr="00AD6806" w14:paraId="3F0AE85C" w14:textId="77777777" w:rsidTr="00AD6806">
        <w:trPr>
          <w:cantSplit/>
          <w:jc w:val="center"/>
        </w:trPr>
        <w:tc>
          <w:tcPr>
            <w:tcW w:w="737" w:type="dxa"/>
            <w:vMerge w:val="restart"/>
            <w:tcBorders>
              <w:top w:val="single" w:sz="8" w:space="0" w:color="152935"/>
              <w:left w:val="single" w:sz="4" w:space="0" w:color="auto"/>
              <w:bottom w:val="single" w:sz="8" w:space="0" w:color="AEAEAE"/>
              <w:right w:val="nil"/>
            </w:tcBorders>
            <w:shd w:val="clear" w:color="auto" w:fill="E0E0E0"/>
          </w:tcPr>
          <w:p w14:paraId="41501B51" w14:textId="77777777" w:rsidR="00AD6806" w:rsidRPr="00AD6806" w:rsidRDefault="00AD6806" w:rsidP="00862CDD">
            <w:pPr>
              <w:autoSpaceDE w:val="0"/>
              <w:autoSpaceDN w:val="0"/>
              <w:adjustRightInd w:val="0"/>
              <w:spacing w:after="0" w:line="360" w:lineRule="auto"/>
              <w:ind w:left="60" w:right="60"/>
              <w:rPr>
                <w:rFonts w:ascii="Arial" w:hAnsi="Arial" w:cs="Arial"/>
                <w:color w:val="264A60"/>
                <w:sz w:val="18"/>
                <w:szCs w:val="18"/>
              </w:rPr>
            </w:pPr>
            <w:r w:rsidRPr="00AD6806">
              <w:rPr>
                <w:rFonts w:ascii="Arial" w:hAnsi="Arial" w:cs="Arial"/>
                <w:color w:val="264A60"/>
                <w:sz w:val="18"/>
                <w:szCs w:val="18"/>
              </w:rPr>
              <w:t>N</w:t>
            </w:r>
          </w:p>
        </w:tc>
        <w:tc>
          <w:tcPr>
            <w:tcW w:w="953" w:type="dxa"/>
            <w:tcBorders>
              <w:top w:val="single" w:sz="8" w:space="0" w:color="152935"/>
              <w:left w:val="nil"/>
              <w:bottom w:val="single" w:sz="8" w:space="0" w:color="AEAEAE"/>
              <w:right w:val="nil"/>
            </w:tcBorders>
            <w:shd w:val="clear" w:color="auto" w:fill="E0E0E0"/>
          </w:tcPr>
          <w:p w14:paraId="3934D7E1" w14:textId="77777777" w:rsidR="00AD6806" w:rsidRPr="00AD6806" w:rsidRDefault="00AD6806" w:rsidP="00862CDD">
            <w:pPr>
              <w:autoSpaceDE w:val="0"/>
              <w:autoSpaceDN w:val="0"/>
              <w:adjustRightInd w:val="0"/>
              <w:spacing w:after="0" w:line="360" w:lineRule="auto"/>
              <w:ind w:left="60" w:right="60"/>
              <w:rPr>
                <w:rFonts w:ascii="Arial" w:hAnsi="Arial" w:cs="Arial"/>
                <w:color w:val="264A60"/>
                <w:sz w:val="18"/>
                <w:szCs w:val="18"/>
              </w:rPr>
            </w:pPr>
            <w:r w:rsidRPr="00AD6806">
              <w:rPr>
                <w:rFonts w:ascii="Arial" w:hAnsi="Arial" w:cs="Arial"/>
                <w:color w:val="264A60"/>
                <w:sz w:val="18"/>
                <w:szCs w:val="18"/>
              </w:rPr>
              <w:t>Valid</w:t>
            </w:r>
          </w:p>
        </w:tc>
        <w:tc>
          <w:tcPr>
            <w:tcW w:w="1476" w:type="dxa"/>
            <w:tcBorders>
              <w:top w:val="single" w:sz="8" w:space="0" w:color="152935"/>
              <w:left w:val="nil"/>
              <w:bottom w:val="single" w:sz="8" w:space="0" w:color="AEAEAE"/>
              <w:right w:val="single" w:sz="8" w:space="0" w:color="E0E0E0"/>
            </w:tcBorders>
            <w:shd w:val="clear" w:color="auto" w:fill="FFFFFF"/>
          </w:tcPr>
          <w:p w14:paraId="3B4AAA54" w14:textId="77777777" w:rsidR="00AD6806" w:rsidRPr="00AD6806" w:rsidRDefault="00AD6806" w:rsidP="00862CDD">
            <w:pPr>
              <w:autoSpaceDE w:val="0"/>
              <w:autoSpaceDN w:val="0"/>
              <w:adjustRightInd w:val="0"/>
              <w:spacing w:after="0" w:line="360" w:lineRule="auto"/>
              <w:ind w:left="60" w:right="60"/>
              <w:jc w:val="right"/>
              <w:rPr>
                <w:rFonts w:ascii="Arial" w:hAnsi="Arial" w:cs="Arial"/>
                <w:color w:val="010205"/>
                <w:sz w:val="18"/>
                <w:szCs w:val="18"/>
              </w:rPr>
            </w:pPr>
            <w:r w:rsidRPr="00AD6806">
              <w:rPr>
                <w:rFonts w:ascii="Arial" w:hAnsi="Arial" w:cs="Arial"/>
                <w:color w:val="010205"/>
                <w:sz w:val="18"/>
                <w:szCs w:val="18"/>
              </w:rPr>
              <w:t>6</w:t>
            </w:r>
          </w:p>
        </w:tc>
        <w:tc>
          <w:tcPr>
            <w:tcW w:w="1476" w:type="dxa"/>
            <w:tcBorders>
              <w:top w:val="single" w:sz="8" w:space="0" w:color="152935"/>
              <w:left w:val="single" w:sz="8" w:space="0" w:color="E0E0E0"/>
              <w:bottom w:val="single" w:sz="8" w:space="0" w:color="AEAEAE"/>
              <w:right w:val="single" w:sz="4" w:space="0" w:color="auto"/>
            </w:tcBorders>
            <w:shd w:val="clear" w:color="auto" w:fill="FFFFFF"/>
          </w:tcPr>
          <w:p w14:paraId="3A753F51" w14:textId="77777777" w:rsidR="00AD6806" w:rsidRPr="00AD6806" w:rsidRDefault="00AD6806" w:rsidP="00862CDD">
            <w:pPr>
              <w:autoSpaceDE w:val="0"/>
              <w:autoSpaceDN w:val="0"/>
              <w:adjustRightInd w:val="0"/>
              <w:spacing w:after="0" w:line="360" w:lineRule="auto"/>
              <w:ind w:left="60" w:right="60"/>
              <w:jc w:val="right"/>
              <w:rPr>
                <w:rFonts w:ascii="Arial" w:hAnsi="Arial" w:cs="Arial"/>
                <w:color w:val="010205"/>
                <w:sz w:val="18"/>
                <w:szCs w:val="18"/>
              </w:rPr>
            </w:pPr>
            <w:r w:rsidRPr="00AD6806">
              <w:rPr>
                <w:rFonts w:ascii="Arial" w:hAnsi="Arial" w:cs="Arial"/>
                <w:color w:val="010205"/>
                <w:sz w:val="18"/>
                <w:szCs w:val="18"/>
              </w:rPr>
              <w:t>6</w:t>
            </w:r>
          </w:p>
        </w:tc>
      </w:tr>
      <w:tr w:rsidR="00AD6806" w:rsidRPr="00AD6806" w14:paraId="747BBDED" w14:textId="77777777" w:rsidTr="00AD6806">
        <w:trPr>
          <w:cantSplit/>
          <w:jc w:val="center"/>
        </w:trPr>
        <w:tc>
          <w:tcPr>
            <w:tcW w:w="737" w:type="dxa"/>
            <w:vMerge/>
            <w:tcBorders>
              <w:top w:val="single" w:sz="8" w:space="0" w:color="152935"/>
              <w:left w:val="single" w:sz="4" w:space="0" w:color="auto"/>
              <w:bottom w:val="single" w:sz="8" w:space="0" w:color="AEAEAE"/>
              <w:right w:val="nil"/>
            </w:tcBorders>
            <w:shd w:val="clear" w:color="auto" w:fill="E0E0E0"/>
          </w:tcPr>
          <w:p w14:paraId="2080D469" w14:textId="77777777" w:rsidR="00AD6806" w:rsidRPr="00AD6806" w:rsidRDefault="00AD6806" w:rsidP="00862CDD">
            <w:pPr>
              <w:autoSpaceDE w:val="0"/>
              <w:autoSpaceDN w:val="0"/>
              <w:adjustRightInd w:val="0"/>
              <w:spacing w:after="0" w:line="360" w:lineRule="auto"/>
              <w:rPr>
                <w:rFonts w:ascii="Arial" w:hAnsi="Arial" w:cs="Arial"/>
                <w:color w:val="010205"/>
                <w:sz w:val="18"/>
                <w:szCs w:val="18"/>
              </w:rPr>
            </w:pPr>
          </w:p>
        </w:tc>
        <w:tc>
          <w:tcPr>
            <w:tcW w:w="953" w:type="dxa"/>
            <w:tcBorders>
              <w:top w:val="single" w:sz="8" w:space="0" w:color="AEAEAE"/>
              <w:left w:val="nil"/>
              <w:bottom w:val="single" w:sz="8" w:space="0" w:color="AEAEAE"/>
              <w:right w:val="nil"/>
            </w:tcBorders>
            <w:shd w:val="clear" w:color="auto" w:fill="E0E0E0"/>
          </w:tcPr>
          <w:p w14:paraId="09618276" w14:textId="77777777" w:rsidR="00AD6806" w:rsidRPr="00AD6806" w:rsidRDefault="00AD6806" w:rsidP="00862CDD">
            <w:pPr>
              <w:autoSpaceDE w:val="0"/>
              <w:autoSpaceDN w:val="0"/>
              <w:adjustRightInd w:val="0"/>
              <w:spacing w:after="0" w:line="360" w:lineRule="auto"/>
              <w:ind w:left="60" w:right="60"/>
              <w:rPr>
                <w:rFonts w:ascii="Arial" w:hAnsi="Arial" w:cs="Arial"/>
                <w:color w:val="264A60"/>
                <w:sz w:val="18"/>
                <w:szCs w:val="18"/>
              </w:rPr>
            </w:pPr>
            <w:r w:rsidRPr="00AD6806">
              <w:rPr>
                <w:rFonts w:ascii="Arial" w:hAnsi="Arial" w:cs="Arial"/>
                <w:color w:val="264A60"/>
                <w:sz w:val="18"/>
                <w:szCs w:val="18"/>
              </w:rPr>
              <w:t>Missing</w:t>
            </w:r>
          </w:p>
        </w:tc>
        <w:tc>
          <w:tcPr>
            <w:tcW w:w="1476" w:type="dxa"/>
            <w:tcBorders>
              <w:top w:val="single" w:sz="8" w:space="0" w:color="AEAEAE"/>
              <w:left w:val="nil"/>
              <w:bottom w:val="single" w:sz="8" w:space="0" w:color="AEAEAE"/>
              <w:right w:val="single" w:sz="8" w:space="0" w:color="E0E0E0"/>
            </w:tcBorders>
            <w:shd w:val="clear" w:color="auto" w:fill="FFFFFF"/>
          </w:tcPr>
          <w:p w14:paraId="7CD692D3" w14:textId="77777777" w:rsidR="00AD6806" w:rsidRPr="00AD6806" w:rsidRDefault="00AD6806" w:rsidP="00862CDD">
            <w:pPr>
              <w:autoSpaceDE w:val="0"/>
              <w:autoSpaceDN w:val="0"/>
              <w:adjustRightInd w:val="0"/>
              <w:spacing w:after="0" w:line="360" w:lineRule="auto"/>
              <w:ind w:left="60" w:right="60"/>
              <w:jc w:val="right"/>
              <w:rPr>
                <w:rFonts w:ascii="Arial" w:hAnsi="Arial" w:cs="Arial"/>
                <w:color w:val="010205"/>
                <w:sz w:val="18"/>
                <w:szCs w:val="18"/>
              </w:rPr>
            </w:pPr>
            <w:r w:rsidRPr="00AD6806">
              <w:rPr>
                <w:rFonts w:ascii="Arial" w:hAnsi="Arial" w:cs="Arial"/>
                <w:color w:val="010205"/>
                <w:sz w:val="18"/>
                <w:szCs w:val="18"/>
              </w:rPr>
              <w:t>0</w:t>
            </w:r>
          </w:p>
        </w:tc>
        <w:tc>
          <w:tcPr>
            <w:tcW w:w="1476" w:type="dxa"/>
            <w:tcBorders>
              <w:top w:val="single" w:sz="8" w:space="0" w:color="AEAEAE"/>
              <w:left w:val="single" w:sz="8" w:space="0" w:color="E0E0E0"/>
              <w:bottom w:val="single" w:sz="8" w:space="0" w:color="AEAEAE"/>
              <w:right w:val="single" w:sz="4" w:space="0" w:color="auto"/>
            </w:tcBorders>
            <w:shd w:val="clear" w:color="auto" w:fill="FFFFFF"/>
          </w:tcPr>
          <w:p w14:paraId="4ECB9E10" w14:textId="77777777" w:rsidR="00AD6806" w:rsidRPr="00AD6806" w:rsidRDefault="00AD6806" w:rsidP="00862CDD">
            <w:pPr>
              <w:autoSpaceDE w:val="0"/>
              <w:autoSpaceDN w:val="0"/>
              <w:adjustRightInd w:val="0"/>
              <w:spacing w:after="0" w:line="360" w:lineRule="auto"/>
              <w:ind w:left="60" w:right="60"/>
              <w:jc w:val="right"/>
              <w:rPr>
                <w:rFonts w:ascii="Arial" w:hAnsi="Arial" w:cs="Arial"/>
                <w:color w:val="010205"/>
                <w:sz w:val="18"/>
                <w:szCs w:val="18"/>
              </w:rPr>
            </w:pPr>
            <w:r w:rsidRPr="00AD6806">
              <w:rPr>
                <w:rFonts w:ascii="Arial" w:hAnsi="Arial" w:cs="Arial"/>
                <w:color w:val="010205"/>
                <w:sz w:val="18"/>
                <w:szCs w:val="18"/>
              </w:rPr>
              <w:t>0</w:t>
            </w:r>
          </w:p>
        </w:tc>
      </w:tr>
      <w:tr w:rsidR="00AD6806" w:rsidRPr="00AD6806" w14:paraId="696A2485" w14:textId="77777777" w:rsidTr="00AD6806">
        <w:trPr>
          <w:cantSplit/>
          <w:jc w:val="center"/>
        </w:trPr>
        <w:tc>
          <w:tcPr>
            <w:tcW w:w="1690" w:type="dxa"/>
            <w:gridSpan w:val="2"/>
            <w:tcBorders>
              <w:top w:val="single" w:sz="8" w:space="0" w:color="AEAEAE"/>
              <w:left w:val="single" w:sz="4" w:space="0" w:color="auto"/>
              <w:bottom w:val="single" w:sz="4" w:space="0" w:color="auto"/>
              <w:right w:val="nil"/>
            </w:tcBorders>
            <w:shd w:val="clear" w:color="auto" w:fill="E0E0E0"/>
          </w:tcPr>
          <w:p w14:paraId="4A321F70" w14:textId="77777777" w:rsidR="00AD6806" w:rsidRPr="00AD6806" w:rsidRDefault="00AD6806" w:rsidP="00862CDD">
            <w:pPr>
              <w:autoSpaceDE w:val="0"/>
              <w:autoSpaceDN w:val="0"/>
              <w:adjustRightInd w:val="0"/>
              <w:spacing w:after="0" w:line="360" w:lineRule="auto"/>
              <w:ind w:left="60" w:right="60"/>
              <w:rPr>
                <w:rFonts w:ascii="Arial" w:hAnsi="Arial" w:cs="Arial"/>
                <w:color w:val="264A60"/>
                <w:sz w:val="18"/>
                <w:szCs w:val="18"/>
              </w:rPr>
            </w:pPr>
            <w:r w:rsidRPr="00AD6806">
              <w:rPr>
                <w:rFonts w:ascii="Arial" w:hAnsi="Arial" w:cs="Arial"/>
                <w:color w:val="264A60"/>
                <w:sz w:val="18"/>
                <w:szCs w:val="18"/>
              </w:rPr>
              <w:t>Mean</w:t>
            </w:r>
          </w:p>
        </w:tc>
        <w:tc>
          <w:tcPr>
            <w:tcW w:w="1476" w:type="dxa"/>
            <w:tcBorders>
              <w:top w:val="single" w:sz="8" w:space="0" w:color="AEAEAE"/>
              <w:left w:val="nil"/>
              <w:bottom w:val="single" w:sz="4" w:space="0" w:color="auto"/>
              <w:right w:val="single" w:sz="8" w:space="0" w:color="E0E0E0"/>
            </w:tcBorders>
            <w:shd w:val="clear" w:color="auto" w:fill="FFFFFF"/>
          </w:tcPr>
          <w:p w14:paraId="7FECECB7" w14:textId="77777777" w:rsidR="00AD6806" w:rsidRPr="00AD6806" w:rsidRDefault="00AD6806" w:rsidP="00862CDD">
            <w:pPr>
              <w:autoSpaceDE w:val="0"/>
              <w:autoSpaceDN w:val="0"/>
              <w:adjustRightInd w:val="0"/>
              <w:spacing w:after="0" w:line="360" w:lineRule="auto"/>
              <w:ind w:left="60" w:right="60"/>
              <w:jc w:val="right"/>
              <w:rPr>
                <w:rFonts w:ascii="Arial" w:hAnsi="Arial" w:cs="Arial"/>
                <w:color w:val="010205"/>
                <w:sz w:val="18"/>
                <w:szCs w:val="18"/>
              </w:rPr>
            </w:pPr>
            <w:r w:rsidRPr="00AD6806">
              <w:rPr>
                <w:rFonts w:ascii="Arial" w:hAnsi="Arial" w:cs="Arial"/>
                <w:color w:val="010205"/>
                <w:sz w:val="18"/>
                <w:szCs w:val="18"/>
              </w:rPr>
              <w:t>6.94</w:t>
            </w:r>
          </w:p>
        </w:tc>
        <w:tc>
          <w:tcPr>
            <w:tcW w:w="1476" w:type="dxa"/>
            <w:tcBorders>
              <w:top w:val="single" w:sz="8" w:space="0" w:color="AEAEAE"/>
              <w:left w:val="single" w:sz="8" w:space="0" w:color="E0E0E0"/>
              <w:bottom w:val="single" w:sz="4" w:space="0" w:color="auto"/>
              <w:right w:val="single" w:sz="4" w:space="0" w:color="auto"/>
            </w:tcBorders>
            <w:shd w:val="clear" w:color="auto" w:fill="FFFFFF"/>
          </w:tcPr>
          <w:p w14:paraId="3F42314D" w14:textId="77777777" w:rsidR="00AD6806" w:rsidRPr="00AD6806" w:rsidRDefault="00AD6806" w:rsidP="00862CDD">
            <w:pPr>
              <w:autoSpaceDE w:val="0"/>
              <w:autoSpaceDN w:val="0"/>
              <w:adjustRightInd w:val="0"/>
              <w:spacing w:after="0" w:line="360" w:lineRule="auto"/>
              <w:ind w:left="60" w:right="60"/>
              <w:jc w:val="right"/>
              <w:rPr>
                <w:rFonts w:ascii="Arial" w:hAnsi="Arial" w:cs="Arial"/>
                <w:color w:val="010205"/>
                <w:sz w:val="18"/>
                <w:szCs w:val="18"/>
              </w:rPr>
            </w:pPr>
            <w:r w:rsidRPr="00AD6806">
              <w:rPr>
                <w:rFonts w:ascii="Arial" w:hAnsi="Arial" w:cs="Arial"/>
                <w:color w:val="010205"/>
                <w:sz w:val="18"/>
                <w:szCs w:val="18"/>
              </w:rPr>
              <w:t>6.79</w:t>
            </w:r>
          </w:p>
        </w:tc>
      </w:tr>
    </w:tbl>
    <w:p w14:paraId="2B1FBAB4" w14:textId="77777777" w:rsidR="00AD6806" w:rsidRDefault="00AD6806" w:rsidP="00AD6806">
      <w:pPr>
        <w:autoSpaceDE w:val="0"/>
        <w:autoSpaceDN w:val="0"/>
        <w:adjustRightInd w:val="0"/>
        <w:spacing w:after="0" w:line="240" w:lineRule="auto"/>
        <w:rPr>
          <w:rFonts w:ascii="Times New Roman" w:hAnsi="Times New Roman" w:cs="Times New Roman"/>
          <w:b/>
          <w:bCs/>
          <w:color w:val="FF0000"/>
          <w:sz w:val="24"/>
          <w:szCs w:val="24"/>
        </w:rPr>
      </w:pPr>
    </w:p>
    <w:p w14:paraId="0720D6AE" w14:textId="029BC729" w:rsidR="00233C32" w:rsidRPr="00AA6AE2" w:rsidRDefault="00AA6AE2" w:rsidP="00AA6AE2">
      <w:pPr>
        <w:spacing w:after="0" w:line="360" w:lineRule="auto"/>
        <w:ind w:firstLine="720"/>
        <w:jc w:val="both"/>
        <w:rPr>
          <w:rFonts w:ascii="Times New Roman" w:hAnsi="Times New Roman" w:cs="Times New Roman"/>
          <w:sz w:val="24"/>
          <w:szCs w:val="24"/>
        </w:rPr>
      </w:pPr>
      <w:r w:rsidRPr="006639F2">
        <w:rPr>
          <w:rFonts w:ascii="Times New Roman" w:hAnsi="Times New Roman" w:cs="Times New Roman"/>
          <w:sz w:val="24"/>
          <w:szCs w:val="24"/>
        </w:rPr>
        <w:t>Pada T</w:t>
      </w:r>
      <w:r>
        <w:rPr>
          <w:rFonts w:ascii="Times New Roman" w:hAnsi="Times New Roman" w:cs="Times New Roman"/>
          <w:sz w:val="24"/>
          <w:szCs w:val="24"/>
        </w:rPr>
        <w:t>abe</w:t>
      </w:r>
      <w:r w:rsidR="006F25CB">
        <w:rPr>
          <w:rFonts w:ascii="Times New Roman" w:hAnsi="Times New Roman" w:cs="Times New Roman"/>
          <w:sz w:val="24"/>
          <w:szCs w:val="24"/>
        </w:rPr>
        <w:t>l 4.11</w:t>
      </w:r>
      <w:r w:rsidRPr="006639F2">
        <w:rPr>
          <w:rFonts w:ascii="Times New Roman" w:hAnsi="Times New Roman" w:cs="Times New Roman"/>
          <w:sz w:val="24"/>
          <w:szCs w:val="24"/>
        </w:rPr>
        <w:t xml:space="preserve"> menunjukan </w:t>
      </w:r>
      <w:r>
        <w:rPr>
          <w:rFonts w:ascii="Times New Roman" w:hAnsi="Times New Roman" w:cs="Times New Roman"/>
          <w:sz w:val="24"/>
          <w:szCs w:val="24"/>
        </w:rPr>
        <w:t xml:space="preserve">nilai rata-rata seluruh pertanyaan pada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(x1.1, x1.2, x1.3, x1.4, x1.5 dan x1.6) dan </w:t>
      </w:r>
      <w:r w:rsidRPr="00B1595B">
        <w:rPr>
          <w:rFonts w:ascii="Times New Roman" w:hAnsi="Times New Roman" w:cs="Times New Roman"/>
          <w:i/>
          <w:sz w:val="24"/>
          <w:szCs w:val="24"/>
        </w:rPr>
        <w:t>Perceived Ease Of Use</w:t>
      </w:r>
      <w:r>
        <w:rPr>
          <w:rFonts w:ascii="Times New Roman" w:hAnsi="Times New Roman" w:cs="Times New Roman"/>
          <w:sz w:val="24"/>
          <w:szCs w:val="24"/>
        </w:rPr>
        <w:t xml:space="preserve"> (x2.1, x2.2, x2.3, x2.4, x2.5 dan x2.6) dimana pada nilai rata-rata (</w:t>
      </w:r>
      <w:r w:rsidRPr="00AA6AE2">
        <w:rPr>
          <w:rFonts w:ascii="Times New Roman" w:hAnsi="Times New Roman" w:cs="Times New Roman"/>
          <w:i/>
          <w:sz w:val="24"/>
          <w:szCs w:val="24"/>
        </w:rPr>
        <w:t>Mean</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menunjukan nilai rata-rata untuk </w:t>
      </w:r>
      <w:r w:rsidRPr="00E95BFD">
        <w:rPr>
          <w:rFonts w:ascii="Times New Roman" w:hAnsi="Times New Roman" w:cs="Times New Roman"/>
          <w:i/>
          <w:color w:val="000000" w:themeColor="text1"/>
          <w:sz w:val="24"/>
          <w:szCs w:val="24"/>
        </w:rPr>
        <w:t>Perceived Usefulness</w:t>
      </w:r>
      <w:r>
        <w:rPr>
          <w:rFonts w:ascii="Times New Roman" w:hAnsi="Times New Roman" w:cs="Times New Roman"/>
          <w:color w:val="FF0000"/>
          <w:sz w:val="24"/>
          <w:szCs w:val="24"/>
        </w:rPr>
        <w:t xml:space="preserve"> </w:t>
      </w:r>
      <w:r>
        <w:rPr>
          <w:rFonts w:ascii="Times New Roman" w:hAnsi="Times New Roman" w:cs="Times New Roman"/>
          <w:sz w:val="24"/>
          <w:szCs w:val="24"/>
        </w:rPr>
        <w:t xml:space="preserve">sebesar 6.94 yang jika dibulatkan akan menjadi 7 (Sangat Setuju) dan </w:t>
      </w:r>
      <w:r w:rsidRPr="00B1595B">
        <w:rPr>
          <w:rFonts w:ascii="Times New Roman" w:hAnsi="Times New Roman" w:cs="Times New Roman"/>
          <w:i/>
          <w:sz w:val="24"/>
          <w:szCs w:val="24"/>
        </w:rPr>
        <w:t>Perceived Ease Of Use</w:t>
      </w:r>
      <w:r>
        <w:rPr>
          <w:rFonts w:ascii="Times New Roman" w:hAnsi="Times New Roman" w:cs="Times New Roman"/>
          <w:i/>
          <w:sz w:val="24"/>
          <w:szCs w:val="24"/>
        </w:rPr>
        <w:t xml:space="preserve"> </w:t>
      </w:r>
      <w:r>
        <w:rPr>
          <w:rFonts w:ascii="Times New Roman" w:hAnsi="Times New Roman" w:cs="Times New Roman"/>
          <w:sz w:val="24"/>
          <w:szCs w:val="24"/>
        </w:rPr>
        <w:t xml:space="preserve">sebesar 6.79 yang jika dibulatkan akan menjadi 7 (Sangat Setuju) sehingga data disimpulkan  secara keseluruhan bahwa rata-rata peserta testing yang berjumlah 33 data sampel </w:t>
      </w:r>
      <w:r w:rsidR="00B35947">
        <w:rPr>
          <w:rFonts w:ascii="Times New Roman" w:hAnsi="Times New Roman" w:cs="Times New Roman"/>
          <w:sz w:val="24"/>
          <w:szCs w:val="24"/>
        </w:rPr>
        <w:t>menyatakan Sangat Setuju bahwa sistem yang dibangun sudah cukup baik, dilihat dari segi manfaat dan kemudahan dalam menggunakannya</w:t>
      </w:r>
      <w:r w:rsidR="00463B16">
        <w:rPr>
          <w:rFonts w:ascii="Times New Roman" w:hAnsi="Times New Roman" w:cs="Times New Roman"/>
          <w:sz w:val="24"/>
          <w:szCs w:val="24"/>
        </w:rPr>
        <w:t>.</w:t>
      </w:r>
    </w:p>
    <w:p w14:paraId="794AAA73" w14:textId="56A80380" w:rsidR="00711D21" w:rsidRPr="00094F2B" w:rsidRDefault="00954FFB" w:rsidP="008D0BBA">
      <w:pPr>
        <w:pStyle w:val="Heading3"/>
        <w:numPr>
          <w:ilvl w:val="2"/>
          <w:numId w:val="43"/>
        </w:numPr>
        <w:spacing w:line="360" w:lineRule="auto"/>
        <w:ind w:left="851" w:hanging="851"/>
        <w:jc w:val="both"/>
        <w:rPr>
          <w:rFonts w:ascii="Times New Roman" w:hAnsi="Times New Roman" w:cs="Times New Roman"/>
          <w:b/>
          <w:color w:val="auto"/>
          <w:lang w:val="en-ID"/>
        </w:rPr>
      </w:pPr>
      <w:bookmarkStart w:id="307" w:name="_Toc40931013"/>
      <w:r w:rsidRPr="00094F2B">
        <w:rPr>
          <w:rFonts w:ascii="Times New Roman" w:hAnsi="Times New Roman" w:cs="Times New Roman"/>
          <w:b/>
          <w:color w:val="auto"/>
          <w:lang w:val="en-ID"/>
        </w:rPr>
        <w:t>Pengujian Kualitas Sistem</w:t>
      </w:r>
      <w:bookmarkEnd w:id="307"/>
    </w:p>
    <w:p w14:paraId="347824D0" w14:textId="003A8DD2" w:rsidR="001F2C8E" w:rsidRPr="001F2C8E" w:rsidRDefault="001F2C8E" w:rsidP="00AA6AE2">
      <w:pPr>
        <w:autoSpaceDE w:val="0"/>
        <w:autoSpaceDN w:val="0"/>
        <w:adjustRightInd w:val="0"/>
        <w:spacing w:after="0" w:line="360" w:lineRule="auto"/>
        <w:jc w:val="center"/>
        <w:rPr>
          <w:rFonts w:ascii="Times New Roman" w:hAnsi="Times New Roman" w:cs="Times New Roman"/>
          <w:b/>
          <w:color w:val="000000" w:themeColor="text1"/>
          <w:sz w:val="24"/>
          <w:szCs w:val="24"/>
        </w:rPr>
      </w:pPr>
      <w:bookmarkStart w:id="308" w:name="_Toc8118355"/>
      <w:r w:rsidRPr="001F2C8E">
        <w:rPr>
          <w:rFonts w:ascii="Times New Roman" w:hAnsi="Times New Roman" w:cs="Times New Roman"/>
          <w:b/>
          <w:bCs/>
          <w:color w:val="000000"/>
          <w:sz w:val="24"/>
          <w:szCs w:val="24"/>
        </w:rPr>
        <w:t xml:space="preserve">Tabel </w:t>
      </w:r>
      <w:r w:rsidR="006F25CB">
        <w:rPr>
          <w:rFonts w:ascii="Times New Roman" w:hAnsi="Times New Roman" w:cs="Times New Roman"/>
          <w:b/>
          <w:bCs/>
          <w:color w:val="000000"/>
          <w:sz w:val="24"/>
          <w:szCs w:val="24"/>
        </w:rPr>
        <w:t>4.12</w:t>
      </w:r>
      <w:r w:rsidRPr="001F2C8E">
        <w:rPr>
          <w:rFonts w:ascii="Times New Roman" w:hAnsi="Times New Roman" w:cs="Times New Roman"/>
          <w:b/>
          <w:bCs/>
          <w:color w:val="000000"/>
          <w:sz w:val="24"/>
          <w:szCs w:val="24"/>
        </w:rPr>
        <w:t xml:space="preserve"> Nilai Rata-Rata </w:t>
      </w:r>
      <w:r w:rsidRPr="001F2C8E">
        <w:rPr>
          <w:rFonts w:ascii="Times New Roman" w:hAnsi="Times New Roman" w:cs="Times New Roman"/>
          <w:b/>
          <w:color w:val="000000" w:themeColor="text1"/>
          <w:sz w:val="24"/>
          <w:szCs w:val="24"/>
        </w:rPr>
        <w:t>Ekspetasi Dan Persepsi</w:t>
      </w:r>
    </w:p>
    <w:tbl>
      <w:tblPr>
        <w:tblW w:w="426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1045"/>
        <w:gridCol w:w="1247"/>
        <w:gridCol w:w="1163"/>
      </w:tblGrid>
      <w:tr w:rsidR="001F2C8E" w:rsidRPr="001F2C8E" w14:paraId="41E8EB4D" w14:textId="77777777" w:rsidTr="001F2C8E">
        <w:trPr>
          <w:cantSplit/>
          <w:jc w:val="center"/>
        </w:trPr>
        <w:tc>
          <w:tcPr>
            <w:tcW w:w="4260" w:type="dxa"/>
            <w:gridSpan w:val="4"/>
            <w:tcBorders>
              <w:top w:val="single" w:sz="4" w:space="0" w:color="auto"/>
              <w:left w:val="single" w:sz="4" w:space="0" w:color="auto"/>
              <w:bottom w:val="nil"/>
              <w:right w:val="single" w:sz="4" w:space="0" w:color="auto"/>
            </w:tcBorders>
            <w:shd w:val="clear" w:color="auto" w:fill="FFFFFF"/>
            <w:vAlign w:val="center"/>
          </w:tcPr>
          <w:p w14:paraId="00290D1E" w14:textId="77777777" w:rsidR="001F2C8E" w:rsidRPr="001F2C8E" w:rsidRDefault="001F2C8E" w:rsidP="00862CDD">
            <w:pPr>
              <w:autoSpaceDE w:val="0"/>
              <w:autoSpaceDN w:val="0"/>
              <w:adjustRightInd w:val="0"/>
              <w:spacing w:after="0" w:line="360" w:lineRule="auto"/>
              <w:ind w:left="60" w:right="60"/>
              <w:jc w:val="center"/>
              <w:rPr>
                <w:rFonts w:ascii="Arial" w:hAnsi="Arial" w:cs="Arial"/>
                <w:color w:val="010205"/>
              </w:rPr>
            </w:pPr>
            <w:r w:rsidRPr="001F2C8E">
              <w:rPr>
                <w:rFonts w:ascii="Arial" w:hAnsi="Arial" w:cs="Arial"/>
                <w:b/>
                <w:bCs/>
                <w:color w:val="010205"/>
              </w:rPr>
              <w:t>Statistics</w:t>
            </w:r>
          </w:p>
        </w:tc>
      </w:tr>
      <w:tr w:rsidR="001F2C8E" w:rsidRPr="001F2C8E" w14:paraId="705EABB5" w14:textId="77777777" w:rsidTr="001F2C8E">
        <w:trPr>
          <w:cantSplit/>
          <w:jc w:val="center"/>
        </w:trPr>
        <w:tc>
          <w:tcPr>
            <w:tcW w:w="1852" w:type="dxa"/>
            <w:gridSpan w:val="2"/>
            <w:tcBorders>
              <w:top w:val="nil"/>
              <w:left w:val="single" w:sz="4" w:space="0" w:color="auto"/>
              <w:bottom w:val="single" w:sz="8" w:space="0" w:color="152935"/>
              <w:right w:val="nil"/>
            </w:tcBorders>
            <w:shd w:val="clear" w:color="auto" w:fill="FFFFFF"/>
            <w:vAlign w:val="bottom"/>
          </w:tcPr>
          <w:p w14:paraId="1F97B3AE" w14:textId="77777777" w:rsidR="001F2C8E" w:rsidRPr="001F2C8E" w:rsidRDefault="001F2C8E" w:rsidP="00862CDD">
            <w:pPr>
              <w:autoSpaceDE w:val="0"/>
              <w:autoSpaceDN w:val="0"/>
              <w:adjustRightInd w:val="0"/>
              <w:spacing w:after="0" w:line="360" w:lineRule="auto"/>
              <w:rPr>
                <w:rFonts w:ascii="Times New Roman" w:hAnsi="Times New Roman" w:cs="Times New Roman"/>
                <w:sz w:val="24"/>
                <w:szCs w:val="24"/>
              </w:rPr>
            </w:pPr>
          </w:p>
        </w:tc>
        <w:tc>
          <w:tcPr>
            <w:tcW w:w="1246" w:type="dxa"/>
            <w:tcBorders>
              <w:top w:val="nil"/>
              <w:left w:val="nil"/>
              <w:bottom w:val="single" w:sz="8" w:space="0" w:color="152935"/>
              <w:right w:val="single" w:sz="8" w:space="0" w:color="E0E0E0"/>
            </w:tcBorders>
            <w:shd w:val="clear" w:color="auto" w:fill="FFFFFF"/>
            <w:vAlign w:val="bottom"/>
          </w:tcPr>
          <w:p w14:paraId="19D4DFBF" w14:textId="77777777" w:rsidR="001F2C8E" w:rsidRPr="001F2C8E" w:rsidRDefault="001F2C8E" w:rsidP="00862CDD">
            <w:pPr>
              <w:autoSpaceDE w:val="0"/>
              <w:autoSpaceDN w:val="0"/>
              <w:adjustRightInd w:val="0"/>
              <w:spacing w:after="0" w:line="360" w:lineRule="auto"/>
              <w:ind w:left="60" w:right="60"/>
              <w:jc w:val="center"/>
              <w:rPr>
                <w:rFonts w:ascii="Arial" w:hAnsi="Arial" w:cs="Arial"/>
                <w:color w:val="264A60"/>
                <w:sz w:val="18"/>
                <w:szCs w:val="18"/>
              </w:rPr>
            </w:pPr>
            <w:r w:rsidRPr="001F2C8E">
              <w:rPr>
                <w:rFonts w:ascii="Arial" w:hAnsi="Arial" w:cs="Arial"/>
                <w:color w:val="264A60"/>
                <w:sz w:val="18"/>
                <w:szCs w:val="18"/>
              </w:rPr>
              <w:t>Ekspetasi</w:t>
            </w:r>
          </w:p>
        </w:tc>
        <w:tc>
          <w:tcPr>
            <w:tcW w:w="1162" w:type="dxa"/>
            <w:tcBorders>
              <w:top w:val="nil"/>
              <w:left w:val="single" w:sz="8" w:space="0" w:color="E0E0E0"/>
              <w:bottom w:val="single" w:sz="8" w:space="0" w:color="152935"/>
              <w:right w:val="single" w:sz="4" w:space="0" w:color="auto"/>
            </w:tcBorders>
            <w:shd w:val="clear" w:color="auto" w:fill="FFFFFF"/>
            <w:vAlign w:val="bottom"/>
          </w:tcPr>
          <w:p w14:paraId="16986B72" w14:textId="77777777" w:rsidR="001F2C8E" w:rsidRPr="001F2C8E" w:rsidRDefault="001F2C8E" w:rsidP="00862CDD">
            <w:pPr>
              <w:autoSpaceDE w:val="0"/>
              <w:autoSpaceDN w:val="0"/>
              <w:adjustRightInd w:val="0"/>
              <w:spacing w:after="0" w:line="360" w:lineRule="auto"/>
              <w:ind w:left="60" w:right="60"/>
              <w:jc w:val="center"/>
              <w:rPr>
                <w:rFonts w:ascii="Arial" w:hAnsi="Arial" w:cs="Arial"/>
                <w:color w:val="264A60"/>
                <w:sz w:val="18"/>
                <w:szCs w:val="18"/>
              </w:rPr>
            </w:pPr>
            <w:r w:rsidRPr="001F2C8E">
              <w:rPr>
                <w:rFonts w:ascii="Arial" w:hAnsi="Arial" w:cs="Arial"/>
                <w:color w:val="264A60"/>
                <w:sz w:val="18"/>
                <w:szCs w:val="18"/>
              </w:rPr>
              <w:t>Persepsi</w:t>
            </w:r>
          </w:p>
        </w:tc>
      </w:tr>
      <w:tr w:rsidR="001F2C8E" w:rsidRPr="001F2C8E" w14:paraId="4732E168" w14:textId="77777777" w:rsidTr="001F2C8E">
        <w:trPr>
          <w:cantSplit/>
          <w:jc w:val="center"/>
        </w:trPr>
        <w:tc>
          <w:tcPr>
            <w:tcW w:w="808" w:type="dxa"/>
            <w:vMerge w:val="restart"/>
            <w:tcBorders>
              <w:top w:val="single" w:sz="8" w:space="0" w:color="152935"/>
              <w:left w:val="single" w:sz="4" w:space="0" w:color="auto"/>
              <w:bottom w:val="single" w:sz="8" w:space="0" w:color="AEAEAE"/>
              <w:right w:val="nil"/>
            </w:tcBorders>
            <w:shd w:val="clear" w:color="auto" w:fill="E0E0E0"/>
          </w:tcPr>
          <w:p w14:paraId="7AEE40E7" w14:textId="77777777" w:rsidR="001F2C8E" w:rsidRPr="001F2C8E" w:rsidRDefault="001F2C8E" w:rsidP="00862CDD">
            <w:pPr>
              <w:autoSpaceDE w:val="0"/>
              <w:autoSpaceDN w:val="0"/>
              <w:adjustRightInd w:val="0"/>
              <w:spacing w:after="0" w:line="360" w:lineRule="auto"/>
              <w:ind w:left="60" w:right="60"/>
              <w:rPr>
                <w:rFonts w:ascii="Arial" w:hAnsi="Arial" w:cs="Arial"/>
                <w:color w:val="264A60"/>
                <w:sz w:val="18"/>
                <w:szCs w:val="18"/>
              </w:rPr>
            </w:pPr>
            <w:r w:rsidRPr="001F2C8E">
              <w:rPr>
                <w:rFonts w:ascii="Arial" w:hAnsi="Arial" w:cs="Arial"/>
                <w:color w:val="264A60"/>
                <w:sz w:val="18"/>
                <w:szCs w:val="18"/>
              </w:rPr>
              <w:t>N</w:t>
            </w:r>
          </w:p>
        </w:tc>
        <w:tc>
          <w:tcPr>
            <w:tcW w:w="1044" w:type="dxa"/>
            <w:tcBorders>
              <w:top w:val="single" w:sz="8" w:space="0" w:color="152935"/>
              <w:left w:val="nil"/>
              <w:bottom w:val="single" w:sz="8" w:space="0" w:color="AEAEAE"/>
              <w:right w:val="nil"/>
            </w:tcBorders>
            <w:shd w:val="clear" w:color="auto" w:fill="E0E0E0"/>
          </w:tcPr>
          <w:p w14:paraId="213CCB64" w14:textId="77777777" w:rsidR="001F2C8E" w:rsidRPr="001F2C8E" w:rsidRDefault="001F2C8E" w:rsidP="00862CDD">
            <w:pPr>
              <w:autoSpaceDE w:val="0"/>
              <w:autoSpaceDN w:val="0"/>
              <w:adjustRightInd w:val="0"/>
              <w:spacing w:after="0" w:line="360" w:lineRule="auto"/>
              <w:ind w:left="60" w:right="60"/>
              <w:rPr>
                <w:rFonts w:ascii="Arial" w:hAnsi="Arial" w:cs="Arial"/>
                <w:color w:val="264A60"/>
                <w:sz w:val="18"/>
                <w:szCs w:val="18"/>
              </w:rPr>
            </w:pPr>
            <w:r w:rsidRPr="001F2C8E">
              <w:rPr>
                <w:rFonts w:ascii="Arial" w:hAnsi="Arial" w:cs="Arial"/>
                <w:color w:val="264A60"/>
                <w:sz w:val="18"/>
                <w:szCs w:val="18"/>
              </w:rPr>
              <w:t>Valid</w:t>
            </w:r>
          </w:p>
        </w:tc>
        <w:tc>
          <w:tcPr>
            <w:tcW w:w="1246" w:type="dxa"/>
            <w:tcBorders>
              <w:top w:val="single" w:sz="8" w:space="0" w:color="152935"/>
              <w:left w:val="nil"/>
              <w:bottom w:val="single" w:sz="8" w:space="0" w:color="AEAEAE"/>
              <w:right w:val="single" w:sz="8" w:space="0" w:color="E0E0E0"/>
            </w:tcBorders>
            <w:shd w:val="clear" w:color="auto" w:fill="FFFFFF"/>
          </w:tcPr>
          <w:p w14:paraId="34537D57" w14:textId="77777777" w:rsidR="001F2C8E" w:rsidRPr="001F2C8E" w:rsidRDefault="001F2C8E" w:rsidP="00862CDD">
            <w:pPr>
              <w:autoSpaceDE w:val="0"/>
              <w:autoSpaceDN w:val="0"/>
              <w:adjustRightInd w:val="0"/>
              <w:spacing w:after="0" w:line="360" w:lineRule="auto"/>
              <w:ind w:left="60" w:right="60"/>
              <w:jc w:val="right"/>
              <w:rPr>
                <w:rFonts w:ascii="Arial" w:hAnsi="Arial" w:cs="Arial"/>
                <w:color w:val="010205"/>
                <w:sz w:val="18"/>
                <w:szCs w:val="18"/>
              </w:rPr>
            </w:pPr>
            <w:r w:rsidRPr="001F2C8E">
              <w:rPr>
                <w:rFonts w:ascii="Arial" w:hAnsi="Arial" w:cs="Arial"/>
                <w:color w:val="010205"/>
                <w:sz w:val="18"/>
                <w:szCs w:val="18"/>
              </w:rPr>
              <w:t>2</w:t>
            </w:r>
          </w:p>
        </w:tc>
        <w:tc>
          <w:tcPr>
            <w:tcW w:w="1162" w:type="dxa"/>
            <w:tcBorders>
              <w:top w:val="single" w:sz="8" w:space="0" w:color="152935"/>
              <w:left w:val="single" w:sz="8" w:space="0" w:color="E0E0E0"/>
              <w:bottom w:val="single" w:sz="8" w:space="0" w:color="AEAEAE"/>
              <w:right w:val="single" w:sz="4" w:space="0" w:color="auto"/>
            </w:tcBorders>
            <w:shd w:val="clear" w:color="auto" w:fill="FFFFFF"/>
          </w:tcPr>
          <w:p w14:paraId="01FC4D6C" w14:textId="77777777" w:rsidR="001F2C8E" w:rsidRPr="001F2C8E" w:rsidRDefault="001F2C8E" w:rsidP="00862CDD">
            <w:pPr>
              <w:autoSpaceDE w:val="0"/>
              <w:autoSpaceDN w:val="0"/>
              <w:adjustRightInd w:val="0"/>
              <w:spacing w:after="0" w:line="360" w:lineRule="auto"/>
              <w:ind w:left="60" w:right="60"/>
              <w:jc w:val="right"/>
              <w:rPr>
                <w:rFonts w:ascii="Arial" w:hAnsi="Arial" w:cs="Arial"/>
                <w:color w:val="010205"/>
                <w:sz w:val="18"/>
                <w:szCs w:val="18"/>
              </w:rPr>
            </w:pPr>
            <w:r w:rsidRPr="001F2C8E">
              <w:rPr>
                <w:rFonts w:ascii="Arial" w:hAnsi="Arial" w:cs="Arial"/>
                <w:color w:val="010205"/>
                <w:sz w:val="18"/>
                <w:szCs w:val="18"/>
              </w:rPr>
              <w:t>2</w:t>
            </w:r>
          </w:p>
        </w:tc>
      </w:tr>
      <w:tr w:rsidR="001F2C8E" w:rsidRPr="001F2C8E" w14:paraId="1F5F1B24" w14:textId="77777777" w:rsidTr="001F2C8E">
        <w:trPr>
          <w:cantSplit/>
          <w:jc w:val="center"/>
        </w:trPr>
        <w:tc>
          <w:tcPr>
            <w:tcW w:w="808" w:type="dxa"/>
            <w:vMerge/>
            <w:tcBorders>
              <w:top w:val="single" w:sz="8" w:space="0" w:color="152935"/>
              <w:left w:val="single" w:sz="4" w:space="0" w:color="auto"/>
              <w:bottom w:val="single" w:sz="8" w:space="0" w:color="AEAEAE"/>
              <w:right w:val="nil"/>
            </w:tcBorders>
            <w:shd w:val="clear" w:color="auto" w:fill="E0E0E0"/>
          </w:tcPr>
          <w:p w14:paraId="05FE1CF7" w14:textId="77777777" w:rsidR="001F2C8E" w:rsidRPr="001F2C8E" w:rsidRDefault="001F2C8E" w:rsidP="00862CDD">
            <w:pPr>
              <w:autoSpaceDE w:val="0"/>
              <w:autoSpaceDN w:val="0"/>
              <w:adjustRightInd w:val="0"/>
              <w:spacing w:after="0" w:line="360" w:lineRule="auto"/>
              <w:rPr>
                <w:rFonts w:ascii="Arial" w:hAnsi="Arial" w:cs="Arial"/>
                <w:color w:val="010205"/>
                <w:sz w:val="18"/>
                <w:szCs w:val="18"/>
              </w:rPr>
            </w:pPr>
          </w:p>
        </w:tc>
        <w:tc>
          <w:tcPr>
            <w:tcW w:w="1044" w:type="dxa"/>
            <w:tcBorders>
              <w:top w:val="single" w:sz="8" w:space="0" w:color="AEAEAE"/>
              <w:left w:val="nil"/>
              <w:bottom w:val="single" w:sz="8" w:space="0" w:color="AEAEAE"/>
              <w:right w:val="nil"/>
            </w:tcBorders>
            <w:shd w:val="clear" w:color="auto" w:fill="E0E0E0"/>
          </w:tcPr>
          <w:p w14:paraId="00A9F378" w14:textId="77777777" w:rsidR="001F2C8E" w:rsidRPr="001F2C8E" w:rsidRDefault="001F2C8E" w:rsidP="00862CDD">
            <w:pPr>
              <w:autoSpaceDE w:val="0"/>
              <w:autoSpaceDN w:val="0"/>
              <w:adjustRightInd w:val="0"/>
              <w:spacing w:after="0" w:line="360" w:lineRule="auto"/>
              <w:ind w:left="60" w:right="60"/>
              <w:rPr>
                <w:rFonts w:ascii="Arial" w:hAnsi="Arial" w:cs="Arial"/>
                <w:color w:val="264A60"/>
                <w:sz w:val="18"/>
                <w:szCs w:val="18"/>
              </w:rPr>
            </w:pPr>
            <w:r w:rsidRPr="001F2C8E">
              <w:rPr>
                <w:rFonts w:ascii="Arial" w:hAnsi="Arial" w:cs="Arial"/>
                <w:color w:val="264A60"/>
                <w:sz w:val="18"/>
                <w:szCs w:val="18"/>
              </w:rPr>
              <w:t>Missing</w:t>
            </w:r>
          </w:p>
        </w:tc>
        <w:tc>
          <w:tcPr>
            <w:tcW w:w="1246" w:type="dxa"/>
            <w:tcBorders>
              <w:top w:val="single" w:sz="8" w:space="0" w:color="AEAEAE"/>
              <w:left w:val="nil"/>
              <w:bottom w:val="single" w:sz="8" w:space="0" w:color="AEAEAE"/>
              <w:right w:val="single" w:sz="8" w:space="0" w:color="E0E0E0"/>
            </w:tcBorders>
            <w:shd w:val="clear" w:color="auto" w:fill="FFFFFF"/>
          </w:tcPr>
          <w:p w14:paraId="12EDFDDD" w14:textId="77777777" w:rsidR="001F2C8E" w:rsidRPr="001F2C8E" w:rsidRDefault="001F2C8E" w:rsidP="00862CDD">
            <w:pPr>
              <w:autoSpaceDE w:val="0"/>
              <w:autoSpaceDN w:val="0"/>
              <w:adjustRightInd w:val="0"/>
              <w:spacing w:after="0" w:line="360" w:lineRule="auto"/>
              <w:ind w:left="60" w:right="60"/>
              <w:jc w:val="right"/>
              <w:rPr>
                <w:rFonts w:ascii="Arial" w:hAnsi="Arial" w:cs="Arial"/>
                <w:color w:val="010205"/>
                <w:sz w:val="18"/>
                <w:szCs w:val="18"/>
              </w:rPr>
            </w:pPr>
            <w:r w:rsidRPr="001F2C8E">
              <w:rPr>
                <w:rFonts w:ascii="Arial" w:hAnsi="Arial" w:cs="Arial"/>
                <w:color w:val="010205"/>
                <w:sz w:val="18"/>
                <w:szCs w:val="18"/>
              </w:rPr>
              <w:t>0</w:t>
            </w:r>
          </w:p>
        </w:tc>
        <w:tc>
          <w:tcPr>
            <w:tcW w:w="1162" w:type="dxa"/>
            <w:tcBorders>
              <w:top w:val="single" w:sz="8" w:space="0" w:color="AEAEAE"/>
              <w:left w:val="single" w:sz="8" w:space="0" w:color="E0E0E0"/>
              <w:bottom w:val="single" w:sz="8" w:space="0" w:color="AEAEAE"/>
              <w:right w:val="single" w:sz="4" w:space="0" w:color="auto"/>
            </w:tcBorders>
            <w:shd w:val="clear" w:color="auto" w:fill="FFFFFF"/>
          </w:tcPr>
          <w:p w14:paraId="4F30D4C3" w14:textId="77777777" w:rsidR="001F2C8E" w:rsidRPr="001F2C8E" w:rsidRDefault="001F2C8E" w:rsidP="00862CDD">
            <w:pPr>
              <w:autoSpaceDE w:val="0"/>
              <w:autoSpaceDN w:val="0"/>
              <w:adjustRightInd w:val="0"/>
              <w:spacing w:after="0" w:line="360" w:lineRule="auto"/>
              <w:ind w:left="60" w:right="60"/>
              <w:jc w:val="right"/>
              <w:rPr>
                <w:rFonts w:ascii="Arial" w:hAnsi="Arial" w:cs="Arial"/>
                <w:color w:val="010205"/>
                <w:sz w:val="18"/>
                <w:szCs w:val="18"/>
              </w:rPr>
            </w:pPr>
            <w:r w:rsidRPr="001F2C8E">
              <w:rPr>
                <w:rFonts w:ascii="Arial" w:hAnsi="Arial" w:cs="Arial"/>
                <w:color w:val="010205"/>
                <w:sz w:val="18"/>
                <w:szCs w:val="18"/>
              </w:rPr>
              <w:t>0</w:t>
            </w:r>
          </w:p>
        </w:tc>
      </w:tr>
      <w:tr w:rsidR="001F2C8E" w:rsidRPr="001F2C8E" w14:paraId="47DE0B4F" w14:textId="77777777" w:rsidTr="001F2C8E">
        <w:trPr>
          <w:cantSplit/>
          <w:jc w:val="center"/>
        </w:trPr>
        <w:tc>
          <w:tcPr>
            <w:tcW w:w="1852" w:type="dxa"/>
            <w:gridSpan w:val="2"/>
            <w:tcBorders>
              <w:top w:val="single" w:sz="8" w:space="0" w:color="AEAEAE"/>
              <w:left w:val="single" w:sz="4" w:space="0" w:color="auto"/>
              <w:bottom w:val="single" w:sz="4" w:space="0" w:color="auto"/>
              <w:right w:val="nil"/>
            </w:tcBorders>
            <w:shd w:val="clear" w:color="auto" w:fill="E0E0E0"/>
          </w:tcPr>
          <w:p w14:paraId="1EA0EB3A" w14:textId="77777777" w:rsidR="001F2C8E" w:rsidRPr="001F2C8E" w:rsidRDefault="001F2C8E" w:rsidP="00862CDD">
            <w:pPr>
              <w:autoSpaceDE w:val="0"/>
              <w:autoSpaceDN w:val="0"/>
              <w:adjustRightInd w:val="0"/>
              <w:spacing w:after="0" w:line="360" w:lineRule="auto"/>
              <w:ind w:left="60" w:right="60"/>
              <w:rPr>
                <w:rFonts w:ascii="Arial" w:hAnsi="Arial" w:cs="Arial"/>
                <w:color w:val="264A60"/>
                <w:sz w:val="18"/>
                <w:szCs w:val="18"/>
              </w:rPr>
            </w:pPr>
            <w:r w:rsidRPr="001F2C8E">
              <w:rPr>
                <w:rFonts w:ascii="Arial" w:hAnsi="Arial" w:cs="Arial"/>
                <w:color w:val="264A60"/>
                <w:sz w:val="18"/>
                <w:szCs w:val="18"/>
              </w:rPr>
              <w:t>Mean</w:t>
            </w:r>
          </w:p>
        </w:tc>
        <w:tc>
          <w:tcPr>
            <w:tcW w:w="1246" w:type="dxa"/>
            <w:tcBorders>
              <w:top w:val="single" w:sz="8" w:space="0" w:color="AEAEAE"/>
              <w:left w:val="nil"/>
              <w:bottom w:val="single" w:sz="4" w:space="0" w:color="auto"/>
              <w:right w:val="single" w:sz="8" w:space="0" w:color="E0E0E0"/>
            </w:tcBorders>
            <w:shd w:val="clear" w:color="auto" w:fill="FFFFFF"/>
          </w:tcPr>
          <w:p w14:paraId="1E6CDDEC" w14:textId="77777777" w:rsidR="001F2C8E" w:rsidRPr="001F2C8E" w:rsidRDefault="001F2C8E" w:rsidP="00862CDD">
            <w:pPr>
              <w:autoSpaceDE w:val="0"/>
              <w:autoSpaceDN w:val="0"/>
              <w:adjustRightInd w:val="0"/>
              <w:spacing w:after="0" w:line="360" w:lineRule="auto"/>
              <w:ind w:left="60" w:right="60"/>
              <w:jc w:val="right"/>
              <w:rPr>
                <w:rFonts w:ascii="Arial" w:hAnsi="Arial" w:cs="Arial"/>
                <w:color w:val="010205"/>
                <w:sz w:val="18"/>
                <w:szCs w:val="18"/>
              </w:rPr>
            </w:pPr>
            <w:r w:rsidRPr="001F2C8E">
              <w:rPr>
                <w:rFonts w:ascii="Arial" w:hAnsi="Arial" w:cs="Arial"/>
                <w:color w:val="010205"/>
                <w:sz w:val="18"/>
                <w:szCs w:val="18"/>
              </w:rPr>
              <w:t>6.53</w:t>
            </w:r>
          </w:p>
        </w:tc>
        <w:tc>
          <w:tcPr>
            <w:tcW w:w="1162" w:type="dxa"/>
            <w:tcBorders>
              <w:top w:val="single" w:sz="8" w:space="0" w:color="AEAEAE"/>
              <w:left w:val="single" w:sz="8" w:space="0" w:color="E0E0E0"/>
              <w:bottom w:val="single" w:sz="4" w:space="0" w:color="auto"/>
              <w:right w:val="single" w:sz="4" w:space="0" w:color="auto"/>
            </w:tcBorders>
            <w:shd w:val="clear" w:color="auto" w:fill="FFFFFF"/>
          </w:tcPr>
          <w:p w14:paraId="518A7602" w14:textId="77777777" w:rsidR="001F2C8E" w:rsidRPr="001F2C8E" w:rsidRDefault="001F2C8E" w:rsidP="00862CDD">
            <w:pPr>
              <w:autoSpaceDE w:val="0"/>
              <w:autoSpaceDN w:val="0"/>
              <w:adjustRightInd w:val="0"/>
              <w:spacing w:after="0" w:line="360" w:lineRule="auto"/>
              <w:ind w:left="60" w:right="60"/>
              <w:jc w:val="right"/>
              <w:rPr>
                <w:rFonts w:ascii="Arial" w:hAnsi="Arial" w:cs="Arial"/>
                <w:color w:val="010205"/>
                <w:sz w:val="18"/>
                <w:szCs w:val="18"/>
              </w:rPr>
            </w:pPr>
            <w:r w:rsidRPr="001F2C8E">
              <w:rPr>
                <w:rFonts w:ascii="Arial" w:hAnsi="Arial" w:cs="Arial"/>
                <w:color w:val="010205"/>
                <w:sz w:val="18"/>
                <w:szCs w:val="18"/>
              </w:rPr>
              <w:t>6.87</w:t>
            </w:r>
          </w:p>
        </w:tc>
      </w:tr>
    </w:tbl>
    <w:p w14:paraId="2E0F7FAC" w14:textId="77777777" w:rsidR="001C65DF" w:rsidRDefault="00463B16" w:rsidP="008E3C39">
      <w:pPr>
        <w:spacing w:after="0" w:line="360" w:lineRule="auto"/>
        <w:ind w:firstLine="720"/>
        <w:jc w:val="both"/>
        <w:outlineLvl w:val="1"/>
        <w:rPr>
          <w:rFonts w:ascii="Times New Roman" w:hAnsi="Times New Roman" w:cs="Times New Roman"/>
          <w:sz w:val="24"/>
          <w:szCs w:val="24"/>
        </w:rPr>
      </w:pPr>
      <w:r>
        <w:rPr>
          <w:rFonts w:ascii="Times New Roman" w:hAnsi="Times New Roman" w:cs="Times New Roman"/>
          <w:sz w:val="24"/>
          <w:szCs w:val="24"/>
        </w:rPr>
        <w:tab/>
      </w:r>
      <w:bookmarkStart w:id="309" w:name="_Toc40931014"/>
    </w:p>
    <w:p w14:paraId="0FEE84D6" w14:textId="160491FA" w:rsidR="008E3C39" w:rsidRPr="005B0387" w:rsidRDefault="006F25CB" w:rsidP="008E3C39">
      <w:pPr>
        <w:spacing w:after="0" w:line="360" w:lineRule="auto"/>
        <w:ind w:firstLine="720"/>
        <w:jc w:val="both"/>
        <w:outlineLvl w:val="1"/>
        <w:rPr>
          <w:rFonts w:ascii="Times New Roman" w:hAnsi="Times New Roman" w:cs="Times New Roman"/>
          <w:color w:val="202124"/>
          <w:spacing w:val="5"/>
          <w:sz w:val="24"/>
          <w:szCs w:val="24"/>
          <w:shd w:val="clear" w:color="auto" w:fill="FFFFFF"/>
        </w:rPr>
      </w:pPr>
      <w:r>
        <w:rPr>
          <w:rFonts w:ascii="Times New Roman" w:hAnsi="Times New Roman" w:cs="Times New Roman"/>
          <w:sz w:val="24"/>
          <w:szCs w:val="24"/>
        </w:rPr>
        <w:t>Pada Tabel 4.12</w:t>
      </w:r>
      <w:r w:rsidR="00463B16">
        <w:rPr>
          <w:rFonts w:ascii="Times New Roman" w:hAnsi="Times New Roman" w:cs="Times New Roman"/>
          <w:sz w:val="24"/>
          <w:szCs w:val="24"/>
        </w:rPr>
        <w:t xml:space="preserve"> dapat dilihat bahwa nilai rata-rata ekspetasi adalah 6.55 yang didapat dari rata-rata nilai q1 dan q2 dimana q1 = 6.67 dan q2 = 6.39 yang kemudian dirata-ratakan untuk mendapatkan nilai Ekspetasi 6.55</w:t>
      </w:r>
      <w:r w:rsidR="00E705CF">
        <w:rPr>
          <w:rFonts w:ascii="Times New Roman" w:hAnsi="Times New Roman" w:cs="Times New Roman"/>
          <w:sz w:val="24"/>
          <w:szCs w:val="24"/>
        </w:rPr>
        <w:t xml:space="preserve">, rata-rata persepsi didapat dari rata-rata </w:t>
      </w:r>
      <w:r w:rsidR="00E705CF" w:rsidRPr="00E95BFD">
        <w:rPr>
          <w:rFonts w:ascii="Times New Roman" w:hAnsi="Times New Roman" w:cs="Times New Roman"/>
          <w:i/>
          <w:color w:val="000000" w:themeColor="text1"/>
          <w:sz w:val="24"/>
          <w:szCs w:val="24"/>
        </w:rPr>
        <w:t>Perceived Usefulness</w:t>
      </w:r>
      <w:r w:rsidR="00E705CF">
        <w:rPr>
          <w:rFonts w:ascii="Times New Roman" w:hAnsi="Times New Roman" w:cs="Times New Roman"/>
          <w:color w:val="FF0000"/>
          <w:sz w:val="24"/>
          <w:szCs w:val="24"/>
        </w:rPr>
        <w:t xml:space="preserve"> </w:t>
      </w:r>
      <w:r w:rsidR="00E705CF">
        <w:rPr>
          <w:rFonts w:ascii="Times New Roman" w:hAnsi="Times New Roman" w:cs="Times New Roman"/>
          <w:sz w:val="24"/>
          <w:szCs w:val="24"/>
        </w:rPr>
        <w:t xml:space="preserve">= 6.94 dan </w:t>
      </w:r>
      <w:r w:rsidR="00E705CF" w:rsidRPr="00B1595B">
        <w:rPr>
          <w:rFonts w:ascii="Times New Roman" w:hAnsi="Times New Roman" w:cs="Times New Roman"/>
          <w:i/>
          <w:sz w:val="24"/>
          <w:szCs w:val="24"/>
        </w:rPr>
        <w:t>Perceived Ease Of Use</w:t>
      </w:r>
      <w:r w:rsidR="00E705CF">
        <w:rPr>
          <w:rFonts w:ascii="Times New Roman" w:hAnsi="Times New Roman" w:cs="Times New Roman"/>
          <w:i/>
          <w:sz w:val="24"/>
          <w:szCs w:val="24"/>
        </w:rPr>
        <w:t xml:space="preserve"> </w:t>
      </w:r>
      <w:r w:rsidR="00E705CF" w:rsidRPr="00E705CF">
        <w:rPr>
          <w:rFonts w:ascii="Times New Roman" w:hAnsi="Times New Roman" w:cs="Times New Roman"/>
          <w:sz w:val="24"/>
          <w:szCs w:val="24"/>
        </w:rPr>
        <w:t>= 6</w:t>
      </w:r>
      <w:r w:rsidR="00E705CF">
        <w:rPr>
          <w:rFonts w:ascii="Times New Roman" w:hAnsi="Times New Roman" w:cs="Times New Roman"/>
          <w:sz w:val="24"/>
          <w:szCs w:val="24"/>
        </w:rPr>
        <w:t>.</w:t>
      </w:r>
      <w:r w:rsidR="00E705CF" w:rsidRPr="00E705CF">
        <w:rPr>
          <w:rFonts w:ascii="Times New Roman" w:hAnsi="Times New Roman" w:cs="Times New Roman"/>
          <w:sz w:val="24"/>
          <w:szCs w:val="24"/>
        </w:rPr>
        <w:t>79</w:t>
      </w:r>
      <w:r w:rsidR="00E705CF">
        <w:rPr>
          <w:rFonts w:ascii="Times New Roman" w:hAnsi="Times New Roman" w:cs="Times New Roman"/>
          <w:sz w:val="24"/>
          <w:szCs w:val="24"/>
        </w:rPr>
        <w:t>, yang kemudian dirata-ratakan lagi untuk mendapatkan hasil P</w:t>
      </w:r>
      <w:r w:rsidR="009F1811">
        <w:rPr>
          <w:rFonts w:ascii="Times New Roman" w:hAnsi="Times New Roman" w:cs="Times New Roman"/>
          <w:sz w:val="24"/>
          <w:szCs w:val="24"/>
        </w:rPr>
        <w:t>ersepsi 6.87. M</w:t>
      </w:r>
      <w:r w:rsidR="00E705CF">
        <w:rPr>
          <w:rFonts w:ascii="Times New Roman" w:hAnsi="Times New Roman" w:cs="Times New Roman"/>
          <w:sz w:val="24"/>
          <w:szCs w:val="24"/>
        </w:rPr>
        <w:t xml:space="preserve">enurut </w:t>
      </w:r>
      <w:r w:rsidR="008E3C39">
        <w:rPr>
          <w:rFonts w:ascii="Times New Roman" w:hAnsi="Times New Roman" w:cs="Times New Roman"/>
          <w:sz w:val="24"/>
          <w:szCs w:val="24"/>
        </w:rPr>
        <w:t xml:space="preserve">(Wilkin, Carr, &amp; Hewett </w:t>
      </w:r>
      <w:r w:rsidR="008E3C39" w:rsidRPr="0066241A">
        <w:rPr>
          <w:rFonts w:ascii="Times New Roman" w:hAnsi="Times New Roman" w:cs="Times New Roman"/>
          <w:sz w:val="24"/>
          <w:szCs w:val="24"/>
        </w:rPr>
        <w:t>2003)</w:t>
      </w:r>
      <w:r w:rsidR="008E3C39">
        <w:rPr>
          <w:rFonts w:ascii="Times New Roman" w:hAnsi="Times New Roman" w:cs="Times New Roman"/>
          <w:sz w:val="24"/>
          <w:szCs w:val="24"/>
        </w:rPr>
        <w:t xml:space="preserve"> </w:t>
      </w:r>
      <w:r w:rsidR="008E3C39">
        <w:rPr>
          <w:rFonts w:ascii="Times New Roman" w:hAnsi="Times New Roman" w:cs="Times New Roman"/>
          <w:color w:val="202124"/>
          <w:spacing w:val="5"/>
          <w:sz w:val="24"/>
          <w:szCs w:val="24"/>
          <w:shd w:val="clear" w:color="auto" w:fill="FFFFFF"/>
        </w:rPr>
        <w:t>untuk</w:t>
      </w:r>
      <w:r w:rsidR="008E3C39" w:rsidRPr="00654099">
        <w:rPr>
          <w:rFonts w:ascii="Times New Roman" w:hAnsi="Times New Roman" w:cs="Times New Roman"/>
          <w:color w:val="202124"/>
          <w:spacing w:val="5"/>
          <w:sz w:val="24"/>
          <w:szCs w:val="24"/>
          <w:shd w:val="clear" w:color="auto" w:fill="FFFFFF"/>
        </w:rPr>
        <w:t xml:space="preserve"> melakukan pengukuran kualitas</w:t>
      </w:r>
      <w:r w:rsidR="009F1811">
        <w:rPr>
          <w:rFonts w:ascii="Times New Roman" w:hAnsi="Times New Roman" w:cs="Times New Roman"/>
          <w:color w:val="202124"/>
          <w:spacing w:val="5"/>
          <w:sz w:val="24"/>
          <w:szCs w:val="24"/>
          <w:shd w:val="clear" w:color="auto" w:fill="FFFFFF"/>
        </w:rPr>
        <w:t xml:space="preserve"> diperlukan </w:t>
      </w:r>
      <w:r w:rsidR="009F1811">
        <w:rPr>
          <w:rFonts w:ascii="Times New Roman" w:hAnsi="Times New Roman" w:cs="Times New Roman"/>
          <w:sz w:val="24"/>
          <w:szCs w:val="24"/>
        </w:rPr>
        <w:t>rumus</w:t>
      </w:r>
      <w:r w:rsidR="009F1811" w:rsidRPr="00654099">
        <w:rPr>
          <w:rFonts w:ascii="Times New Roman" w:hAnsi="Times New Roman" w:cs="Times New Roman"/>
          <w:color w:val="202124"/>
          <w:spacing w:val="5"/>
          <w:sz w:val="24"/>
          <w:szCs w:val="24"/>
          <w:shd w:val="clear" w:color="auto" w:fill="FFFFFF"/>
        </w:rPr>
        <w:t xml:space="preserve"> G = P – E</w:t>
      </w:r>
      <w:r w:rsidR="009F1811">
        <w:rPr>
          <w:rFonts w:ascii="Times New Roman" w:hAnsi="Times New Roman" w:cs="Times New Roman"/>
          <w:color w:val="202124"/>
          <w:spacing w:val="5"/>
          <w:sz w:val="24"/>
          <w:szCs w:val="24"/>
          <w:shd w:val="clear" w:color="auto" w:fill="FFFFFF"/>
        </w:rPr>
        <w:t>, d</w:t>
      </w:r>
      <w:r w:rsidR="008E3C39" w:rsidRPr="00654099">
        <w:rPr>
          <w:rFonts w:ascii="Times New Roman" w:hAnsi="Times New Roman" w:cs="Times New Roman"/>
          <w:color w:val="202124"/>
          <w:spacing w:val="5"/>
          <w:sz w:val="24"/>
          <w:szCs w:val="24"/>
          <w:shd w:val="clear" w:color="auto" w:fill="FFFFFF"/>
        </w:rPr>
        <w:t>imana ukuran kualitas (dilambangkan G) diturunkan dengan mengambil harapan (E) menjauh dari persepsi (P), yaitu, G = P – E. Dengan demikian, semakin tinggi G, semakin baik tingkat kualitas, dengan skor negatif yang tinggi menunjukkan kualitas rendah.</w:t>
      </w:r>
      <w:bookmarkEnd w:id="309"/>
    </w:p>
    <w:p w14:paraId="07EFFE77" w14:textId="0D7AE7E8" w:rsidR="00463B16" w:rsidRDefault="009F1811" w:rsidP="00E705CF">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 xml:space="preserve">Dari pernyataan tersebut maka dapat </w:t>
      </w:r>
      <w:proofErr w:type="gramStart"/>
      <w:r>
        <w:rPr>
          <w:rFonts w:ascii="Times New Roman" w:hAnsi="Times New Roman" w:cs="Times New Roman"/>
          <w:sz w:val="24"/>
          <w:szCs w:val="24"/>
        </w:rPr>
        <w:t>dibuat :</w:t>
      </w:r>
      <w:proofErr w:type="gramEnd"/>
    </w:p>
    <w:p w14:paraId="574BDDDD" w14:textId="181C121F" w:rsidR="001F2C8E" w:rsidRDefault="00654099" w:rsidP="001F2C8E">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G = P – E</w:t>
      </w:r>
    </w:p>
    <w:p w14:paraId="5C937036" w14:textId="1354F0D2" w:rsidR="00654099" w:rsidRDefault="00654099" w:rsidP="001F2C8E">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G = 6.87 – 6.53</w:t>
      </w:r>
    </w:p>
    <w:p w14:paraId="745FC075" w14:textId="52CA067B" w:rsidR="00654099" w:rsidRDefault="00654099" w:rsidP="001F2C8E">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G = 0.34</w:t>
      </w:r>
    </w:p>
    <w:p w14:paraId="489A1B33" w14:textId="7FDDF0D4" w:rsidR="00654099" w:rsidRDefault="00654099" w:rsidP="001F2C8E">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G = 0 (Netral)</w:t>
      </w:r>
    </w:p>
    <w:p w14:paraId="006CE989" w14:textId="34811048" w:rsidR="009F1811" w:rsidRPr="001F2C8E" w:rsidRDefault="009F1811" w:rsidP="001F2C8E">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Sehingga dapat ditarik kesimpulan bahwa kualitas dari Sistem Pengklasifikasian Tarian Tradisional Bali ini tidak begitu rendah dan tidak begitu tinggi.</w:t>
      </w:r>
    </w:p>
    <w:p w14:paraId="470A8770" w14:textId="77777777" w:rsidR="004F3931" w:rsidRDefault="004F3931">
      <w:pPr>
        <w:rPr>
          <w:rFonts w:ascii="Times New Roman" w:hAnsi="Times New Roman" w:cs="Times New Roman"/>
          <w:b/>
          <w:sz w:val="24"/>
          <w:szCs w:val="24"/>
        </w:rPr>
      </w:pPr>
      <w:r>
        <w:rPr>
          <w:rFonts w:ascii="Times New Roman" w:hAnsi="Times New Roman" w:cs="Times New Roman"/>
          <w:b/>
          <w:sz w:val="24"/>
          <w:szCs w:val="24"/>
        </w:rPr>
        <w:br w:type="page"/>
      </w:r>
    </w:p>
    <w:p w14:paraId="29A05A11" w14:textId="5EFA653C" w:rsidR="00EF5E5B" w:rsidRPr="008402F0" w:rsidRDefault="00A81A91" w:rsidP="008402F0">
      <w:pPr>
        <w:pStyle w:val="Heading1"/>
        <w:jc w:val="center"/>
        <w:rPr>
          <w:rFonts w:ascii="Times New Roman" w:hAnsi="Times New Roman"/>
          <w:b/>
          <w:color w:val="auto"/>
          <w:sz w:val="28"/>
          <w:szCs w:val="28"/>
          <w:lang w:val="en-ID"/>
        </w:rPr>
      </w:pPr>
      <w:bookmarkStart w:id="310" w:name="_Toc40931015"/>
      <w:r w:rsidRPr="008402F0">
        <w:rPr>
          <w:rFonts w:ascii="Times New Roman" w:hAnsi="Times New Roman"/>
          <w:b/>
          <w:color w:val="auto"/>
          <w:sz w:val="28"/>
          <w:szCs w:val="28"/>
          <w:lang w:val="en-ID"/>
        </w:rPr>
        <w:lastRenderedPageBreak/>
        <w:t>BAB V</w:t>
      </w:r>
      <w:bookmarkEnd w:id="308"/>
      <w:bookmarkEnd w:id="310"/>
    </w:p>
    <w:p w14:paraId="07ABF9D3" w14:textId="77777777" w:rsidR="00A81A91" w:rsidRPr="008402F0" w:rsidRDefault="00A81A91" w:rsidP="008402F0">
      <w:pPr>
        <w:pStyle w:val="Heading1"/>
        <w:jc w:val="center"/>
        <w:rPr>
          <w:rFonts w:ascii="Times New Roman" w:hAnsi="Times New Roman"/>
          <w:b/>
          <w:color w:val="auto"/>
          <w:sz w:val="28"/>
          <w:szCs w:val="28"/>
          <w:lang w:val="en-ID"/>
        </w:rPr>
      </w:pPr>
      <w:bookmarkStart w:id="311" w:name="_Toc8118356"/>
      <w:bookmarkStart w:id="312" w:name="_Toc40931016"/>
      <w:r w:rsidRPr="008402F0">
        <w:rPr>
          <w:rFonts w:ascii="Times New Roman" w:hAnsi="Times New Roman"/>
          <w:b/>
          <w:color w:val="auto"/>
          <w:sz w:val="28"/>
          <w:szCs w:val="28"/>
          <w:lang w:val="en-ID"/>
        </w:rPr>
        <w:t>KESIMPULAN DAN SARAN</w:t>
      </w:r>
      <w:bookmarkEnd w:id="311"/>
      <w:bookmarkEnd w:id="312"/>
    </w:p>
    <w:p w14:paraId="6B9BB73E" w14:textId="77777777" w:rsidR="00A81A91" w:rsidRPr="00514E03" w:rsidRDefault="00A81A91" w:rsidP="00A81A91">
      <w:pPr>
        <w:pStyle w:val="ListParagraph"/>
        <w:spacing w:after="0" w:line="360" w:lineRule="auto"/>
        <w:ind w:left="0"/>
        <w:jc w:val="center"/>
        <w:rPr>
          <w:rFonts w:ascii="Times New Roman" w:hAnsi="Times New Roman" w:cs="Times New Roman"/>
          <w:b/>
          <w:sz w:val="24"/>
          <w:szCs w:val="24"/>
        </w:rPr>
      </w:pPr>
    </w:p>
    <w:p w14:paraId="4FD1AA14" w14:textId="22E12881" w:rsidR="00A81A91" w:rsidRPr="00094F2B" w:rsidRDefault="00A81A91" w:rsidP="008D0BBA">
      <w:pPr>
        <w:pStyle w:val="Heading2"/>
        <w:numPr>
          <w:ilvl w:val="1"/>
          <w:numId w:val="17"/>
        </w:numPr>
        <w:spacing w:line="360" w:lineRule="auto"/>
        <w:ind w:left="567" w:hanging="567"/>
        <w:jc w:val="both"/>
        <w:rPr>
          <w:rFonts w:ascii="Times New Roman" w:hAnsi="Times New Roman" w:cs="Times New Roman"/>
          <w:b/>
          <w:color w:val="auto"/>
          <w:sz w:val="24"/>
          <w:szCs w:val="24"/>
        </w:rPr>
      </w:pPr>
      <w:bookmarkStart w:id="313" w:name="_Toc8118357"/>
      <w:bookmarkStart w:id="314" w:name="_Toc40931017"/>
      <w:r w:rsidRPr="00094F2B">
        <w:rPr>
          <w:rFonts w:ascii="Times New Roman" w:hAnsi="Times New Roman" w:cs="Times New Roman"/>
          <w:b/>
          <w:color w:val="auto"/>
          <w:sz w:val="24"/>
          <w:szCs w:val="24"/>
        </w:rPr>
        <w:t>Kesimpulan</w:t>
      </w:r>
      <w:bookmarkEnd w:id="313"/>
      <w:bookmarkEnd w:id="314"/>
    </w:p>
    <w:p w14:paraId="3976921D" w14:textId="77777777" w:rsidR="00020C9E" w:rsidRPr="00514E03" w:rsidRDefault="00020C9E" w:rsidP="001C65DF">
      <w:pPr>
        <w:pStyle w:val="ListParagraph"/>
        <w:spacing w:after="0" w:line="360" w:lineRule="auto"/>
        <w:ind w:left="0" w:firstLine="567"/>
        <w:jc w:val="both"/>
        <w:rPr>
          <w:rFonts w:ascii="Times New Roman" w:hAnsi="Times New Roman" w:cs="Times New Roman"/>
          <w:sz w:val="24"/>
          <w:szCs w:val="24"/>
        </w:rPr>
      </w:pPr>
      <w:r w:rsidRPr="00514E03">
        <w:rPr>
          <w:rFonts w:ascii="Times New Roman" w:hAnsi="Times New Roman" w:cs="Times New Roman"/>
          <w:sz w:val="24"/>
          <w:szCs w:val="24"/>
        </w:rPr>
        <w:t xml:space="preserve">Dari </w:t>
      </w:r>
      <w:r w:rsidR="00F16AA7" w:rsidRPr="00514E03">
        <w:rPr>
          <w:rFonts w:ascii="Times New Roman" w:hAnsi="Times New Roman" w:cs="Times New Roman"/>
          <w:sz w:val="24"/>
          <w:szCs w:val="24"/>
        </w:rPr>
        <w:t xml:space="preserve">implementasi penelitian yang telah dilakukan dan hasil yang telah didapat, </w:t>
      </w:r>
      <w:r w:rsidR="007E58FF" w:rsidRPr="00514E03">
        <w:rPr>
          <w:rFonts w:ascii="Times New Roman" w:hAnsi="Times New Roman" w:cs="Times New Roman"/>
          <w:sz w:val="24"/>
          <w:szCs w:val="24"/>
        </w:rPr>
        <w:t xml:space="preserve">dapat ditarik kesimpulan sebagai </w:t>
      </w:r>
      <w:proofErr w:type="gramStart"/>
      <w:r w:rsidR="007E58FF" w:rsidRPr="00514E03">
        <w:rPr>
          <w:rFonts w:ascii="Times New Roman" w:hAnsi="Times New Roman" w:cs="Times New Roman"/>
          <w:sz w:val="24"/>
          <w:szCs w:val="24"/>
        </w:rPr>
        <w:t>berikut :</w:t>
      </w:r>
      <w:proofErr w:type="gramEnd"/>
    </w:p>
    <w:p w14:paraId="755BC018" w14:textId="275D5851" w:rsidR="00AB1B91" w:rsidRPr="00AB1B91" w:rsidRDefault="00BD10DD" w:rsidP="008D0BBA">
      <w:pPr>
        <w:pStyle w:val="ListParagraph"/>
        <w:numPr>
          <w:ilvl w:val="0"/>
          <w:numId w:val="4"/>
        </w:numPr>
        <w:spacing w:after="0" w:line="360" w:lineRule="auto"/>
        <w:ind w:left="426" w:hanging="426"/>
        <w:jc w:val="both"/>
        <w:rPr>
          <w:rFonts w:ascii="Times New Roman" w:hAnsi="Times New Roman" w:cs="Times New Roman"/>
          <w:sz w:val="24"/>
          <w:szCs w:val="24"/>
        </w:rPr>
      </w:pPr>
      <w:r w:rsidRPr="00AB1B91">
        <w:rPr>
          <w:rFonts w:ascii="Times New Roman" w:hAnsi="Times New Roman" w:cs="Times New Roman"/>
          <w:sz w:val="24"/>
          <w:szCs w:val="24"/>
        </w:rPr>
        <w:t xml:space="preserve">Penerapan ontologi semantik dalam pengklasifikasian </w:t>
      </w:r>
      <w:commentRangeStart w:id="315"/>
      <w:r w:rsidRPr="00AB1B91">
        <w:rPr>
          <w:rFonts w:ascii="Times New Roman" w:hAnsi="Times New Roman" w:cs="Times New Roman"/>
          <w:sz w:val="24"/>
          <w:szCs w:val="24"/>
        </w:rPr>
        <w:t>tarian tradisional bali menjadi lebih cepat serta efisien</w:t>
      </w:r>
      <w:commentRangeEnd w:id="315"/>
      <w:r w:rsidR="00A55E1D">
        <w:rPr>
          <w:rStyle w:val="CommentReference"/>
        </w:rPr>
        <w:commentReference w:id="315"/>
      </w:r>
      <w:r w:rsidR="008A24E6" w:rsidRPr="00AB1B91">
        <w:rPr>
          <w:rFonts w:ascii="Times New Roman" w:hAnsi="Times New Roman" w:cs="Times New Roman"/>
          <w:sz w:val="24"/>
          <w:szCs w:val="24"/>
        </w:rPr>
        <w:t>, d</w:t>
      </w:r>
      <w:r w:rsidRPr="00AB1B91">
        <w:rPr>
          <w:rFonts w:ascii="Times New Roman" w:hAnsi="Times New Roman" w:cs="Times New Roman"/>
          <w:sz w:val="24"/>
          <w:szCs w:val="24"/>
        </w:rPr>
        <w:t>ikarenakan</w:t>
      </w:r>
      <w:r w:rsidR="00241154">
        <w:rPr>
          <w:rFonts w:ascii="Times New Roman" w:hAnsi="Times New Roman" w:cs="Times New Roman"/>
          <w:sz w:val="24"/>
          <w:szCs w:val="24"/>
        </w:rPr>
        <w:t xml:space="preserve"> dalam penerapanya</w:t>
      </w:r>
      <w:r w:rsidRPr="00AB1B91">
        <w:rPr>
          <w:rFonts w:ascii="Times New Roman" w:hAnsi="Times New Roman" w:cs="Times New Roman"/>
          <w:sz w:val="24"/>
          <w:szCs w:val="24"/>
        </w:rPr>
        <w:t xml:space="preserve"> ontologi</w:t>
      </w:r>
      <w:r w:rsidR="008A24E6" w:rsidRPr="00AB1B91">
        <w:rPr>
          <w:rFonts w:ascii="Times New Roman" w:hAnsi="Times New Roman" w:cs="Times New Roman"/>
          <w:sz w:val="24"/>
          <w:szCs w:val="24"/>
        </w:rPr>
        <w:t xml:space="preserve"> mampu menangkap </w:t>
      </w:r>
      <w:r w:rsidR="00AB1B91" w:rsidRPr="00AB1B91">
        <w:rPr>
          <w:rFonts w:ascii="Times New Roman" w:hAnsi="Times New Roman" w:cs="Times New Roman"/>
          <w:sz w:val="24"/>
          <w:szCs w:val="24"/>
        </w:rPr>
        <w:t>pemahaman pada domain tarian</w:t>
      </w:r>
      <w:r w:rsidR="008A24E6" w:rsidRPr="00AB1B91">
        <w:rPr>
          <w:rFonts w:ascii="Times New Roman" w:hAnsi="Times New Roman" w:cs="Times New Roman"/>
          <w:sz w:val="24"/>
          <w:szCs w:val="24"/>
        </w:rPr>
        <w:t xml:space="preserve"> </w:t>
      </w:r>
      <w:r w:rsidR="00AB1B91" w:rsidRPr="00AB1B91">
        <w:rPr>
          <w:rFonts w:ascii="Times New Roman" w:hAnsi="Times New Roman" w:cs="Times New Roman"/>
          <w:sz w:val="24"/>
          <w:szCs w:val="24"/>
        </w:rPr>
        <w:t xml:space="preserve">dan </w:t>
      </w:r>
      <w:r w:rsidR="008A24E6" w:rsidRPr="00AB1B91">
        <w:rPr>
          <w:rFonts w:ascii="Times New Roman" w:hAnsi="Times New Roman" w:cs="Times New Roman"/>
          <w:sz w:val="24"/>
          <w:szCs w:val="24"/>
        </w:rPr>
        <w:t xml:space="preserve">dapat dimanipulasi oleh mesin dalam hal ini penulis menggunakan </w:t>
      </w:r>
      <w:r w:rsidR="008A24E6" w:rsidRPr="00AB1B91">
        <w:rPr>
          <w:rFonts w:ascii="Times New Roman" w:hAnsi="Times New Roman" w:cs="Times New Roman"/>
          <w:i/>
          <w:sz w:val="24"/>
          <w:szCs w:val="24"/>
        </w:rPr>
        <w:t xml:space="preserve">reasoner </w:t>
      </w:r>
      <w:r w:rsidR="008A24E6" w:rsidRPr="00AB1B91">
        <w:rPr>
          <w:rFonts w:ascii="Times New Roman" w:hAnsi="Times New Roman" w:cs="Times New Roman"/>
          <w:sz w:val="24"/>
          <w:szCs w:val="24"/>
        </w:rPr>
        <w:t>HermiT 1.3.8.414</w:t>
      </w:r>
      <w:r w:rsidR="00CD4E1C">
        <w:rPr>
          <w:rFonts w:ascii="Times New Roman" w:hAnsi="Times New Roman" w:cs="Times New Roman"/>
          <w:sz w:val="24"/>
          <w:szCs w:val="24"/>
        </w:rPr>
        <w:t>, salah satunya</w:t>
      </w:r>
      <w:r w:rsidR="008A24E6" w:rsidRPr="00AB1B91">
        <w:rPr>
          <w:rFonts w:ascii="Times New Roman" w:hAnsi="Times New Roman" w:cs="Times New Roman"/>
          <w:sz w:val="24"/>
          <w:szCs w:val="24"/>
        </w:rPr>
        <w:t xml:space="preserve"> untuk relasi dengan sifat </w:t>
      </w:r>
      <w:r w:rsidR="008A24E6" w:rsidRPr="00AB1B91">
        <w:rPr>
          <w:rFonts w:ascii="Times New Roman" w:hAnsi="Times New Roman" w:cs="Times New Roman"/>
          <w:i/>
          <w:sz w:val="24"/>
          <w:szCs w:val="24"/>
        </w:rPr>
        <w:t xml:space="preserve">inverse </w:t>
      </w:r>
      <w:r w:rsidR="00AB1B91" w:rsidRPr="00AB1B91">
        <w:rPr>
          <w:rFonts w:ascii="Times New Roman" w:hAnsi="Times New Roman" w:cs="Times New Roman"/>
          <w:sz w:val="24"/>
          <w:szCs w:val="24"/>
        </w:rPr>
        <w:t>dapat dengan cepat dibentuk</w:t>
      </w:r>
      <w:r w:rsidR="00AB1B91">
        <w:rPr>
          <w:rFonts w:ascii="Times New Roman" w:hAnsi="Times New Roman" w:cs="Times New Roman"/>
          <w:sz w:val="24"/>
          <w:szCs w:val="24"/>
        </w:rPr>
        <w:t xml:space="preserve"> serta </w:t>
      </w:r>
      <w:r w:rsidR="00AB1B91" w:rsidRPr="00AB1B91">
        <w:rPr>
          <w:rFonts w:ascii="Times New Roman" w:hAnsi="Times New Roman" w:cs="Times New Roman"/>
          <w:sz w:val="24"/>
          <w:szCs w:val="24"/>
        </w:rPr>
        <w:t xml:space="preserve">dapat memeriksa apakah semua pernyataan dan definisi dalam ontologi saling konsisten </w:t>
      </w:r>
      <w:r w:rsidR="00CD4E1C">
        <w:rPr>
          <w:rFonts w:ascii="Times New Roman" w:hAnsi="Times New Roman" w:cs="Times New Roman"/>
          <w:sz w:val="24"/>
          <w:szCs w:val="24"/>
        </w:rPr>
        <w:t>dan</w:t>
      </w:r>
      <w:r w:rsidR="00AB1B91" w:rsidRPr="00AB1B91">
        <w:rPr>
          <w:rFonts w:ascii="Times New Roman" w:hAnsi="Times New Roman" w:cs="Times New Roman"/>
          <w:sz w:val="24"/>
          <w:szCs w:val="24"/>
        </w:rPr>
        <w:t xml:space="preserve"> dapat membantu mempertahankan hierarki dengan benar</w:t>
      </w:r>
      <w:r w:rsidR="00CD4E1C">
        <w:rPr>
          <w:rFonts w:ascii="Times New Roman" w:hAnsi="Times New Roman" w:cs="Times New Roman"/>
          <w:sz w:val="24"/>
          <w:szCs w:val="24"/>
        </w:rPr>
        <w:t xml:space="preserve"> sehingga semakin memperkecil kesalahan dalam proses pembangunan </w:t>
      </w:r>
      <w:r w:rsidR="00241154">
        <w:rPr>
          <w:rFonts w:ascii="Times New Roman" w:hAnsi="Times New Roman" w:cs="Times New Roman"/>
          <w:sz w:val="24"/>
          <w:szCs w:val="24"/>
        </w:rPr>
        <w:t xml:space="preserve">database </w:t>
      </w:r>
      <w:r w:rsidR="00CD4E1C">
        <w:rPr>
          <w:rFonts w:ascii="Times New Roman" w:hAnsi="Times New Roman" w:cs="Times New Roman"/>
          <w:sz w:val="24"/>
          <w:szCs w:val="24"/>
        </w:rPr>
        <w:t>ontologi tarian tradisional bali</w:t>
      </w:r>
      <w:r w:rsidR="00AB1B91" w:rsidRPr="00AB1B91">
        <w:rPr>
          <w:rFonts w:ascii="Times New Roman" w:hAnsi="Times New Roman" w:cs="Times New Roman"/>
          <w:sz w:val="24"/>
          <w:szCs w:val="24"/>
        </w:rPr>
        <w:t>.</w:t>
      </w:r>
    </w:p>
    <w:p w14:paraId="2E26C2CC" w14:textId="0E136A3D" w:rsidR="00CC4F70" w:rsidRDefault="00AB1B91" w:rsidP="008D0BBA">
      <w:pPr>
        <w:pStyle w:val="ListParagraph"/>
        <w:numPr>
          <w:ilvl w:val="0"/>
          <w:numId w:val="4"/>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Penerapan ontologi semantik dalam pengklasifikasian tarian tradisional bali </w:t>
      </w:r>
      <w:commentRangeStart w:id="316"/>
      <w:r>
        <w:rPr>
          <w:rFonts w:ascii="Times New Roman" w:hAnsi="Times New Roman" w:cs="Times New Roman"/>
          <w:sz w:val="24"/>
          <w:szCs w:val="24"/>
        </w:rPr>
        <w:t xml:space="preserve">juga menjadi lebih mudah </w:t>
      </w:r>
      <w:commentRangeEnd w:id="316"/>
      <w:r w:rsidR="003D0D93">
        <w:rPr>
          <w:rStyle w:val="CommentReference"/>
        </w:rPr>
        <w:commentReference w:id="316"/>
      </w:r>
      <w:r>
        <w:rPr>
          <w:rFonts w:ascii="Times New Roman" w:hAnsi="Times New Roman" w:cs="Times New Roman"/>
          <w:sz w:val="24"/>
          <w:szCs w:val="24"/>
        </w:rPr>
        <w:t xml:space="preserve">dikarenakan dengan memanfaatkan </w:t>
      </w:r>
      <w:r w:rsidR="00CD4E1C">
        <w:rPr>
          <w:rFonts w:ascii="Times New Roman" w:hAnsi="Times New Roman" w:cs="Times New Roman"/>
          <w:sz w:val="24"/>
          <w:szCs w:val="24"/>
        </w:rPr>
        <w:t>bahas</w:t>
      </w:r>
      <w:r w:rsidR="00CD4E1C" w:rsidRPr="00CD4E1C">
        <w:rPr>
          <w:rFonts w:ascii="Times New Roman" w:hAnsi="Times New Roman" w:cs="Times New Roman"/>
          <w:sz w:val="24"/>
          <w:szCs w:val="24"/>
        </w:rPr>
        <w:t xml:space="preserve">a </w:t>
      </w:r>
      <w:r w:rsidRPr="00CD4E1C">
        <w:rPr>
          <w:rFonts w:ascii="Times New Roman" w:hAnsi="Times New Roman" w:cs="Times New Roman"/>
          <w:sz w:val="24"/>
          <w:szCs w:val="24"/>
        </w:rPr>
        <w:t xml:space="preserve">RDF, sebuah deskripsi dari sumber </w:t>
      </w:r>
      <w:r w:rsidR="00CD4E1C" w:rsidRPr="00CD4E1C">
        <w:rPr>
          <w:rFonts w:ascii="Times New Roman" w:hAnsi="Times New Roman" w:cs="Times New Roman"/>
          <w:sz w:val="24"/>
          <w:szCs w:val="24"/>
        </w:rPr>
        <w:t xml:space="preserve">dapat </w:t>
      </w:r>
      <w:r w:rsidRPr="00CD4E1C">
        <w:rPr>
          <w:rFonts w:ascii="Times New Roman" w:hAnsi="Times New Roman" w:cs="Times New Roman"/>
          <w:sz w:val="24"/>
          <w:szCs w:val="24"/>
        </w:rPr>
        <w:t>dipresentasikan sebagai sejumlah triple</w:t>
      </w:r>
      <w:r w:rsidR="00CD4E1C" w:rsidRPr="00CD4E1C">
        <w:rPr>
          <w:rFonts w:ascii="Times New Roman" w:hAnsi="Times New Roman" w:cs="Times New Roman"/>
          <w:sz w:val="24"/>
          <w:szCs w:val="24"/>
        </w:rPr>
        <w:t xml:space="preserve"> (S + P + O), sehingga menjadi lebih mudah untuk dipahami.</w:t>
      </w:r>
    </w:p>
    <w:p w14:paraId="19DF6960" w14:textId="79EBEB0F" w:rsidR="0078518E" w:rsidRPr="00BD10DD" w:rsidRDefault="0078518E" w:rsidP="008D0BBA">
      <w:pPr>
        <w:pStyle w:val="ListParagraph"/>
        <w:numPr>
          <w:ilvl w:val="0"/>
          <w:numId w:val="4"/>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w:t>
      </w:r>
      <w:r w:rsidRPr="00514E03">
        <w:rPr>
          <w:rFonts w:ascii="Times New Roman" w:hAnsi="Times New Roman" w:cs="Times New Roman"/>
          <w:sz w:val="24"/>
          <w:szCs w:val="24"/>
        </w:rPr>
        <w:t>roses evaluasi sistem pengklasifikasian tarian tradisional Bali</w:t>
      </w:r>
      <w:r>
        <w:rPr>
          <w:rFonts w:ascii="Times New Roman" w:hAnsi="Times New Roman" w:cs="Times New Roman"/>
          <w:sz w:val="24"/>
          <w:szCs w:val="24"/>
        </w:rPr>
        <w:t xml:space="preserve"> telah berjalan dengan optimal dimana dengan menerapkan </w:t>
      </w:r>
      <w:r w:rsidRPr="00514E03">
        <w:rPr>
          <w:rFonts w:ascii="Times New Roman" w:hAnsi="Times New Roman" w:cs="Times New Roman"/>
          <w:sz w:val="24"/>
          <w:szCs w:val="24"/>
        </w:rPr>
        <w:t>Model penerimaan teknologi (TAM)</w:t>
      </w:r>
      <w:r>
        <w:rPr>
          <w:rFonts w:ascii="Times New Roman" w:hAnsi="Times New Roman" w:cs="Times New Roman"/>
          <w:sz w:val="24"/>
          <w:szCs w:val="24"/>
        </w:rPr>
        <w:t xml:space="preserve"> </w:t>
      </w:r>
      <w:r w:rsidR="00F37DFE">
        <w:rPr>
          <w:rFonts w:ascii="Times New Roman" w:hAnsi="Times New Roman" w:cs="Times New Roman"/>
          <w:sz w:val="24"/>
          <w:szCs w:val="24"/>
        </w:rPr>
        <w:t>pada dua dimensi yakni</w:t>
      </w:r>
      <w:r w:rsidR="00F37DFE" w:rsidRPr="00514E03">
        <w:rPr>
          <w:rFonts w:ascii="Times New Roman" w:hAnsi="Times New Roman" w:cs="Times New Roman"/>
          <w:sz w:val="24"/>
          <w:szCs w:val="24"/>
        </w:rPr>
        <w:t xml:space="preserve"> persepsi kegunaan (</w:t>
      </w:r>
      <w:r w:rsidR="00F37DFE" w:rsidRPr="00514E03">
        <w:rPr>
          <w:rFonts w:ascii="Times New Roman" w:hAnsi="Times New Roman" w:cs="Times New Roman"/>
          <w:i/>
          <w:sz w:val="24"/>
          <w:szCs w:val="24"/>
        </w:rPr>
        <w:t xml:space="preserve">perceived usefullness, </w:t>
      </w:r>
      <w:r w:rsidR="00F37DFE" w:rsidRPr="00514E03">
        <w:rPr>
          <w:rFonts w:ascii="Times New Roman" w:hAnsi="Times New Roman" w:cs="Times New Roman"/>
          <w:sz w:val="24"/>
          <w:szCs w:val="24"/>
        </w:rPr>
        <w:t>PU)</w:t>
      </w:r>
      <w:r w:rsidR="00241154">
        <w:rPr>
          <w:rFonts w:ascii="Times New Roman" w:hAnsi="Times New Roman" w:cs="Times New Roman"/>
          <w:sz w:val="24"/>
          <w:szCs w:val="24"/>
        </w:rPr>
        <w:t xml:space="preserve"> dengan </w:t>
      </w:r>
      <w:r w:rsidR="00241154" w:rsidRPr="00241154">
        <w:rPr>
          <w:rFonts w:ascii="Times New Roman" w:hAnsi="Times New Roman" w:cs="Times New Roman"/>
          <w:i/>
          <w:sz w:val="24"/>
          <w:szCs w:val="24"/>
        </w:rPr>
        <w:t>mean</w:t>
      </w:r>
      <w:r w:rsidR="00241154">
        <w:rPr>
          <w:rFonts w:ascii="Times New Roman" w:hAnsi="Times New Roman" w:cs="Times New Roman"/>
          <w:sz w:val="24"/>
          <w:szCs w:val="24"/>
        </w:rPr>
        <w:t xml:space="preserve"> 6.94</w:t>
      </w:r>
      <w:r w:rsidR="00F37DFE" w:rsidRPr="00514E03">
        <w:rPr>
          <w:rFonts w:ascii="Times New Roman" w:hAnsi="Times New Roman" w:cs="Times New Roman"/>
          <w:sz w:val="24"/>
          <w:szCs w:val="24"/>
        </w:rPr>
        <w:t xml:space="preserve"> dan persepsi kemudahan penggunaan (</w:t>
      </w:r>
      <w:r w:rsidR="00F37DFE" w:rsidRPr="00514E03">
        <w:rPr>
          <w:rFonts w:ascii="Times New Roman" w:hAnsi="Times New Roman" w:cs="Times New Roman"/>
          <w:i/>
          <w:sz w:val="24"/>
          <w:szCs w:val="24"/>
        </w:rPr>
        <w:t xml:space="preserve">perceived ease of use, </w:t>
      </w:r>
      <w:r w:rsidR="00F37DFE" w:rsidRPr="00514E03">
        <w:rPr>
          <w:rFonts w:ascii="Times New Roman" w:hAnsi="Times New Roman" w:cs="Times New Roman"/>
          <w:sz w:val="24"/>
          <w:szCs w:val="24"/>
        </w:rPr>
        <w:t>PE)</w:t>
      </w:r>
      <w:r w:rsidR="00F37DFE">
        <w:rPr>
          <w:rFonts w:ascii="Times New Roman" w:hAnsi="Times New Roman" w:cs="Times New Roman"/>
          <w:sz w:val="24"/>
          <w:szCs w:val="24"/>
        </w:rPr>
        <w:t xml:space="preserve">  </w:t>
      </w:r>
      <w:r w:rsidR="005838FF">
        <w:rPr>
          <w:rFonts w:ascii="Times New Roman" w:hAnsi="Times New Roman" w:cs="Times New Roman"/>
          <w:sz w:val="24"/>
          <w:szCs w:val="24"/>
        </w:rPr>
        <w:t xml:space="preserve">dengan </w:t>
      </w:r>
      <w:r w:rsidR="005838FF" w:rsidRPr="005838FF">
        <w:rPr>
          <w:rFonts w:ascii="Times New Roman" w:hAnsi="Times New Roman" w:cs="Times New Roman"/>
          <w:i/>
          <w:sz w:val="24"/>
          <w:szCs w:val="24"/>
        </w:rPr>
        <w:t>mean</w:t>
      </w:r>
      <w:r w:rsidR="00241154">
        <w:rPr>
          <w:rFonts w:ascii="Times New Roman" w:hAnsi="Times New Roman" w:cs="Times New Roman"/>
          <w:sz w:val="24"/>
          <w:szCs w:val="24"/>
        </w:rPr>
        <w:t xml:space="preserve"> </w:t>
      </w:r>
      <w:r w:rsidR="000F705A">
        <w:rPr>
          <w:rFonts w:ascii="Times New Roman" w:hAnsi="Times New Roman" w:cs="Times New Roman"/>
          <w:sz w:val="24"/>
          <w:szCs w:val="24"/>
        </w:rPr>
        <w:t>6.79. Y</w:t>
      </w:r>
      <w:r w:rsidR="00241154">
        <w:rPr>
          <w:rFonts w:ascii="Times New Roman" w:hAnsi="Times New Roman" w:cs="Times New Roman"/>
          <w:sz w:val="24"/>
          <w:szCs w:val="24"/>
        </w:rPr>
        <w:t xml:space="preserve">ang kemudian </w:t>
      </w:r>
      <w:r w:rsidR="000F705A">
        <w:rPr>
          <w:rFonts w:ascii="Times New Roman" w:hAnsi="Times New Roman" w:cs="Times New Roman"/>
          <w:sz w:val="24"/>
          <w:szCs w:val="24"/>
        </w:rPr>
        <w:t>dirata-ratakan lagi untuk</w:t>
      </w:r>
      <w:r w:rsidR="00241154">
        <w:rPr>
          <w:rFonts w:ascii="Times New Roman" w:hAnsi="Times New Roman" w:cs="Times New Roman"/>
          <w:sz w:val="24"/>
          <w:szCs w:val="24"/>
        </w:rPr>
        <w:t xml:space="preserve"> mendapat</w:t>
      </w:r>
      <w:r w:rsidR="000F705A">
        <w:rPr>
          <w:rFonts w:ascii="Times New Roman" w:hAnsi="Times New Roman" w:cs="Times New Roman"/>
          <w:sz w:val="24"/>
          <w:szCs w:val="24"/>
        </w:rPr>
        <w:t>kan</w:t>
      </w:r>
      <w:r w:rsidR="00241154">
        <w:rPr>
          <w:rFonts w:ascii="Times New Roman" w:hAnsi="Times New Roman" w:cs="Times New Roman"/>
          <w:sz w:val="24"/>
          <w:szCs w:val="24"/>
        </w:rPr>
        <w:t xml:space="preserve"> hasil</w:t>
      </w:r>
      <w:r>
        <w:rPr>
          <w:rFonts w:ascii="Times New Roman" w:hAnsi="Times New Roman" w:cs="Times New Roman"/>
          <w:sz w:val="24"/>
          <w:szCs w:val="24"/>
        </w:rPr>
        <w:t xml:space="preserve"> </w:t>
      </w:r>
      <w:r w:rsidR="000F705A">
        <w:rPr>
          <w:rFonts w:ascii="Times New Roman" w:hAnsi="Times New Roman" w:cs="Times New Roman"/>
          <w:sz w:val="24"/>
          <w:szCs w:val="24"/>
        </w:rPr>
        <w:t xml:space="preserve">dari keseluruhan dimensi dan didapat hasil sebesar </w:t>
      </w:r>
      <w:r>
        <w:rPr>
          <w:rFonts w:ascii="Times New Roman" w:hAnsi="Times New Roman" w:cs="Times New Roman"/>
          <w:sz w:val="24"/>
          <w:szCs w:val="24"/>
        </w:rPr>
        <w:t>6.87</w:t>
      </w:r>
      <w:r w:rsidR="000F705A">
        <w:rPr>
          <w:rFonts w:ascii="Times New Roman" w:hAnsi="Times New Roman" w:cs="Times New Roman"/>
          <w:sz w:val="24"/>
          <w:szCs w:val="24"/>
        </w:rPr>
        <w:t xml:space="preserve"> dengan pembulatan ke atas menjadi 7,</w:t>
      </w:r>
      <w:r>
        <w:rPr>
          <w:rFonts w:ascii="Times New Roman" w:hAnsi="Times New Roman" w:cs="Times New Roman"/>
          <w:sz w:val="24"/>
          <w:szCs w:val="24"/>
        </w:rPr>
        <w:t xml:space="preserve"> dimana</w:t>
      </w:r>
      <w:r w:rsidR="00241154">
        <w:rPr>
          <w:rFonts w:ascii="Times New Roman" w:hAnsi="Times New Roman" w:cs="Times New Roman"/>
          <w:sz w:val="24"/>
          <w:szCs w:val="24"/>
        </w:rPr>
        <w:t xml:space="preserve"> menurut (Davis, </w:t>
      </w:r>
      <w:r w:rsidR="00241154" w:rsidRPr="00514E03">
        <w:rPr>
          <w:rFonts w:ascii="Times New Roman" w:hAnsi="Times New Roman" w:cs="Times New Roman"/>
          <w:sz w:val="24"/>
          <w:szCs w:val="24"/>
        </w:rPr>
        <w:t>1989)</w:t>
      </w:r>
      <w:r>
        <w:rPr>
          <w:rFonts w:ascii="Times New Roman" w:hAnsi="Times New Roman" w:cs="Times New Roman"/>
          <w:sz w:val="24"/>
          <w:szCs w:val="24"/>
        </w:rPr>
        <w:t xml:space="preserve"> hasil ini masuk dalam kategori sangat baik</w:t>
      </w:r>
      <w:r w:rsidR="00F37DFE">
        <w:rPr>
          <w:rFonts w:ascii="Times New Roman" w:hAnsi="Times New Roman" w:cs="Times New Roman"/>
          <w:sz w:val="24"/>
          <w:szCs w:val="24"/>
        </w:rPr>
        <w:t xml:space="preserve"> dari </w:t>
      </w:r>
      <w:r w:rsidR="000F705A">
        <w:rPr>
          <w:rFonts w:ascii="Times New Roman" w:hAnsi="Times New Roman" w:cs="Times New Roman"/>
          <w:sz w:val="24"/>
          <w:szCs w:val="24"/>
        </w:rPr>
        <w:t xml:space="preserve">keseluruhan </w:t>
      </w:r>
      <w:r w:rsidR="00F37DFE">
        <w:rPr>
          <w:rFonts w:ascii="Times New Roman" w:hAnsi="Times New Roman" w:cs="Times New Roman"/>
          <w:sz w:val="24"/>
          <w:szCs w:val="24"/>
        </w:rPr>
        <w:t>dimensi tersebut</w:t>
      </w:r>
      <w:r w:rsidRPr="00514E03">
        <w:rPr>
          <w:rFonts w:ascii="Times New Roman" w:hAnsi="Times New Roman" w:cs="Times New Roman"/>
          <w:sz w:val="24"/>
          <w:szCs w:val="24"/>
        </w:rPr>
        <w:t>.</w:t>
      </w:r>
      <w:r w:rsidR="00F37DFE">
        <w:rPr>
          <w:rFonts w:ascii="Times New Roman" w:hAnsi="Times New Roman" w:cs="Times New Roman"/>
          <w:sz w:val="24"/>
          <w:szCs w:val="24"/>
        </w:rPr>
        <w:t xml:space="preserve"> Serta dengan perhitungan kualitas G = P – E, didapat rata-rata sebesar 0 untuk kualitas sistem secara menyeluruh dimana </w:t>
      </w:r>
      <w:r w:rsidR="00241154">
        <w:rPr>
          <w:rFonts w:ascii="Times New Roman" w:hAnsi="Times New Roman" w:cs="Times New Roman"/>
          <w:sz w:val="24"/>
          <w:szCs w:val="24"/>
        </w:rPr>
        <w:t xml:space="preserve">menurut (Wilkin, Carr, &amp; Hewett </w:t>
      </w:r>
      <w:r w:rsidR="00241154" w:rsidRPr="0066241A">
        <w:rPr>
          <w:rFonts w:ascii="Times New Roman" w:hAnsi="Times New Roman" w:cs="Times New Roman"/>
          <w:sz w:val="24"/>
          <w:szCs w:val="24"/>
        </w:rPr>
        <w:t>2003)</w:t>
      </w:r>
      <w:r w:rsidR="00241154">
        <w:rPr>
          <w:rFonts w:ascii="Times New Roman" w:hAnsi="Times New Roman" w:cs="Times New Roman"/>
          <w:sz w:val="24"/>
          <w:szCs w:val="24"/>
        </w:rPr>
        <w:t xml:space="preserve"> nilai </w:t>
      </w:r>
      <w:r w:rsidR="00F37DFE">
        <w:rPr>
          <w:rFonts w:ascii="Times New Roman" w:hAnsi="Times New Roman" w:cs="Times New Roman"/>
          <w:sz w:val="24"/>
          <w:szCs w:val="24"/>
        </w:rPr>
        <w:t xml:space="preserve">0 </w:t>
      </w:r>
      <w:r w:rsidR="00241154">
        <w:rPr>
          <w:rFonts w:ascii="Times New Roman" w:hAnsi="Times New Roman" w:cs="Times New Roman"/>
          <w:sz w:val="24"/>
          <w:szCs w:val="24"/>
        </w:rPr>
        <w:t>memiliki art</w:t>
      </w:r>
      <w:r w:rsidR="00F37DFE">
        <w:rPr>
          <w:rFonts w:ascii="Times New Roman" w:hAnsi="Times New Roman" w:cs="Times New Roman"/>
          <w:sz w:val="24"/>
          <w:szCs w:val="24"/>
        </w:rPr>
        <w:t xml:space="preserve">i bahwa kualitas dari Sistem Pengklasifikasian Tarian Tradisional </w:t>
      </w:r>
      <w:commentRangeStart w:id="317"/>
      <w:r w:rsidR="00F37DFE">
        <w:rPr>
          <w:rFonts w:ascii="Times New Roman" w:hAnsi="Times New Roman" w:cs="Times New Roman"/>
          <w:sz w:val="24"/>
          <w:szCs w:val="24"/>
        </w:rPr>
        <w:t>Bali ini tidak begitu rendah dan tidak begitu tinggi.</w:t>
      </w:r>
      <w:commentRangeEnd w:id="317"/>
      <w:r w:rsidR="003170F0">
        <w:rPr>
          <w:rStyle w:val="CommentReference"/>
        </w:rPr>
        <w:commentReference w:id="317"/>
      </w:r>
    </w:p>
    <w:p w14:paraId="200BD877" w14:textId="77777777" w:rsidR="00A81A91" w:rsidRPr="00094F2B" w:rsidRDefault="00A81A91" w:rsidP="008D0BBA">
      <w:pPr>
        <w:pStyle w:val="Heading2"/>
        <w:numPr>
          <w:ilvl w:val="1"/>
          <w:numId w:val="17"/>
        </w:numPr>
        <w:spacing w:line="360" w:lineRule="auto"/>
        <w:ind w:left="567" w:hanging="567"/>
        <w:jc w:val="both"/>
        <w:rPr>
          <w:rFonts w:ascii="Times New Roman" w:hAnsi="Times New Roman" w:cs="Times New Roman"/>
          <w:b/>
          <w:color w:val="auto"/>
          <w:sz w:val="24"/>
          <w:szCs w:val="24"/>
        </w:rPr>
      </w:pPr>
      <w:bookmarkStart w:id="318" w:name="_Toc8118358"/>
      <w:bookmarkStart w:id="319" w:name="_Toc40931018"/>
      <w:r w:rsidRPr="00094F2B">
        <w:rPr>
          <w:rFonts w:ascii="Times New Roman" w:hAnsi="Times New Roman" w:cs="Times New Roman"/>
          <w:b/>
          <w:color w:val="auto"/>
          <w:sz w:val="24"/>
          <w:szCs w:val="24"/>
        </w:rPr>
        <w:lastRenderedPageBreak/>
        <w:t>Saran</w:t>
      </w:r>
      <w:bookmarkEnd w:id="318"/>
      <w:bookmarkEnd w:id="319"/>
    </w:p>
    <w:p w14:paraId="017C043B" w14:textId="77777777" w:rsidR="00F402F8" w:rsidRPr="00514E03" w:rsidRDefault="0020441E" w:rsidP="001C65DF">
      <w:pPr>
        <w:pStyle w:val="ListParagraph"/>
        <w:spacing w:after="0" w:line="360" w:lineRule="auto"/>
        <w:ind w:left="0" w:firstLine="567"/>
        <w:jc w:val="both"/>
        <w:rPr>
          <w:rFonts w:ascii="Times New Roman" w:hAnsi="Times New Roman" w:cs="Times New Roman"/>
          <w:color w:val="FF0000"/>
          <w:sz w:val="24"/>
          <w:szCs w:val="24"/>
        </w:rPr>
      </w:pPr>
      <w:r w:rsidRPr="00514E03">
        <w:rPr>
          <w:rFonts w:ascii="Times New Roman" w:hAnsi="Times New Roman" w:cs="Times New Roman"/>
          <w:sz w:val="24"/>
          <w:szCs w:val="24"/>
        </w:rPr>
        <w:t xml:space="preserve">Dari hasil penelitian yang telah didapatkan, penulis memberikan beberapa saran yang dapat digunakan untuk penelitian selanjutnya dengan menggunakan topik yang </w:t>
      </w:r>
      <w:proofErr w:type="gramStart"/>
      <w:r w:rsidRPr="00514E03">
        <w:rPr>
          <w:rFonts w:ascii="Times New Roman" w:hAnsi="Times New Roman" w:cs="Times New Roman"/>
          <w:sz w:val="24"/>
          <w:szCs w:val="24"/>
        </w:rPr>
        <w:t>sama :</w:t>
      </w:r>
      <w:proofErr w:type="gramEnd"/>
    </w:p>
    <w:p w14:paraId="1374D59F" w14:textId="26C9053B" w:rsidR="0074262A" w:rsidRPr="0074262A" w:rsidDel="003170F0" w:rsidRDefault="000F705A" w:rsidP="008D0BBA">
      <w:pPr>
        <w:pStyle w:val="ListParagraph"/>
        <w:numPr>
          <w:ilvl w:val="0"/>
          <w:numId w:val="5"/>
        </w:numPr>
        <w:spacing w:after="0" w:line="360" w:lineRule="auto"/>
        <w:ind w:left="426"/>
        <w:jc w:val="both"/>
        <w:rPr>
          <w:del w:id="320" w:author="Cokorda Pramartha" w:date="2020-05-29T14:51:00Z"/>
          <w:rFonts w:ascii="Times New Roman" w:hAnsi="Times New Roman" w:cs="Times New Roman"/>
          <w:b/>
          <w:sz w:val="24"/>
          <w:szCs w:val="24"/>
        </w:rPr>
      </w:pPr>
      <w:del w:id="321" w:author="Cokorda Pramartha" w:date="2020-05-29T14:51:00Z">
        <w:r w:rsidRPr="0074262A" w:rsidDel="003170F0">
          <w:rPr>
            <w:rFonts w:ascii="Times New Roman" w:hAnsi="Times New Roman" w:cs="Times New Roman"/>
            <w:sz w:val="24"/>
            <w:szCs w:val="24"/>
          </w:rPr>
          <w:delText xml:space="preserve">Percobaan SPARQL Query dapat dilakukan di server fuseki </w:delText>
        </w:r>
        <w:r w:rsidR="0074262A" w:rsidRPr="0074262A" w:rsidDel="003170F0">
          <w:rPr>
            <w:rFonts w:ascii="Times New Roman" w:hAnsi="Times New Roman" w:cs="Times New Roman"/>
            <w:sz w:val="24"/>
            <w:szCs w:val="24"/>
          </w:rPr>
          <w:delText>untuk mengantisipasi apabila tool yang digunakan untuk membangun ontologi dalam hal ini protégé mengalami kendala.</w:delText>
        </w:r>
      </w:del>
    </w:p>
    <w:p w14:paraId="0D59D65B" w14:textId="6FFF0195" w:rsidR="0074262A" w:rsidRPr="001454AF" w:rsidRDefault="0074262A" w:rsidP="008D0BBA">
      <w:pPr>
        <w:pStyle w:val="ListParagraph"/>
        <w:numPr>
          <w:ilvl w:val="0"/>
          <w:numId w:val="5"/>
        </w:numPr>
        <w:spacing w:after="0" w:line="360" w:lineRule="auto"/>
        <w:ind w:left="426"/>
        <w:jc w:val="both"/>
        <w:rPr>
          <w:rFonts w:ascii="Times New Roman" w:hAnsi="Times New Roman" w:cs="Times New Roman"/>
          <w:b/>
          <w:sz w:val="24"/>
          <w:szCs w:val="24"/>
        </w:rPr>
      </w:pPr>
      <w:r>
        <w:rPr>
          <w:rFonts w:ascii="Times New Roman" w:hAnsi="Times New Roman" w:cs="Times New Roman"/>
          <w:sz w:val="24"/>
          <w:szCs w:val="24"/>
        </w:rPr>
        <w:t>Proses training sistem untuk keperluan pengujian dan evaluasi sebaiknya dilakukan secara langsung dengan melibatkan responden agar hasil yang didapatkan lebih optimal dan sesuai target.</w:t>
      </w:r>
    </w:p>
    <w:p w14:paraId="24EC9E9A" w14:textId="184FDB6C" w:rsidR="001454AF" w:rsidRPr="0074262A" w:rsidRDefault="001454AF" w:rsidP="008D0BBA">
      <w:pPr>
        <w:pStyle w:val="ListParagraph"/>
        <w:numPr>
          <w:ilvl w:val="0"/>
          <w:numId w:val="5"/>
        </w:numPr>
        <w:spacing w:after="0" w:line="360" w:lineRule="auto"/>
        <w:ind w:left="426"/>
        <w:jc w:val="both"/>
        <w:rPr>
          <w:rFonts w:ascii="Times New Roman" w:hAnsi="Times New Roman" w:cs="Times New Roman"/>
          <w:b/>
          <w:sz w:val="24"/>
          <w:szCs w:val="24"/>
        </w:rPr>
      </w:pPr>
      <w:commentRangeStart w:id="322"/>
      <w:r>
        <w:rPr>
          <w:rFonts w:ascii="Times New Roman" w:hAnsi="Times New Roman" w:cs="Times New Roman"/>
          <w:sz w:val="24"/>
          <w:szCs w:val="24"/>
        </w:rPr>
        <w:t>Untuk pengujian kualitas sebaiknya nilai ekseptasi (E) diambil secara umum tanpa membaginya kedalam beberapa dimensi, cukup 1 saja agar lebih cepat dalam melakukan perhitungan</w:t>
      </w:r>
      <w:commentRangeEnd w:id="322"/>
      <w:r w:rsidR="003170F0">
        <w:rPr>
          <w:rStyle w:val="CommentReference"/>
        </w:rPr>
        <w:commentReference w:id="322"/>
      </w:r>
      <w:r>
        <w:rPr>
          <w:rFonts w:ascii="Times New Roman" w:hAnsi="Times New Roman" w:cs="Times New Roman"/>
          <w:sz w:val="24"/>
          <w:szCs w:val="24"/>
        </w:rPr>
        <w:t>.</w:t>
      </w:r>
    </w:p>
    <w:p w14:paraId="27B3BF54" w14:textId="7CDF094D" w:rsidR="00A81A91" w:rsidRPr="0074262A" w:rsidRDefault="00A81A91" w:rsidP="008D0BBA">
      <w:pPr>
        <w:pStyle w:val="ListParagraph"/>
        <w:numPr>
          <w:ilvl w:val="0"/>
          <w:numId w:val="5"/>
        </w:numPr>
        <w:spacing w:after="0" w:line="360" w:lineRule="auto"/>
        <w:ind w:left="426" w:hanging="426"/>
        <w:jc w:val="both"/>
        <w:rPr>
          <w:rFonts w:ascii="Times New Roman" w:hAnsi="Times New Roman" w:cs="Times New Roman"/>
          <w:b/>
          <w:sz w:val="24"/>
          <w:szCs w:val="24"/>
        </w:rPr>
      </w:pPr>
      <w:r w:rsidRPr="0074262A">
        <w:rPr>
          <w:rFonts w:ascii="Times New Roman" w:hAnsi="Times New Roman" w:cs="Times New Roman"/>
          <w:b/>
          <w:sz w:val="24"/>
          <w:szCs w:val="24"/>
        </w:rPr>
        <w:br w:type="page"/>
      </w:r>
    </w:p>
    <w:p w14:paraId="35BFBD40" w14:textId="77777777" w:rsidR="002B1F4A" w:rsidRPr="00514E03" w:rsidRDefault="002B1F4A" w:rsidP="00A81A91">
      <w:pPr>
        <w:pStyle w:val="ListParagraph"/>
        <w:spacing w:after="0" w:line="360" w:lineRule="auto"/>
        <w:ind w:left="0"/>
        <w:jc w:val="center"/>
        <w:outlineLvl w:val="0"/>
        <w:rPr>
          <w:rFonts w:ascii="Times New Roman" w:hAnsi="Times New Roman" w:cs="Times New Roman"/>
          <w:b/>
          <w:sz w:val="24"/>
          <w:szCs w:val="24"/>
        </w:rPr>
        <w:sectPr w:rsidR="002B1F4A" w:rsidRPr="00514E03" w:rsidSect="001815B5">
          <w:pgSz w:w="11906" w:h="16838" w:code="9"/>
          <w:pgMar w:top="2268" w:right="1701" w:bottom="1701" w:left="2268" w:header="720" w:footer="720" w:gutter="0"/>
          <w:cols w:space="720"/>
          <w:titlePg/>
          <w:docGrid w:linePitch="360"/>
        </w:sectPr>
      </w:pPr>
    </w:p>
    <w:p w14:paraId="44178825" w14:textId="6FEDAA80" w:rsidR="008955C7" w:rsidRPr="008402F0" w:rsidRDefault="00A81A91" w:rsidP="008402F0">
      <w:pPr>
        <w:pStyle w:val="Heading1"/>
        <w:jc w:val="center"/>
        <w:rPr>
          <w:rFonts w:ascii="Times New Roman" w:hAnsi="Times New Roman"/>
          <w:b/>
          <w:color w:val="auto"/>
          <w:sz w:val="28"/>
          <w:szCs w:val="28"/>
          <w:lang w:val="en-ID"/>
        </w:rPr>
      </w:pPr>
      <w:bookmarkStart w:id="324" w:name="_Toc8118359"/>
      <w:bookmarkStart w:id="325" w:name="_Toc40931019"/>
      <w:r w:rsidRPr="008402F0">
        <w:rPr>
          <w:rFonts w:ascii="Times New Roman" w:hAnsi="Times New Roman"/>
          <w:b/>
          <w:color w:val="auto"/>
          <w:sz w:val="28"/>
          <w:szCs w:val="28"/>
          <w:lang w:val="en-ID"/>
        </w:rPr>
        <w:lastRenderedPageBreak/>
        <w:t>DAFTAR PUSTAKA</w:t>
      </w:r>
      <w:bookmarkStart w:id="326" w:name="_Toc8118360"/>
      <w:bookmarkEnd w:id="324"/>
      <w:bookmarkEnd w:id="325"/>
    </w:p>
    <w:p w14:paraId="0BB2DCED" w14:textId="77777777" w:rsidR="001B1676" w:rsidRDefault="001B1676" w:rsidP="001B1676">
      <w:pPr>
        <w:pStyle w:val="ListParagraph"/>
        <w:spacing w:after="0" w:line="360" w:lineRule="auto"/>
        <w:ind w:left="0"/>
        <w:jc w:val="center"/>
        <w:outlineLvl w:val="0"/>
        <w:rPr>
          <w:rFonts w:ascii="Times New Roman" w:hAnsi="Times New Roman" w:cs="Times New Roman"/>
          <w:b/>
          <w:sz w:val="24"/>
          <w:szCs w:val="24"/>
        </w:rPr>
      </w:pPr>
    </w:p>
    <w:p w14:paraId="2C80DC69" w14:textId="2D5B686D" w:rsidR="001B1676" w:rsidRDefault="001B1676" w:rsidP="001B1676">
      <w:pPr>
        <w:pStyle w:val="EndNoteBibliography"/>
        <w:spacing w:after="0" w:line="360" w:lineRule="auto"/>
        <w:ind w:left="567" w:hanging="567"/>
        <w:jc w:val="both"/>
        <w:rPr>
          <w:rFonts w:ascii="Times New Roman" w:hAnsi="Times New Roman" w:cs="Times New Roman"/>
          <w:sz w:val="24"/>
          <w:szCs w:val="24"/>
          <w:shd w:val="clear" w:color="auto" w:fill="FFFFFF"/>
        </w:rPr>
      </w:pPr>
      <w:r w:rsidRPr="00514E03">
        <w:rPr>
          <w:rFonts w:ascii="Times New Roman" w:hAnsi="Times New Roman" w:cs="Times New Roman"/>
          <w:sz w:val="24"/>
          <w:szCs w:val="24"/>
          <w:shd w:val="clear" w:color="auto" w:fill="FFFFFF"/>
        </w:rPr>
        <w:t>Collegues Friend. (2019). </w:t>
      </w:r>
      <w:r w:rsidRPr="00514E03">
        <w:rPr>
          <w:rFonts w:ascii="Times New Roman" w:hAnsi="Times New Roman" w:cs="Times New Roman"/>
          <w:i/>
          <w:iCs/>
          <w:sz w:val="24"/>
          <w:szCs w:val="24"/>
          <w:shd w:val="clear" w:color="auto" w:fill="FFFFFF"/>
        </w:rPr>
        <w:t>Apache Jena Fuseki</w:t>
      </w:r>
      <w:r w:rsidRPr="00514E03">
        <w:rPr>
          <w:rFonts w:ascii="Times New Roman" w:hAnsi="Times New Roman" w:cs="Times New Roman"/>
          <w:sz w:val="24"/>
          <w:szCs w:val="24"/>
          <w:shd w:val="clear" w:color="auto" w:fill="FFFFFF"/>
        </w:rPr>
        <w:t>. [online] Available at: https://collegeassignment204.wordpress.com/apache-jena-fuseki/ [Accessed 18 Sep. 2019].</w:t>
      </w:r>
    </w:p>
    <w:p w14:paraId="11A93901" w14:textId="4267E67D" w:rsidR="001B1676" w:rsidRDefault="001B1676" w:rsidP="001B1676">
      <w:pPr>
        <w:pStyle w:val="EndNoteBibliography"/>
        <w:spacing w:after="0" w:line="360" w:lineRule="auto"/>
        <w:ind w:left="567" w:hanging="567"/>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Davis, </w:t>
      </w:r>
      <w:r w:rsidRPr="00514E03">
        <w:rPr>
          <w:rFonts w:ascii="Times New Roman" w:hAnsi="Times New Roman" w:cs="Times New Roman"/>
          <w:color w:val="222222"/>
          <w:sz w:val="24"/>
          <w:szCs w:val="24"/>
          <w:shd w:val="clear" w:color="auto" w:fill="FFFFFF"/>
        </w:rPr>
        <w:t>C. K. (Ed.). (2003). </w:t>
      </w:r>
      <w:r w:rsidRPr="00514E03">
        <w:rPr>
          <w:rFonts w:ascii="Times New Roman" w:hAnsi="Times New Roman" w:cs="Times New Roman"/>
          <w:i/>
          <w:iCs/>
          <w:color w:val="222222"/>
          <w:sz w:val="24"/>
          <w:szCs w:val="24"/>
          <w:shd w:val="clear" w:color="auto" w:fill="FFFFFF"/>
        </w:rPr>
        <w:t>Technologies &amp; methodologies for evaluating information technology in business</w:t>
      </w:r>
      <w:r w:rsidRPr="00514E03">
        <w:rPr>
          <w:rFonts w:ascii="Times New Roman" w:hAnsi="Times New Roman" w:cs="Times New Roman"/>
          <w:color w:val="222222"/>
          <w:sz w:val="24"/>
          <w:szCs w:val="24"/>
          <w:shd w:val="clear" w:color="auto" w:fill="FFFFFF"/>
        </w:rPr>
        <w:t>. IGI Global.</w:t>
      </w:r>
    </w:p>
    <w:p w14:paraId="307A591E" w14:textId="034159F8" w:rsidR="001B1676" w:rsidRDefault="001B1676" w:rsidP="001B1676">
      <w:pPr>
        <w:pStyle w:val="EndNoteBibliography"/>
        <w:spacing w:after="0" w:line="360" w:lineRule="auto"/>
        <w:ind w:left="567" w:hanging="567"/>
        <w:jc w:val="both"/>
        <w:rPr>
          <w:rFonts w:ascii="Times New Roman" w:hAnsi="Times New Roman" w:cs="Times New Roman"/>
          <w:color w:val="222222"/>
          <w:sz w:val="24"/>
          <w:szCs w:val="24"/>
          <w:shd w:val="clear" w:color="auto" w:fill="FFFFFF"/>
        </w:rPr>
      </w:pPr>
      <w:r w:rsidRPr="00514E03">
        <w:rPr>
          <w:rFonts w:ascii="Times New Roman" w:hAnsi="Times New Roman" w:cs="Times New Roman"/>
          <w:color w:val="222222"/>
          <w:sz w:val="24"/>
          <w:szCs w:val="24"/>
          <w:shd w:val="clear" w:color="auto" w:fill="FFFFFF"/>
        </w:rPr>
        <w:t>Davis, F. D. (1989). Perceived usefulness, perceived ease of use, and user acceptance of information technology. </w:t>
      </w:r>
      <w:r w:rsidRPr="00514E03">
        <w:rPr>
          <w:rFonts w:ascii="Times New Roman" w:hAnsi="Times New Roman" w:cs="Times New Roman"/>
          <w:i/>
          <w:iCs/>
          <w:color w:val="222222"/>
          <w:sz w:val="24"/>
          <w:szCs w:val="24"/>
          <w:shd w:val="clear" w:color="auto" w:fill="FFFFFF"/>
        </w:rPr>
        <w:t>MIS quarterly</w:t>
      </w:r>
      <w:r w:rsidRPr="00514E03">
        <w:rPr>
          <w:rFonts w:ascii="Times New Roman" w:hAnsi="Times New Roman" w:cs="Times New Roman"/>
          <w:color w:val="222222"/>
          <w:sz w:val="24"/>
          <w:szCs w:val="24"/>
          <w:shd w:val="clear" w:color="auto" w:fill="FFFFFF"/>
        </w:rPr>
        <w:t>, 319-340.</w:t>
      </w:r>
    </w:p>
    <w:p w14:paraId="4A5C2990" w14:textId="77777777" w:rsidR="001B1676" w:rsidRPr="00514E03" w:rsidRDefault="001B1676" w:rsidP="001B1676">
      <w:pPr>
        <w:pStyle w:val="EndNoteBibliography"/>
        <w:spacing w:after="0" w:line="360" w:lineRule="auto"/>
        <w:ind w:left="567" w:hanging="567"/>
        <w:jc w:val="both"/>
        <w:rPr>
          <w:rFonts w:ascii="Times New Roman" w:hAnsi="Times New Roman" w:cs="Times New Roman"/>
          <w:sz w:val="24"/>
          <w:szCs w:val="24"/>
        </w:rPr>
      </w:pPr>
      <w:r w:rsidRPr="00514E03">
        <w:rPr>
          <w:rFonts w:ascii="Times New Roman" w:hAnsi="Times New Roman" w:cs="Times New Roman"/>
          <w:color w:val="222222"/>
          <w:sz w:val="24"/>
          <w:szCs w:val="24"/>
          <w:shd w:val="clear" w:color="auto" w:fill="FFFFFF"/>
        </w:rPr>
        <w:t>DuCharme, B. (2013). </w:t>
      </w:r>
      <w:r w:rsidRPr="00514E03">
        <w:rPr>
          <w:rFonts w:ascii="Times New Roman" w:hAnsi="Times New Roman" w:cs="Times New Roman"/>
          <w:i/>
          <w:iCs/>
          <w:color w:val="222222"/>
          <w:sz w:val="24"/>
          <w:szCs w:val="24"/>
          <w:shd w:val="clear" w:color="auto" w:fill="FFFFFF"/>
        </w:rPr>
        <w:t>Learning SPARQL: querying and updating with SPARQL 1.1</w:t>
      </w:r>
      <w:r w:rsidRPr="00514E03">
        <w:rPr>
          <w:rFonts w:ascii="Times New Roman" w:hAnsi="Times New Roman" w:cs="Times New Roman"/>
          <w:color w:val="222222"/>
          <w:sz w:val="24"/>
          <w:szCs w:val="24"/>
          <w:shd w:val="clear" w:color="auto" w:fill="FFFFFF"/>
        </w:rPr>
        <w:t>. " O'Reilly Media, Inc.".</w:t>
      </w:r>
    </w:p>
    <w:p w14:paraId="372E18C2" w14:textId="3DDD6CB9" w:rsidR="001B1676" w:rsidRDefault="001B1676" w:rsidP="001B1676">
      <w:pPr>
        <w:pStyle w:val="EndNoteBibliography"/>
        <w:spacing w:after="0" w:line="360" w:lineRule="auto"/>
        <w:ind w:left="567" w:hanging="567"/>
        <w:jc w:val="both"/>
        <w:rPr>
          <w:rFonts w:ascii="Times New Roman" w:hAnsi="Times New Roman" w:cs="Times New Roman"/>
          <w:sz w:val="24"/>
          <w:szCs w:val="24"/>
          <w:shd w:val="clear" w:color="auto" w:fill="FFFFFF"/>
        </w:rPr>
      </w:pPr>
      <w:r w:rsidRPr="00514E03">
        <w:rPr>
          <w:rFonts w:ascii="Times New Roman" w:hAnsi="Times New Roman" w:cs="Times New Roman"/>
          <w:sz w:val="24"/>
          <w:szCs w:val="24"/>
          <w:shd w:val="clear" w:color="auto" w:fill="FFFFFF"/>
        </w:rPr>
        <w:t>Duniailkom. (2019). </w:t>
      </w:r>
      <w:r w:rsidRPr="00514E03">
        <w:rPr>
          <w:rFonts w:ascii="Times New Roman" w:hAnsi="Times New Roman" w:cs="Times New Roman"/>
          <w:i/>
          <w:iCs/>
          <w:sz w:val="24"/>
          <w:szCs w:val="24"/>
          <w:shd w:val="clear" w:color="auto" w:fill="FFFFFF"/>
        </w:rPr>
        <w:t>Pengertian dan Fungsi PHP dalam Pemrograman Web | Duniailkom</w:t>
      </w:r>
      <w:r w:rsidRPr="00514E03">
        <w:rPr>
          <w:rFonts w:ascii="Times New Roman" w:hAnsi="Times New Roman" w:cs="Times New Roman"/>
          <w:sz w:val="24"/>
          <w:szCs w:val="24"/>
          <w:shd w:val="clear" w:color="auto" w:fill="FFFFFF"/>
        </w:rPr>
        <w:t>. [online] Available at: https://www.duniailkom.com/pengertian-dan-fungsi-php-dalam-pemograman-web/ [Accessed 16 Oct. 2019].</w:t>
      </w:r>
    </w:p>
    <w:p w14:paraId="3729B7EB" w14:textId="77777777" w:rsidR="001B1676" w:rsidRPr="00514E03" w:rsidRDefault="001B1676" w:rsidP="001B1676">
      <w:pPr>
        <w:pStyle w:val="EndNoteBibliography"/>
        <w:spacing w:after="0" w:line="360" w:lineRule="auto"/>
        <w:ind w:left="567" w:hanging="567"/>
        <w:jc w:val="both"/>
        <w:rPr>
          <w:rFonts w:ascii="Times New Roman" w:hAnsi="Times New Roman" w:cs="Times New Roman"/>
          <w:sz w:val="24"/>
          <w:szCs w:val="24"/>
        </w:rPr>
      </w:pPr>
      <w:r w:rsidRPr="00514E03">
        <w:rPr>
          <w:rFonts w:ascii="Times New Roman" w:hAnsi="Times New Roman" w:cs="Times New Roman"/>
          <w:color w:val="222222"/>
          <w:sz w:val="24"/>
          <w:szCs w:val="24"/>
          <w:shd w:val="clear" w:color="auto" w:fill="FFFFFF"/>
        </w:rPr>
        <w:t>Fernández-López, M., Gómez-Pérez, A., &amp; Juristo, N. (1997). Methontology: from ontological art towards ontological engineering.</w:t>
      </w:r>
    </w:p>
    <w:p w14:paraId="07B75B71" w14:textId="77777777" w:rsidR="001B1676" w:rsidRPr="00514E03" w:rsidRDefault="001B1676" w:rsidP="001B1676">
      <w:pPr>
        <w:pStyle w:val="EndNoteBibliography"/>
        <w:spacing w:after="0" w:line="360" w:lineRule="auto"/>
        <w:ind w:left="567" w:hanging="567"/>
        <w:jc w:val="both"/>
        <w:rPr>
          <w:rFonts w:ascii="Times New Roman" w:hAnsi="Times New Roman" w:cs="Times New Roman"/>
          <w:sz w:val="24"/>
          <w:szCs w:val="24"/>
          <w:shd w:val="clear" w:color="auto" w:fill="FFFFFF"/>
        </w:rPr>
      </w:pPr>
      <w:r w:rsidRPr="00514E03">
        <w:rPr>
          <w:rFonts w:ascii="Times New Roman" w:hAnsi="Times New Roman" w:cs="Times New Roman"/>
          <w:color w:val="222222"/>
          <w:sz w:val="24"/>
          <w:szCs w:val="24"/>
          <w:shd w:val="clear" w:color="auto" w:fill="FFFFFF"/>
        </w:rPr>
        <w:t>Ganda, G., &amp; Halim, F. (2014). Penerapan Web Semantik Untuk Aplikasi Pencarian Pada Repositori Koleksi Penelitian, Studi Kasus: Program Studi Sistem Informasi Stmik Mikroskil Medan. </w:t>
      </w:r>
      <w:r w:rsidRPr="00514E03">
        <w:rPr>
          <w:rFonts w:ascii="Times New Roman" w:hAnsi="Times New Roman" w:cs="Times New Roman"/>
          <w:i/>
          <w:iCs/>
          <w:color w:val="222222"/>
          <w:sz w:val="24"/>
          <w:szCs w:val="24"/>
          <w:shd w:val="clear" w:color="auto" w:fill="FFFFFF"/>
        </w:rPr>
        <w:t>Jurnal SIFO Mikroskil</w:t>
      </w:r>
      <w:r w:rsidRPr="00514E03">
        <w:rPr>
          <w:rFonts w:ascii="Times New Roman" w:hAnsi="Times New Roman" w:cs="Times New Roman"/>
          <w:color w:val="222222"/>
          <w:sz w:val="24"/>
          <w:szCs w:val="24"/>
          <w:shd w:val="clear" w:color="auto" w:fill="FFFFFF"/>
        </w:rPr>
        <w:t>, </w:t>
      </w:r>
      <w:r w:rsidRPr="00514E03">
        <w:rPr>
          <w:rFonts w:ascii="Times New Roman" w:hAnsi="Times New Roman" w:cs="Times New Roman"/>
          <w:i/>
          <w:iCs/>
          <w:color w:val="222222"/>
          <w:sz w:val="24"/>
          <w:szCs w:val="24"/>
          <w:shd w:val="clear" w:color="auto" w:fill="FFFFFF"/>
        </w:rPr>
        <w:t>15</w:t>
      </w:r>
      <w:r w:rsidRPr="00514E03">
        <w:rPr>
          <w:rFonts w:ascii="Times New Roman" w:hAnsi="Times New Roman" w:cs="Times New Roman"/>
          <w:color w:val="222222"/>
          <w:sz w:val="24"/>
          <w:szCs w:val="24"/>
          <w:shd w:val="clear" w:color="auto" w:fill="FFFFFF"/>
        </w:rPr>
        <w:t>(1), 51-60.</w:t>
      </w:r>
    </w:p>
    <w:p w14:paraId="1ED6CDCC" w14:textId="56058B9C" w:rsidR="001B1676" w:rsidRDefault="001B1676" w:rsidP="001B1676">
      <w:pPr>
        <w:pStyle w:val="EndNoteBibliography"/>
        <w:spacing w:after="0" w:line="360" w:lineRule="auto"/>
        <w:ind w:left="567" w:hanging="567"/>
        <w:jc w:val="both"/>
        <w:rPr>
          <w:rFonts w:ascii="Times New Roman" w:hAnsi="Times New Roman" w:cs="Times New Roman"/>
          <w:color w:val="222222"/>
          <w:sz w:val="24"/>
          <w:szCs w:val="24"/>
          <w:shd w:val="clear" w:color="auto" w:fill="FFFFFF"/>
        </w:rPr>
      </w:pPr>
      <w:r w:rsidRPr="00514E03">
        <w:rPr>
          <w:rFonts w:ascii="Times New Roman" w:hAnsi="Times New Roman" w:cs="Times New Roman"/>
          <w:color w:val="222222"/>
          <w:sz w:val="24"/>
          <w:szCs w:val="24"/>
          <w:shd w:val="clear" w:color="auto" w:fill="FFFFFF"/>
        </w:rPr>
        <w:t>Lombardo, V., Pizzo, A., &amp; Damiano, R. (2016). Safeguarding and accessing drama as intangible cultural heritage. </w:t>
      </w:r>
      <w:r w:rsidRPr="00514E03">
        <w:rPr>
          <w:rFonts w:ascii="Times New Roman" w:hAnsi="Times New Roman" w:cs="Times New Roman"/>
          <w:i/>
          <w:iCs/>
          <w:color w:val="222222"/>
          <w:sz w:val="24"/>
          <w:szCs w:val="24"/>
          <w:shd w:val="clear" w:color="auto" w:fill="FFFFFF"/>
        </w:rPr>
        <w:t>Journal on Computing and Cultural Heritage (JOCCH)</w:t>
      </w:r>
      <w:r w:rsidRPr="00514E03">
        <w:rPr>
          <w:rFonts w:ascii="Times New Roman" w:hAnsi="Times New Roman" w:cs="Times New Roman"/>
          <w:color w:val="222222"/>
          <w:sz w:val="24"/>
          <w:szCs w:val="24"/>
          <w:shd w:val="clear" w:color="auto" w:fill="FFFFFF"/>
        </w:rPr>
        <w:t>, </w:t>
      </w:r>
      <w:r w:rsidRPr="00514E03">
        <w:rPr>
          <w:rFonts w:ascii="Times New Roman" w:hAnsi="Times New Roman" w:cs="Times New Roman"/>
          <w:i/>
          <w:iCs/>
          <w:color w:val="222222"/>
          <w:sz w:val="24"/>
          <w:szCs w:val="24"/>
          <w:shd w:val="clear" w:color="auto" w:fill="FFFFFF"/>
        </w:rPr>
        <w:t>9</w:t>
      </w:r>
      <w:r w:rsidRPr="00514E03">
        <w:rPr>
          <w:rFonts w:ascii="Times New Roman" w:hAnsi="Times New Roman" w:cs="Times New Roman"/>
          <w:color w:val="222222"/>
          <w:sz w:val="24"/>
          <w:szCs w:val="24"/>
          <w:shd w:val="clear" w:color="auto" w:fill="FFFFFF"/>
        </w:rPr>
        <w:t>(1), 1-26.</w:t>
      </w:r>
    </w:p>
    <w:p w14:paraId="76CDBF0C" w14:textId="23D33E5B" w:rsidR="001B1676" w:rsidRDefault="001B1676" w:rsidP="00BE68EE">
      <w:pPr>
        <w:pStyle w:val="EndNoteBibliography"/>
        <w:spacing w:after="0" w:line="360" w:lineRule="auto"/>
        <w:ind w:left="567" w:hanging="567"/>
        <w:jc w:val="both"/>
        <w:rPr>
          <w:rFonts w:ascii="Times New Roman" w:hAnsi="Times New Roman" w:cs="Times New Roman"/>
          <w:color w:val="222222"/>
          <w:sz w:val="24"/>
          <w:szCs w:val="24"/>
          <w:shd w:val="clear" w:color="auto" w:fill="FFFFFF"/>
        </w:rPr>
      </w:pPr>
      <w:r w:rsidRPr="00514E03">
        <w:rPr>
          <w:rFonts w:ascii="Times New Roman" w:hAnsi="Times New Roman" w:cs="Times New Roman"/>
          <w:color w:val="222222"/>
          <w:sz w:val="24"/>
          <w:szCs w:val="24"/>
          <w:shd w:val="clear" w:color="auto" w:fill="FFFFFF"/>
        </w:rPr>
        <w:t>Nasir, S. A. M., &amp; Noor, N. L. M. (2010, December). Integrating ontology-based approach in knowledge management system (KMS): construction of batik heritage ontology. In </w:t>
      </w:r>
      <w:r w:rsidRPr="00514E03">
        <w:rPr>
          <w:rFonts w:ascii="Times New Roman" w:hAnsi="Times New Roman" w:cs="Times New Roman"/>
          <w:i/>
          <w:iCs/>
          <w:color w:val="222222"/>
          <w:sz w:val="24"/>
          <w:szCs w:val="24"/>
          <w:shd w:val="clear" w:color="auto" w:fill="FFFFFF"/>
        </w:rPr>
        <w:t>2010 International Conference on Science and Social Research (CSSR 2010)</w:t>
      </w:r>
      <w:r w:rsidRPr="00514E03">
        <w:rPr>
          <w:rFonts w:ascii="Times New Roman" w:hAnsi="Times New Roman" w:cs="Times New Roman"/>
          <w:color w:val="222222"/>
          <w:sz w:val="24"/>
          <w:szCs w:val="24"/>
          <w:shd w:val="clear" w:color="auto" w:fill="FFFFFF"/>
        </w:rPr>
        <w:t> (pp. 674-679). IEEE.</w:t>
      </w:r>
    </w:p>
    <w:p w14:paraId="02CEDD23" w14:textId="131A7F89" w:rsidR="00BE68EE" w:rsidRDefault="00BE68EE" w:rsidP="00BE68EE">
      <w:pPr>
        <w:pStyle w:val="EndNoteBibliography"/>
        <w:spacing w:after="0" w:line="360" w:lineRule="auto"/>
        <w:ind w:left="567" w:hanging="567"/>
        <w:jc w:val="both"/>
        <w:rPr>
          <w:rFonts w:ascii="Times New Roman" w:hAnsi="Times New Roman" w:cs="Times New Roman"/>
          <w:sz w:val="24"/>
          <w:szCs w:val="24"/>
        </w:rPr>
      </w:pPr>
      <w:r w:rsidRPr="00514E03">
        <w:rPr>
          <w:rFonts w:ascii="Times New Roman" w:hAnsi="Times New Roman" w:cs="Times New Roman"/>
          <w:sz w:val="24"/>
          <w:szCs w:val="24"/>
        </w:rPr>
        <w:t xml:space="preserve">Pramartha, C., &amp; Davis, J. G. (2016). Digital Preservation of Cultural Heritage: Balinese Kulkul Artefact and Practices. In M. Ioannides, E. Fink, A. Moropoulou, M. Hagedorn-Saupe, A. Fresa, G. Liestøl, V. Rajcic, &amp; P. Grussenmeyer (Eds.), Digital Heritage. Progress in Cultural Heritage: Documentation, Preservation, and Protection: 6th International Conference, </w:t>
      </w:r>
      <w:r w:rsidRPr="00514E03">
        <w:rPr>
          <w:rFonts w:ascii="Times New Roman" w:hAnsi="Times New Roman" w:cs="Times New Roman"/>
          <w:sz w:val="24"/>
          <w:szCs w:val="24"/>
        </w:rPr>
        <w:lastRenderedPageBreak/>
        <w:t>EuroMed 2016, Nicosia, Cyprus, October 31 – November 5, 2016, Proceedings, Part I (pp. 491-500). Cham: Springer International Publishing.</w:t>
      </w:r>
    </w:p>
    <w:p w14:paraId="01C2D960" w14:textId="55CAF315" w:rsidR="00BE68EE" w:rsidRDefault="00BE68EE" w:rsidP="00BE68EE">
      <w:pPr>
        <w:pStyle w:val="EndNoteBibliography"/>
        <w:spacing w:after="0" w:line="360" w:lineRule="auto"/>
        <w:ind w:left="567" w:hanging="567"/>
        <w:jc w:val="both"/>
        <w:rPr>
          <w:rFonts w:ascii="Times New Roman" w:hAnsi="Times New Roman" w:cs="Times New Roman"/>
          <w:color w:val="222222"/>
          <w:sz w:val="24"/>
          <w:szCs w:val="24"/>
          <w:shd w:val="clear" w:color="auto" w:fill="FFFFFF"/>
        </w:rPr>
      </w:pPr>
      <w:r w:rsidRPr="00514E03">
        <w:rPr>
          <w:rFonts w:ascii="Times New Roman" w:hAnsi="Times New Roman" w:cs="Times New Roman"/>
          <w:color w:val="222222"/>
          <w:sz w:val="24"/>
          <w:szCs w:val="24"/>
          <w:shd w:val="clear" w:color="auto" w:fill="FFFFFF"/>
        </w:rPr>
        <w:t>Pramartha, C., Davis, J. G., &amp; Kuan, K. K. (2017). Digital preservation of cultural heritage: an ontology-based approach. In </w:t>
      </w:r>
      <w:r w:rsidRPr="00514E03">
        <w:rPr>
          <w:rFonts w:ascii="Times New Roman" w:hAnsi="Times New Roman" w:cs="Times New Roman"/>
          <w:i/>
          <w:iCs/>
          <w:color w:val="222222"/>
          <w:sz w:val="24"/>
          <w:szCs w:val="24"/>
          <w:shd w:val="clear" w:color="auto" w:fill="FFFFFF"/>
        </w:rPr>
        <w:t>The 28th Australasian Conference on Information Systems</w:t>
      </w:r>
      <w:r w:rsidRPr="00514E03">
        <w:rPr>
          <w:rFonts w:ascii="Times New Roman" w:hAnsi="Times New Roman" w:cs="Times New Roman"/>
          <w:color w:val="222222"/>
          <w:sz w:val="24"/>
          <w:szCs w:val="24"/>
          <w:shd w:val="clear" w:color="auto" w:fill="FFFFFF"/>
        </w:rPr>
        <w:t> (pp. 1-12).</w:t>
      </w:r>
    </w:p>
    <w:p w14:paraId="5CE60712" w14:textId="0887CA6E" w:rsidR="00BE68EE" w:rsidRDefault="00BE68EE" w:rsidP="00BE68EE">
      <w:pPr>
        <w:pStyle w:val="EndNoteBibliography"/>
        <w:spacing w:after="0" w:line="360" w:lineRule="auto"/>
        <w:ind w:left="567" w:hanging="567"/>
        <w:jc w:val="both"/>
        <w:rPr>
          <w:rFonts w:ascii="Times New Roman" w:hAnsi="Times New Roman" w:cs="Times New Roman"/>
          <w:color w:val="222222"/>
          <w:sz w:val="24"/>
          <w:szCs w:val="24"/>
          <w:shd w:val="clear" w:color="auto" w:fill="FFFFFF"/>
        </w:rPr>
      </w:pPr>
      <w:r w:rsidRPr="00514E03">
        <w:rPr>
          <w:rFonts w:ascii="Times New Roman" w:hAnsi="Times New Roman" w:cs="Times New Roman"/>
          <w:color w:val="222222"/>
          <w:sz w:val="24"/>
          <w:szCs w:val="24"/>
          <w:shd w:val="clear" w:color="auto" w:fill="FFFFFF"/>
        </w:rPr>
        <w:t>Pramartha, C., Davis, J. G., &amp; Kuan, K. K. (2018, October). A Semantically-Enriched Digital Portal for the Digital Preservation of Cultural Heritage with Community Participation. In </w:t>
      </w:r>
      <w:r w:rsidRPr="00514E03">
        <w:rPr>
          <w:rFonts w:ascii="Times New Roman" w:hAnsi="Times New Roman" w:cs="Times New Roman"/>
          <w:i/>
          <w:iCs/>
          <w:color w:val="222222"/>
          <w:sz w:val="24"/>
          <w:szCs w:val="24"/>
          <w:shd w:val="clear" w:color="auto" w:fill="FFFFFF"/>
        </w:rPr>
        <w:t>Euro-Mediterranean Conference</w:t>
      </w:r>
      <w:r w:rsidRPr="00514E03">
        <w:rPr>
          <w:rFonts w:ascii="Times New Roman" w:hAnsi="Times New Roman" w:cs="Times New Roman"/>
          <w:color w:val="222222"/>
          <w:sz w:val="24"/>
          <w:szCs w:val="24"/>
          <w:shd w:val="clear" w:color="auto" w:fill="FFFFFF"/>
        </w:rPr>
        <w:t> (pp. 560-571). Springer, Cham.</w:t>
      </w:r>
    </w:p>
    <w:p w14:paraId="41762330" w14:textId="77777777" w:rsidR="00BE68EE" w:rsidRPr="00514E03" w:rsidRDefault="00BE68EE" w:rsidP="00BE68EE">
      <w:pPr>
        <w:pStyle w:val="EndNoteBibliography"/>
        <w:spacing w:after="0" w:line="360" w:lineRule="auto"/>
        <w:ind w:left="567" w:hanging="567"/>
        <w:jc w:val="both"/>
        <w:rPr>
          <w:rFonts w:ascii="Times New Roman" w:hAnsi="Times New Roman" w:cs="Times New Roman"/>
          <w:sz w:val="24"/>
          <w:szCs w:val="24"/>
        </w:rPr>
      </w:pPr>
      <w:r w:rsidRPr="00514E03">
        <w:rPr>
          <w:rFonts w:ascii="Times New Roman" w:hAnsi="Times New Roman" w:cs="Times New Roman"/>
          <w:color w:val="222222"/>
          <w:sz w:val="24"/>
          <w:szCs w:val="24"/>
          <w:shd w:val="clear" w:color="auto" w:fill="FFFFFF"/>
        </w:rPr>
        <w:t>Pramartha, C. R. A. (2018). Assembly the Semantic Cultural Heritage Knowledge. </w:t>
      </w:r>
      <w:r w:rsidRPr="00514E03">
        <w:rPr>
          <w:rFonts w:ascii="Times New Roman" w:hAnsi="Times New Roman" w:cs="Times New Roman"/>
          <w:i/>
          <w:iCs/>
          <w:color w:val="222222"/>
          <w:sz w:val="24"/>
          <w:szCs w:val="24"/>
          <w:shd w:val="clear" w:color="auto" w:fill="FFFFFF"/>
        </w:rPr>
        <w:t>Jurnal Ilmu Komputer</w:t>
      </w:r>
      <w:r w:rsidRPr="00514E03">
        <w:rPr>
          <w:rFonts w:ascii="Times New Roman" w:hAnsi="Times New Roman" w:cs="Times New Roman"/>
          <w:color w:val="222222"/>
          <w:sz w:val="24"/>
          <w:szCs w:val="24"/>
          <w:shd w:val="clear" w:color="auto" w:fill="FFFFFF"/>
        </w:rPr>
        <w:t>, </w:t>
      </w:r>
      <w:r w:rsidRPr="00514E03">
        <w:rPr>
          <w:rFonts w:ascii="Times New Roman" w:hAnsi="Times New Roman" w:cs="Times New Roman"/>
          <w:i/>
          <w:iCs/>
          <w:color w:val="222222"/>
          <w:sz w:val="24"/>
          <w:szCs w:val="24"/>
          <w:shd w:val="clear" w:color="auto" w:fill="FFFFFF"/>
        </w:rPr>
        <w:t>11</w:t>
      </w:r>
      <w:r w:rsidRPr="00514E03">
        <w:rPr>
          <w:rFonts w:ascii="Times New Roman" w:hAnsi="Times New Roman" w:cs="Times New Roman"/>
          <w:color w:val="222222"/>
          <w:sz w:val="24"/>
          <w:szCs w:val="24"/>
          <w:shd w:val="clear" w:color="auto" w:fill="FFFFFF"/>
        </w:rPr>
        <w:t>(2), 83-95.</w:t>
      </w:r>
    </w:p>
    <w:p w14:paraId="636E7A78" w14:textId="77777777" w:rsidR="00BE68EE" w:rsidRDefault="00BE68EE" w:rsidP="00BE68EE">
      <w:pPr>
        <w:pStyle w:val="EndNoteBibliography"/>
        <w:spacing w:after="0" w:line="360" w:lineRule="auto"/>
        <w:ind w:left="567" w:hanging="567"/>
        <w:jc w:val="both"/>
        <w:rPr>
          <w:rFonts w:ascii="Times New Roman" w:hAnsi="Times New Roman" w:cs="Times New Roman"/>
          <w:sz w:val="24"/>
          <w:szCs w:val="24"/>
          <w:shd w:val="clear" w:color="auto" w:fill="FFFFFF"/>
        </w:rPr>
      </w:pPr>
      <w:r w:rsidRPr="00514E03">
        <w:rPr>
          <w:rFonts w:ascii="Times New Roman" w:hAnsi="Times New Roman" w:cs="Times New Roman"/>
          <w:sz w:val="24"/>
          <w:szCs w:val="24"/>
          <w:shd w:val="clear" w:color="auto" w:fill="FFFFFF"/>
        </w:rPr>
        <w:t>Prayudita, R. (2019). </w:t>
      </w:r>
      <w:r w:rsidRPr="00514E03">
        <w:rPr>
          <w:rFonts w:ascii="Times New Roman" w:hAnsi="Times New Roman" w:cs="Times New Roman"/>
          <w:i/>
          <w:iCs/>
          <w:sz w:val="24"/>
          <w:szCs w:val="24"/>
          <w:shd w:val="clear" w:color="auto" w:fill="FFFFFF"/>
        </w:rPr>
        <w:t>Metode Prototype ~ Materi Kuliah Jurusan Teknik Informatika Universitas Pasundan</w:t>
      </w:r>
      <w:r w:rsidRPr="00514E03">
        <w:rPr>
          <w:rFonts w:ascii="Times New Roman" w:hAnsi="Times New Roman" w:cs="Times New Roman"/>
          <w:sz w:val="24"/>
          <w:szCs w:val="24"/>
          <w:shd w:val="clear" w:color="auto" w:fill="FFFFFF"/>
        </w:rPr>
        <w:t>. [online] Materikuliahif-unpas.blogspot.com. Available at: https://materikuliahif-unpas.blogspot.com/2018/07/metode-prototype.html [Accessed 18 Sep. 2019].</w:t>
      </w:r>
    </w:p>
    <w:p w14:paraId="7BAE0149" w14:textId="77777777" w:rsidR="00BE68EE" w:rsidRPr="00514E03" w:rsidRDefault="00BE68EE" w:rsidP="00BE68EE">
      <w:pPr>
        <w:pStyle w:val="EndNoteBibliography"/>
        <w:spacing w:after="0" w:line="360" w:lineRule="auto"/>
        <w:ind w:left="567" w:hanging="567"/>
        <w:jc w:val="both"/>
        <w:rPr>
          <w:rFonts w:ascii="Times New Roman" w:hAnsi="Times New Roman" w:cs="Times New Roman"/>
          <w:sz w:val="24"/>
          <w:szCs w:val="24"/>
          <w:shd w:val="clear" w:color="auto" w:fill="FFFFFF"/>
        </w:rPr>
      </w:pPr>
      <w:r w:rsidRPr="00514E03">
        <w:rPr>
          <w:rFonts w:ascii="Times New Roman" w:hAnsi="Times New Roman" w:cs="Times New Roman"/>
          <w:color w:val="222222"/>
          <w:sz w:val="24"/>
          <w:szCs w:val="24"/>
          <w:shd w:val="clear" w:color="auto" w:fill="FFFFFF"/>
        </w:rPr>
        <w:t>Putra, A. (2013). Pusat Pagelaraan Pelatihan dan Galeri Seni Tari Tradisional di Bali. </w:t>
      </w:r>
      <w:r w:rsidRPr="00514E03">
        <w:rPr>
          <w:rFonts w:ascii="Times New Roman" w:hAnsi="Times New Roman" w:cs="Times New Roman"/>
          <w:i/>
          <w:iCs/>
          <w:color w:val="222222"/>
          <w:sz w:val="24"/>
          <w:szCs w:val="24"/>
          <w:shd w:val="clear" w:color="auto" w:fill="FFFFFF"/>
        </w:rPr>
        <w:t>eDimensi Arsitektur Petra</w:t>
      </w:r>
      <w:r w:rsidRPr="00514E03">
        <w:rPr>
          <w:rFonts w:ascii="Times New Roman" w:hAnsi="Times New Roman" w:cs="Times New Roman"/>
          <w:color w:val="222222"/>
          <w:sz w:val="24"/>
          <w:szCs w:val="24"/>
          <w:shd w:val="clear" w:color="auto" w:fill="FFFFFF"/>
        </w:rPr>
        <w:t>, </w:t>
      </w:r>
      <w:r w:rsidRPr="00514E03">
        <w:rPr>
          <w:rFonts w:ascii="Times New Roman" w:hAnsi="Times New Roman" w:cs="Times New Roman"/>
          <w:i/>
          <w:iCs/>
          <w:color w:val="222222"/>
          <w:sz w:val="24"/>
          <w:szCs w:val="24"/>
          <w:shd w:val="clear" w:color="auto" w:fill="FFFFFF"/>
        </w:rPr>
        <w:t>1</w:t>
      </w:r>
      <w:r w:rsidRPr="00514E03">
        <w:rPr>
          <w:rFonts w:ascii="Times New Roman" w:hAnsi="Times New Roman" w:cs="Times New Roman"/>
          <w:color w:val="222222"/>
          <w:sz w:val="24"/>
          <w:szCs w:val="24"/>
          <w:shd w:val="clear" w:color="auto" w:fill="FFFFFF"/>
        </w:rPr>
        <w:t>(1), 1-5.</w:t>
      </w:r>
    </w:p>
    <w:p w14:paraId="25F21CEE" w14:textId="77777777" w:rsidR="00BE68EE" w:rsidRPr="00514E03" w:rsidRDefault="00BE68EE" w:rsidP="00BE68EE">
      <w:pPr>
        <w:pStyle w:val="EndNoteBibliography"/>
        <w:spacing w:after="0" w:line="360" w:lineRule="auto"/>
        <w:ind w:left="567" w:hanging="567"/>
        <w:jc w:val="both"/>
        <w:rPr>
          <w:rFonts w:ascii="Times New Roman" w:hAnsi="Times New Roman" w:cs="Times New Roman"/>
          <w:i/>
          <w:sz w:val="24"/>
          <w:szCs w:val="24"/>
        </w:rPr>
      </w:pPr>
      <w:r w:rsidRPr="00514E03">
        <w:rPr>
          <w:rFonts w:ascii="Times New Roman" w:hAnsi="Times New Roman" w:cs="Times New Roman"/>
          <w:color w:val="222222"/>
          <w:sz w:val="24"/>
          <w:szCs w:val="24"/>
          <w:shd w:val="clear" w:color="auto" w:fill="FFFFFF"/>
        </w:rPr>
        <w:t>Sanabila, H., &amp; Manurung, R. (2014, April). Automatic Wayang Ontology Construction using Relation Extraction from Free Text. In </w:t>
      </w:r>
      <w:r w:rsidRPr="00514E03">
        <w:rPr>
          <w:rFonts w:ascii="Times New Roman" w:hAnsi="Times New Roman" w:cs="Times New Roman"/>
          <w:i/>
          <w:iCs/>
          <w:color w:val="222222"/>
          <w:sz w:val="24"/>
          <w:szCs w:val="24"/>
          <w:shd w:val="clear" w:color="auto" w:fill="FFFFFF"/>
        </w:rPr>
        <w:t>Proceedings of the 8th Workshop on Language Technology for Cultural Heritage, Social Sciences, and Humanities (LaTeCH)</w:t>
      </w:r>
      <w:r w:rsidRPr="00514E03">
        <w:rPr>
          <w:rFonts w:ascii="Times New Roman" w:hAnsi="Times New Roman" w:cs="Times New Roman"/>
          <w:color w:val="222222"/>
          <w:sz w:val="24"/>
          <w:szCs w:val="24"/>
          <w:shd w:val="clear" w:color="auto" w:fill="FFFFFF"/>
        </w:rPr>
        <w:t> (pp. 128-136).</w:t>
      </w:r>
    </w:p>
    <w:p w14:paraId="535EF332" w14:textId="79E98CE5" w:rsidR="00E1188B" w:rsidRDefault="00E1188B" w:rsidP="00E1188B">
      <w:pPr>
        <w:pStyle w:val="EndNoteBibliography"/>
        <w:spacing w:after="0" w:line="360" w:lineRule="auto"/>
        <w:ind w:left="567" w:hanging="567"/>
        <w:jc w:val="both"/>
        <w:rPr>
          <w:rFonts w:ascii="Times New Roman" w:hAnsi="Times New Roman" w:cs="Times New Roman"/>
          <w:sz w:val="24"/>
          <w:szCs w:val="24"/>
        </w:rPr>
      </w:pPr>
      <w:r w:rsidRPr="0066241A">
        <w:rPr>
          <w:rFonts w:ascii="Times New Roman" w:hAnsi="Times New Roman" w:cs="Times New Roman"/>
          <w:sz w:val="24"/>
          <w:szCs w:val="24"/>
        </w:rPr>
        <w:t>Wilkin, C., Carr, R., &amp; Hewett, B. (2003). Evaluating stakeholders' views of delivered IS effectiveness: perceptions versus perceptions and expectations. In Technologies &amp; methodologies for evaluating information technology in business (pp. 57-96). IGI Global.</w:t>
      </w:r>
    </w:p>
    <w:p w14:paraId="0FCF289A" w14:textId="77777777" w:rsidR="00E1188B" w:rsidRPr="0066241A" w:rsidRDefault="00E1188B" w:rsidP="00E1188B">
      <w:pPr>
        <w:pStyle w:val="EndNoteBibliography"/>
        <w:spacing w:after="0" w:line="360" w:lineRule="auto"/>
        <w:ind w:left="567" w:hanging="567"/>
        <w:jc w:val="both"/>
        <w:rPr>
          <w:rFonts w:ascii="Times New Roman" w:hAnsi="Times New Roman" w:cs="Times New Roman"/>
          <w:sz w:val="24"/>
          <w:szCs w:val="24"/>
          <w:shd w:val="clear" w:color="auto" w:fill="FFFFFF"/>
        </w:rPr>
      </w:pPr>
    </w:p>
    <w:p w14:paraId="349F16C8" w14:textId="77777777" w:rsidR="00DA37A9" w:rsidRDefault="00DA37A9">
      <w:pPr>
        <w:rPr>
          <w:rFonts w:ascii="Times New Roman" w:hAnsi="Times New Roman" w:cs="Times New Roman"/>
          <w:sz w:val="24"/>
          <w:szCs w:val="24"/>
        </w:rPr>
      </w:pPr>
      <w:r>
        <w:rPr>
          <w:rFonts w:ascii="Times New Roman" w:hAnsi="Times New Roman" w:cs="Times New Roman"/>
          <w:sz w:val="24"/>
          <w:szCs w:val="24"/>
        </w:rPr>
        <w:br w:type="page"/>
      </w:r>
    </w:p>
    <w:p w14:paraId="1D7C9B67" w14:textId="42FB79E9" w:rsidR="008955C7" w:rsidRPr="00025ABB" w:rsidRDefault="00F21258" w:rsidP="008402F0">
      <w:pPr>
        <w:pStyle w:val="Heading1"/>
        <w:jc w:val="center"/>
        <w:rPr>
          <w:rFonts w:ascii="Times New Roman" w:hAnsi="Times New Roman"/>
          <w:b/>
          <w:color w:val="auto"/>
          <w:sz w:val="28"/>
          <w:szCs w:val="28"/>
          <w:lang w:val="en-ID"/>
        </w:rPr>
      </w:pPr>
      <w:bookmarkStart w:id="327" w:name="_Toc40931020"/>
      <w:r w:rsidRPr="00025ABB">
        <w:rPr>
          <w:rFonts w:ascii="Times New Roman" w:hAnsi="Times New Roman"/>
          <w:b/>
          <w:color w:val="auto"/>
          <w:sz w:val="28"/>
          <w:szCs w:val="28"/>
          <w:lang w:val="en-ID"/>
        </w:rPr>
        <w:lastRenderedPageBreak/>
        <w:t>LAMPIRAN</w:t>
      </w:r>
      <w:bookmarkEnd w:id="326"/>
      <w:bookmarkEnd w:id="327"/>
    </w:p>
    <w:p w14:paraId="2671FBB5" w14:textId="77777777" w:rsidR="008955C7" w:rsidRPr="00514E03" w:rsidRDefault="008955C7">
      <w:pPr>
        <w:rPr>
          <w:rStyle w:val="fontstyle21"/>
          <w:rFonts w:ascii="Times New Roman" w:eastAsia="Times New Roman" w:hAnsi="Times New Roman" w:cs="Times New Roman"/>
          <w:b/>
          <w:sz w:val="24"/>
          <w:szCs w:val="24"/>
        </w:rPr>
      </w:pPr>
      <w:r w:rsidRPr="00514E03">
        <w:rPr>
          <w:rStyle w:val="fontstyle21"/>
          <w:rFonts w:ascii="Times New Roman" w:hAnsi="Times New Roman" w:cs="Times New Roman"/>
          <w:b/>
          <w:sz w:val="24"/>
          <w:szCs w:val="24"/>
        </w:rPr>
        <w:br w:type="page"/>
      </w:r>
    </w:p>
    <w:p w14:paraId="534F08E2" w14:textId="77777777" w:rsidR="00A06ADC" w:rsidRPr="00514E03" w:rsidRDefault="00A06ADC" w:rsidP="00A06ADC">
      <w:pPr>
        <w:spacing w:after="120"/>
        <w:jc w:val="center"/>
        <w:rPr>
          <w:rFonts w:ascii="Times New Roman" w:hAnsi="Times New Roman" w:cs="Times New Roman"/>
          <w:b/>
          <w:sz w:val="24"/>
          <w:szCs w:val="24"/>
        </w:rPr>
      </w:pPr>
      <w:r w:rsidRPr="00514E03">
        <w:rPr>
          <w:rFonts w:ascii="Times New Roman" w:hAnsi="Times New Roman" w:cs="Times New Roman"/>
          <w:b/>
          <w:sz w:val="24"/>
          <w:szCs w:val="24"/>
        </w:rPr>
        <w:lastRenderedPageBreak/>
        <w:t>LAMPIRAN 1</w:t>
      </w:r>
    </w:p>
    <w:p w14:paraId="1A14A2DE" w14:textId="4BE504B5" w:rsidR="00A06ADC" w:rsidRDefault="00A06ADC" w:rsidP="00A06ADC">
      <w:pPr>
        <w:spacing w:after="120"/>
        <w:jc w:val="center"/>
        <w:rPr>
          <w:rFonts w:ascii="Times New Roman" w:hAnsi="Times New Roman" w:cs="Times New Roman"/>
          <w:b/>
          <w:sz w:val="24"/>
          <w:szCs w:val="24"/>
        </w:rPr>
      </w:pPr>
      <w:r w:rsidRPr="00514E03">
        <w:rPr>
          <w:rFonts w:ascii="Times New Roman" w:hAnsi="Times New Roman" w:cs="Times New Roman"/>
          <w:b/>
          <w:sz w:val="24"/>
          <w:szCs w:val="24"/>
        </w:rPr>
        <w:t>KUMPULAN SOURCE CODE PROGRAM</w:t>
      </w:r>
    </w:p>
    <w:p w14:paraId="2BF28306" w14:textId="77777777" w:rsidR="00DA37A9" w:rsidRDefault="00DA37A9" w:rsidP="00A06ADC">
      <w:pPr>
        <w:spacing w:after="120"/>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927"/>
      </w:tblGrid>
      <w:tr w:rsidR="00941692" w14:paraId="07D62E07" w14:textId="77777777" w:rsidTr="00941692">
        <w:tc>
          <w:tcPr>
            <w:tcW w:w="7927" w:type="dxa"/>
          </w:tcPr>
          <w:p w14:paraId="1BFB0406" w14:textId="44D4B745" w:rsidR="00941692" w:rsidRDefault="00941692" w:rsidP="00941692">
            <w:pPr>
              <w:spacing w:after="120"/>
              <w:jc w:val="center"/>
              <w:rPr>
                <w:rFonts w:ascii="Times New Roman" w:hAnsi="Times New Roman" w:cs="Times New Roman"/>
                <w:b/>
                <w:sz w:val="24"/>
                <w:szCs w:val="24"/>
              </w:rPr>
            </w:pPr>
            <w:r>
              <w:rPr>
                <w:rFonts w:ascii="Times New Roman" w:hAnsi="Times New Roman" w:cs="Times New Roman"/>
                <w:b/>
                <w:sz w:val="24"/>
                <w:szCs w:val="24"/>
              </w:rPr>
              <w:t>Proses Koneksi Ke Server Fuseki</w:t>
            </w:r>
          </w:p>
        </w:tc>
      </w:tr>
      <w:tr w:rsidR="00941692" w14:paraId="1424FE8D" w14:textId="77777777" w:rsidTr="00941692">
        <w:tc>
          <w:tcPr>
            <w:tcW w:w="7927" w:type="dxa"/>
          </w:tcPr>
          <w:p w14:paraId="5F8428F8" w14:textId="74D99C22" w:rsidR="00941692" w:rsidRPr="00941692" w:rsidRDefault="00941692" w:rsidP="00941692">
            <w:pPr>
              <w:spacing w:after="120"/>
              <w:rPr>
                <w:rFonts w:ascii="Courier New" w:hAnsi="Courier New" w:cs="Courier New"/>
                <w:sz w:val="20"/>
                <w:szCs w:val="20"/>
              </w:rPr>
            </w:pPr>
            <w:r w:rsidRPr="00941692">
              <w:rPr>
                <w:rFonts w:ascii="Courier New" w:hAnsi="Courier New" w:cs="Courier New"/>
                <w:sz w:val="20"/>
                <w:szCs w:val="20"/>
              </w:rPr>
              <w:t>extract($request,EXTR_SKIP);</w:t>
            </w:r>
          </w:p>
          <w:p w14:paraId="6C248A95" w14:textId="1D7101C1" w:rsidR="00941692" w:rsidRPr="00941692" w:rsidRDefault="00FA1A81" w:rsidP="00941692">
            <w:pPr>
              <w:spacing w:after="120"/>
              <w:rPr>
                <w:rFonts w:ascii="Courier New" w:hAnsi="Courier New" w:cs="Courier New"/>
                <w:sz w:val="20"/>
                <w:szCs w:val="20"/>
              </w:rPr>
            </w:pPr>
            <w:r>
              <w:rPr>
                <w:rFonts w:ascii="Courier New" w:hAnsi="Courier New" w:cs="Courier New"/>
                <w:sz w:val="20"/>
                <w:szCs w:val="20"/>
              </w:rPr>
              <w:tab/>
            </w:r>
            <w:r w:rsidR="00941692" w:rsidRPr="00941692">
              <w:rPr>
                <w:rFonts w:ascii="Courier New" w:hAnsi="Courier New" w:cs="Courier New"/>
                <w:sz w:val="20"/>
                <w:szCs w:val="20"/>
              </w:rPr>
              <w:t>include("easyrdf/lib/EasyRdf.php");</w:t>
            </w:r>
          </w:p>
          <w:p w14:paraId="50E563D3" w14:textId="31D1AFD1" w:rsidR="00941692" w:rsidRPr="00941692" w:rsidRDefault="00FA1A81" w:rsidP="00941692">
            <w:pPr>
              <w:spacing w:after="120"/>
              <w:rPr>
                <w:rFonts w:ascii="Courier New" w:hAnsi="Courier New" w:cs="Courier New"/>
                <w:sz w:val="20"/>
                <w:szCs w:val="20"/>
              </w:rPr>
            </w:pPr>
            <w:r>
              <w:rPr>
                <w:rFonts w:ascii="Courier New" w:hAnsi="Courier New" w:cs="Courier New"/>
                <w:sz w:val="20"/>
                <w:szCs w:val="20"/>
              </w:rPr>
              <w:tab/>
            </w:r>
            <w:r w:rsidR="00941692" w:rsidRPr="00941692">
              <w:rPr>
                <w:rFonts w:ascii="Courier New" w:hAnsi="Courier New" w:cs="Courier New"/>
                <w:sz w:val="20"/>
                <w:szCs w:val="20"/>
              </w:rPr>
              <w:t>require_once "easyrdf/examples/html_tag_helpers.php";</w:t>
            </w:r>
          </w:p>
          <w:p w14:paraId="3E3B2EF1" w14:textId="77777777" w:rsidR="00FA1A81" w:rsidRDefault="00941692" w:rsidP="00941692">
            <w:pPr>
              <w:spacing w:after="120"/>
              <w:rPr>
                <w:rFonts w:ascii="Courier New" w:hAnsi="Courier New" w:cs="Courier New"/>
                <w:sz w:val="20"/>
                <w:szCs w:val="20"/>
              </w:rPr>
            </w:pPr>
            <w:r w:rsidRPr="00941692">
              <w:rPr>
                <w:rFonts w:ascii="Courier New" w:hAnsi="Courier New" w:cs="Courier New"/>
                <w:sz w:val="20"/>
                <w:szCs w:val="20"/>
              </w:rPr>
              <w:tab/>
            </w:r>
            <w:r w:rsidRPr="00941692">
              <w:rPr>
                <w:rFonts w:ascii="Courier New" w:hAnsi="Courier New" w:cs="Courier New"/>
                <w:sz w:val="20"/>
                <w:szCs w:val="20"/>
              </w:rPr>
              <w:tab/>
            </w:r>
            <w:r w:rsidRPr="00941692">
              <w:rPr>
                <w:rFonts w:ascii="Courier New" w:hAnsi="Courier New" w:cs="Courier New"/>
                <w:sz w:val="20"/>
                <w:szCs w:val="20"/>
              </w:rPr>
              <w:tab/>
            </w:r>
          </w:p>
          <w:p w14:paraId="0488912E" w14:textId="1D24C631" w:rsidR="00941692" w:rsidRPr="00941692" w:rsidRDefault="00FA1A81" w:rsidP="00941692">
            <w:pPr>
              <w:spacing w:after="120"/>
              <w:rPr>
                <w:rFonts w:ascii="Courier New" w:hAnsi="Courier New" w:cs="Courier New"/>
                <w:sz w:val="20"/>
                <w:szCs w:val="20"/>
              </w:rPr>
            </w:pPr>
            <w:r>
              <w:rPr>
                <w:rFonts w:ascii="Courier New" w:hAnsi="Courier New" w:cs="Courier New"/>
                <w:sz w:val="20"/>
                <w:szCs w:val="20"/>
              </w:rPr>
              <w:tab/>
            </w:r>
            <w:r w:rsidR="00941692" w:rsidRPr="00941692">
              <w:rPr>
                <w:rFonts w:ascii="Courier New" w:hAnsi="Courier New" w:cs="Courier New"/>
                <w:sz w:val="20"/>
                <w:szCs w:val="20"/>
              </w:rPr>
              <w:t xml:space="preserve">EasyRdf_Namespace::set('rdf', </w:t>
            </w:r>
            <w:r>
              <w:rPr>
                <w:rFonts w:ascii="Courier New" w:hAnsi="Courier New" w:cs="Courier New"/>
                <w:sz w:val="20"/>
                <w:szCs w:val="20"/>
              </w:rPr>
              <w:tab/>
            </w:r>
            <w:r w:rsidR="00941692" w:rsidRPr="00941692">
              <w:rPr>
                <w:rFonts w:ascii="Courier New" w:hAnsi="Courier New" w:cs="Courier New"/>
                <w:sz w:val="20"/>
                <w:szCs w:val="20"/>
              </w:rPr>
              <w:t>'http://www.w3.org/1999/02/22-rdf-syntax-ns#');</w:t>
            </w:r>
          </w:p>
          <w:p w14:paraId="063650F4" w14:textId="485828E6" w:rsidR="00941692" w:rsidRPr="00941692" w:rsidRDefault="00FA1A81" w:rsidP="00941692">
            <w:pPr>
              <w:spacing w:after="120"/>
              <w:rPr>
                <w:rFonts w:ascii="Courier New" w:hAnsi="Courier New" w:cs="Courier New"/>
                <w:sz w:val="20"/>
                <w:szCs w:val="20"/>
              </w:rPr>
            </w:pPr>
            <w:r>
              <w:rPr>
                <w:rFonts w:ascii="Courier New" w:hAnsi="Courier New" w:cs="Courier New"/>
                <w:sz w:val="20"/>
                <w:szCs w:val="20"/>
              </w:rPr>
              <w:tab/>
            </w:r>
            <w:r w:rsidR="00941692" w:rsidRPr="00941692">
              <w:rPr>
                <w:rFonts w:ascii="Courier New" w:hAnsi="Courier New" w:cs="Courier New"/>
                <w:sz w:val="20"/>
                <w:szCs w:val="20"/>
              </w:rPr>
              <w:t xml:space="preserve">EasyRdf_Namespace::set('rdfs', </w:t>
            </w:r>
            <w:r>
              <w:rPr>
                <w:rFonts w:ascii="Courier New" w:hAnsi="Courier New" w:cs="Courier New"/>
                <w:sz w:val="20"/>
                <w:szCs w:val="20"/>
              </w:rPr>
              <w:tab/>
            </w:r>
            <w:r w:rsidR="00941692" w:rsidRPr="00941692">
              <w:rPr>
                <w:rFonts w:ascii="Courier New" w:hAnsi="Courier New" w:cs="Courier New"/>
                <w:sz w:val="20"/>
                <w:szCs w:val="20"/>
              </w:rPr>
              <w:t>'http://www.w3.org/2000/01/rdf-schema#');</w:t>
            </w:r>
          </w:p>
          <w:p w14:paraId="6CCC5FCE" w14:textId="0311FD97" w:rsidR="00941692" w:rsidRPr="00941692" w:rsidRDefault="00FA1A81" w:rsidP="00941692">
            <w:pPr>
              <w:spacing w:after="120"/>
              <w:rPr>
                <w:rFonts w:ascii="Courier New" w:hAnsi="Courier New" w:cs="Courier New"/>
                <w:sz w:val="20"/>
                <w:szCs w:val="20"/>
              </w:rPr>
            </w:pPr>
            <w:r>
              <w:rPr>
                <w:rFonts w:ascii="Courier New" w:hAnsi="Courier New" w:cs="Courier New"/>
                <w:sz w:val="20"/>
                <w:szCs w:val="20"/>
              </w:rPr>
              <w:tab/>
            </w:r>
            <w:r w:rsidR="00941692" w:rsidRPr="00941692">
              <w:rPr>
                <w:rFonts w:ascii="Courier New" w:hAnsi="Courier New" w:cs="Courier New"/>
                <w:sz w:val="20"/>
                <w:szCs w:val="20"/>
              </w:rPr>
              <w:t xml:space="preserve">EasyRdf_Namespace::set('owl', </w:t>
            </w:r>
            <w:r>
              <w:rPr>
                <w:rFonts w:ascii="Courier New" w:hAnsi="Courier New" w:cs="Courier New"/>
                <w:sz w:val="20"/>
                <w:szCs w:val="20"/>
              </w:rPr>
              <w:tab/>
            </w:r>
            <w:r w:rsidR="00941692" w:rsidRPr="00941692">
              <w:rPr>
                <w:rFonts w:ascii="Courier New" w:hAnsi="Courier New" w:cs="Courier New"/>
                <w:sz w:val="20"/>
                <w:szCs w:val="20"/>
              </w:rPr>
              <w:t>'http://www.w3.org/2002/07/owl#');</w:t>
            </w:r>
          </w:p>
          <w:p w14:paraId="77844064" w14:textId="0F159E10" w:rsidR="00941692" w:rsidRPr="00941692" w:rsidRDefault="00FA1A81" w:rsidP="00941692">
            <w:pPr>
              <w:spacing w:after="120"/>
              <w:rPr>
                <w:rFonts w:ascii="Courier New" w:hAnsi="Courier New" w:cs="Courier New"/>
                <w:sz w:val="20"/>
                <w:szCs w:val="20"/>
              </w:rPr>
            </w:pPr>
            <w:r>
              <w:rPr>
                <w:rFonts w:ascii="Courier New" w:hAnsi="Courier New" w:cs="Courier New"/>
                <w:sz w:val="20"/>
                <w:szCs w:val="20"/>
              </w:rPr>
              <w:tab/>
            </w:r>
            <w:r w:rsidR="00941692" w:rsidRPr="00941692">
              <w:rPr>
                <w:rFonts w:ascii="Courier New" w:hAnsi="Courier New" w:cs="Courier New"/>
                <w:sz w:val="20"/>
                <w:szCs w:val="20"/>
              </w:rPr>
              <w:t xml:space="preserve">EasyRdf_Namespace::set('tar', </w:t>
            </w:r>
            <w:r>
              <w:rPr>
                <w:rFonts w:ascii="Courier New" w:hAnsi="Courier New" w:cs="Courier New"/>
                <w:sz w:val="20"/>
                <w:szCs w:val="20"/>
              </w:rPr>
              <w:tab/>
            </w:r>
            <w:r w:rsidR="00941692" w:rsidRPr="00941692">
              <w:rPr>
                <w:rFonts w:ascii="Courier New" w:hAnsi="Courier New" w:cs="Courier New"/>
                <w:sz w:val="20"/>
                <w:szCs w:val="20"/>
              </w:rPr>
              <w:t>'http://www.semanticweb.org/user/ontologies/2019/9/untitle</w:t>
            </w:r>
            <w:r>
              <w:rPr>
                <w:rFonts w:ascii="Courier New" w:hAnsi="Courier New" w:cs="Courier New"/>
                <w:sz w:val="20"/>
                <w:szCs w:val="20"/>
              </w:rPr>
              <w:tab/>
            </w:r>
            <w:r w:rsidR="00941692" w:rsidRPr="00941692">
              <w:rPr>
                <w:rFonts w:ascii="Courier New" w:hAnsi="Courier New" w:cs="Courier New"/>
                <w:sz w:val="20"/>
                <w:szCs w:val="20"/>
              </w:rPr>
              <w:t>d-ontology-19#');</w:t>
            </w:r>
          </w:p>
          <w:p w14:paraId="3EB07FD6" w14:textId="15C82C6C" w:rsidR="00941692" w:rsidRPr="00FA1A81" w:rsidRDefault="00FA1A81" w:rsidP="00941692">
            <w:pPr>
              <w:spacing w:after="120"/>
              <w:rPr>
                <w:rFonts w:ascii="Courier New" w:hAnsi="Courier New" w:cs="Courier New"/>
                <w:sz w:val="20"/>
                <w:szCs w:val="20"/>
              </w:rPr>
            </w:pPr>
            <w:r>
              <w:rPr>
                <w:rFonts w:ascii="Courier New" w:hAnsi="Courier New" w:cs="Courier New"/>
                <w:sz w:val="20"/>
                <w:szCs w:val="20"/>
              </w:rPr>
              <w:tab/>
              <w:t xml:space="preserve">$sparql = new </w:t>
            </w:r>
            <w:r>
              <w:rPr>
                <w:rFonts w:ascii="Courier New" w:hAnsi="Courier New" w:cs="Courier New"/>
                <w:sz w:val="20"/>
                <w:szCs w:val="20"/>
              </w:rPr>
              <w:tab/>
            </w:r>
            <w:r w:rsidR="00941692" w:rsidRPr="00941692">
              <w:rPr>
                <w:rFonts w:ascii="Courier New" w:hAnsi="Courier New" w:cs="Courier New"/>
                <w:sz w:val="20"/>
                <w:szCs w:val="20"/>
              </w:rPr>
              <w:t>EasyRdf_Sparql_Client('http://localhost:3030/tiga/query');</w:t>
            </w:r>
          </w:p>
        </w:tc>
      </w:tr>
    </w:tbl>
    <w:p w14:paraId="15EB88B6" w14:textId="77777777" w:rsidR="00941692" w:rsidRPr="00514E03" w:rsidRDefault="00941692" w:rsidP="00941692">
      <w:pPr>
        <w:spacing w:after="120"/>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927"/>
      </w:tblGrid>
      <w:tr w:rsidR="00941692" w14:paraId="213F78ED" w14:textId="77777777" w:rsidTr="001815B5">
        <w:tc>
          <w:tcPr>
            <w:tcW w:w="7927" w:type="dxa"/>
          </w:tcPr>
          <w:p w14:paraId="16644F36" w14:textId="67966ACC" w:rsidR="00941692" w:rsidRDefault="000269FF" w:rsidP="000269FF">
            <w:pPr>
              <w:spacing w:after="120"/>
              <w:jc w:val="center"/>
              <w:rPr>
                <w:rFonts w:ascii="Times New Roman" w:hAnsi="Times New Roman" w:cs="Times New Roman"/>
                <w:b/>
                <w:sz w:val="24"/>
                <w:szCs w:val="24"/>
              </w:rPr>
            </w:pPr>
            <w:r>
              <w:rPr>
                <w:rFonts w:ascii="Times New Roman" w:hAnsi="Times New Roman" w:cs="Times New Roman"/>
                <w:b/>
                <w:sz w:val="24"/>
                <w:szCs w:val="24"/>
              </w:rPr>
              <w:t xml:space="preserve">Source Code </w:t>
            </w:r>
            <w:r w:rsidR="00941692">
              <w:rPr>
                <w:rFonts w:ascii="Times New Roman" w:hAnsi="Times New Roman" w:cs="Times New Roman"/>
                <w:b/>
                <w:sz w:val="24"/>
                <w:szCs w:val="24"/>
              </w:rPr>
              <w:t>P</w:t>
            </w:r>
            <w:r>
              <w:rPr>
                <w:rFonts w:ascii="Times New Roman" w:hAnsi="Times New Roman" w:cs="Times New Roman"/>
                <w:b/>
                <w:sz w:val="24"/>
                <w:szCs w:val="24"/>
              </w:rPr>
              <w:t>roses Pemanggilan SubC</w:t>
            </w:r>
            <w:r w:rsidR="00CD3A8A">
              <w:rPr>
                <w:rFonts w:ascii="Times New Roman" w:hAnsi="Times New Roman" w:cs="Times New Roman"/>
                <w:b/>
                <w:sz w:val="24"/>
                <w:szCs w:val="24"/>
              </w:rPr>
              <w:t>lass dari H</w:t>
            </w:r>
            <w:r>
              <w:rPr>
                <w:rFonts w:ascii="Times New Roman" w:hAnsi="Times New Roman" w:cs="Times New Roman"/>
                <w:b/>
                <w:sz w:val="24"/>
                <w:szCs w:val="24"/>
              </w:rPr>
              <w:t>azard</w:t>
            </w:r>
          </w:p>
        </w:tc>
      </w:tr>
      <w:tr w:rsidR="00941692" w14:paraId="2A682F36" w14:textId="77777777" w:rsidTr="001815B5">
        <w:tc>
          <w:tcPr>
            <w:tcW w:w="7927" w:type="dxa"/>
          </w:tcPr>
          <w:p w14:paraId="298EF9DA"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ab/>
              <w:t>function viewFormSearch($request){</w:t>
            </w:r>
          </w:p>
          <w:p w14:paraId="6D13D9E3"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ab/>
            </w:r>
            <w:r w:rsidRPr="000269FF">
              <w:rPr>
                <w:rFonts w:ascii="Courier New" w:hAnsi="Courier New" w:cs="Courier New"/>
                <w:sz w:val="20"/>
                <w:szCs w:val="20"/>
              </w:rPr>
              <w:tab/>
              <w:t>extract($request,EXTR_SKIP);</w:t>
            </w:r>
          </w:p>
          <w:p w14:paraId="6F853CAC" w14:textId="05ABBB1F"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ab/>
            </w:r>
            <w:r>
              <w:rPr>
                <w:rFonts w:ascii="Courier New" w:hAnsi="Courier New" w:cs="Courier New"/>
                <w:sz w:val="20"/>
                <w:szCs w:val="20"/>
              </w:rPr>
              <w:tab/>
              <w:t>include ("thk_ontology.php");</w:t>
            </w:r>
            <w:r>
              <w:rPr>
                <w:rFonts w:ascii="Courier New" w:hAnsi="Courier New" w:cs="Courier New"/>
                <w:sz w:val="20"/>
                <w:szCs w:val="20"/>
              </w:rPr>
              <w:tab/>
            </w:r>
          </w:p>
          <w:p w14:paraId="6575983B"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$formHazard = "";</w:t>
            </w:r>
          </w:p>
          <w:p w14:paraId="6B5DF21D"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$liHazard = "";</w:t>
            </w:r>
          </w:p>
          <w:p w14:paraId="0E1E24D8"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$tempHazard = "";</w:t>
            </w:r>
          </w:p>
          <w:p w14:paraId="357831EF"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$resultHazard = $sparql-&gt;query( "SELECT DISTINCT * { ?column rdfs:subClassOf tar:Hazard }");</w:t>
            </w:r>
          </w:p>
          <w:p w14:paraId="5F2071E4"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foreach ($resultHazard as $row) {  //perulangan option</w:t>
            </w:r>
          </w:p>
          <w:p w14:paraId="7ABE3062"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$array = explode("#",$row-&gt;column);</w:t>
            </w:r>
          </w:p>
          <w:p w14:paraId="6D5329C4"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$string = $array[1];</w:t>
            </w:r>
          </w:p>
          <w:p w14:paraId="2A76424F"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$tempHazard = $string;</w:t>
            </w:r>
          </w:p>
          <w:p w14:paraId="15DA9F27"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$string = preg_</w:t>
            </w:r>
            <w:proofErr w:type="gramStart"/>
            <w:r w:rsidRPr="000269FF">
              <w:rPr>
                <w:rFonts w:ascii="Courier New" w:hAnsi="Courier New" w:cs="Courier New"/>
                <w:sz w:val="20"/>
                <w:szCs w:val="20"/>
              </w:rPr>
              <w:t>replace(</w:t>
            </w:r>
            <w:proofErr w:type="gramEnd"/>
            <w:r w:rsidRPr="000269FF">
              <w:rPr>
                <w:rFonts w:ascii="Courier New" w:hAnsi="Courier New" w:cs="Courier New"/>
                <w:sz w:val="20"/>
                <w:szCs w:val="20"/>
              </w:rPr>
              <w:t>'/(?&lt;! )[A-Z]/', ' $0', $string);</w:t>
            </w:r>
          </w:p>
          <w:p w14:paraId="7F185575"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$string = str_replace('_', ' ', $string);</w:t>
            </w:r>
          </w:p>
          <w:p w14:paraId="639375D8"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w:t>
            </w:r>
            <w:r w:rsidRPr="000269FF">
              <w:rPr>
                <w:rFonts w:ascii="Courier New" w:hAnsi="Courier New" w:cs="Courier New"/>
                <w:sz w:val="20"/>
                <w:szCs w:val="20"/>
              </w:rPr>
              <w:tab/>
            </w:r>
          </w:p>
          <w:p w14:paraId="2B1CC18D"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lastRenderedPageBreak/>
              <w:t xml:space="preserve">          $</w:t>
            </w:r>
            <w:proofErr w:type="gramStart"/>
            <w:r w:rsidRPr="000269FF">
              <w:rPr>
                <w:rFonts w:ascii="Courier New" w:hAnsi="Courier New" w:cs="Courier New"/>
                <w:sz w:val="20"/>
                <w:szCs w:val="20"/>
              </w:rPr>
              <w:t>formHazard .</w:t>
            </w:r>
            <w:proofErr w:type="gramEnd"/>
            <w:r w:rsidRPr="000269FF">
              <w:rPr>
                <w:rFonts w:ascii="Courier New" w:hAnsi="Courier New" w:cs="Courier New"/>
                <w:sz w:val="20"/>
                <w:szCs w:val="20"/>
              </w:rPr>
              <w:t>= "&lt;li&gt;&lt;a href=\"./browsingList.php?action=viewlink&amp;value=".$tempHazard."\"&gt;".$string."&lt;/a&gt;&lt;/li&gt;";</w:t>
            </w:r>
          </w:p>
          <w:p w14:paraId="093A0F26"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$liHazard .= "&lt;li class=\"nav-item\"&gt;</w:t>
            </w:r>
          </w:p>
          <w:p w14:paraId="1363DEE1"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&lt;a href=\"./browsingList.php?action=viewlink&amp;value=".$tempHazard."\" class=\"nav-link\"&gt;</w:t>
            </w:r>
          </w:p>
          <w:p w14:paraId="796A0872"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&lt;i class=\"far fa-circle nav-icon\"&gt;&lt;/i&gt;</w:t>
            </w:r>
          </w:p>
          <w:p w14:paraId="73D2EBC8"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&lt;p&gt;</w:t>
            </w:r>
            <w:proofErr w:type="gramStart"/>
            <w:r w:rsidRPr="000269FF">
              <w:rPr>
                <w:rFonts w:ascii="Courier New" w:hAnsi="Courier New" w:cs="Courier New"/>
                <w:sz w:val="20"/>
                <w:szCs w:val="20"/>
              </w:rPr>
              <w:t>".$</w:t>
            </w:r>
            <w:proofErr w:type="gramEnd"/>
            <w:r w:rsidRPr="000269FF">
              <w:rPr>
                <w:rFonts w:ascii="Courier New" w:hAnsi="Courier New" w:cs="Courier New"/>
                <w:sz w:val="20"/>
                <w:szCs w:val="20"/>
              </w:rPr>
              <w:t>string."&lt;/p&gt;</w:t>
            </w:r>
          </w:p>
          <w:p w14:paraId="7DAC46EC"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&lt;/a&gt;</w:t>
            </w:r>
          </w:p>
          <w:p w14:paraId="5529C1E5"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&lt;/li&gt;";</w:t>
            </w:r>
          </w:p>
          <w:p w14:paraId="44667A21" w14:textId="3E005944" w:rsidR="00941692"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w:t>
            </w:r>
          </w:p>
        </w:tc>
      </w:tr>
    </w:tbl>
    <w:p w14:paraId="589EFD26" w14:textId="77777777" w:rsidR="00FC211E" w:rsidRPr="00514E03" w:rsidRDefault="00FC211E" w:rsidP="00FC211E">
      <w:pPr>
        <w:spacing w:after="0" w:line="360" w:lineRule="auto"/>
        <w:ind w:left="851" w:hanging="851"/>
        <w:jc w:val="both"/>
        <w:rPr>
          <w:rStyle w:val="fontstyle21"/>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0269FF" w14:paraId="7FA9C372" w14:textId="77777777" w:rsidTr="001815B5">
        <w:tc>
          <w:tcPr>
            <w:tcW w:w="7927" w:type="dxa"/>
          </w:tcPr>
          <w:p w14:paraId="706F7A0A" w14:textId="7838CD77" w:rsidR="000269FF" w:rsidRDefault="000269FF" w:rsidP="000269FF">
            <w:pPr>
              <w:spacing w:after="120"/>
              <w:jc w:val="center"/>
              <w:rPr>
                <w:rFonts w:ascii="Times New Roman" w:hAnsi="Times New Roman" w:cs="Times New Roman"/>
                <w:b/>
                <w:sz w:val="24"/>
                <w:szCs w:val="24"/>
              </w:rPr>
            </w:pPr>
            <w:r>
              <w:rPr>
                <w:rFonts w:ascii="Times New Roman" w:hAnsi="Times New Roman" w:cs="Times New Roman"/>
                <w:b/>
                <w:sz w:val="24"/>
                <w:szCs w:val="24"/>
              </w:rPr>
              <w:t>Source Code Proses Pemanggilan Individual Class</w:t>
            </w:r>
          </w:p>
        </w:tc>
      </w:tr>
      <w:tr w:rsidR="000269FF" w14:paraId="28E70899" w14:textId="77777777" w:rsidTr="001815B5">
        <w:tc>
          <w:tcPr>
            <w:tcW w:w="7927" w:type="dxa"/>
          </w:tcPr>
          <w:p w14:paraId="686FE410"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$formKegSosial = "";</w:t>
            </w:r>
          </w:p>
          <w:p w14:paraId="278D3226"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$liKegSosial = "";</w:t>
            </w:r>
          </w:p>
          <w:p w14:paraId="6EC9AAB4"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$tempInstrumen = "";</w:t>
            </w:r>
          </w:p>
          <w:p w14:paraId="49A69F7F"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$resultKegSosial = $sparql-&gt;query( //query sparql</w:t>
            </w:r>
          </w:p>
          <w:p w14:paraId="18419864"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"SELECT DISTINCT * { ?column rdf:type tar:KegiatanSosial }");</w:t>
            </w:r>
          </w:p>
          <w:p w14:paraId="277FF239" w14:textId="7D90893C"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w:t>
            </w:r>
            <w:r>
              <w:rPr>
                <w:rFonts w:ascii="Courier New" w:hAnsi="Courier New" w:cs="Courier New"/>
                <w:sz w:val="20"/>
                <w:szCs w:val="20"/>
              </w:rPr>
              <w:t xml:space="preserve">      </w:t>
            </w:r>
            <w:r w:rsidRPr="000269FF">
              <w:rPr>
                <w:rFonts w:ascii="Courier New" w:hAnsi="Courier New" w:cs="Courier New"/>
                <w:sz w:val="20"/>
                <w:szCs w:val="20"/>
              </w:rPr>
              <w:t>foreach ($resultKegSosial as $row) {  //perulangan option</w:t>
            </w:r>
          </w:p>
          <w:p w14:paraId="727C2987"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$array = explode("#",$row-&gt;column);</w:t>
            </w:r>
          </w:p>
          <w:p w14:paraId="2052226C"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$string = $array[1];</w:t>
            </w:r>
          </w:p>
          <w:p w14:paraId="09FF3ED0"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$tempKegSosial = $string;</w:t>
            </w:r>
          </w:p>
          <w:p w14:paraId="2019602C"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$string = preg_</w:t>
            </w:r>
            <w:proofErr w:type="gramStart"/>
            <w:r w:rsidRPr="000269FF">
              <w:rPr>
                <w:rFonts w:ascii="Courier New" w:hAnsi="Courier New" w:cs="Courier New"/>
                <w:sz w:val="20"/>
                <w:szCs w:val="20"/>
              </w:rPr>
              <w:t>replace(</w:t>
            </w:r>
            <w:proofErr w:type="gramEnd"/>
            <w:r w:rsidRPr="000269FF">
              <w:rPr>
                <w:rFonts w:ascii="Courier New" w:hAnsi="Courier New" w:cs="Courier New"/>
                <w:sz w:val="20"/>
                <w:szCs w:val="20"/>
              </w:rPr>
              <w:t>'/(?&lt;! )[A-Z]/', ' $0', $string);</w:t>
            </w:r>
          </w:p>
          <w:p w14:paraId="088B2AB7"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$string = str_replace('_', ' ', $string);</w:t>
            </w:r>
          </w:p>
          <w:p w14:paraId="3679A79E" w14:textId="7E532E5B" w:rsidR="000269FF" w:rsidRPr="000269FF" w:rsidRDefault="000269FF" w:rsidP="000269FF">
            <w:pPr>
              <w:spacing w:after="120"/>
              <w:rPr>
                <w:rFonts w:ascii="Courier New" w:hAnsi="Courier New" w:cs="Courier New"/>
                <w:sz w:val="20"/>
                <w:szCs w:val="20"/>
              </w:rPr>
            </w:pPr>
            <w:r>
              <w:rPr>
                <w:rFonts w:ascii="Courier New" w:hAnsi="Courier New" w:cs="Courier New"/>
                <w:sz w:val="20"/>
                <w:szCs w:val="20"/>
              </w:rPr>
              <w:t xml:space="preserve">          </w:t>
            </w:r>
            <w:r w:rsidRPr="000269FF">
              <w:rPr>
                <w:rFonts w:ascii="Courier New" w:hAnsi="Courier New" w:cs="Courier New"/>
                <w:sz w:val="20"/>
                <w:szCs w:val="20"/>
              </w:rPr>
              <w:t>$</w:t>
            </w:r>
            <w:proofErr w:type="gramStart"/>
            <w:r w:rsidRPr="000269FF">
              <w:rPr>
                <w:rFonts w:ascii="Courier New" w:hAnsi="Courier New" w:cs="Courier New"/>
                <w:sz w:val="20"/>
                <w:szCs w:val="20"/>
              </w:rPr>
              <w:t>formKegSosial .</w:t>
            </w:r>
            <w:proofErr w:type="gramEnd"/>
            <w:r w:rsidRPr="000269FF">
              <w:rPr>
                <w:rFonts w:ascii="Courier New" w:hAnsi="Courier New" w:cs="Courier New"/>
                <w:sz w:val="20"/>
                <w:szCs w:val="20"/>
              </w:rPr>
              <w:t>= "&lt;li&gt;&lt;a href=\"./browsingList.php?action=viewlink&amp;value=".$tempKegSosial."\"&gt;".$string."&lt;/a&gt;&lt;/li&gt;";</w:t>
            </w:r>
          </w:p>
          <w:p w14:paraId="742022E0"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$liKegSosial .= "&lt;li class=\"nav-item\"&gt;</w:t>
            </w:r>
          </w:p>
          <w:p w14:paraId="0FE6DA59"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&lt;a href=\"./browsingList.php?action=viewlink&amp;value=".$tempKegSosial."\" class=\"nav-link\"&gt;</w:t>
            </w:r>
          </w:p>
          <w:p w14:paraId="26533C42"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&lt;i class=\"far fa-circle nav-icon\"&gt;&lt;/i&gt;</w:t>
            </w:r>
          </w:p>
          <w:p w14:paraId="623B8518"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&lt;p&gt;</w:t>
            </w:r>
            <w:proofErr w:type="gramStart"/>
            <w:r w:rsidRPr="000269FF">
              <w:rPr>
                <w:rFonts w:ascii="Courier New" w:hAnsi="Courier New" w:cs="Courier New"/>
                <w:sz w:val="20"/>
                <w:szCs w:val="20"/>
              </w:rPr>
              <w:t>".$</w:t>
            </w:r>
            <w:proofErr w:type="gramEnd"/>
            <w:r w:rsidRPr="000269FF">
              <w:rPr>
                <w:rFonts w:ascii="Courier New" w:hAnsi="Courier New" w:cs="Courier New"/>
                <w:sz w:val="20"/>
                <w:szCs w:val="20"/>
              </w:rPr>
              <w:t>string."&lt;/p&gt;</w:t>
            </w:r>
          </w:p>
          <w:p w14:paraId="206DD0BF"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&lt;/a&gt;</w:t>
            </w:r>
          </w:p>
          <w:p w14:paraId="2FEDFFDC"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&lt;/li&gt;";</w:t>
            </w:r>
          </w:p>
          <w:p w14:paraId="6F624B13" w14:textId="587D77E8"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w:t>
            </w:r>
          </w:p>
        </w:tc>
      </w:tr>
    </w:tbl>
    <w:p w14:paraId="1E24849F" w14:textId="5EA28578" w:rsidR="00DB1BA7" w:rsidRPr="004200B0" w:rsidRDefault="00DB1BA7" w:rsidP="004200B0">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927"/>
      </w:tblGrid>
      <w:tr w:rsidR="000269FF" w14:paraId="3B84F927" w14:textId="77777777" w:rsidTr="001815B5">
        <w:tc>
          <w:tcPr>
            <w:tcW w:w="7927" w:type="dxa"/>
          </w:tcPr>
          <w:p w14:paraId="5A66F9AB" w14:textId="397C952F" w:rsidR="000269FF" w:rsidRDefault="000269FF" w:rsidP="000269FF">
            <w:pPr>
              <w:spacing w:after="120"/>
              <w:jc w:val="center"/>
              <w:rPr>
                <w:rFonts w:ascii="Times New Roman" w:hAnsi="Times New Roman" w:cs="Times New Roman"/>
                <w:b/>
                <w:sz w:val="24"/>
                <w:szCs w:val="24"/>
              </w:rPr>
            </w:pPr>
            <w:r>
              <w:rPr>
                <w:rFonts w:ascii="Times New Roman" w:hAnsi="Times New Roman" w:cs="Times New Roman"/>
                <w:b/>
                <w:sz w:val="24"/>
                <w:szCs w:val="24"/>
              </w:rPr>
              <w:lastRenderedPageBreak/>
              <w:t>Source Code Proses Pemanggilan Class Aktivitas Pada Side Bar</w:t>
            </w:r>
          </w:p>
        </w:tc>
      </w:tr>
      <w:tr w:rsidR="000269FF" w14:paraId="04ED5DAD" w14:textId="77777777" w:rsidTr="001815B5">
        <w:tc>
          <w:tcPr>
            <w:tcW w:w="7927" w:type="dxa"/>
          </w:tcPr>
          <w:p w14:paraId="072E2618"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&lt;li class=\"nav-item has-treeview\"&gt;</w:t>
            </w:r>
          </w:p>
          <w:p w14:paraId="10780F1C"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&lt;a href=\"#\" class=\"nav-link\"&gt;</w:t>
            </w:r>
          </w:p>
          <w:p w14:paraId="68E854F9"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&lt;i class=\"nav-icon fas fa-circle\"&gt;&lt;/i&gt;</w:t>
            </w:r>
          </w:p>
          <w:p w14:paraId="3410D051"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&lt;p&gt;</w:t>
            </w:r>
          </w:p>
          <w:p w14:paraId="04147092"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Aktivitas</w:t>
            </w:r>
          </w:p>
          <w:p w14:paraId="1F2F4CE9"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&lt;i class=\"right fas fa-angle-left\"&gt;&lt;/i&gt;</w:t>
            </w:r>
          </w:p>
          <w:p w14:paraId="74A63F23"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&lt;/p&gt;</w:t>
            </w:r>
          </w:p>
          <w:p w14:paraId="28D12045"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&lt;/a&gt;</w:t>
            </w:r>
          </w:p>
          <w:p w14:paraId="79CFC8F6"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&lt;ul class=\"nav nav-treeview\"&gt;</w:t>
            </w:r>
          </w:p>
          <w:p w14:paraId="335D73AA"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w:t>
            </w:r>
            <w:proofErr w:type="gramStart"/>
            <w:r w:rsidRPr="000269FF">
              <w:rPr>
                <w:rFonts w:ascii="Courier New" w:hAnsi="Courier New" w:cs="Courier New"/>
                <w:sz w:val="20"/>
                <w:szCs w:val="20"/>
              </w:rPr>
              <w:t>".$</w:t>
            </w:r>
            <w:proofErr w:type="gramEnd"/>
            <w:r w:rsidRPr="000269FF">
              <w:rPr>
                <w:rFonts w:ascii="Courier New" w:hAnsi="Courier New" w:cs="Courier New"/>
                <w:sz w:val="20"/>
                <w:szCs w:val="20"/>
              </w:rPr>
              <w:t>liHazard."</w:t>
            </w:r>
          </w:p>
          <w:p w14:paraId="232B029F"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&lt;/ul&gt;</w:t>
            </w:r>
          </w:p>
          <w:p w14:paraId="2EB8DC6F" w14:textId="44105AA3"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&lt;/li&gt;</w:t>
            </w:r>
          </w:p>
        </w:tc>
      </w:tr>
    </w:tbl>
    <w:p w14:paraId="13368F3D" w14:textId="6AB11505" w:rsidR="000269FF" w:rsidRDefault="000269FF" w:rsidP="00DB1BA7">
      <w:pPr>
        <w:pStyle w:val="ListParagraph"/>
        <w:spacing w:after="0" w:line="360" w:lineRule="auto"/>
        <w:ind w:left="0"/>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927"/>
      </w:tblGrid>
      <w:tr w:rsidR="000269FF" w14:paraId="5E72037B" w14:textId="77777777" w:rsidTr="001815B5">
        <w:tc>
          <w:tcPr>
            <w:tcW w:w="7927" w:type="dxa"/>
          </w:tcPr>
          <w:p w14:paraId="6A2D1455" w14:textId="3790EEE7" w:rsidR="000269FF" w:rsidRDefault="000269FF" w:rsidP="000269FF">
            <w:pPr>
              <w:spacing w:after="120"/>
              <w:jc w:val="center"/>
              <w:rPr>
                <w:rFonts w:ascii="Times New Roman" w:hAnsi="Times New Roman" w:cs="Times New Roman"/>
                <w:b/>
                <w:sz w:val="24"/>
                <w:szCs w:val="24"/>
              </w:rPr>
            </w:pPr>
            <w:r>
              <w:rPr>
                <w:rFonts w:ascii="Times New Roman" w:hAnsi="Times New Roman" w:cs="Times New Roman"/>
                <w:b/>
                <w:sz w:val="24"/>
                <w:szCs w:val="24"/>
              </w:rPr>
              <w:t>Source Code Proses Menampilkan Form Browsing</w:t>
            </w:r>
            <w:r w:rsidR="007D2D52">
              <w:rPr>
                <w:rFonts w:ascii="Times New Roman" w:hAnsi="Times New Roman" w:cs="Times New Roman"/>
                <w:b/>
                <w:sz w:val="24"/>
                <w:szCs w:val="24"/>
              </w:rPr>
              <w:t xml:space="preserve"> Aktivitas</w:t>
            </w:r>
          </w:p>
        </w:tc>
      </w:tr>
      <w:tr w:rsidR="000269FF" w14:paraId="16DE1F7B" w14:textId="77777777" w:rsidTr="001815B5">
        <w:tc>
          <w:tcPr>
            <w:tcW w:w="7927" w:type="dxa"/>
          </w:tcPr>
          <w:p w14:paraId="7EBF744A" w14:textId="52D9287F"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$view .= "&lt;div class=\"container-fluid\"&gt;</w:t>
            </w:r>
          </w:p>
          <w:p w14:paraId="11DD3BB0" w14:textId="074F7D39"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&lt;div class=\"row\"&gt;</w:t>
            </w:r>
          </w:p>
          <w:p w14:paraId="26C75E25" w14:textId="2CAE2B00"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w:t>
            </w:r>
            <w:r w:rsidR="00E00FD0">
              <w:rPr>
                <w:rFonts w:ascii="Courier New" w:hAnsi="Courier New" w:cs="Courier New"/>
                <w:sz w:val="20"/>
                <w:szCs w:val="20"/>
              </w:rPr>
              <w:t xml:space="preserve">  </w:t>
            </w:r>
            <w:r>
              <w:rPr>
                <w:rFonts w:ascii="Courier New" w:hAnsi="Courier New" w:cs="Courier New"/>
                <w:sz w:val="20"/>
                <w:szCs w:val="20"/>
              </w:rPr>
              <w:t>&lt;div class=\"col-md-4\"&gt;</w:t>
            </w:r>
          </w:p>
          <w:p w14:paraId="49737EB1" w14:textId="24C0A653" w:rsidR="000269FF" w:rsidRPr="000269FF" w:rsidRDefault="00E00FD0" w:rsidP="000269FF">
            <w:pPr>
              <w:spacing w:after="12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 xml:space="preserve">    </w:t>
            </w:r>
            <w:r w:rsidR="000269FF" w:rsidRPr="000269FF">
              <w:rPr>
                <w:rFonts w:ascii="Courier New" w:hAnsi="Courier New" w:cs="Courier New"/>
                <w:sz w:val="20"/>
                <w:szCs w:val="20"/>
              </w:rPr>
              <w:t>&lt;div class=\"card text-dark\"&gt;</w:t>
            </w:r>
          </w:p>
          <w:p w14:paraId="6ED0308D" w14:textId="5D39A2A8" w:rsidR="000269FF" w:rsidRPr="000269FF" w:rsidRDefault="00E00FD0" w:rsidP="000269FF">
            <w:pPr>
              <w:spacing w:after="12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sidR="000269FF" w:rsidRPr="000269FF">
              <w:rPr>
                <w:rFonts w:ascii="Courier New" w:hAnsi="Courier New" w:cs="Courier New"/>
                <w:sz w:val="20"/>
                <w:szCs w:val="20"/>
              </w:rPr>
              <w:t>&lt;div class=\"card bg-secondary col-sm text-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w:t>
            </w:r>
            <w:r w:rsidR="000269FF" w:rsidRPr="000269FF">
              <w:rPr>
                <w:rFonts w:ascii="Courier New" w:hAnsi="Courier New" w:cs="Courier New"/>
                <w:sz w:val="20"/>
                <w:szCs w:val="20"/>
              </w:rPr>
              <w:t xml:space="preserve">center text-bold\"&gt;                </w:t>
            </w:r>
          </w:p>
          <w:p w14:paraId="43E392C6"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Aktivitas              </w:t>
            </w:r>
          </w:p>
          <w:p w14:paraId="0C829205"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&lt;/div&gt;</w:t>
            </w:r>
          </w:p>
          <w:p w14:paraId="0828865D"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 /.card-header --&gt;</w:t>
            </w:r>
          </w:p>
          <w:p w14:paraId="15B74846"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&lt;div class=\"card-body\"&gt;</w:t>
            </w:r>
          </w:p>
          <w:p w14:paraId="335C5888"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&lt;ul&gt;</w:t>
            </w:r>
          </w:p>
          <w:p w14:paraId="78BD2E99"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w:t>
            </w:r>
            <w:proofErr w:type="gramStart"/>
            <w:r w:rsidRPr="000269FF">
              <w:rPr>
                <w:rFonts w:ascii="Courier New" w:hAnsi="Courier New" w:cs="Courier New"/>
                <w:sz w:val="20"/>
                <w:szCs w:val="20"/>
              </w:rPr>
              <w:t>".$</w:t>
            </w:r>
            <w:proofErr w:type="gramEnd"/>
            <w:r w:rsidRPr="000269FF">
              <w:rPr>
                <w:rFonts w:ascii="Courier New" w:hAnsi="Courier New" w:cs="Courier New"/>
                <w:sz w:val="20"/>
                <w:szCs w:val="20"/>
              </w:rPr>
              <w:t xml:space="preserve">formHazard."                  </w:t>
            </w:r>
          </w:p>
          <w:p w14:paraId="0CB19195"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&lt;/ul&gt;</w:t>
            </w:r>
          </w:p>
          <w:p w14:paraId="132AA71F"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&lt;/div&gt;</w:t>
            </w:r>
          </w:p>
          <w:p w14:paraId="665A0742"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 /.card-body --&gt;</w:t>
            </w:r>
          </w:p>
          <w:p w14:paraId="26D55541" w14:textId="3B0B6E8F" w:rsidR="000269FF" w:rsidRPr="000269FF" w:rsidRDefault="00E00FD0" w:rsidP="000269FF">
            <w:pPr>
              <w:spacing w:after="120"/>
              <w:rPr>
                <w:rFonts w:ascii="Courier New" w:hAnsi="Courier New" w:cs="Courier New"/>
                <w:sz w:val="20"/>
                <w:szCs w:val="20"/>
              </w:rPr>
            </w:pPr>
            <w:r>
              <w:rPr>
                <w:rFonts w:ascii="Courier New" w:hAnsi="Courier New" w:cs="Courier New"/>
                <w:sz w:val="20"/>
                <w:szCs w:val="20"/>
              </w:rPr>
              <w:t xml:space="preserve">          </w:t>
            </w:r>
            <w:r w:rsidR="000269FF" w:rsidRPr="000269FF">
              <w:rPr>
                <w:rFonts w:ascii="Courier New" w:hAnsi="Courier New" w:cs="Courier New"/>
                <w:sz w:val="20"/>
                <w:szCs w:val="20"/>
              </w:rPr>
              <w:t>&lt;/div&gt;</w:t>
            </w:r>
          </w:p>
          <w:p w14:paraId="7FDE8696" w14:textId="460C7122" w:rsidR="000269FF" w:rsidRPr="000269FF" w:rsidRDefault="00E00FD0" w:rsidP="000269FF">
            <w:pPr>
              <w:spacing w:after="120"/>
              <w:rPr>
                <w:rFonts w:ascii="Courier New" w:hAnsi="Courier New" w:cs="Courier New"/>
                <w:sz w:val="20"/>
                <w:szCs w:val="20"/>
              </w:rPr>
            </w:pPr>
            <w:r>
              <w:rPr>
                <w:rFonts w:ascii="Courier New" w:hAnsi="Courier New" w:cs="Courier New"/>
                <w:sz w:val="20"/>
                <w:szCs w:val="20"/>
              </w:rPr>
              <w:t xml:space="preserve">          </w:t>
            </w:r>
            <w:r w:rsidR="000269FF" w:rsidRPr="000269FF">
              <w:rPr>
                <w:rFonts w:ascii="Courier New" w:hAnsi="Courier New" w:cs="Courier New"/>
                <w:sz w:val="20"/>
                <w:szCs w:val="20"/>
              </w:rPr>
              <w:t>&lt;!-- /.card --&gt;</w:t>
            </w:r>
          </w:p>
        </w:tc>
      </w:tr>
    </w:tbl>
    <w:p w14:paraId="26803EB4" w14:textId="77777777" w:rsidR="000269FF" w:rsidRDefault="000269FF" w:rsidP="00DB1BA7">
      <w:pPr>
        <w:pStyle w:val="ListParagraph"/>
        <w:spacing w:after="0" w:line="360" w:lineRule="auto"/>
        <w:ind w:left="0"/>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927"/>
      </w:tblGrid>
      <w:tr w:rsidR="007D2D52" w14:paraId="3BD35700" w14:textId="77777777" w:rsidTr="001815B5">
        <w:tc>
          <w:tcPr>
            <w:tcW w:w="7927" w:type="dxa"/>
          </w:tcPr>
          <w:p w14:paraId="63C5F19F" w14:textId="73B62BA7" w:rsidR="007D2D52" w:rsidRDefault="007D2D52" w:rsidP="00C165B1">
            <w:pPr>
              <w:spacing w:after="120"/>
              <w:jc w:val="center"/>
              <w:rPr>
                <w:rFonts w:ascii="Times New Roman" w:hAnsi="Times New Roman" w:cs="Times New Roman"/>
                <w:b/>
                <w:sz w:val="24"/>
                <w:szCs w:val="24"/>
              </w:rPr>
            </w:pPr>
            <w:r>
              <w:rPr>
                <w:rFonts w:ascii="Times New Roman" w:hAnsi="Times New Roman" w:cs="Times New Roman"/>
                <w:b/>
                <w:sz w:val="24"/>
                <w:szCs w:val="24"/>
              </w:rPr>
              <w:t xml:space="preserve">Source Code Proses </w:t>
            </w:r>
            <w:r w:rsidR="00C165B1">
              <w:rPr>
                <w:rFonts w:ascii="Times New Roman" w:hAnsi="Times New Roman" w:cs="Times New Roman"/>
                <w:b/>
                <w:sz w:val="24"/>
                <w:szCs w:val="24"/>
              </w:rPr>
              <w:t>Menampilkan Properti Dan</w:t>
            </w:r>
            <w:r>
              <w:rPr>
                <w:rFonts w:ascii="Times New Roman" w:hAnsi="Times New Roman" w:cs="Times New Roman"/>
                <w:b/>
                <w:sz w:val="24"/>
                <w:szCs w:val="24"/>
              </w:rPr>
              <w:t xml:space="preserve"> Gambar</w:t>
            </w:r>
          </w:p>
        </w:tc>
      </w:tr>
      <w:tr w:rsidR="007D2D52" w14:paraId="636B2B04" w14:textId="77777777" w:rsidTr="001815B5">
        <w:tc>
          <w:tcPr>
            <w:tcW w:w="7927" w:type="dxa"/>
          </w:tcPr>
          <w:p w14:paraId="02BF29CF" w14:textId="03627083" w:rsidR="007D2D52" w:rsidRPr="007D2D52" w:rsidRDefault="007D2D52" w:rsidP="007D2D52">
            <w:pPr>
              <w:spacing w:after="120"/>
              <w:rPr>
                <w:rFonts w:ascii="Courier New" w:hAnsi="Courier New" w:cs="Courier New"/>
                <w:sz w:val="20"/>
                <w:szCs w:val="20"/>
              </w:rPr>
            </w:pPr>
            <w:r w:rsidRPr="007D2D52">
              <w:rPr>
                <w:rFonts w:ascii="Courier New" w:hAnsi="Courier New" w:cs="Courier New"/>
                <w:sz w:val="20"/>
                <w:szCs w:val="20"/>
              </w:rPr>
              <w:t>$r</w:t>
            </w:r>
            <w:r w:rsidR="00D30128">
              <w:rPr>
                <w:rFonts w:ascii="Courier New" w:hAnsi="Courier New" w:cs="Courier New"/>
                <w:sz w:val="20"/>
                <w:szCs w:val="20"/>
              </w:rPr>
              <w:t>esultProperty = $sparql-&gt;query(</w:t>
            </w:r>
          </w:p>
          <w:p w14:paraId="7C71E899" w14:textId="6AF82D58" w:rsidR="007D2D52" w:rsidRPr="007D2D52" w:rsidRDefault="00D30128" w:rsidP="007D2D52">
            <w:pPr>
              <w:spacing w:after="120"/>
              <w:rPr>
                <w:rFonts w:ascii="Courier New" w:hAnsi="Courier New" w:cs="Courier New"/>
                <w:sz w:val="20"/>
                <w:szCs w:val="20"/>
              </w:rPr>
            </w:pPr>
            <w:r>
              <w:rPr>
                <w:rFonts w:ascii="Courier New" w:hAnsi="Courier New" w:cs="Courier New"/>
                <w:sz w:val="20"/>
                <w:szCs w:val="20"/>
              </w:rPr>
              <w:tab/>
            </w:r>
            <w:r w:rsidR="007D2D52" w:rsidRPr="007D2D52">
              <w:rPr>
                <w:rFonts w:ascii="Courier New" w:hAnsi="Courier New" w:cs="Courier New"/>
                <w:sz w:val="20"/>
                <w:szCs w:val="20"/>
              </w:rPr>
              <w:t xml:space="preserve">"select </w:t>
            </w:r>
            <w:proofErr w:type="gramStart"/>
            <w:r w:rsidR="007D2D52" w:rsidRPr="007D2D52">
              <w:rPr>
                <w:rFonts w:ascii="Courier New" w:hAnsi="Courier New" w:cs="Courier New"/>
                <w:sz w:val="20"/>
                <w:szCs w:val="20"/>
              </w:rPr>
              <w:t>distinct ?property</w:t>
            </w:r>
            <w:proofErr w:type="gramEnd"/>
            <w:r w:rsidR="007D2D52" w:rsidRPr="007D2D52">
              <w:rPr>
                <w:rFonts w:ascii="Courier New" w:hAnsi="Courier New" w:cs="Courier New"/>
                <w:sz w:val="20"/>
                <w:szCs w:val="20"/>
              </w:rPr>
              <w:t xml:space="preserve"> where {tar:".$value." ?property </w:t>
            </w:r>
            <w:r>
              <w:rPr>
                <w:rFonts w:ascii="Courier New" w:hAnsi="Courier New" w:cs="Courier New"/>
                <w:sz w:val="20"/>
                <w:szCs w:val="20"/>
              </w:rPr>
              <w:tab/>
            </w:r>
            <w:r w:rsidR="007D2D52" w:rsidRPr="007D2D52">
              <w:rPr>
                <w:rFonts w:ascii="Courier New" w:hAnsi="Courier New" w:cs="Courier New"/>
                <w:sz w:val="20"/>
                <w:szCs w:val="20"/>
              </w:rPr>
              <w:t>?subject FILTER (?property !=</w:t>
            </w:r>
            <w:r>
              <w:rPr>
                <w:rFonts w:ascii="Courier New" w:hAnsi="Courier New" w:cs="Courier New"/>
                <w:sz w:val="20"/>
                <w:szCs w:val="20"/>
              </w:rPr>
              <w:t xml:space="preserve"> </w:t>
            </w:r>
            <w:r>
              <w:rPr>
                <w:rFonts w:ascii="Courier New" w:hAnsi="Courier New" w:cs="Courier New"/>
                <w:sz w:val="20"/>
                <w:szCs w:val="20"/>
              </w:rPr>
              <w:lastRenderedPageBreak/>
              <w:tab/>
            </w:r>
            <w:r w:rsidR="007D2D52" w:rsidRPr="007D2D52">
              <w:rPr>
                <w:rFonts w:ascii="Courier New" w:hAnsi="Courier New" w:cs="Courier New"/>
                <w:sz w:val="20"/>
                <w:szCs w:val="20"/>
              </w:rPr>
              <w:t xml:space="preserve">&lt;http://www.w3.org/1999/02/22-rdf-syntax-ns#type&gt;) . </w:t>
            </w:r>
            <w:r>
              <w:rPr>
                <w:rFonts w:ascii="Courier New" w:hAnsi="Courier New" w:cs="Courier New"/>
                <w:sz w:val="20"/>
                <w:szCs w:val="20"/>
              </w:rPr>
              <w:tab/>
            </w:r>
            <w:r w:rsidR="007D2D52" w:rsidRPr="007D2D52">
              <w:rPr>
                <w:rFonts w:ascii="Courier New" w:hAnsi="Courier New" w:cs="Courier New"/>
                <w:sz w:val="20"/>
                <w:szCs w:val="20"/>
              </w:rPr>
              <w:t>FILTER (?property !=</w:t>
            </w:r>
            <w:r>
              <w:rPr>
                <w:rFonts w:ascii="Courier New" w:hAnsi="Courier New" w:cs="Courier New"/>
                <w:sz w:val="20"/>
                <w:szCs w:val="20"/>
              </w:rPr>
              <w:t xml:space="preserve"> &lt;http://schema.org/image&gt;)}");</w:t>
            </w:r>
          </w:p>
          <w:p w14:paraId="434FB1F7" w14:textId="49E8AAD5" w:rsidR="007D2D52" w:rsidRPr="000269FF" w:rsidRDefault="00D30128" w:rsidP="007D2D52">
            <w:pPr>
              <w:spacing w:after="120"/>
              <w:rPr>
                <w:rFonts w:ascii="Courier New" w:hAnsi="Courier New" w:cs="Courier New"/>
                <w:sz w:val="20"/>
                <w:szCs w:val="20"/>
              </w:rPr>
            </w:pPr>
            <w:r>
              <w:rPr>
                <w:rFonts w:ascii="Courier New" w:hAnsi="Courier New" w:cs="Courier New"/>
                <w:sz w:val="20"/>
                <w:szCs w:val="20"/>
              </w:rPr>
              <w:t xml:space="preserve">      </w:t>
            </w:r>
            <w:r w:rsidR="007D2D52" w:rsidRPr="007D2D52">
              <w:rPr>
                <w:rFonts w:ascii="Courier New" w:hAnsi="Courier New" w:cs="Courier New"/>
                <w:sz w:val="20"/>
                <w:szCs w:val="20"/>
              </w:rPr>
              <w:t xml:space="preserve">$resultImages = $sparql-&gt;query("select distinct </w:t>
            </w:r>
            <w:r>
              <w:rPr>
                <w:rFonts w:ascii="Courier New" w:hAnsi="Courier New" w:cs="Courier New"/>
                <w:sz w:val="20"/>
                <w:szCs w:val="20"/>
              </w:rPr>
              <w:tab/>
            </w:r>
            <w:r w:rsidR="007D2D52" w:rsidRPr="007D2D52">
              <w:rPr>
                <w:rFonts w:ascii="Courier New" w:hAnsi="Courier New" w:cs="Courier New"/>
                <w:sz w:val="20"/>
                <w:szCs w:val="20"/>
              </w:rPr>
              <w:t>?property ?subject wher</w:t>
            </w:r>
            <w:r>
              <w:rPr>
                <w:rFonts w:ascii="Courier New" w:hAnsi="Courier New" w:cs="Courier New"/>
                <w:sz w:val="20"/>
                <w:szCs w:val="20"/>
              </w:rPr>
              <w:t xml:space="preserve">e { </w:t>
            </w:r>
            <w:r w:rsidR="007D2D52" w:rsidRPr="007D2D52">
              <w:rPr>
                <w:rFonts w:ascii="Courier New" w:hAnsi="Courier New" w:cs="Courier New"/>
                <w:sz w:val="20"/>
                <w:szCs w:val="20"/>
              </w:rPr>
              <w:t xml:space="preserve">tar:".$value." ?property </w:t>
            </w:r>
            <w:r>
              <w:rPr>
                <w:rFonts w:ascii="Courier New" w:hAnsi="Courier New" w:cs="Courier New"/>
                <w:sz w:val="20"/>
                <w:szCs w:val="20"/>
              </w:rPr>
              <w:tab/>
            </w:r>
            <w:r w:rsidR="007D2D52" w:rsidRPr="007D2D52">
              <w:rPr>
                <w:rFonts w:ascii="Courier New" w:hAnsi="Courier New" w:cs="Courier New"/>
                <w:sz w:val="20"/>
                <w:szCs w:val="20"/>
              </w:rPr>
              <w:t xml:space="preserve">?subject filter (?property = &lt;http://schema.org/image&gt;) </w:t>
            </w:r>
            <w:r>
              <w:rPr>
                <w:rFonts w:ascii="Courier New" w:hAnsi="Courier New" w:cs="Courier New"/>
                <w:sz w:val="20"/>
                <w:szCs w:val="20"/>
              </w:rPr>
              <w:tab/>
            </w:r>
            <w:r w:rsidR="007D2D52" w:rsidRPr="007D2D52">
              <w:rPr>
                <w:rFonts w:ascii="Courier New" w:hAnsi="Courier New" w:cs="Courier New"/>
                <w:sz w:val="20"/>
                <w:szCs w:val="20"/>
              </w:rPr>
              <w:t>}");</w:t>
            </w:r>
          </w:p>
        </w:tc>
      </w:tr>
    </w:tbl>
    <w:p w14:paraId="408D5436" w14:textId="77777777" w:rsidR="007D2D52" w:rsidRDefault="007D2D52" w:rsidP="00DB1BA7">
      <w:pPr>
        <w:pStyle w:val="ListParagraph"/>
        <w:spacing w:after="0" w:line="360" w:lineRule="auto"/>
        <w:ind w:left="0"/>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927"/>
      </w:tblGrid>
      <w:tr w:rsidR="007D2D52" w14:paraId="7BD8B798" w14:textId="77777777" w:rsidTr="001815B5">
        <w:tc>
          <w:tcPr>
            <w:tcW w:w="7927" w:type="dxa"/>
          </w:tcPr>
          <w:p w14:paraId="573087DB" w14:textId="73C2C1F6" w:rsidR="007D2D52" w:rsidRDefault="007D2D52" w:rsidP="007D2D52">
            <w:pPr>
              <w:spacing w:after="120"/>
              <w:jc w:val="center"/>
              <w:rPr>
                <w:rFonts w:ascii="Times New Roman" w:hAnsi="Times New Roman" w:cs="Times New Roman"/>
                <w:b/>
                <w:sz w:val="24"/>
                <w:szCs w:val="24"/>
              </w:rPr>
            </w:pPr>
            <w:r>
              <w:rPr>
                <w:rFonts w:ascii="Times New Roman" w:hAnsi="Times New Roman" w:cs="Times New Roman"/>
                <w:b/>
                <w:sz w:val="24"/>
                <w:szCs w:val="24"/>
              </w:rPr>
              <w:t>Source Code Proses Filter Range Dan Domain</w:t>
            </w:r>
          </w:p>
        </w:tc>
      </w:tr>
      <w:tr w:rsidR="007D2D52" w14:paraId="62C53E93" w14:textId="77777777" w:rsidTr="001815B5">
        <w:tc>
          <w:tcPr>
            <w:tcW w:w="7927" w:type="dxa"/>
          </w:tcPr>
          <w:p w14:paraId="0A25AF5D" w14:textId="4889F22E" w:rsidR="007D2D52" w:rsidRPr="000269FF" w:rsidRDefault="00C165B1" w:rsidP="001815B5">
            <w:pPr>
              <w:spacing w:after="120"/>
              <w:rPr>
                <w:rFonts w:ascii="Courier New" w:hAnsi="Courier New" w:cs="Courier New"/>
                <w:sz w:val="20"/>
                <w:szCs w:val="20"/>
              </w:rPr>
            </w:pPr>
            <w:r w:rsidRPr="00C165B1">
              <w:rPr>
                <w:rFonts w:ascii="Courier New" w:hAnsi="Courier New" w:cs="Courier New"/>
                <w:sz w:val="20"/>
                <w:szCs w:val="20"/>
              </w:rPr>
              <w:t xml:space="preserve">select * where </w:t>
            </w:r>
            <w:proofErr w:type="gramStart"/>
            <w:r w:rsidRPr="00C165B1">
              <w:rPr>
                <w:rFonts w:ascii="Courier New" w:hAnsi="Courier New" w:cs="Courier New"/>
                <w:sz w:val="20"/>
                <w:szCs w:val="20"/>
              </w:rPr>
              <w:t>{  ?</w:t>
            </w:r>
            <w:proofErr w:type="gramEnd"/>
            <w:r w:rsidRPr="00C165B1">
              <w:rPr>
                <w:rFonts w:ascii="Courier New" w:hAnsi="Courier New" w:cs="Courier New"/>
                <w:sz w:val="20"/>
                <w:szCs w:val="20"/>
              </w:rPr>
              <w:t xml:space="preserve">column ?p ?o . FILTER </w:t>
            </w:r>
            <w:proofErr w:type="gramStart"/>
            <w:r w:rsidRPr="00C165B1">
              <w:rPr>
                <w:rFonts w:ascii="Courier New" w:hAnsi="Courier New" w:cs="Courier New"/>
                <w:sz w:val="20"/>
                <w:szCs w:val="20"/>
              </w:rPr>
              <w:t>(?o</w:t>
            </w:r>
            <w:proofErr w:type="gramEnd"/>
            <w:r w:rsidRPr="00C165B1">
              <w:rPr>
                <w:rFonts w:ascii="Courier New" w:hAnsi="Courier New" w:cs="Courier New"/>
                <w:sz w:val="20"/>
                <w:szCs w:val="20"/>
              </w:rPr>
              <w:t xml:space="preserve"> IN (tar:Regency, tar:CapitalCity, tar:District ) ) . FILTER (?</w:t>
            </w:r>
            <w:proofErr w:type="gramStart"/>
            <w:r w:rsidRPr="00C165B1">
              <w:rPr>
                <w:rFonts w:ascii="Courier New" w:hAnsi="Courier New" w:cs="Courier New"/>
                <w:sz w:val="20"/>
                <w:szCs w:val="20"/>
              </w:rPr>
              <w:t>p !</w:t>
            </w:r>
            <w:proofErr w:type="gramEnd"/>
            <w:r w:rsidRPr="00C165B1">
              <w:rPr>
                <w:rFonts w:ascii="Courier New" w:hAnsi="Courier New" w:cs="Courier New"/>
                <w:sz w:val="20"/>
                <w:szCs w:val="20"/>
              </w:rPr>
              <w:t>= &lt;http://www.w3.org/2000/01/rdf-schema#domain&gt;) . FILTER (?p != &lt;http://www.w3.org/2000/01/rdf-schema#range&gt;)}</w:t>
            </w:r>
          </w:p>
        </w:tc>
      </w:tr>
    </w:tbl>
    <w:p w14:paraId="00E16B7F" w14:textId="0EC738EB" w:rsidR="007D2D52" w:rsidRDefault="007D2D52" w:rsidP="00DB1BA7">
      <w:pPr>
        <w:pStyle w:val="ListParagraph"/>
        <w:spacing w:after="0" w:line="360" w:lineRule="auto"/>
        <w:ind w:left="0"/>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927"/>
      </w:tblGrid>
      <w:tr w:rsidR="00C165B1" w14:paraId="281B06F0" w14:textId="77777777" w:rsidTr="001815B5">
        <w:tc>
          <w:tcPr>
            <w:tcW w:w="7927" w:type="dxa"/>
          </w:tcPr>
          <w:p w14:paraId="6609FC25" w14:textId="04E88158" w:rsidR="00C165B1" w:rsidRDefault="00C165B1" w:rsidP="000E415B">
            <w:pPr>
              <w:spacing w:after="120"/>
              <w:jc w:val="center"/>
              <w:rPr>
                <w:rFonts w:ascii="Times New Roman" w:hAnsi="Times New Roman" w:cs="Times New Roman"/>
                <w:b/>
                <w:sz w:val="24"/>
                <w:szCs w:val="24"/>
              </w:rPr>
            </w:pPr>
            <w:r>
              <w:rPr>
                <w:rFonts w:ascii="Times New Roman" w:hAnsi="Times New Roman" w:cs="Times New Roman"/>
                <w:b/>
                <w:sz w:val="24"/>
                <w:szCs w:val="24"/>
              </w:rPr>
              <w:t xml:space="preserve">Source Code Proses </w:t>
            </w:r>
            <w:r w:rsidR="000E415B">
              <w:rPr>
                <w:rFonts w:ascii="Times New Roman" w:hAnsi="Times New Roman" w:cs="Times New Roman"/>
                <w:b/>
                <w:sz w:val="24"/>
                <w:szCs w:val="24"/>
              </w:rPr>
              <w:t>Output Dan Input Pada Form Searching</w:t>
            </w:r>
          </w:p>
        </w:tc>
      </w:tr>
      <w:tr w:rsidR="00C165B1" w14:paraId="2153B0CF" w14:textId="77777777" w:rsidTr="001815B5">
        <w:tc>
          <w:tcPr>
            <w:tcW w:w="7927" w:type="dxa"/>
          </w:tcPr>
          <w:p w14:paraId="2C2A2D8B"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include ("thk_ontology.php");</w:t>
            </w:r>
          </w:p>
          <w:p w14:paraId="69220250"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t>$error ="";</w:t>
            </w:r>
          </w:p>
          <w:p w14:paraId="58BFA894"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t>if($cboutput==""){</w:t>
            </w:r>
          </w:p>
          <w:p w14:paraId="4BB316B9"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$error .="Tidak ada output yang dipilih!&lt;br&gt;";</w:t>
            </w:r>
          </w:p>
          <w:p w14:paraId="307B92B2"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t>}</w:t>
            </w:r>
          </w:p>
          <w:p w14:paraId="116C6B25" w14:textId="60C97E53" w:rsidR="000E415B" w:rsidRPr="000E415B" w:rsidRDefault="000E415B" w:rsidP="000E415B">
            <w:pPr>
              <w:spacing w:after="12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if($error==""){</w:t>
            </w:r>
          </w:p>
          <w:p w14:paraId="075716A7"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//kondisi untuk query output</w:t>
            </w:r>
          </w:p>
          <w:p w14:paraId="330CBE97"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if($cboutput=="tari"){</w:t>
            </w:r>
          </w:p>
          <w:p w14:paraId="0AF869FF"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$qotari = "";</w:t>
            </w:r>
          </w:p>
          <w:p w14:paraId="77070585"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57E3D4F4"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$qatributtari = "";</w:t>
            </w:r>
          </w:p>
          <w:p w14:paraId="5A6D74EC"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$qinstrumenpengiring = "";</w:t>
            </w:r>
          </w:p>
          <w:p w14:paraId="342B6B3C"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$qaktivitas = "";</w:t>
            </w:r>
          </w:p>
          <w:p w14:paraId="00BDAD0D"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$qkegsosial = "";</w:t>
            </w:r>
          </w:p>
          <w:p w14:paraId="07A46D72"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$qupacara = "";</w:t>
            </w:r>
          </w:p>
          <w:p w14:paraId="4A0757DA"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$qtempat = "";</w:t>
            </w:r>
          </w:p>
          <w:p w14:paraId="16C21655"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$qperiodepraktek = "";</w:t>
            </w:r>
          </w:p>
          <w:p w14:paraId="2EDF8BA7"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$qjenistari = "";</w:t>
            </w:r>
          </w:p>
          <w:p w14:paraId="50FD582A"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$qpelakutari = "";</w:t>
            </w:r>
          </w:p>
          <w:p w14:paraId="222C1C93"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//kondisi untuk query input</w:t>
            </w:r>
          </w:p>
          <w:p w14:paraId="1150FAAA"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$s_input = "";</w:t>
            </w:r>
          </w:p>
          <w:p w14:paraId="6AACF544"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if($</w:t>
            </w:r>
            <w:proofErr w:type="gramStart"/>
            <w:r w:rsidRPr="000E415B">
              <w:rPr>
                <w:rFonts w:ascii="Courier New" w:hAnsi="Courier New" w:cs="Courier New"/>
                <w:sz w:val="20"/>
                <w:szCs w:val="20"/>
              </w:rPr>
              <w:t>cbinputaktivitas!=</w:t>
            </w:r>
            <w:proofErr w:type="gramEnd"/>
            <w:r w:rsidRPr="000E415B">
              <w:rPr>
                <w:rFonts w:ascii="Courier New" w:hAnsi="Courier New" w:cs="Courier New"/>
                <w:sz w:val="20"/>
                <w:szCs w:val="20"/>
              </w:rPr>
              <w:t>""){</w:t>
            </w:r>
          </w:p>
          <w:p w14:paraId="084A23AC"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 xml:space="preserve">$qaktivitas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tar:DitarikanSaat tar:$cbinputaktivitas .";</w:t>
            </w:r>
          </w:p>
          <w:p w14:paraId="1F473B87"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lastRenderedPageBreak/>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$s_</w:t>
            </w:r>
            <w:proofErr w:type="gramStart"/>
            <w:r w:rsidRPr="000E415B">
              <w:rPr>
                <w:rFonts w:ascii="Courier New" w:hAnsi="Courier New" w:cs="Courier New"/>
                <w:sz w:val="20"/>
                <w:szCs w:val="20"/>
              </w:rPr>
              <w:t>input .</w:t>
            </w:r>
            <w:proofErr w:type="gramEnd"/>
            <w:r w:rsidRPr="000E415B">
              <w:rPr>
                <w:rFonts w:ascii="Courier New" w:hAnsi="Courier New" w:cs="Courier New"/>
                <w:sz w:val="20"/>
                <w:szCs w:val="20"/>
              </w:rPr>
              <w:t>="Aktivitas : ".$cbinputaktivitas.",";</w:t>
            </w:r>
          </w:p>
          <w:p w14:paraId="0AC36CCF"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0631EE9C"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if($</w:t>
            </w:r>
            <w:proofErr w:type="gramStart"/>
            <w:r w:rsidRPr="000E415B">
              <w:rPr>
                <w:rFonts w:ascii="Courier New" w:hAnsi="Courier New" w:cs="Courier New"/>
                <w:sz w:val="20"/>
                <w:szCs w:val="20"/>
              </w:rPr>
              <w:t>cbinputkegsosial!=</w:t>
            </w:r>
            <w:proofErr w:type="gramEnd"/>
            <w:r w:rsidRPr="000E415B">
              <w:rPr>
                <w:rFonts w:ascii="Courier New" w:hAnsi="Courier New" w:cs="Courier New"/>
                <w:sz w:val="20"/>
                <w:szCs w:val="20"/>
              </w:rPr>
              <w:t>""){</w:t>
            </w:r>
          </w:p>
          <w:p w14:paraId="449B8CFF"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 xml:space="preserve">$qkegsosial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tar:DitarikanSaat tar:$cbinputkegsosial .";</w:t>
            </w:r>
          </w:p>
          <w:p w14:paraId="1E7CE091"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$s_</w:t>
            </w:r>
            <w:proofErr w:type="gramStart"/>
            <w:r w:rsidRPr="000E415B">
              <w:rPr>
                <w:rFonts w:ascii="Courier New" w:hAnsi="Courier New" w:cs="Courier New"/>
                <w:sz w:val="20"/>
                <w:szCs w:val="20"/>
              </w:rPr>
              <w:t>input .</w:t>
            </w:r>
            <w:proofErr w:type="gramEnd"/>
            <w:r w:rsidRPr="000E415B">
              <w:rPr>
                <w:rFonts w:ascii="Courier New" w:hAnsi="Courier New" w:cs="Courier New"/>
                <w:sz w:val="20"/>
                <w:szCs w:val="20"/>
              </w:rPr>
              <w:t>=" Kegiatan Sosial : ".$cbinputkegsosial.",";</w:t>
            </w:r>
          </w:p>
          <w:p w14:paraId="37BFCA8E"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53CA860C"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if($</w:t>
            </w:r>
            <w:proofErr w:type="gramStart"/>
            <w:r w:rsidRPr="000E415B">
              <w:rPr>
                <w:rFonts w:ascii="Courier New" w:hAnsi="Courier New" w:cs="Courier New"/>
                <w:sz w:val="20"/>
                <w:szCs w:val="20"/>
              </w:rPr>
              <w:t>cbinputupacara!=</w:t>
            </w:r>
            <w:proofErr w:type="gramEnd"/>
            <w:r w:rsidRPr="000E415B">
              <w:rPr>
                <w:rFonts w:ascii="Courier New" w:hAnsi="Courier New" w:cs="Courier New"/>
                <w:sz w:val="20"/>
                <w:szCs w:val="20"/>
              </w:rPr>
              <w:t>""){</w:t>
            </w:r>
          </w:p>
          <w:p w14:paraId="1B8559BF"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 xml:space="preserve">$qupacara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tar:DitarikanSaat tar:$cbinputupacara .";</w:t>
            </w:r>
          </w:p>
          <w:p w14:paraId="65D0B0A1"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$s_</w:t>
            </w:r>
            <w:proofErr w:type="gramStart"/>
            <w:r w:rsidRPr="000E415B">
              <w:rPr>
                <w:rFonts w:ascii="Courier New" w:hAnsi="Courier New" w:cs="Courier New"/>
                <w:sz w:val="20"/>
                <w:szCs w:val="20"/>
              </w:rPr>
              <w:t>input .</w:t>
            </w:r>
            <w:proofErr w:type="gramEnd"/>
            <w:r w:rsidRPr="000E415B">
              <w:rPr>
                <w:rFonts w:ascii="Courier New" w:hAnsi="Courier New" w:cs="Courier New"/>
                <w:sz w:val="20"/>
                <w:szCs w:val="20"/>
              </w:rPr>
              <w:t>=" Upacara : ".$cbinputupacara.",";</w:t>
            </w:r>
          </w:p>
          <w:p w14:paraId="1214EBD4"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47A7E79A"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if($</w:t>
            </w:r>
            <w:proofErr w:type="gramStart"/>
            <w:r w:rsidRPr="000E415B">
              <w:rPr>
                <w:rFonts w:ascii="Courier New" w:hAnsi="Courier New" w:cs="Courier New"/>
                <w:sz w:val="20"/>
                <w:szCs w:val="20"/>
              </w:rPr>
              <w:t>cbinputtempat!=</w:t>
            </w:r>
            <w:proofErr w:type="gramEnd"/>
            <w:r w:rsidRPr="000E415B">
              <w:rPr>
                <w:rFonts w:ascii="Courier New" w:hAnsi="Courier New" w:cs="Courier New"/>
                <w:sz w:val="20"/>
                <w:szCs w:val="20"/>
              </w:rPr>
              <w:t>""){</w:t>
            </w:r>
          </w:p>
          <w:p w14:paraId="0F6CD2A5"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 xml:space="preserve">$qtempat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tar:BerasalDari tar:$cbinputtempat .";</w:t>
            </w:r>
          </w:p>
          <w:p w14:paraId="5CD9B34B"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$s_</w:t>
            </w:r>
            <w:proofErr w:type="gramStart"/>
            <w:r w:rsidRPr="000E415B">
              <w:rPr>
                <w:rFonts w:ascii="Courier New" w:hAnsi="Courier New" w:cs="Courier New"/>
                <w:sz w:val="20"/>
                <w:szCs w:val="20"/>
              </w:rPr>
              <w:t>input .</w:t>
            </w:r>
            <w:proofErr w:type="gramEnd"/>
            <w:r w:rsidRPr="000E415B">
              <w:rPr>
                <w:rFonts w:ascii="Courier New" w:hAnsi="Courier New" w:cs="Courier New"/>
                <w:sz w:val="20"/>
                <w:szCs w:val="20"/>
              </w:rPr>
              <w:t>=" Tempat : ".$cbinputtempat.",";</w:t>
            </w:r>
          </w:p>
          <w:p w14:paraId="26C03CA8"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37E3CEE6"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if($</w:t>
            </w:r>
            <w:proofErr w:type="gramStart"/>
            <w:r w:rsidRPr="000E415B">
              <w:rPr>
                <w:rFonts w:ascii="Courier New" w:hAnsi="Courier New" w:cs="Courier New"/>
                <w:sz w:val="20"/>
                <w:szCs w:val="20"/>
              </w:rPr>
              <w:t>cbinputperiodepraktek!=</w:t>
            </w:r>
            <w:proofErr w:type="gramEnd"/>
            <w:r w:rsidRPr="000E415B">
              <w:rPr>
                <w:rFonts w:ascii="Courier New" w:hAnsi="Courier New" w:cs="Courier New"/>
                <w:sz w:val="20"/>
                <w:szCs w:val="20"/>
              </w:rPr>
              <w:t>""){</w:t>
            </w:r>
          </w:p>
          <w:p w14:paraId="39852D8A"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 xml:space="preserve">$qperiodepraktek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tar:MunculAntaraTahun tar:$cbinputperiodepraktek .";</w:t>
            </w:r>
          </w:p>
          <w:p w14:paraId="4530D4C2"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$s_</w:t>
            </w:r>
            <w:proofErr w:type="gramStart"/>
            <w:r w:rsidRPr="000E415B">
              <w:rPr>
                <w:rFonts w:ascii="Courier New" w:hAnsi="Courier New" w:cs="Courier New"/>
                <w:sz w:val="20"/>
                <w:szCs w:val="20"/>
              </w:rPr>
              <w:t>input .</w:t>
            </w:r>
            <w:proofErr w:type="gramEnd"/>
            <w:r w:rsidRPr="000E415B">
              <w:rPr>
                <w:rFonts w:ascii="Courier New" w:hAnsi="Courier New" w:cs="Courier New"/>
                <w:sz w:val="20"/>
                <w:szCs w:val="20"/>
              </w:rPr>
              <w:t>=" Periode Praktek : ".$cbinputperiodepraktek.",";</w:t>
            </w:r>
          </w:p>
          <w:p w14:paraId="7D5EF735"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3F3E9933"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if($</w:t>
            </w:r>
            <w:proofErr w:type="gramStart"/>
            <w:r w:rsidRPr="000E415B">
              <w:rPr>
                <w:rFonts w:ascii="Courier New" w:hAnsi="Courier New" w:cs="Courier New"/>
                <w:sz w:val="20"/>
                <w:szCs w:val="20"/>
              </w:rPr>
              <w:t>cbinputjenistari!=</w:t>
            </w:r>
            <w:proofErr w:type="gramEnd"/>
            <w:r w:rsidRPr="000E415B">
              <w:rPr>
                <w:rFonts w:ascii="Courier New" w:hAnsi="Courier New" w:cs="Courier New"/>
                <w:sz w:val="20"/>
                <w:szCs w:val="20"/>
              </w:rPr>
              <w:t>""){</w:t>
            </w:r>
          </w:p>
          <w:p w14:paraId="5F881790"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 xml:space="preserve">$qjenistari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tar:MerupakanJenisTari tar:$cbinputjenistari .";</w:t>
            </w:r>
          </w:p>
          <w:p w14:paraId="02FCC795"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$s_</w:t>
            </w:r>
            <w:proofErr w:type="gramStart"/>
            <w:r w:rsidRPr="000E415B">
              <w:rPr>
                <w:rFonts w:ascii="Courier New" w:hAnsi="Courier New" w:cs="Courier New"/>
                <w:sz w:val="20"/>
                <w:szCs w:val="20"/>
              </w:rPr>
              <w:t>input .</w:t>
            </w:r>
            <w:proofErr w:type="gramEnd"/>
            <w:r w:rsidRPr="000E415B">
              <w:rPr>
                <w:rFonts w:ascii="Courier New" w:hAnsi="Courier New" w:cs="Courier New"/>
                <w:sz w:val="20"/>
                <w:szCs w:val="20"/>
              </w:rPr>
              <w:t>=" Jenis Tari : ".$cbinputjenistari.",";</w:t>
            </w:r>
          </w:p>
          <w:p w14:paraId="3681518E"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1A2297CC"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if($</w:t>
            </w:r>
            <w:proofErr w:type="gramStart"/>
            <w:r w:rsidRPr="000E415B">
              <w:rPr>
                <w:rFonts w:ascii="Courier New" w:hAnsi="Courier New" w:cs="Courier New"/>
                <w:sz w:val="20"/>
                <w:szCs w:val="20"/>
              </w:rPr>
              <w:t>cbinputpelakutari!=</w:t>
            </w:r>
            <w:proofErr w:type="gramEnd"/>
            <w:r w:rsidRPr="000E415B">
              <w:rPr>
                <w:rFonts w:ascii="Courier New" w:hAnsi="Courier New" w:cs="Courier New"/>
                <w:sz w:val="20"/>
                <w:szCs w:val="20"/>
              </w:rPr>
              <w:t>""){</w:t>
            </w:r>
          </w:p>
          <w:p w14:paraId="3C26241B"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 xml:space="preserve">$qpelakutari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tar:DitarikanOleh tar:$cbinputpelakutari .";</w:t>
            </w:r>
          </w:p>
          <w:p w14:paraId="1E440617"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$s_</w:t>
            </w:r>
            <w:proofErr w:type="gramStart"/>
            <w:r w:rsidRPr="000E415B">
              <w:rPr>
                <w:rFonts w:ascii="Courier New" w:hAnsi="Courier New" w:cs="Courier New"/>
                <w:sz w:val="20"/>
                <w:szCs w:val="20"/>
              </w:rPr>
              <w:t>input .</w:t>
            </w:r>
            <w:proofErr w:type="gramEnd"/>
            <w:r w:rsidRPr="000E415B">
              <w:rPr>
                <w:rFonts w:ascii="Courier New" w:hAnsi="Courier New" w:cs="Courier New"/>
                <w:sz w:val="20"/>
                <w:szCs w:val="20"/>
              </w:rPr>
              <w:t>=" Pelaku Tari : ".$cbinputpelakutari.",";</w:t>
            </w:r>
          </w:p>
          <w:p w14:paraId="32AA5182"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4B05C80F"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if($</w:t>
            </w:r>
            <w:proofErr w:type="gramStart"/>
            <w:r w:rsidRPr="000E415B">
              <w:rPr>
                <w:rFonts w:ascii="Courier New" w:hAnsi="Courier New" w:cs="Courier New"/>
                <w:sz w:val="20"/>
                <w:szCs w:val="20"/>
              </w:rPr>
              <w:t>cbinputatributtari!=</w:t>
            </w:r>
            <w:proofErr w:type="gramEnd"/>
            <w:r w:rsidRPr="000E415B">
              <w:rPr>
                <w:rFonts w:ascii="Courier New" w:hAnsi="Courier New" w:cs="Courier New"/>
                <w:sz w:val="20"/>
                <w:szCs w:val="20"/>
              </w:rPr>
              <w:t>""){</w:t>
            </w:r>
          </w:p>
          <w:p w14:paraId="37D8CD81"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lastRenderedPageBreak/>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 xml:space="preserve">$qatributtari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tar:MenggunakanAtribut tar:$cbinputatributtari .";</w:t>
            </w:r>
          </w:p>
          <w:p w14:paraId="1350907A"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$s_</w:t>
            </w:r>
            <w:proofErr w:type="gramStart"/>
            <w:r w:rsidRPr="000E415B">
              <w:rPr>
                <w:rFonts w:ascii="Courier New" w:hAnsi="Courier New" w:cs="Courier New"/>
                <w:sz w:val="20"/>
                <w:szCs w:val="20"/>
              </w:rPr>
              <w:t>input .</w:t>
            </w:r>
            <w:proofErr w:type="gramEnd"/>
            <w:r w:rsidRPr="000E415B">
              <w:rPr>
                <w:rFonts w:ascii="Courier New" w:hAnsi="Courier New" w:cs="Courier New"/>
                <w:sz w:val="20"/>
                <w:szCs w:val="20"/>
              </w:rPr>
              <w:t>=" Atribut Tari : ".$cbinputatributtari.",";</w:t>
            </w:r>
          </w:p>
          <w:p w14:paraId="14C35E28"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25FFE319"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if($</w:t>
            </w:r>
            <w:proofErr w:type="gramStart"/>
            <w:r w:rsidRPr="000E415B">
              <w:rPr>
                <w:rFonts w:ascii="Courier New" w:hAnsi="Courier New" w:cs="Courier New"/>
                <w:sz w:val="20"/>
                <w:szCs w:val="20"/>
              </w:rPr>
              <w:t>cbinputinstrumenpengiring!=</w:t>
            </w:r>
            <w:proofErr w:type="gramEnd"/>
            <w:r w:rsidRPr="000E415B">
              <w:rPr>
                <w:rFonts w:ascii="Courier New" w:hAnsi="Courier New" w:cs="Courier New"/>
                <w:sz w:val="20"/>
                <w:szCs w:val="20"/>
              </w:rPr>
              <w:t>""){</w:t>
            </w:r>
          </w:p>
          <w:p w14:paraId="64B80342"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 xml:space="preserve">$qinstrumenpengiring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tar:DiiringiDenganInstrumen tar:$cbinputinstrumenpengiring .";</w:t>
            </w:r>
          </w:p>
          <w:p w14:paraId="0261D844"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$s_</w:t>
            </w:r>
            <w:proofErr w:type="gramStart"/>
            <w:r w:rsidRPr="000E415B">
              <w:rPr>
                <w:rFonts w:ascii="Courier New" w:hAnsi="Courier New" w:cs="Courier New"/>
                <w:sz w:val="20"/>
                <w:szCs w:val="20"/>
              </w:rPr>
              <w:t>input .</w:t>
            </w:r>
            <w:proofErr w:type="gramEnd"/>
            <w:r w:rsidRPr="000E415B">
              <w:rPr>
                <w:rFonts w:ascii="Courier New" w:hAnsi="Courier New" w:cs="Courier New"/>
                <w:sz w:val="20"/>
                <w:szCs w:val="20"/>
              </w:rPr>
              <w:t>=" Instrumen Pengiring : ".$cbinputinstrumenpengiring.",";</w:t>
            </w:r>
          </w:p>
          <w:p w14:paraId="2FE5E374" w14:textId="7EB261A5" w:rsidR="00C165B1" w:rsidRPr="000269FF"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tc>
      </w:tr>
    </w:tbl>
    <w:p w14:paraId="0BDF35F6" w14:textId="77777777" w:rsidR="00C165B1" w:rsidRDefault="00C165B1" w:rsidP="00DB1BA7">
      <w:pPr>
        <w:pStyle w:val="ListParagraph"/>
        <w:spacing w:after="0" w:line="360" w:lineRule="auto"/>
        <w:ind w:left="0"/>
        <w:jc w:val="center"/>
        <w:rPr>
          <w:rFonts w:ascii="Times New Roman" w:hAnsi="Times New Roman" w:cs="Times New Roman"/>
          <w:b/>
          <w:sz w:val="24"/>
          <w:szCs w:val="24"/>
        </w:rPr>
      </w:pPr>
    </w:p>
    <w:p w14:paraId="1F8E5202" w14:textId="77777777" w:rsidR="007D2D52" w:rsidRDefault="007D2D52" w:rsidP="00DB1BA7">
      <w:pPr>
        <w:pStyle w:val="ListParagraph"/>
        <w:spacing w:after="0" w:line="360" w:lineRule="auto"/>
        <w:ind w:left="0"/>
        <w:jc w:val="center"/>
        <w:rPr>
          <w:rFonts w:ascii="Times New Roman" w:hAnsi="Times New Roman" w:cs="Times New Roman"/>
          <w:b/>
          <w:sz w:val="24"/>
          <w:szCs w:val="24"/>
        </w:rPr>
      </w:pPr>
    </w:p>
    <w:p w14:paraId="1A483741" w14:textId="77777777" w:rsidR="001B1676" w:rsidRDefault="001B1676">
      <w:pPr>
        <w:rPr>
          <w:rFonts w:ascii="Times New Roman" w:hAnsi="Times New Roman" w:cs="Times New Roman"/>
          <w:b/>
          <w:sz w:val="24"/>
          <w:szCs w:val="24"/>
        </w:rPr>
      </w:pPr>
      <w:r>
        <w:rPr>
          <w:rFonts w:ascii="Times New Roman" w:hAnsi="Times New Roman" w:cs="Times New Roman"/>
          <w:b/>
          <w:sz w:val="24"/>
          <w:szCs w:val="24"/>
        </w:rPr>
        <w:br w:type="page"/>
      </w:r>
    </w:p>
    <w:p w14:paraId="79BFF979" w14:textId="734E34B0" w:rsidR="00DB1BA7" w:rsidRPr="00514E03" w:rsidRDefault="00DB1BA7" w:rsidP="00DB1BA7">
      <w:pPr>
        <w:pStyle w:val="ListParagraph"/>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LAMPIRAN 2</w:t>
      </w:r>
    </w:p>
    <w:p w14:paraId="54D29EA7" w14:textId="7B96F339" w:rsidR="00DB1BA7" w:rsidRPr="00514E03" w:rsidRDefault="00DB1BA7" w:rsidP="00DB1BA7">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HASIL </w:t>
      </w:r>
      <w:r>
        <w:rPr>
          <w:rFonts w:ascii="Times New Roman" w:hAnsi="Times New Roman" w:cs="Times New Roman"/>
          <w:b/>
          <w:sz w:val="24"/>
          <w:szCs w:val="24"/>
        </w:rPr>
        <w:t>PEMBENTUKAN ISTILAH PADA ONTOLOGI DAN PENENTUAN PROPERTI</w:t>
      </w:r>
    </w:p>
    <w:p w14:paraId="170B718B" w14:textId="77777777" w:rsidR="00DB1BA7" w:rsidRDefault="00DB1BA7" w:rsidP="00DB1BA7">
      <w:pPr>
        <w:pStyle w:val="Caption"/>
        <w:keepNext/>
        <w:rPr>
          <w:b/>
        </w:rPr>
      </w:pPr>
    </w:p>
    <w:p w14:paraId="6C2D9701" w14:textId="2DAE6953" w:rsidR="00DB1BA7" w:rsidRPr="00514E03" w:rsidRDefault="00DB1BA7" w:rsidP="00862CDD">
      <w:pPr>
        <w:pStyle w:val="Caption"/>
        <w:keepNext/>
        <w:rPr>
          <w:b/>
          <w:lang w:val="en-US"/>
        </w:rPr>
      </w:pPr>
      <w:r>
        <w:rPr>
          <w:b/>
        </w:rPr>
        <w:t>Tabel</w:t>
      </w:r>
      <w:r w:rsidRPr="00514E03">
        <w:rPr>
          <w:b/>
          <w:lang w:val="en-US"/>
        </w:rPr>
        <w:t xml:space="preserve"> Daftar Istilah Pada Ontologi Tarian Tradisional Bali</w:t>
      </w:r>
    </w:p>
    <w:tbl>
      <w:tblPr>
        <w:tblStyle w:val="TableGrid"/>
        <w:tblW w:w="7088" w:type="dxa"/>
        <w:jc w:val="center"/>
        <w:tblLook w:val="04A0" w:firstRow="1" w:lastRow="0" w:firstColumn="1" w:lastColumn="0" w:noHBand="0" w:noVBand="1"/>
      </w:tblPr>
      <w:tblGrid>
        <w:gridCol w:w="723"/>
        <w:gridCol w:w="2123"/>
        <w:gridCol w:w="4242"/>
      </w:tblGrid>
      <w:tr w:rsidR="00DB1BA7" w:rsidRPr="00514E03" w14:paraId="2DD6806A" w14:textId="77777777" w:rsidTr="004200B0">
        <w:trPr>
          <w:jc w:val="center"/>
        </w:trPr>
        <w:tc>
          <w:tcPr>
            <w:tcW w:w="723" w:type="dxa"/>
          </w:tcPr>
          <w:p w14:paraId="2C06FC19" w14:textId="77777777" w:rsidR="00DB1BA7" w:rsidRPr="00514E03" w:rsidRDefault="00DB1BA7" w:rsidP="00862CDD">
            <w:pPr>
              <w:pStyle w:val="IsiSubBab"/>
              <w:ind w:firstLine="0"/>
              <w:jc w:val="center"/>
              <w:rPr>
                <w:b/>
                <w:szCs w:val="24"/>
              </w:rPr>
            </w:pPr>
            <w:r w:rsidRPr="00514E03">
              <w:rPr>
                <w:b/>
                <w:szCs w:val="24"/>
              </w:rPr>
              <w:t>NO</w:t>
            </w:r>
          </w:p>
        </w:tc>
        <w:tc>
          <w:tcPr>
            <w:tcW w:w="2123" w:type="dxa"/>
          </w:tcPr>
          <w:p w14:paraId="230212F1" w14:textId="77777777" w:rsidR="00DB1BA7" w:rsidRPr="00514E03" w:rsidRDefault="00DB1BA7" w:rsidP="00862CDD">
            <w:pPr>
              <w:pStyle w:val="IsiSubBab"/>
              <w:ind w:firstLine="0"/>
              <w:jc w:val="center"/>
              <w:rPr>
                <w:b/>
                <w:szCs w:val="24"/>
              </w:rPr>
            </w:pPr>
            <w:r w:rsidRPr="00514E03">
              <w:rPr>
                <w:b/>
                <w:szCs w:val="24"/>
              </w:rPr>
              <w:t>Istilah (Class Domain)</w:t>
            </w:r>
          </w:p>
        </w:tc>
        <w:tc>
          <w:tcPr>
            <w:tcW w:w="4242" w:type="dxa"/>
          </w:tcPr>
          <w:p w14:paraId="219D6272" w14:textId="77777777" w:rsidR="00DB1BA7" w:rsidRPr="00514E03" w:rsidRDefault="00DB1BA7" w:rsidP="00862CDD">
            <w:pPr>
              <w:pStyle w:val="IsiSubBab"/>
              <w:ind w:firstLine="0"/>
              <w:jc w:val="center"/>
              <w:rPr>
                <w:b/>
                <w:szCs w:val="24"/>
              </w:rPr>
            </w:pPr>
            <w:r w:rsidRPr="00514E03">
              <w:rPr>
                <w:b/>
                <w:szCs w:val="24"/>
              </w:rPr>
              <w:t>Keterangan</w:t>
            </w:r>
          </w:p>
        </w:tc>
      </w:tr>
      <w:tr w:rsidR="00DB1BA7" w:rsidRPr="00514E03" w14:paraId="30303E39" w14:textId="77777777" w:rsidTr="004200B0">
        <w:trPr>
          <w:jc w:val="center"/>
        </w:trPr>
        <w:tc>
          <w:tcPr>
            <w:tcW w:w="723" w:type="dxa"/>
          </w:tcPr>
          <w:p w14:paraId="1909238C" w14:textId="77777777" w:rsidR="00DB1BA7" w:rsidRPr="00514E03" w:rsidRDefault="00DB1BA7" w:rsidP="00862CDD">
            <w:pPr>
              <w:pStyle w:val="IsiSubBab"/>
              <w:ind w:firstLine="0"/>
              <w:jc w:val="center"/>
              <w:rPr>
                <w:b/>
                <w:szCs w:val="24"/>
              </w:rPr>
            </w:pPr>
            <w:r w:rsidRPr="00514E03">
              <w:rPr>
                <w:b/>
                <w:szCs w:val="24"/>
              </w:rPr>
              <w:t>1</w:t>
            </w:r>
          </w:p>
        </w:tc>
        <w:tc>
          <w:tcPr>
            <w:tcW w:w="2123" w:type="dxa"/>
          </w:tcPr>
          <w:p w14:paraId="0EA57ED0" w14:textId="77777777" w:rsidR="00DB1BA7" w:rsidRPr="00514E03" w:rsidRDefault="00DB1BA7" w:rsidP="00862CDD">
            <w:pPr>
              <w:pStyle w:val="IsiSubBab"/>
              <w:ind w:firstLine="0"/>
              <w:rPr>
                <w:szCs w:val="24"/>
              </w:rPr>
            </w:pPr>
            <w:r w:rsidRPr="00514E03">
              <w:rPr>
                <w:szCs w:val="24"/>
              </w:rPr>
              <w:t>DesaKalaPatra</w:t>
            </w:r>
          </w:p>
        </w:tc>
        <w:tc>
          <w:tcPr>
            <w:tcW w:w="4242" w:type="dxa"/>
          </w:tcPr>
          <w:p w14:paraId="7DFEB9F1" w14:textId="77777777" w:rsidR="00DB1BA7" w:rsidRPr="00514E03" w:rsidRDefault="00DB1BA7" w:rsidP="00862CDD">
            <w:pPr>
              <w:pStyle w:val="IsiSubBab"/>
              <w:ind w:firstLine="0"/>
              <w:rPr>
                <w:szCs w:val="24"/>
              </w:rPr>
            </w:pPr>
            <w:r w:rsidRPr="00514E03">
              <w:rPr>
                <w:szCs w:val="24"/>
              </w:rPr>
              <w:t>Merupakan class domain yang menampung  SubClass Activity dan Circumstances sebagai penunjuk keadaan, Periode sebagai penunjuk waktu dan Space sebagai penunjuk tempat</w:t>
            </w:r>
          </w:p>
        </w:tc>
      </w:tr>
      <w:tr w:rsidR="00DB1BA7" w:rsidRPr="00514E03" w14:paraId="24D9525D" w14:textId="77777777" w:rsidTr="004200B0">
        <w:trPr>
          <w:jc w:val="center"/>
        </w:trPr>
        <w:tc>
          <w:tcPr>
            <w:tcW w:w="723" w:type="dxa"/>
          </w:tcPr>
          <w:p w14:paraId="45CFEB4C" w14:textId="77777777" w:rsidR="00DB1BA7" w:rsidRPr="00514E03" w:rsidRDefault="00DB1BA7" w:rsidP="00862CDD">
            <w:pPr>
              <w:pStyle w:val="IsiSubBab"/>
              <w:ind w:firstLine="0"/>
              <w:jc w:val="center"/>
              <w:rPr>
                <w:b/>
                <w:szCs w:val="24"/>
              </w:rPr>
            </w:pPr>
            <w:r w:rsidRPr="00514E03">
              <w:rPr>
                <w:b/>
                <w:szCs w:val="24"/>
              </w:rPr>
              <w:t>2</w:t>
            </w:r>
          </w:p>
        </w:tc>
        <w:tc>
          <w:tcPr>
            <w:tcW w:w="2123" w:type="dxa"/>
          </w:tcPr>
          <w:p w14:paraId="54828D3D" w14:textId="77777777" w:rsidR="00DB1BA7" w:rsidRPr="00514E03" w:rsidRDefault="00DB1BA7" w:rsidP="00862CDD">
            <w:pPr>
              <w:pStyle w:val="IsiSubBab"/>
              <w:ind w:firstLine="0"/>
              <w:rPr>
                <w:szCs w:val="24"/>
              </w:rPr>
            </w:pPr>
            <w:r w:rsidRPr="00514E03">
              <w:rPr>
                <w:szCs w:val="24"/>
              </w:rPr>
              <w:t>Activity</w:t>
            </w:r>
          </w:p>
        </w:tc>
        <w:tc>
          <w:tcPr>
            <w:tcW w:w="4242" w:type="dxa"/>
          </w:tcPr>
          <w:p w14:paraId="2F7133B4" w14:textId="77777777" w:rsidR="00DB1BA7" w:rsidRPr="00514E03" w:rsidRDefault="00DB1BA7" w:rsidP="00862CDD">
            <w:pPr>
              <w:pStyle w:val="IsiSubBab"/>
              <w:ind w:firstLine="0"/>
              <w:rPr>
                <w:szCs w:val="24"/>
              </w:rPr>
            </w:pPr>
            <w:r w:rsidRPr="00514E03">
              <w:rPr>
                <w:szCs w:val="24"/>
              </w:rPr>
              <w:t>Merupakan class domain yang equivalent dengan class Circumstnces dan juga merupakan SubClass dari class THK_Entity sekaligus sebagai penunjuk keadaan yang menampung SubClass Hazard, KegiatanSosial dan Upacara</w:t>
            </w:r>
          </w:p>
        </w:tc>
      </w:tr>
      <w:tr w:rsidR="00DB1BA7" w:rsidRPr="00514E03" w14:paraId="5DFC6032" w14:textId="77777777" w:rsidTr="004200B0">
        <w:trPr>
          <w:jc w:val="center"/>
        </w:trPr>
        <w:tc>
          <w:tcPr>
            <w:tcW w:w="723" w:type="dxa"/>
          </w:tcPr>
          <w:p w14:paraId="403988AF" w14:textId="77777777" w:rsidR="00DB1BA7" w:rsidRPr="00514E03" w:rsidRDefault="00DB1BA7" w:rsidP="00862CDD">
            <w:pPr>
              <w:pStyle w:val="IsiSubBab"/>
              <w:ind w:firstLine="0"/>
              <w:jc w:val="center"/>
              <w:rPr>
                <w:b/>
                <w:szCs w:val="24"/>
              </w:rPr>
            </w:pPr>
            <w:r w:rsidRPr="00514E03">
              <w:rPr>
                <w:b/>
                <w:szCs w:val="24"/>
              </w:rPr>
              <w:t>3</w:t>
            </w:r>
          </w:p>
        </w:tc>
        <w:tc>
          <w:tcPr>
            <w:tcW w:w="2123" w:type="dxa"/>
          </w:tcPr>
          <w:p w14:paraId="7A3D85AD" w14:textId="77777777" w:rsidR="00DB1BA7" w:rsidRPr="00514E03" w:rsidRDefault="00DB1BA7" w:rsidP="00862CDD">
            <w:pPr>
              <w:pStyle w:val="IsiSubBab"/>
              <w:ind w:firstLine="0"/>
              <w:rPr>
                <w:szCs w:val="24"/>
              </w:rPr>
            </w:pPr>
            <w:r w:rsidRPr="00514E03">
              <w:rPr>
                <w:szCs w:val="24"/>
              </w:rPr>
              <w:t>Hazard</w:t>
            </w:r>
          </w:p>
        </w:tc>
        <w:tc>
          <w:tcPr>
            <w:tcW w:w="4242" w:type="dxa"/>
          </w:tcPr>
          <w:p w14:paraId="253E3177" w14:textId="77777777" w:rsidR="00DB1BA7" w:rsidRPr="00514E03" w:rsidRDefault="00DB1BA7" w:rsidP="00862CDD">
            <w:pPr>
              <w:pStyle w:val="IsiSubBab"/>
              <w:ind w:firstLine="0"/>
              <w:rPr>
                <w:szCs w:val="24"/>
              </w:rPr>
            </w:pPr>
            <w:r w:rsidRPr="00514E03">
              <w:rPr>
                <w:szCs w:val="24"/>
              </w:rPr>
              <w:t>Merupakan class domain dengan tujuan menampung class yang masuk kategori bencana dengan lebih detail (BencanaAlam, BencanaSosial dan NaturalHazard)</w:t>
            </w:r>
          </w:p>
        </w:tc>
      </w:tr>
      <w:tr w:rsidR="00DB1BA7" w:rsidRPr="00514E03" w14:paraId="0AE7E221" w14:textId="77777777" w:rsidTr="004200B0">
        <w:trPr>
          <w:jc w:val="center"/>
        </w:trPr>
        <w:tc>
          <w:tcPr>
            <w:tcW w:w="723" w:type="dxa"/>
          </w:tcPr>
          <w:p w14:paraId="36034052" w14:textId="77777777" w:rsidR="00DB1BA7" w:rsidRPr="00514E03" w:rsidRDefault="00DB1BA7" w:rsidP="00862CDD">
            <w:pPr>
              <w:pStyle w:val="IsiSubBab"/>
              <w:ind w:firstLine="0"/>
              <w:jc w:val="center"/>
              <w:rPr>
                <w:b/>
                <w:szCs w:val="24"/>
              </w:rPr>
            </w:pPr>
            <w:r w:rsidRPr="00514E03">
              <w:rPr>
                <w:b/>
                <w:szCs w:val="24"/>
              </w:rPr>
              <w:t>4</w:t>
            </w:r>
          </w:p>
        </w:tc>
        <w:tc>
          <w:tcPr>
            <w:tcW w:w="2123" w:type="dxa"/>
          </w:tcPr>
          <w:p w14:paraId="35C761AE" w14:textId="77777777" w:rsidR="00DB1BA7" w:rsidRPr="00514E03" w:rsidRDefault="00DB1BA7" w:rsidP="00862CDD">
            <w:pPr>
              <w:pStyle w:val="IsiSubBab"/>
              <w:ind w:firstLine="0"/>
              <w:rPr>
                <w:szCs w:val="24"/>
              </w:rPr>
            </w:pPr>
            <w:r w:rsidRPr="00514E03">
              <w:rPr>
                <w:szCs w:val="24"/>
              </w:rPr>
              <w:t>BencanaAlam</w:t>
            </w:r>
          </w:p>
        </w:tc>
        <w:tc>
          <w:tcPr>
            <w:tcW w:w="4242" w:type="dxa"/>
          </w:tcPr>
          <w:p w14:paraId="3CFB2C86" w14:textId="77777777" w:rsidR="00DB1BA7" w:rsidRPr="00514E03" w:rsidRDefault="00DB1BA7" w:rsidP="00862CDD">
            <w:pPr>
              <w:pStyle w:val="IsiSubBab"/>
              <w:ind w:firstLine="0"/>
              <w:rPr>
                <w:szCs w:val="24"/>
              </w:rPr>
            </w:pPr>
            <w:r w:rsidRPr="00514E03">
              <w:rPr>
                <w:szCs w:val="24"/>
              </w:rPr>
              <w:t>Merupakan class domain yang menampung segala individual terkait bencana alam</w:t>
            </w:r>
          </w:p>
        </w:tc>
      </w:tr>
      <w:tr w:rsidR="00DB1BA7" w:rsidRPr="00514E03" w14:paraId="7BCAEEE5" w14:textId="77777777" w:rsidTr="004200B0">
        <w:trPr>
          <w:jc w:val="center"/>
        </w:trPr>
        <w:tc>
          <w:tcPr>
            <w:tcW w:w="723" w:type="dxa"/>
          </w:tcPr>
          <w:p w14:paraId="7CDAD078" w14:textId="77777777" w:rsidR="00DB1BA7" w:rsidRPr="00514E03" w:rsidRDefault="00DB1BA7" w:rsidP="00862CDD">
            <w:pPr>
              <w:pStyle w:val="IsiSubBab"/>
              <w:ind w:firstLine="0"/>
              <w:jc w:val="center"/>
              <w:rPr>
                <w:b/>
                <w:szCs w:val="24"/>
              </w:rPr>
            </w:pPr>
            <w:r w:rsidRPr="00514E03">
              <w:rPr>
                <w:b/>
                <w:szCs w:val="24"/>
              </w:rPr>
              <w:t>5</w:t>
            </w:r>
          </w:p>
        </w:tc>
        <w:tc>
          <w:tcPr>
            <w:tcW w:w="2123" w:type="dxa"/>
          </w:tcPr>
          <w:p w14:paraId="717C8C8B" w14:textId="77777777" w:rsidR="00DB1BA7" w:rsidRPr="00514E03" w:rsidRDefault="00DB1BA7" w:rsidP="00862CDD">
            <w:pPr>
              <w:pStyle w:val="IsiSubBab"/>
              <w:ind w:firstLine="0"/>
              <w:rPr>
                <w:szCs w:val="24"/>
              </w:rPr>
            </w:pPr>
            <w:r w:rsidRPr="00514E03">
              <w:rPr>
                <w:szCs w:val="24"/>
              </w:rPr>
              <w:t>BencanaSosial</w:t>
            </w:r>
          </w:p>
        </w:tc>
        <w:tc>
          <w:tcPr>
            <w:tcW w:w="4242" w:type="dxa"/>
          </w:tcPr>
          <w:p w14:paraId="5228A190" w14:textId="77777777" w:rsidR="00DB1BA7" w:rsidRPr="00514E03" w:rsidRDefault="00DB1BA7" w:rsidP="00862CDD">
            <w:pPr>
              <w:pStyle w:val="IsiSubBab"/>
              <w:ind w:firstLine="0"/>
              <w:rPr>
                <w:szCs w:val="24"/>
              </w:rPr>
            </w:pPr>
            <w:r w:rsidRPr="00514E03">
              <w:rPr>
                <w:szCs w:val="24"/>
              </w:rPr>
              <w:t>Merupakan class domain yang menampung segala individual terkait bencana sosial</w:t>
            </w:r>
          </w:p>
        </w:tc>
      </w:tr>
      <w:tr w:rsidR="00DB1BA7" w:rsidRPr="00514E03" w14:paraId="41650AFD" w14:textId="77777777" w:rsidTr="004200B0">
        <w:trPr>
          <w:jc w:val="center"/>
        </w:trPr>
        <w:tc>
          <w:tcPr>
            <w:tcW w:w="723" w:type="dxa"/>
          </w:tcPr>
          <w:p w14:paraId="333BC260" w14:textId="77777777" w:rsidR="00DB1BA7" w:rsidRPr="00514E03" w:rsidRDefault="00DB1BA7" w:rsidP="00862CDD">
            <w:pPr>
              <w:pStyle w:val="IsiSubBab"/>
              <w:ind w:firstLine="0"/>
              <w:jc w:val="center"/>
              <w:rPr>
                <w:b/>
                <w:szCs w:val="24"/>
              </w:rPr>
            </w:pPr>
            <w:r w:rsidRPr="00514E03">
              <w:rPr>
                <w:b/>
                <w:szCs w:val="24"/>
              </w:rPr>
              <w:lastRenderedPageBreak/>
              <w:t>6</w:t>
            </w:r>
          </w:p>
        </w:tc>
        <w:tc>
          <w:tcPr>
            <w:tcW w:w="2123" w:type="dxa"/>
          </w:tcPr>
          <w:p w14:paraId="169CA808" w14:textId="77777777" w:rsidR="00DB1BA7" w:rsidRPr="00514E03" w:rsidRDefault="00DB1BA7" w:rsidP="00862CDD">
            <w:pPr>
              <w:pStyle w:val="IsiSubBab"/>
              <w:ind w:firstLine="0"/>
              <w:rPr>
                <w:szCs w:val="24"/>
              </w:rPr>
            </w:pPr>
            <w:r w:rsidRPr="00514E03">
              <w:rPr>
                <w:szCs w:val="24"/>
              </w:rPr>
              <w:t>NaturalHazard</w:t>
            </w:r>
          </w:p>
        </w:tc>
        <w:tc>
          <w:tcPr>
            <w:tcW w:w="4242" w:type="dxa"/>
          </w:tcPr>
          <w:p w14:paraId="12E6F581" w14:textId="77777777" w:rsidR="00DB1BA7" w:rsidRPr="00514E03" w:rsidRDefault="00DB1BA7" w:rsidP="00862CDD">
            <w:pPr>
              <w:pStyle w:val="IsiSubBab"/>
              <w:ind w:firstLine="0"/>
              <w:rPr>
                <w:szCs w:val="24"/>
              </w:rPr>
            </w:pPr>
            <w:r w:rsidRPr="00514E03">
              <w:rPr>
                <w:szCs w:val="24"/>
              </w:rPr>
              <w:t>Merupakan class domain yang menampung segala individual terkait natural hazard</w:t>
            </w:r>
          </w:p>
        </w:tc>
      </w:tr>
      <w:tr w:rsidR="00DB1BA7" w:rsidRPr="00514E03" w14:paraId="3AC571FE" w14:textId="77777777" w:rsidTr="004200B0">
        <w:trPr>
          <w:jc w:val="center"/>
        </w:trPr>
        <w:tc>
          <w:tcPr>
            <w:tcW w:w="723" w:type="dxa"/>
          </w:tcPr>
          <w:p w14:paraId="5C635D6E" w14:textId="77777777" w:rsidR="00DB1BA7" w:rsidRPr="00514E03" w:rsidRDefault="00DB1BA7" w:rsidP="00862CDD">
            <w:pPr>
              <w:pStyle w:val="IsiSubBab"/>
              <w:ind w:firstLine="0"/>
              <w:jc w:val="center"/>
              <w:rPr>
                <w:b/>
                <w:szCs w:val="24"/>
              </w:rPr>
            </w:pPr>
            <w:r w:rsidRPr="00514E03">
              <w:rPr>
                <w:b/>
                <w:szCs w:val="24"/>
              </w:rPr>
              <w:t>7</w:t>
            </w:r>
          </w:p>
        </w:tc>
        <w:tc>
          <w:tcPr>
            <w:tcW w:w="2123" w:type="dxa"/>
          </w:tcPr>
          <w:p w14:paraId="6B0436C6" w14:textId="77777777" w:rsidR="00DB1BA7" w:rsidRPr="00514E03" w:rsidRDefault="00DB1BA7" w:rsidP="00862CDD">
            <w:pPr>
              <w:pStyle w:val="IsiSubBab"/>
              <w:ind w:firstLine="0"/>
              <w:rPr>
                <w:szCs w:val="24"/>
              </w:rPr>
            </w:pPr>
            <w:r w:rsidRPr="00514E03">
              <w:rPr>
                <w:szCs w:val="24"/>
              </w:rPr>
              <w:t>KegiatanSosial</w:t>
            </w:r>
          </w:p>
        </w:tc>
        <w:tc>
          <w:tcPr>
            <w:tcW w:w="4242" w:type="dxa"/>
          </w:tcPr>
          <w:p w14:paraId="1BB646C3" w14:textId="77777777" w:rsidR="00DB1BA7" w:rsidRPr="00514E03" w:rsidRDefault="00DB1BA7" w:rsidP="00862CDD">
            <w:pPr>
              <w:pStyle w:val="IsiSubBab"/>
              <w:ind w:firstLine="0"/>
              <w:rPr>
                <w:szCs w:val="24"/>
              </w:rPr>
            </w:pPr>
            <w:r w:rsidRPr="00514E03">
              <w:rPr>
                <w:szCs w:val="24"/>
              </w:rPr>
              <w:t>Merupakan class domain yang menampung segala individual terkait kegiatan sosial</w:t>
            </w:r>
          </w:p>
        </w:tc>
      </w:tr>
      <w:tr w:rsidR="00DB1BA7" w:rsidRPr="00514E03" w14:paraId="3BF37A6E" w14:textId="77777777" w:rsidTr="004200B0">
        <w:trPr>
          <w:jc w:val="center"/>
        </w:trPr>
        <w:tc>
          <w:tcPr>
            <w:tcW w:w="723" w:type="dxa"/>
          </w:tcPr>
          <w:p w14:paraId="43B2FE3B" w14:textId="77777777" w:rsidR="00DB1BA7" w:rsidRPr="00514E03" w:rsidRDefault="00DB1BA7" w:rsidP="00862CDD">
            <w:pPr>
              <w:pStyle w:val="IsiSubBab"/>
              <w:ind w:firstLine="0"/>
              <w:jc w:val="center"/>
              <w:rPr>
                <w:b/>
                <w:szCs w:val="24"/>
              </w:rPr>
            </w:pPr>
            <w:r w:rsidRPr="00514E03">
              <w:rPr>
                <w:b/>
                <w:szCs w:val="24"/>
              </w:rPr>
              <w:t>8</w:t>
            </w:r>
          </w:p>
        </w:tc>
        <w:tc>
          <w:tcPr>
            <w:tcW w:w="2123" w:type="dxa"/>
          </w:tcPr>
          <w:p w14:paraId="44CFF8EC" w14:textId="77777777" w:rsidR="00DB1BA7" w:rsidRPr="00514E03" w:rsidRDefault="00DB1BA7" w:rsidP="00862CDD">
            <w:pPr>
              <w:pStyle w:val="IsiSubBab"/>
              <w:ind w:firstLine="0"/>
              <w:rPr>
                <w:szCs w:val="24"/>
              </w:rPr>
            </w:pPr>
            <w:r w:rsidRPr="00514E03">
              <w:rPr>
                <w:szCs w:val="24"/>
              </w:rPr>
              <w:t>Upacara</w:t>
            </w:r>
          </w:p>
        </w:tc>
        <w:tc>
          <w:tcPr>
            <w:tcW w:w="4242" w:type="dxa"/>
          </w:tcPr>
          <w:p w14:paraId="798D4741" w14:textId="77777777" w:rsidR="00DB1BA7" w:rsidRPr="00514E03" w:rsidRDefault="00DB1BA7" w:rsidP="00862CDD">
            <w:pPr>
              <w:pStyle w:val="IsiSubBab"/>
              <w:ind w:firstLine="0"/>
              <w:rPr>
                <w:szCs w:val="24"/>
              </w:rPr>
            </w:pPr>
            <w:r w:rsidRPr="00514E03">
              <w:rPr>
                <w:szCs w:val="24"/>
              </w:rPr>
              <w:t>Merupakan class domain dengan tujuan menampung class yang masuk kategori upacara dengan lebih detail (BhutaYadnya, DewaYadnya, ManusaYadnya, PitraYadnya, dan RsiYadnya)</w:t>
            </w:r>
          </w:p>
        </w:tc>
      </w:tr>
      <w:tr w:rsidR="00DB1BA7" w:rsidRPr="00514E03" w14:paraId="337DE1AF" w14:textId="77777777" w:rsidTr="004200B0">
        <w:trPr>
          <w:jc w:val="center"/>
        </w:trPr>
        <w:tc>
          <w:tcPr>
            <w:tcW w:w="723" w:type="dxa"/>
          </w:tcPr>
          <w:p w14:paraId="06ACA482" w14:textId="77777777" w:rsidR="00DB1BA7" w:rsidRPr="00514E03" w:rsidRDefault="00DB1BA7" w:rsidP="00862CDD">
            <w:pPr>
              <w:pStyle w:val="IsiSubBab"/>
              <w:ind w:firstLine="0"/>
              <w:jc w:val="center"/>
              <w:rPr>
                <w:b/>
                <w:szCs w:val="24"/>
              </w:rPr>
            </w:pPr>
            <w:r w:rsidRPr="00514E03">
              <w:rPr>
                <w:b/>
                <w:szCs w:val="24"/>
              </w:rPr>
              <w:t>9</w:t>
            </w:r>
          </w:p>
        </w:tc>
        <w:tc>
          <w:tcPr>
            <w:tcW w:w="2123" w:type="dxa"/>
          </w:tcPr>
          <w:p w14:paraId="282FBAD6" w14:textId="77777777" w:rsidR="00DB1BA7" w:rsidRPr="00514E03" w:rsidRDefault="00DB1BA7" w:rsidP="00862CDD">
            <w:pPr>
              <w:pStyle w:val="IsiSubBab"/>
              <w:ind w:firstLine="0"/>
              <w:rPr>
                <w:szCs w:val="24"/>
              </w:rPr>
            </w:pPr>
            <w:r w:rsidRPr="00514E03">
              <w:rPr>
                <w:szCs w:val="24"/>
              </w:rPr>
              <w:t>BhutaYadnya</w:t>
            </w:r>
          </w:p>
        </w:tc>
        <w:tc>
          <w:tcPr>
            <w:tcW w:w="4242" w:type="dxa"/>
          </w:tcPr>
          <w:p w14:paraId="4A1F72A4" w14:textId="77777777" w:rsidR="00DB1BA7" w:rsidRPr="00514E03" w:rsidRDefault="00DB1BA7" w:rsidP="00862CDD">
            <w:pPr>
              <w:pStyle w:val="IsiSubBab"/>
              <w:ind w:firstLine="0"/>
              <w:rPr>
                <w:szCs w:val="24"/>
              </w:rPr>
            </w:pPr>
            <w:r w:rsidRPr="00514E03">
              <w:rPr>
                <w:szCs w:val="24"/>
              </w:rPr>
              <w:t>Merupakan class domain yang menampung segala individual terkait upacara bhuta yadnya dan juga merupakan SubClass dari class Palemahan</w:t>
            </w:r>
          </w:p>
        </w:tc>
      </w:tr>
      <w:tr w:rsidR="00DB1BA7" w:rsidRPr="00514E03" w14:paraId="02B63B6D" w14:textId="77777777" w:rsidTr="004200B0">
        <w:trPr>
          <w:jc w:val="center"/>
        </w:trPr>
        <w:tc>
          <w:tcPr>
            <w:tcW w:w="723" w:type="dxa"/>
          </w:tcPr>
          <w:p w14:paraId="7F47C3D2" w14:textId="77777777" w:rsidR="00DB1BA7" w:rsidRPr="00514E03" w:rsidRDefault="00DB1BA7" w:rsidP="00862CDD">
            <w:pPr>
              <w:pStyle w:val="IsiSubBab"/>
              <w:ind w:firstLine="0"/>
              <w:jc w:val="center"/>
              <w:rPr>
                <w:b/>
                <w:szCs w:val="24"/>
              </w:rPr>
            </w:pPr>
            <w:r w:rsidRPr="00514E03">
              <w:rPr>
                <w:b/>
                <w:szCs w:val="24"/>
              </w:rPr>
              <w:t>10</w:t>
            </w:r>
          </w:p>
        </w:tc>
        <w:tc>
          <w:tcPr>
            <w:tcW w:w="2123" w:type="dxa"/>
          </w:tcPr>
          <w:p w14:paraId="7F3059E7" w14:textId="77777777" w:rsidR="00DB1BA7" w:rsidRPr="00514E03" w:rsidRDefault="00DB1BA7" w:rsidP="00862CDD">
            <w:pPr>
              <w:pStyle w:val="IsiSubBab"/>
              <w:ind w:firstLine="0"/>
              <w:rPr>
                <w:szCs w:val="24"/>
              </w:rPr>
            </w:pPr>
            <w:r w:rsidRPr="00514E03">
              <w:rPr>
                <w:szCs w:val="24"/>
              </w:rPr>
              <w:t>DewaYadnya</w:t>
            </w:r>
          </w:p>
        </w:tc>
        <w:tc>
          <w:tcPr>
            <w:tcW w:w="4242" w:type="dxa"/>
          </w:tcPr>
          <w:p w14:paraId="7CF5F49E" w14:textId="77777777" w:rsidR="00DB1BA7" w:rsidRPr="00514E03" w:rsidRDefault="00DB1BA7" w:rsidP="00862CDD">
            <w:pPr>
              <w:pStyle w:val="IsiSubBab"/>
              <w:ind w:firstLine="0"/>
              <w:rPr>
                <w:szCs w:val="24"/>
              </w:rPr>
            </w:pPr>
            <w:r w:rsidRPr="00514E03">
              <w:rPr>
                <w:szCs w:val="24"/>
              </w:rPr>
              <w:t>Merupakan class domain yang menampung segala individual terkait upacara dewa yadnya dan juga merupakan SubClass dari class Parahyangan</w:t>
            </w:r>
          </w:p>
        </w:tc>
      </w:tr>
      <w:tr w:rsidR="00DB1BA7" w:rsidRPr="00514E03" w14:paraId="7F07A6B3" w14:textId="77777777" w:rsidTr="004200B0">
        <w:trPr>
          <w:jc w:val="center"/>
        </w:trPr>
        <w:tc>
          <w:tcPr>
            <w:tcW w:w="723" w:type="dxa"/>
          </w:tcPr>
          <w:p w14:paraId="241278F9" w14:textId="77777777" w:rsidR="00DB1BA7" w:rsidRPr="00514E03" w:rsidRDefault="00DB1BA7" w:rsidP="00862CDD">
            <w:pPr>
              <w:pStyle w:val="IsiSubBab"/>
              <w:ind w:firstLine="0"/>
              <w:jc w:val="center"/>
              <w:rPr>
                <w:b/>
                <w:szCs w:val="24"/>
              </w:rPr>
            </w:pPr>
            <w:r w:rsidRPr="00514E03">
              <w:rPr>
                <w:b/>
                <w:szCs w:val="24"/>
              </w:rPr>
              <w:t>11</w:t>
            </w:r>
          </w:p>
        </w:tc>
        <w:tc>
          <w:tcPr>
            <w:tcW w:w="2123" w:type="dxa"/>
          </w:tcPr>
          <w:p w14:paraId="73B7C106" w14:textId="77777777" w:rsidR="00DB1BA7" w:rsidRPr="00514E03" w:rsidRDefault="00DB1BA7" w:rsidP="00862CDD">
            <w:pPr>
              <w:pStyle w:val="IsiSubBab"/>
              <w:ind w:firstLine="0"/>
              <w:rPr>
                <w:szCs w:val="24"/>
              </w:rPr>
            </w:pPr>
            <w:r w:rsidRPr="00514E03">
              <w:rPr>
                <w:szCs w:val="24"/>
              </w:rPr>
              <w:t>ManusaYadnya</w:t>
            </w:r>
          </w:p>
        </w:tc>
        <w:tc>
          <w:tcPr>
            <w:tcW w:w="4242" w:type="dxa"/>
          </w:tcPr>
          <w:p w14:paraId="6B74E87B" w14:textId="77777777" w:rsidR="00DB1BA7" w:rsidRPr="00514E03" w:rsidRDefault="00DB1BA7" w:rsidP="00862CDD">
            <w:pPr>
              <w:pStyle w:val="IsiSubBab"/>
              <w:ind w:firstLine="0"/>
              <w:rPr>
                <w:szCs w:val="24"/>
              </w:rPr>
            </w:pPr>
            <w:r w:rsidRPr="00514E03">
              <w:rPr>
                <w:szCs w:val="24"/>
              </w:rPr>
              <w:t>Merupakan class domain yang menampung segala individual terkait upacara manusa yadnya dan juga merupakan SubClass dari class Pawongan</w:t>
            </w:r>
          </w:p>
        </w:tc>
      </w:tr>
      <w:tr w:rsidR="00DB1BA7" w:rsidRPr="00514E03" w14:paraId="5FF2F569" w14:textId="77777777" w:rsidTr="004200B0">
        <w:trPr>
          <w:jc w:val="center"/>
        </w:trPr>
        <w:tc>
          <w:tcPr>
            <w:tcW w:w="723" w:type="dxa"/>
          </w:tcPr>
          <w:p w14:paraId="63931025" w14:textId="77777777" w:rsidR="00DB1BA7" w:rsidRPr="00514E03" w:rsidRDefault="00DB1BA7" w:rsidP="00862CDD">
            <w:pPr>
              <w:pStyle w:val="IsiSubBab"/>
              <w:ind w:firstLine="0"/>
              <w:jc w:val="center"/>
              <w:rPr>
                <w:b/>
                <w:szCs w:val="24"/>
              </w:rPr>
            </w:pPr>
            <w:r w:rsidRPr="00514E03">
              <w:rPr>
                <w:b/>
                <w:szCs w:val="24"/>
              </w:rPr>
              <w:t>12</w:t>
            </w:r>
          </w:p>
        </w:tc>
        <w:tc>
          <w:tcPr>
            <w:tcW w:w="2123" w:type="dxa"/>
          </w:tcPr>
          <w:p w14:paraId="1BDF43AB" w14:textId="77777777" w:rsidR="00DB1BA7" w:rsidRPr="00514E03" w:rsidRDefault="00DB1BA7" w:rsidP="00862CDD">
            <w:pPr>
              <w:pStyle w:val="IsiSubBab"/>
              <w:ind w:firstLine="0"/>
              <w:rPr>
                <w:szCs w:val="24"/>
              </w:rPr>
            </w:pPr>
            <w:r w:rsidRPr="00514E03">
              <w:rPr>
                <w:szCs w:val="24"/>
              </w:rPr>
              <w:t>PitraYadnya</w:t>
            </w:r>
          </w:p>
        </w:tc>
        <w:tc>
          <w:tcPr>
            <w:tcW w:w="4242" w:type="dxa"/>
          </w:tcPr>
          <w:p w14:paraId="5F33C3FF" w14:textId="77777777" w:rsidR="00DB1BA7" w:rsidRPr="00514E03" w:rsidRDefault="00DB1BA7" w:rsidP="00862CDD">
            <w:pPr>
              <w:pStyle w:val="IsiSubBab"/>
              <w:ind w:firstLine="0"/>
              <w:rPr>
                <w:szCs w:val="24"/>
              </w:rPr>
            </w:pPr>
            <w:r w:rsidRPr="00514E03">
              <w:rPr>
                <w:szCs w:val="24"/>
              </w:rPr>
              <w:t>Merupakan class domain yang menampung segala individual terkait upacara pitra yadnya dan juga merupakan SubClass dari class Pawongan</w:t>
            </w:r>
          </w:p>
        </w:tc>
      </w:tr>
      <w:tr w:rsidR="00DB1BA7" w:rsidRPr="00514E03" w14:paraId="1DE1D9EF" w14:textId="77777777" w:rsidTr="004200B0">
        <w:trPr>
          <w:jc w:val="center"/>
        </w:trPr>
        <w:tc>
          <w:tcPr>
            <w:tcW w:w="723" w:type="dxa"/>
          </w:tcPr>
          <w:p w14:paraId="06BDACF1" w14:textId="77777777" w:rsidR="00DB1BA7" w:rsidRPr="00514E03" w:rsidRDefault="00DB1BA7" w:rsidP="00862CDD">
            <w:pPr>
              <w:pStyle w:val="IsiSubBab"/>
              <w:ind w:firstLine="0"/>
              <w:jc w:val="center"/>
              <w:rPr>
                <w:b/>
                <w:szCs w:val="24"/>
              </w:rPr>
            </w:pPr>
            <w:r w:rsidRPr="00514E03">
              <w:rPr>
                <w:b/>
                <w:szCs w:val="24"/>
              </w:rPr>
              <w:t>13</w:t>
            </w:r>
          </w:p>
        </w:tc>
        <w:tc>
          <w:tcPr>
            <w:tcW w:w="2123" w:type="dxa"/>
          </w:tcPr>
          <w:p w14:paraId="35A04D54" w14:textId="77777777" w:rsidR="00DB1BA7" w:rsidRPr="00514E03" w:rsidRDefault="00DB1BA7" w:rsidP="00862CDD">
            <w:pPr>
              <w:pStyle w:val="IsiSubBab"/>
              <w:ind w:firstLine="0"/>
              <w:rPr>
                <w:szCs w:val="24"/>
              </w:rPr>
            </w:pPr>
            <w:r w:rsidRPr="00514E03">
              <w:rPr>
                <w:szCs w:val="24"/>
              </w:rPr>
              <w:t>RsiYadnya</w:t>
            </w:r>
          </w:p>
        </w:tc>
        <w:tc>
          <w:tcPr>
            <w:tcW w:w="4242" w:type="dxa"/>
          </w:tcPr>
          <w:p w14:paraId="61C356B2" w14:textId="77777777" w:rsidR="00DB1BA7" w:rsidRPr="00514E03" w:rsidRDefault="00DB1BA7" w:rsidP="00862CDD">
            <w:pPr>
              <w:pStyle w:val="IsiSubBab"/>
              <w:ind w:firstLine="0"/>
              <w:rPr>
                <w:szCs w:val="24"/>
              </w:rPr>
            </w:pPr>
            <w:r w:rsidRPr="00514E03">
              <w:rPr>
                <w:szCs w:val="24"/>
              </w:rPr>
              <w:t xml:space="preserve">Merupakan class domain yang menampung segala individual terkait </w:t>
            </w:r>
            <w:r w:rsidRPr="00514E03">
              <w:rPr>
                <w:szCs w:val="24"/>
              </w:rPr>
              <w:lastRenderedPageBreak/>
              <w:t>upacara rsi yadnya dan juga merupakan SubClass dari class Pawongan</w:t>
            </w:r>
          </w:p>
        </w:tc>
      </w:tr>
      <w:tr w:rsidR="00DB1BA7" w:rsidRPr="00514E03" w14:paraId="2C091E6B" w14:textId="77777777" w:rsidTr="004200B0">
        <w:trPr>
          <w:jc w:val="center"/>
        </w:trPr>
        <w:tc>
          <w:tcPr>
            <w:tcW w:w="723" w:type="dxa"/>
          </w:tcPr>
          <w:p w14:paraId="7C72758B" w14:textId="77777777" w:rsidR="00DB1BA7" w:rsidRPr="00514E03" w:rsidRDefault="00DB1BA7" w:rsidP="00862CDD">
            <w:pPr>
              <w:pStyle w:val="IsiSubBab"/>
              <w:ind w:firstLine="0"/>
              <w:jc w:val="center"/>
              <w:rPr>
                <w:b/>
                <w:szCs w:val="24"/>
              </w:rPr>
            </w:pPr>
            <w:r w:rsidRPr="00514E03">
              <w:rPr>
                <w:b/>
                <w:szCs w:val="24"/>
              </w:rPr>
              <w:lastRenderedPageBreak/>
              <w:t>14</w:t>
            </w:r>
          </w:p>
        </w:tc>
        <w:tc>
          <w:tcPr>
            <w:tcW w:w="2123" w:type="dxa"/>
          </w:tcPr>
          <w:p w14:paraId="4E145FE3" w14:textId="77777777" w:rsidR="00DB1BA7" w:rsidRPr="00514E03" w:rsidRDefault="00DB1BA7" w:rsidP="00862CDD">
            <w:pPr>
              <w:pStyle w:val="IsiSubBab"/>
              <w:ind w:firstLine="0"/>
              <w:rPr>
                <w:szCs w:val="24"/>
              </w:rPr>
            </w:pPr>
            <w:r w:rsidRPr="00514E03">
              <w:rPr>
                <w:szCs w:val="24"/>
              </w:rPr>
              <w:t>Circumstances</w:t>
            </w:r>
          </w:p>
        </w:tc>
        <w:tc>
          <w:tcPr>
            <w:tcW w:w="4242" w:type="dxa"/>
          </w:tcPr>
          <w:p w14:paraId="7EAF742F" w14:textId="77777777" w:rsidR="00DB1BA7" w:rsidRPr="00514E03" w:rsidRDefault="00DB1BA7" w:rsidP="00862CDD">
            <w:pPr>
              <w:pStyle w:val="IsiSubBab"/>
              <w:ind w:firstLine="0"/>
              <w:rPr>
                <w:szCs w:val="24"/>
              </w:rPr>
            </w:pPr>
            <w:r w:rsidRPr="00514E03">
              <w:rPr>
                <w:szCs w:val="24"/>
              </w:rPr>
              <w:t>Merupakan class domain yang equivalent dengan class Activity dan juga merupakan SubClass dari class THK_Entity</w:t>
            </w:r>
          </w:p>
        </w:tc>
      </w:tr>
      <w:tr w:rsidR="00DB1BA7" w:rsidRPr="00514E03" w14:paraId="2D7A8EDD" w14:textId="77777777" w:rsidTr="004200B0">
        <w:trPr>
          <w:jc w:val="center"/>
        </w:trPr>
        <w:tc>
          <w:tcPr>
            <w:tcW w:w="723" w:type="dxa"/>
          </w:tcPr>
          <w:p w14:paraId="74E0C5B6" w14:textId="77777777" w:rsidR="00DB1BA7" w:rsidRPr="00514E03" w:rsidRDefault="00DB1BA7" w:rsidP="00862CDD">
            <w:pPr>
              <w:pStyle w:val="IsiSubBab"/>
              <w:ind w:firstLine="0"/>
              <w:jc w:val="center"/>
              <w:rPr>
                <w:b/>
                <w:szCs w:val="24"/>
              </w:rPr>
            </w:pPr>
            <w:r w:rsidRPr="00514E03">
              <w:rPr>
                <w:b/>
                <w:szCs w:val="24"/>
              </w:rPr>
              <w:t>15</w:t>
            </w:r>
          </w:p>
        </w:tc>
        <w:tc>
          <w:tcPr>
            <w:tcW w:w="2123" w:type="dxa"/>
          </w:tcPr>
          <w:p w14:paraId="6E0DC4F6" w14:textId="77777777" w:rsidR="00DB1BA7" w:rsidRPr="00514E03" w:rsidRDefault="00DB1BA7" w:rsidP="00862CDD">
            <w:pPr>
              <w:pStyle w:val="IsiSubBab"/>
              <w:ind w:firstLine="0"/>
              <w:rPr>
                <w:szCs w:val="24"/>
              </w:rPr>
            </w:pPr>
            <w:r w:rsidRPr="00514E03">
              <w:rPr>
                <w:szCs w:val="24"/>
              </w:rPr>
              <w:t>Periode</w:t>
            </w:r>
          </w:p>
        </w:tc>
        <w:tc>
          <w:tcPr>
            <w:tcW w:w="4242" w:type="dxa"/>
          </w:tcPr>
          <w:p w14:paraId="2149F64C" w14:textId="77777777" w:rsidR="00DB1BA7" w:rsidRPr="00514E03" w:rsidRDefault="00DB1BA7" w:rsidP="00862CDD">
            <w:pPr>
              <w:pStyle w:val="IsiSubBab"/>
              <w:ind w:firstLine="0"/>
              <w:rPr>
                <w:szCs w:val="24"/>
              </w:rPr>
            </w:pPr>
            <w:r w:rsidRPr="00514E03">
              <w:rPr>
                <w:szCs w:val="24"/>
              </w:rPr>
              <w:t>Merupakan class domain dengan tujuan menampung class yang masuk kategori waktu dengan lebih detail (PracticesPeriod)</w:t>
            </w:r>
          </w:p>
        </w:tc>
      </w:tr>
      <w:tr w:rsidR="00DB1BA7" w:rsidRPr="00514E03" w14:paraId="2C4B2698" w14:textId="77777777" w:rsidTr="004200B0">
        <w:trPr>
          <w:jc w:val="center"/>
        </w:trPr>
        <w:tc>
          <w:tcPr>
            <w:tcW w:w="723" w:type="dxa"/>
          </w:tcPr>
          <w:p w14:paraId="51C7722D" w14:textId="77777777" w:rsidR="00DB1BA7" w:rsidRPr="00514E03" w:rsidRDefault="00DB1BA7" w:rsidP="00862CDD">
            <w:pPr>
              <w:pStyle w:val="IsiSubBab"/>
              <w:ind w:firstLine="0"/>
              <w:jc w:val="center"/>
              <w:rPr>
                <w:b/>
                <w:szCs w:val="24"/>
              </w:rPr>
            </w:pPr>
            <w:r w:rsidRPr="00514E03">
              <w:rPr>
                <w:b/>
                <w:szCs w:val="24"/>
              </w:rPr>
              <w:t>16</w:t>
            </w:r>
          </w:p>
        </w:tc>
        <w:tc>
          <w:tcPr>
            <w:tcW w:w="2123" w:type="dxa"/>
          </w:tcPr>
          <w:p w14:paraId="6B740388" w14:textId="77777777" w:rsidR="00DB1BA7" w:rsidRPr="00514E03" w:rsidRDefault="00DB1BA7" w:rsidP="00862CDD">
            <w:pPr>
              <w:pStyle w:val="IsiSubBab"/>
              <w:ind w:firstLine="0"/>
              <w:rPr>
                <w:szCs w:val="24"/>
              </w:rPr>
            </w:pPr>
            <w:r w:rsidRPr="00514E03">
              <w:rPr>
                <w:szCs w:val="24"/>
              </w:rPr>
              <w:t>PracticesPeriod</w:t>
            </w:r>
          </w:p>
        </w:tc>
        <w:tc>
          <w:tcPr>
            <w:tcW w:w="4242" w:type="dxa"/>
          </w:tcPr>
          <w:p w14:paraId="5CB87AC8" w14:textId="77777777" w:rsidR="00DB1BA7" w:rsidRPr="00514E03" w:rsidRDefault="00DB1BA7" w:rsidP="00862CDD">
            <w:pPr>
              <w:pStyle w:val="IsiSubBab"/>
              <w:ind w:firstLine="0"/>
              <w:rPr>
                <w:szCs w:val="24"/>
              </w:rPr>
            </w:pPr>
            <w:r w:rsidRPr="00514E03">
              <w:rPr>
                <w:szCs w:val="24"/>
              </w:rPr>
              <w:t>Merupakan class domain yang menampung segala individual terkait periode waktu munculnya sebuah tarian</w:t>
            </w:r>
          </w:p>
        </w:tc>
      </w:tr>
      <w:tr w:rsidR="00DB1BA7" w:rsidRPr="00514E03" w14:paraId="7653C1B6" w14:textId="77777777" w:rsidTr="004200B0">
        <w:trPr>
          <w:jc w:val="center"/>
        </w:trPr>
        <w:tc>
          <w:tcPr>
            <w:tcW w:w="723" w:type="dxa"/>
          </w:tcPr>
          <w:p w14:paraId="5A146A30" w14:textId="77777777" w:rsidR="00DB1BA7" w:rsidRPr="00514E03" w:rsidRDefault="00DB1BA7" w:rsidP="00862CDD">
            <w:pPr>
              <w:pStyle w:val="IsiSubBab"/>
              <w:ind w:firstLine="0"/>
              <w:jc w:val="center"/>
              <w:rPr>
                <w:b/>
                <w:szCs w:val="24"/>
              </w:rPr>
            </w:pPr>
            <w:r w:rsidRPr="00514E03">
              <w:rPr>
                <w:b/>
                <w:szCs w:val="24"/>
              </w:rPr>
              <w:t>17</w:t>
            </w:r>
          </w:p>
        </w:tc>
        <w:tc>
          <w:tcPr>
            <w:tcW w:w="2123" w:type="dxa"/>
          </w:tcPr>
          <w:p w14:paraId="5C3A8C87" w14:textId="77777777" w:rsidR="00DB1BA7" w:rsidRPr="00514E03" w:rsidRDefault="00DB1BA7" w:rsidP="00862CDD">
            <w:pPr>
              <w:pStyle w:val="IsiSubBab"/>
              <w:ind w:firstLine="0"/>
              <w:rPr>
                <w:szCs w:val="24"/>
              </w:rPr>
            </w:pPr>
            <w:r w:rsidRPr="00514E03">
              <w:rPr>
                <w:szCs w:val="24"/>
              </w:rPr>
              <w:t>Space</w:t>
            </w:r>
          </w:p>
        </w:tc>
        <w:tc>
          <w:tcPr>
            <w:tcW w:w="4242" w:type="dxa"/>
          </w:tcPr>
          <w:p w14:paraId="4D2DEFC2" w14:textId="77777777" w:rsidR="00DB1BA7" w:rsidRPr="00514E03" w:rsidRDefault="00DB1BA7" w:rsidP="00862CDD">
            <w:pPr>
              <w:pStyle w:val="IsiSubBab"/>
              <w:ind w:firstLine="0"/>
              <w:rPr>
                <w:szCs w:val="24"/>
              </w:rPr>
            </w:pPr>
            <w:r w:rsidRPr="00514E03">
              <w:rPr>
                <w:szCs w:val="24"/>
              </w:rPr>
              <w:t>Merupakan class domain dengan tujuan menampung class yang masuk kategori tempat dengan lebih detail (CapitalCity, Regency dan District)</w:t>
            </w:r>
          </w:p>
        </w:tc>
      </w:tr>
      <w:tr w:rsidR="00DB1BA7" w:rsidRPr="00514E03" w14:paraId="47F4D66A" w14:textId="77777777" w:rsidTr="004200B0">
        <w:trPr>
          <w:jc w:val="center"/>
        </w:trPr>
        <w:tc>
          <w:tcPr>
            <w:tcW w:w="723" w:type="dxa"/>
          </w:tcPr>
          <w:p w14:paraId="063B53F7" w14:textId="77777777" w:rsidR="00DB1BA7" w:rsidRPr="00514E03" w:rsidRDefault="00DB1BA7" w:rsidP="00862CDD">
            <w:pPr>
              <w:pStyle w:val="IsiSubBab"/>
              <w:ind w:firstLine="0"/>
              <w:jc w:val="center"/>
              <w:rPr>
                <w:b/>
                <w:szCs w:val="24"/>
              </w:rPr>
            </w:pPr>
            <w:r w:rsidRPr="00514E03">
              <w:rPr>
                <w:b/>
                <w:szCs w:val="24"/>
              </w:rPr>
              <w:t>18</w:t>
            </w:r>
          </w:p>
        </w:tc>
        <w:tc>
          <w:tcPr>
            <w:tcW w:w="2123" w:type="dxa"/>
          </w:tcPr>
          <w:p w14:paraId="2D10CD20" w14:textId="77777777" w:rsidR="00DB1BA7" w:rsidRPr="00514E03" w:rsidRDefault="00DB1BA7" w:rsidP="00862CDD">
            <w:pPr>
              <w:pStyle w:val="IsiSubBab"/>
              <w:ind w:firstLine="0"/>
              <w:rPr>
                <w:szCs w:val="24"/>
              </w:rPr>
            </w:pPr>
            <w:r w:rsidRPr="00514E03">
              <w:rPr>
                <w:szCs w:val="24"/>
              </w:rPr>
              <w:t>CapitalCity</w:t>
            </w:r>
          </w:p>
        </w:tc>
        <w:tc>
          <w:tcPr>
            <w:tcW w:w="4242" w:type="dxa"/>
          </w:tcPr>
          <w:p w14:paraId="789A0669" w14:textId="77777777" w:rsidR="00DB1BA7" w:rsidRPr="00514E03" w:rsidRDefault="00DB1BA7" w:rsidP="00862CDD">
            <w:pPr>
              <w:pStyle w:val="IsiSubBab"/>
              <w:ind w:firstLine="0"/>
              <w:rPr>
                <w:szCs w:val="24"/>
              </w:rPr>
            </w:pPr>
            <w:r w:rsidRPr="00514E03">
              <w:rPr>
                <w:szCs w:val="24"/>
              </w:rPr>
              <w:t>Merupakan class domain yang menampung segala individual terkait ibu kota asal dari sebuah tarian</w:t>
            </w:r>
          </w:p>
        </w:tc>
      </w:tr>
      <w:tr w:rsidR="00DB1BA7" w:rsidRPr="00514E03" w14:paraId="595DF868" w14:textId="77777777" w:rsidTr="004200B0">
        <w:trPr>
          <w:jc w:val="center"/>
        </w:trPr>
        <w:tc>
          <w:tcPr>
            <w:tcW w:w="723" w:type="dxa"/>
          </w:tcPr>
          <w:p w14:paraId="16D28C7B" w14:textId="77777777" w:rsidR="00DB1BA7" w:rsidRPr="00514E03" w:rsidRDefault="00DB1BA7" w:rsidP="00862CDD">
            <w:pPr>
              <w:pStyle w:val="IsiSubBab"/>
              <w:ind w:firstLine="0"/>
              <w:jc w:val="center"/>
              <w:rPr>
                <w:b/>
                <w:szCs w:val="24"/>
              </w:rPr>
            </w:pPr>
            <w:r w:rsidRPr="00514E03">
              <w:rPr>
                <w:b/>
                <w:szCs w:val="24"/>
              </w:rPr>
              <w:t>19</w:t>
            </w:r>
          </w:p>
        </w:tc>
        <w:tc>
          <w:tcPr>
            <w:tcW w:w="2123" w:type="dxa"/>
          </w:tcPr>
          <w:p w14:paraId="26641AB5" w14:textId="77777777" w:rsidR="00DB1BA7" w:rsidRPr="00514E03" w:rsidRDefault="00DB1BA7" w:rsidP="00862CDD">
            <w:pPr>
              <w:pStyle w:val="IsiSubBab"/>
              <w:ind w:firstLine="0"/>
              <w:rPr>
                <w:szCs w:val="24"/>
              </w:rPr>
            </w:pPr>
            <w:r w:rsidRPr="00514E03">
              <w:rPr>
                <w:szCs w:val="24"/>
              </w:rPr>
              <w:t>Regency</w:t>
            </w:r>
          </w:p>
        </w:tc>
        <w:tc>
          <w:tcPr>
            <w:tcW w:w="4242" w:type="dxa"/>
          </w:tcPr>
          <w:p w14:paraId="69616B4A" w14:textId="77777777" w:rsidR="00DB1BA7" w:rsidRPr="00514E03" w:rsidRDefault="00DB1BA7" w:rsidP="00862CDD">
            <w:pPr>
              <w:pStyle w:val="IsiSubBab"/>
              <w:ind w:firstLine="0"/>
              <w:rPr>
                <w:szCs w:val="24"/>
              </w:rPr>
            </w:pPr>
            <w:r w:rsidRPr="00514E03">
              <w:rPr>
                <w:szCs w:val="24"/>
              </w:rPr>
              <w:t>Merupakan class domain yang menampung segala individual terkait kabupaten asal dari sebuah tarian</w:t>
            </w:r>
          </w:p>
        </w:tc>
      </w:tr>
      <w:tr w:rsidR="00DB1BA7" w:rsidRPr="00514E03" w14:paraId="0F47251A" w14:textId="77777777" w:rsidTr="004200B0">
        <w:trPr>
          <w:jc w:val="center"/>
        </w:trPr>
        <w:tc>
          <w:tcPr>
            <w:tcW w:w="723" w:type="dxa"/>
          </w:tcPr>
          <w:p w14:paraId="050F97A9" w14:textId="77777777" w:rsidR="00DB1BA7" w:rsidRPr="00514E03" w:rsidRDefault="00DB1BA7" w:rsidP="00862CDD">
            <w:pPr>
              <w:pStyle w:val="IsiSubBab"/>
              <w:ind w:firstLine="0"/>
              <w:jc w:val="center"/>
              <w:rPr>
                <w:b/>
                <w:szCs w:val="24"/>
              </w:rPr>
            </w:pPr>
            <w:r w:rsidRPr="00514E03">
              <w:rPr>
                <w:b/>
                <w:szCs w:val="24"/>
              </w:rPr>
              <w:t>20</w:t>
            </w:r>
          </w:p>
        </w:tc>
        <w:tc>
          <w:tcPr>
            <w:tcW w:w="2123" w:type="dxa"/>
          </w:tcPr>
          <w:p w14:paraId="4239D4C2" w14:textId="77777777" w:rsidR="00DB1BA7" w:rsidRPr="00514E03" w:rsidRDefault="00DB1BA7" w:rsidP="00862CDD">
            <w:pPr>
              <w:pStyle w:val="IsiSubBab"/>
              <w:ind w:firstLine="0"/>
              <w:rPr>
                <w:szCs w:val="24"/>
              </w:rPr>
            </w:pPr>
            <w:r w:rsidRPr="00514E03">
              <w:rPr>
                <w:szCs w:val="24"/>
              </w:rPr>
              <w:t>District</w:t>
            </w:r>
          </w:p>
        </w:tc>
        <w:tc>
          <w:tcPr>
            <w:tcW w:w="4242" w:type="dxa"/>
          </w:tcPr>
          <w:p w14:paraId="3FA3F051" w14:textId="77777777" w:rsidR="00DB1BA7" w:rsidRPr="00514E03" w:rsidRDefault="00DB1BA7" w:rsidP="00862CDD">
            <w:pPr>
              <w:pStyle w:val="IsiSubBab"/>
              <w:ind w:firstLine="0"/>
              <w:rPr>
                <w:szCs w:val="24"/>
              </w:rPr>
            </w:pPr>
            <w:r w:rsidRPr="00514E03">
              <w:rPr>
                <w:szCs w:val="24"/>
              </w:rPr>
              <w:t>Merupakan class domain yang menampung segala individual terkait kecamatan asal dari sebuah tarian</w:t>
            </w:r>
          </w:p>
        </w:tc>
      </w:tr>
      <w:tr w:rsidR="00DB1BA7" w:rsidRPr="00514E03" w14:paraId="14AAEBFF" w14:textId="77777777" w:rsidTr="004200B0">
        <w:trPr>
          <w:jc w:val="center"/>
        </w:trPr>
        <w:tc>
          <w:tcPr>
            <w:tcW w:w="723" w:type="dxa"/>
          </w:tcPr>
          <w:p w14:paraId="37670979" w14:textId="77777777" w:rsidR="00DB1BA7" w:rsidRPr="00514E03" w:rsidRDefault="00DB1BA7" w:rsidP="00862CDD">
            <w:pPr>
              <w:pStyle w:val="IsiSubBab"/>
              <w:ind w:firstLine="0"/>
              <w:jc w:val="center"/>
              <w:rPr>
                <w:b/>
                <w:szCs w:val="24"/>
              </w:rPr>
            </w:pPr>
            <w:r w:rsidRPr="00514E03">
              <w:rPr>
                <w:b/>
                <w:szCs w:val="24"/>
              </w:rPr>
              <w:t>21</w:t>
            </w:r>
          </w:p>
        </w:tc>
        <w:tc>
          <w:tcPr>
            <w:tcW w:w="2123" w:type="dxa"/>
          </w:tcPr>
          <w:p w14:paraId="06E33530" w14:textId="77777777" w:rsidR="00DB1BA7" w:rsidRPr="00514E03" w:rsidRDefault="00DB1BA7" w:rsidP="00862CDD">
            <w:pPr>
              <w:pStyle w:val="IsiSubBab"/>
              <w:ind w:firstLine="0"/>
              <w:rPr>
                <w:szCs w:val="24"/>
              </w:rPr>
            </w:pPr>
            <w:r w:rsidRPr="00514E03">
              <w:rPr>
                <w:szCs w:val="24"/>
              </w:rPr>
              <w:t>THK_Entity</w:t>
            </w:r>
          </w:p>
        </w:tc>
        <w:tc>
          <w:tcPr>
            <w:tcW w:w="4242" w:type="dxa"/>
          </w:tcPr>
          <w:p w14:paraId="557C17D3" w14:textId="77777777" w:rsidR="00DB1BA7" w:rsidRPr="00514E03" w:rsidRDefault="00DB1BA7" w:rsidP="00862CDD">
            <w:pPr>
              <w:pStyle w:val="IsiSubBab"/>
              <w:ind w:firstLine="0"/>
              <w:rPr>
                <w:szCs w:val="24"/>
              </w:rPr>
            </w:pPr>
            <w:r w:rsidRPr="00514E03">
              <w:rPr>
                <w:szCs w:val="24"/>
              </w:rPr>
              <w:t>Merupakan class domain yang menampung atribut diluar konsep Desa Kala Patra dan Tri Hita Karana</w:t>
            </w:r>
          </w:p>
        </w:tc>
      </w:tr>
      <w:tr w:rsidR="00DB1BA7" w:rsidRPr="00514E03" w14:paraId="3115C43A" w14:textId="77777777" w:rsidTr="004200B0">
        <w:trPr>
          <w:jc w:val="center"/>
        </w:trPr>
        <w:tc>
          <w:tcPr>
            <w:tcW w:w="723" w:type="dxa"/>
          </w:tcPr>
          <w:p w14:paraId="7C2C5027" w14:textId="77777777" w:rsidR="00DB1BA7" w:rsidRPr="00514E03" w:rsidRDefault="00DB1BA7" w:rsidP="00862CDD">
            <w:pPr>
              <w:pStyle w:val="IsiSubBab"/>
              <w:ind w:firstLine="0"/>
              <w:jc w:val="center"/>
              <w:rPr>
                <w:b/>
                <w:szCs w:val="24"/>
              </w:rPr>
            </w:pPr>
            <w:r w:rsidRPr="00514E03">
              <w:rPr>
                <w:b/>
                <w:szCs w:val="24"/>
              </w:rPr>
              <w:t>22</w:t>
            </w:r>
          </w:p>
        </w:tc>
        <w:tc>
          <w:tcPr>
            <w:tcW w:w="2123" w:type="dxa"/>
          </w:tcPr>
          <w:p w14:paraId="4B0BE30D" w14:textId="77777777" w:rsidR="00DB1BA7" w:rsidRPr="00514E03" w:rsidRDefault="00DB1BA7" w:rsidP="00862CDD">
            <w:pPr>
              <w:pStyle w:val="IsiSubBab"/>
              <w:ind w:firstLine="0"/>
              <w:rPr>
                <w:szCs w:val="24"/>
              </w:rPr>
            </w:pPr>
            <w:r w:rsidRPr="00514E03">
              <w:rPr>
                <w:szCs w:val="24"/>
              </w:rPr>
              <w:t>Thing</w:t>
            </w:r>
          </w:p>
        </w:tc>
        <w:tc>
          <w:tcPr>
            <w:tcW w:w="4242" w:type="dxa"/>
          </w:tcPr>
          <w:p w14:paraId="22123F5E" w14:textId="77777777" w:rsidR="00DB1BA7" w:rsidRPr="00514E03" w:rsidRDefault="00DB1BA7" w:rsidP="00862CDD">
            <w:pPr>
              <w:pStyle w:val="IsiSubBab"/>
              <w:ind w:firstLine="0"/>
              <w:rPr>
                <w:szCs w:val="24"/>
              </w:rPr>
            </w:pPr>
            <w:r w:rsidRPr="00514E03">
              <w:rPr>
                <w:szCs w:val="24"/>
              </w:rPr>
              <w:t xml:space="preserve">Merupakan SubClass dari class THK_Entity yang berfungsi sebagai </w:t>
            </w:r>
            <w:r w:rsidRPr="00514E03">
              <w:rPr>
                <w:szCs w:val="24"/>
              </w:rPr>
              <w:lastRenderedPageBreak/>
              <w:t>penampung segala sesuatu terkait atribut tambahan yang mana sebagai pelengkap dari data tarian</w:t>
            </w:r>
          </w:p>
        </w:tc>
      </w:tr>
      <w:tr w:rsidR="00DB1BA7" w:rsidRPr="00514E03" w14:paraId="77639EA1" w14:textId="77777777" w:rsidTr="004200B0">
        <w:trPr>
          <w:jc w:val="center"/>
        </w:trPr>
        <w:tc>
          <w:tcPr>
            <w:tcW w:w="723" w:type="dxa"/>
          </w:tcPr>
          <w:p w14:paraId="2B15BF10" w14:textId="77777777" w:rsidR="00DB1BA7" w:rsidRPr="00514E03" w:rsidRDefault="00DB1BA7" w:rsidP="00862CDD">
            <w:pPr>
              <w:pStyle w:val="IsiSubBab"/>
              <w:ind w:firstLine="0"/>
              <w:jc w:val="center"/>
              <w:rPr>
                <w:b/>
                <w:szCs w:val="24"/>
              </w:rPr>
            </w:pPr>
            <w:r w:rsidRPr="00514E03">
              <w:rPr>
                <w:b/>
                <w:szCs w:val="24"/>
              </w:rPr>
              <w:lastRenderedPageBreak/>
              <w:t>23</w:t>
            </w:r>
          </w:p>
        </w:tc>
        <w:tc>
          <w:tcPr>
            <w:tcW w:w="2123" w:type="dxa"/>
          </w:tcPr>
          <w:p w14:paraId="7C4F820E" w14:textId="77777777" w:rsidR="00DB1BA7" w:rsidRPr="00514E03" w:rsidRDefault="00DB1BA7" w:rsidP="00862CDD">
            <w:pPr>
              <w:pStyle w:val="IsiSubBab"/>
              <w:ind w:firstLine="0"/>
              <w:rPr>
                <w:szCs w:val="24"/>
              </w:rPr>
            </w:pPr>
            <w:r w:rsidRPr="00514E03">
              <w:rPr>
                <w:szCs w:val="24"/>
              </w:rPr>
              <w:t>Tarian</w:t>
            </w:r>
          </w:p>
        </w:tc>
        <w:tc>
          <w:tcPr>
            <w:tcW w:w="4242" w:type="dxa"/>
          </w:tcPr>
          <w:p w14:paraId="113D4A9A" w14:textId="77777777" w:rsidR="00DB1BA7" w:rsidRPr="00514E03" w:rsidRDefault="00DB1BA7" w:rsidP="00862CDD">
            <w:pPr>
              <w:pStyle w:val="IsiSubBab"/>
              <w:ind w:firstLine="0"/>
              <w:rPr>
                <w:szCs w:val="24"/>
              </w:rPr>
            </w:pPr>
            <w:r w:rsidRPr="00514E03">
              <w:rPr>
                <w:szCs w:val="24"/>
              </w:rPr>
              <w:t>Merupakan Class domain yang menampung segala class domain tambahan dengan lebih detail terkait tarian</w:t>
            </w:r>
          </w:p>
        </w:tc>
      </w:tr>
      <w:tr w:rsidR="00DB1BA7" w:rsidRPr="00514E03" w14:paraId="576FC284" w14:textId="77777777" w:rsidTr="004200B0">
        <w:trPr>
          <w:jc w:val="center"/>
        </w:trPr>
        <w:tc>
          <w:tcPr>
            <w:tcW w:w="723" w:type="dxa"/>
          </w:tcPr>
          <w:p w14:paraId="43C97887" w14:textId="77777777" w:rsidR="00DB1BA7" w:rsidRPr="00514E03" w:rsidRDefault="00DB1BA7" w:rsidP="00862CDD">
            <w:pPr>
              <w:pStyle w:val="IsiSubBab"/>
              <w:ind w:firstLine="0"/>
              <w:jc w:val="center"/>
              <w:rPr>
                <w:b/>
                <w:szCs w:val="24"/>
              </w:rPr>
            </w:pPr>
            <w:r w:rsidRPr="00514E03">
              <w:rPr>
                <w:b/>
                <w:szCs w:val="24"/>
              </w:rPr>
              <w:t>24</w:t>
            </w:r>
          </w:p>
        </w:tc>
        <w:tc>
          <w:tcPr>
            <w:tcW w:w="2123" w:type="dxa"/>
          </w:tcPr>
          <w:p w14:paraId="2321BE91" w14:textId="77777777" w:rsidR="00DB1BA7" w:rsidRPr="00514E03" w:rsidRDefault="00DB1BA7" w:rsidP="00862CDD">
            <w:pPr>
              <w:pStyle w:val="IsiSubBab"/>
              <w:ind w:firstLine="0"/>
              <w:rPr>
                <w:szCs w:val="24"/>
              </w:rPr>
            </w:pPr>
            <w:r w:rsidRPr="00514E03">
              <w:rPr>
                <w:szCs w:val="24"/>
              </w:rPr>
              <w:t>JenisTari</w:t>
            </w:r>
          </w:p>
        </w:tc>
        <w:tc>
          <w:tcPr>
            <w:tcW w:w="4242" w:type="dxa"/>
          </w:tcPr>
          <w:p w14:paraId="60988D40" w14:textId="77777777" w:rsidR="00DB1BA7" w:rsidRPr="00514E03" w:rsidRDefault="00DB1BA7" w:rsidP="00862CDD">
            <w:pPr>
              <w:pStyle w:val="IsiSubBab"/>
              <w:ind w:firstLine="0"/>
              <w:rPr>
                <w:szCs w:val="24"/>
              </w:rPr>
            </w:pPr>
            <w:r w:rsidRPr="00514E03">
              <w:rPr>
                <w:szCs w:val="24"/>
              </w:rPr>
              <w:t>Merupakan class domain yang menampung segala individual terkait jenis tari dari sebuah tarian</w:t>
            </w:r>
          </w:p>
        </w:tc>
      </w:tr>
      <w:tr w:rsidR="00DB1BA7" w:rsidRPr="00514E03" w14:paraId="57228EA3" w14:textId="77777777" w:rsidTr="004200B0">
        <w:trPr>
          <w:jc w:val="center"/>
        </w:trPr>
        <w:tc>
          <w:tcPr>
            <w:tcW w:w="723" w:type="dxa"/>
          </w:tcPr>
          <w:p w14:paraId="75861BDD" w14:textId="77777777" w:rsidR="00DB1BA7" w:rsidRPr="00514E03" w:rsidRDefault="00DB1BA7" w:rsidP="00862CDD">
            <w:pPr>
              <w:pStyle w:val="IsiSubBab"/>
              <w:ind w:firstLine="0"/>
              <w:jc w:val="center"/>
              <w:rPr>
                <w:b/>
                <w:szCs w:val="24"/>
              </w:rPr>
            </w:pPr>
            <w:r w:rsidRPr="00514E03">
              <w:rPr>
                <w:b/>
                <w:szCs w:val="24"/>
              </w:rPr>
              <w:t>25</w:t>
            </w:r>
          </w:p>
        </w:tc>
        <w:tc>
          <w:tcPr>
            <w:tcW w:w="2123" w:type="dxa"/>
          </w:tcPr>
          <w:p w14:paraId="34E7EC4A" w14:textId="77777777" w:rsidR="00DB1BA7" w:rsidRPr="00514E03" w:rsidRDefault="00DB1BA7" w:rsidP="00862CDD">
            <w:pPr>
              <w:pStyle w:val="IsiSubBab"/>
              <w:ind w:firstLine="0"/>
              <w:rPr>
                <w:szCs w:val="24"/>
              </w:rPr>
            </w:pPr>
            <w:r w:rsidRPr="00514E03">
              <w:rPr>
                <w:szCs w:val="24"/>
              </w:rPr>
              <w:t>NamaTarian</w:t>
            </w:r>
          </w:p>
        </w:tc>
        <w:tc>
          <w:tcPr>
            <w:tcW w:w="4242" w:type="dxa"/>
          </w:tcPr>
          <w:p w14:paraId="4060A83A" w14:textId="77777777" w:rsidR="00DB1BA7" w:rsidRPr="00514E03" w:rsidRDefault="00DB1BA7" w:rsidP="00862CDD">
            <w:pPr>
              <w:pStyle w:val="IsiSubBab"/>
              <w:ind w:firstLine="0"/>
              <w:rPr>
                <w:szCs w:val="24"/>
              </w:rPr>
            </w:pPr>
            <w:r w:rsidRPr="00514E03">
              <w:rPr>
                <w:szCs w:val="24"/>
              </w:rPr>
              <w:t>Merupakan class domain yang menampung segala individual terkait nama tarian dari sebuah tarian</w:t>
            </w:r>
          </w:p>
        </w:tc>
      </w:tr>
      <w:tr w:rsidR="00DB1BA7" w:rsidRPr="00514E03" w14:paraId="5C7A09E3" w14:textId="77777777" w:rsidTr="004200B0">
        <w:trPr>
          <w:jc w:val="center"/>
        </w:trPr>
        <w:tc>
          <w:tcPr>
            <w:tcW w:w="723" w:type="dxa"/>
          </w:tcPr>
          <w:p w14:paraId="63C6EDB0" w14:textId="77777777" w:rsidR="00DB1BA7" w:rsidRPr="00514E03" w:rsidRDefault="00DB1BA7" w:rsidP="00862CDD">
            <w:pPr>
              <w:pStyle w:val="IsiSubBab"/>
              <w:ind w:firstLine="0"/>
              <w:jc w:val="center"/>
              <w:rPr>
                <w:b/>
                <w:szCs w:val="24"/>
              </w:rPr>
            </w:pPr>
            <w:r w:rsidRPr="00514E03">
              <w:rPr>
                <w:b/>
                <w:szCs w:val="24"/>
              </w:rPr>
              <w:t>26</w:t>
            </w:r>
          </w:p>
        </w:tc>
        <w:tc>
          <w:tcPr>
            <w:tcW w:w="2123" w:type="dxa"/>
          </w:tcPr>
          <w:p w14:paraId="6199570C" w14:textId="77777777" w:rsidR="00DB1BA7" w:rsidRPr="00514E03" w:rsidRDefault="00DB1BA7" w:rsidP="00862CDD">
            <w:pPr>
              <w:pStyle w:val="IsiSubBab"/>
              <w:ind w:firstLine="0"/>
              <w:rPr>
                <w:szCs w:val="24"/>
              </w:rPr>
            </w:pPr>
            <w:r w:rsidRPr="00514E03">
              <w:rPr>
                <w:szCs w:val="24"/>
              </w:rPr>
              <w:t>PelakuTari</w:t>
            </w:r>
          </w:p>
        </w:tc>
        <w:tc>
          <w:tcPr>
            <w:tcW w:w="4242" w:type="dxa"/>
          </w:tcPr>
          <w:p w14:paraId="52AD4698" w14:textId="77777777" w:rsidR="00DB1BA7" w:rsidRPr="00514E03" w:rsidRDefault="00DB1BA7" w:rsidP="00862CDD">
            <w:pPr>
              <w:pStyle w:val="IsiSubBab"/>
              <w:ind w:firstLine="0"/>
              <w:rPr>
                <w:szCs w:val="24"/>
              </w:rPr>
            </w:pPr>
            <w:r w:rsidRPr="00514E03">
              <w:rPr>
                <w:szCs w:val="24"/>
              </w:rPr>
              <w:t>Merupakan class domain yang menampung segala individual terkait jenis kelamin pelaku tari dari sebuah tarian</w:t>
            </w:r>
          </w:p>
        </w:tc>
      </w:tr>
      <w:tr w:rsidR="00DB1BA7" w:rsidRPr="00514E03" w14:paraId="440F967C" w14:textId="77777777" w:rsidTr="004200B0">
        <w:trPr>
          <w:jc w:val="center"/>
        </w:trPr>
        <w:tc>
          <w:tcPr>
            <w:tcW w:w="723" w:type="dxa"/>
          </w:tcPr>
          <w:p w14:paraId="50DA2D0B" w14:textId="77777777" w:rsidR="00DB1BA7" w:rsidRPr="00514E03" w:rsidRDefault="00DB1BA7" w:rsidP="00862CDD">
            <w:pPr>
              <w:pStyle w:val="IsiSubBab"/>
              <w:ind w:firstLine="0"/>
              <w:jc w:val="center"/>
              <w:rPr>
                <w:b/>
                <w:szCs w:val="24"/>
              </w:rPr>
            </w:pPr>
            <w:r w:rsidRPr="00514E03">
              <w:rPr>
                <w:b/>
                <w:szCs w:val="24"/>
              </w:rPr>
              <w:t>27</w:t>
            </w:r>
          </w:p>
        </w:tc>
        <w:tc>
          <w:tcPr>
            <w:tcW w:w="2123" w:type="dxa"/>
          </w:tcPr>
          <w:p w14:paraId="5CFEE832" w14:textId="77777777" w:rsidR="00DB1BA7" w:rsidRPr="00514E03" w:rsidRDefault="00DB1BA7" w:rsidP="00862CDD">
            <w:pPr>
              <w:pStyle w:val="IsiSubBab"/>
              <w:ind w:firstLine="0"/>
              <w:rPr>
                <w:szCs w:val="24"/>
              </w:rPr>
            </w:pPr>
            <w:r w:rsidRPr="00514E03">
              <w:rPr>
                <w:szCs w:val="24"/>
              </w:rPr>
              <w:t>PropertiTari</w:t>
            </w:r>
          </w:p>
        </w:tc>
        <w:tc>
          <w:tcPr>
            <w:tcW w:w="4242" w:type="dxa"/>
          </w:tcPr>
          <w:p w14:paraId="3A1EA0E7" w14:textId="77777777" w:rsidR="00DB1BA7" w:rsidRPr="00514E03" w:rsidRDefault="00DB1BA7" w:rsidP="00862CDD">
            <w:pPr>
              <w:pStyle w:val="IsiSubBab"/>
              <w:ind w:firstLine="0"/>
              <w:rPr>
                <w:szCs w:val="24"/>
              </w:rPr>
            </w:pPr>
            <w:r w:rsidRPr="00514E03">
              <w:rPr>
                <w:szCs w:val="24"/>
              </w:rPr>
              <w:t>Merupakan class domain dengan tujuan menampung class yang masuk kategori property tari dengan lebih detail (AtributTari dan InstrumenPengiring)</w:t>
            </w:r>
          </w:p>
        </w:tc>
      </w:tr>
      <w:tr w:rsidR="00DB1BA7" w:rsidRPr="00514E03" w14:paraId="0FAFF4E3" w14:textId="77777777" w:rsidTr="004200B0">
        <w:trPr>
          <w:jc w:val="center"/>
        </w:trPr>
        <w:tc>
          <w:tcPr>
            <w:tcW w:w="723" w:type="dxa"/>
          </w:tcPr>
          <w:p w14:paraId="250CE159" w14:textId="77777777" w:rsidR="00DB1BA7" w:rsidRPr="00514E03" w:rsidRDefault="00DB1BA7" w:rsidP="00862CDD">
            <w:pPr>
              <w:pStyle w:val="IsiSubBab"/>
              <w:ind w:firstLine="0"/>
              <w:jc w:val="center"/>
              <w:rPr>
                <w:b/>
                <w:szCs w:val="24"/>
              </w:rPr>
            </w:pPr>
            <w:r w:rsidRPr="00514E03">
              <w:rPr>
                <w:b/>
                <w:szCs w:val="24"/>
              </w:rPr>
              <w:t>28</w:t>
            </w:r>
          </w:p>
        </w:tc>
        <w:tc>
          <w:tcPr>
            <w:tcW w:w="2123" w:type="dxa"/>
          </w:tcPr>
          <w:p w14:paraId="7A2DE60D" w14:textId="77777777" w:rsidR="00DB1BA7" w:rsidRPr="00514E03" w:rsidRDefault="00DB1BA7" w:rsidP="00862CDD">
            <w:pPr>
              <w:pStyle w:val="IsiSubBab"/>
              <w:ind w:firstLine="0"/>
              <w:rPr>
                <w:szCs w:val="24"/>
              </w:rPr>
            </w:pPr>
            <w:r w:rsidRPr="00514E03">
              <w:rPr>
                <w:szCs w:val="24"/>
              </w:rPr>
              <w:t>AtributTari</w:t>
            </w:r>
          </w:p>
        </w:tc>
        <w:tc>
          <w:tcPr>
            <w:tcW w:w="4242" w:type="dxa"/>
          </w:tcPr>
          <w:p w14:paraId="4DDF6EF1" w14:textId="77777777" w:rsidR="00DB1BA7" w:rsidRPr="00514E03" w:rsidRDefault="00DB1BA7" w:rsidP="00862CDD">
            <w:pPr>
              <w:pStyle w:val="IsiSubBab"/>
              <w:ind w:firstLine="0"/>
              <w:rPr>
                <w:szCs w:val="24"/>
              </w:rPr>
            </w:pPr>
            <w:r w:rsidRPr="00514E03">
              <w:rPr>
                <w:szCs w:val="24"/>
              </w:rPr>
              <w:t>Merupakan class domain yang menampung segala individual terkait aksesoris dari sebuah tarian</w:t>
            </w:r>
          </w:p>
        </w:tc>
      </w:tr>
      <w:tr w:rsidR="00DB1BA7" w:rsidRPr="00514E03" w14:paraId="0CCF5A1D" w14:textId="77777777" w:rsidTr="004200B0">
        <w:trPr>
          <w:jc w:val="center"/>
        </w:trPr>
        <w:tc>
          <w:tcPr>
            <w:tcW w:w="723" w:type="dxa"/>
          </w:tcPr>
          <w:p w14:paraId="6C525A11" w14:textId="77777777" w:rsidR="00DB1BA7" w:rsidRPr="00514E03" w:rsidRDefault="00DB1BA7" w:rsidP="00862CDD">
            <w:pPr>
              <w:pStyle w:val="IsiSubBab"/>
              <w:ind w:firstLine="0"/>
              <w:jc w:val="center"/>
              <w:rPr>
                <w:b/>
                <w:szCs w:val="24"/>
              </w:rPr>
            </w:pPr>
            <w:r w:rsidRPr="00514E03">
              <w:rPr>
                <w:b/>
                <w:szCs w:val="24"/>
              </w:rPr>
              <w:t>29</w:t>
            </w:r>
          </w:p>
        </w:tc>
        <w:tc>
          <w:tcPr>
            <w:tcW w:w="2123" w:type="dxa"/>
          </w:tcPr>
          <w:p w14:paraId="2E562175" w14:textId="77777777" w:rsidR="00DB1BA7" w:rsidRPr="00514E03" w:rsidRDefault="00DB1BA7" w:rsidP="00862CDD">
            <w:pPr>
              <w:pStyle w:val="IsiSubBab"/>
              <w:ind w:firstLine="0"/>
              <w:rPr>
                <w:szCs w:val="24"/>
              </w:rPr>
            </w:pPr>
            <w:r w:rsidRPr="00514E03">
              <w:rPr>
                <w:szCs w:val="24"/>
              </w:rPr>
              <w:t>InstrumenPengiring</w:t>
            </w:r>
          </w:p>
        </w:tc>
        <w:tc>
          <w:tcPr>
            <w:tcW w:w="4242" w:type="dxa"/>
          </w:tcPr>
          <w:p w14:paraId="394E52E8" w14:textId="77777777" w:rsidR="00DB1BA7" w:rsidRPr="00514E03" w:rsidRDefault="00DB1BA7" w:rsidP="00862CDD">
            <w:pPr>
              <w:pStyle w:val="IsiSubBab"/>
              <w:ind w:firstLine="0"/>
              <w:rPr>
                <w:szCs w:val="24"/>
              </w:rPr>
            </w:pPr>
            <w:r w:rsidRPr="00514E03">
              <w:rPr>
                <w:szCs w:val="24"/>
              </w:rPr>
              <w:t>Merupakan class domain yang menampung segala individual terkait alat musik pengiring dari sebuah tarian</w:t>
            </w:r>
          </w:p>
        </w:tc>
      </w:tr>
      <w:tr w:rsidR="00DB1BA7" w:rsidRPr="00514E03" w14:paraId="2C6F7701" w14:textId="77777777" w:rsidTr="004200B0">
        <w:trPr>
          <w:jc w:val="center"/>
        </w:trPr>
        <w:tc>
          <w:tcPr>
            <w:tcW w:w="723" w:type="dxa"/>
          </w:tcPr>
          <w:p w14:paraId="09C0B71F" w14:textId="77777777" w:rsidR="00DB1BA7" w:rsidRPr="00514E03" w:rsidRDefault="00DB1BA7" w:rsidP="00862CDD">
            <w:pPr>
              <w:pStyle w:val="IsiSubBab"/>
              <w:ind w:firstLine="0"/>
              <w:jc w:val="center"/>
              <w:rPr>
                <w:b/>
                <w:szCs w:val="24"/>
              </w:rPr>
            </w:pPr>
            <w:r w:rsidRPr="00514E03">
              <w:rPr>
                <w:b/>
                <w:szCs w:val="24"/>
              </w:rPr>
              <w:t>30</w:t>
            </w:r>
          </w:p>
        </w:tc>
        <w:tc>
          <w:tcPr>
            <w:tcW w:w="2123" w:type="dxa"/>
          </w:tcPr>
          <w:p w14:paraId="413DD6A9" w14:textId="77777777" w:rsidR="00DB1BA7" w:rsidRPr="00514E03" w:rsidRDefault="00DB1BA7" w:rsidP="00862CDD">
            <w:pPr>
              <w:pStyle w:val="IsiSubBab"/>
              <w:ind w:firstLine="0"/>
              <w:rPr>
                <w:szCs w:val="24"/>
              </w:rPr>
            </w:pPr>
            <w:r w:rsidRPr="00514E03">
              <w:rPr>
                <w:szCs w:val="24"/>
              </w:rPr>
              <w:t>TriHitaKarana</w:t>
            </w:r>
          </w:p>
        </w:tc>
        <w:tc>
          <w:tcPr>
            <w:tcW w:w="4242" w:type="dxa"/>
          </w:tcPr>
          <w:p w14:paraId="7C60E649" w14:textId="77777777" w:rsidR="00DB1BA7" w:rsidRPr="00514E03" w:rsidRDefault="00DB1BA7" w:rsidP="00862CDD">
            <w:pPr>
              <w:pStyle w:val="IsiSubBab"/>
              <w:ind w:firstLine="0"/>
              <w:rPr>
                <w:szCs w:val="24"/>
              </w:rPr>
            </w:pPr>
            <w:r w:rsidRPr="00514E03">
              <w:rPr>
                <w:szCs w:val="24"/>
              </w:rPr>
              <w:t>Merupakan class domain yang menampung  SubClass Palemahan, Parahyangan dan Pawongan yang berfungsi sebagai penegas pembagian keadaan suatu tarian</w:t>
            </w:r>
          </w:p>
        </w:tc>
      </w:tr>
      <w:tr w:rsidR="00DB1BA7" w:rsidRPr="00514E03" w14:paraId="24408BBA" w14:textId="77777777" w:rsidTr="004200B0">
        <w:trPr>
          <w:jc w:val="center"/>
        </w:trPr>
        <w:tc>
          <w:tcPr>
            <w:tcW w:w="723" w:type="dxa"/>
          </w:tcPr>
          <w:p w14:paraId="4B353E33" w14:textId="77777777" w:rsidR="00DB1BA7" w:rsidRPr="00514E03" w:rsidRDefault="00DB1BA7" w:rsidP="00862CDD">
            <w:pPr>
              <w:pStyle w:val="IsiSubBab"/>
              <w:ind w:firstLine="0"/>
              <w:jc w:val="center"/>
              <w:rPr>
                <w:b/>
                <w:szCs w:val="24"/>
              </w:rPr>
            </w:pPr>
            <w:r w:rsidRPr="00514E03">
              <w:rPr>
                <w:b/>
                <w:szCs w:val="24"/>
              </w:rPr>
              <w:lastRenderedPageBreak/>
              <w:t>31</w:t>
            </w:r>
          </w:p>
        </w:tc>
        <w:tc>
          <w:tcPr>
            <w:tcW w:w="2123" w:type="dxa"/>
          </w:tcPr>
          <w:p w14:paraId="54A00663" w14:textId="77777777" w:rsidR="00DB1BA7" w:rsidRPr="00514E03" w:rsidRDefault="00DB1BA7" w:rsidP="00862CDD">
            <w:pPr>
              <w:pStyle w:val="IsiSubBab"/>
              <w:ind w:firstLine="0"/>
              <w:rPr>
                <w:szCs w:val="24"/>
              </w:rPr>
            </w:pPr>
            <w:r w:rsidRPr="00514E03">
              <w:rPr>
                <w:szCs w:val="24"/>
              </w:rPr>
              <w:t>Palemahan</w:t>
            </w:r>
          </w:p>
        </w:tc>
        <w:tc>
          <w:tcPr>
            <w:tcW w:w="4242" w:type="dxa"/>
          </w:tcPr>
          <w:p w14:paraId="1A21F855" w14:textId="77777777" w:rsidR="00DB1BA7" w:rsidRPr="00514E03" w:rsidRDefault="00DB1BA7" w:rsidP="00862CDD">
            <w:pPr>
              <w:pStyle w:val="IsiSubBab"/>
              <w:ind w:firstLine="0"/>
              <w:rPr>
                <w:szCs w:val="24"/>
              </w:rPr>
            </w:pPr>
            <w:r w:rsidRPr="00514E03">
              <w:rPr>
                <w:szCs w:val="24"/>
              </w:rPr>
              <w:t>Merupakan Subclass dari class TriHitaKarana yang menampung segala individual terkait keadaan yang ditujukan kepada  alam dari sebuah tarian</w:t>
            </w:r>
          </w:p>
        </w:tc>
      </w:tr>
      <w:tr w:rsidR="00DB1BA7" w:rsidRPr="00514E03" w14:paraId="1B061999" w14:textId="77777777" w:rsidTr="004200B0">
        <w:trPr>
          <w:jc w:val="center"/>
        </w:trPr>
        <w:tc>
          <w:tcPr>
            <w:tcW w:w="723" w:type="dxa"/>
          </w:tcPr>
          <w:p w14:paraId="5B3D36E9" w14:textId="77777777" w:rsidR="00DB1BA7" w:rsidRPr="00514E03" w:rsidRDefault="00DB1BA7" w:rsidP="00862CDD">
            <w:pPr>
              <w:pStyle w:val="IsiSubBab"/>
              <w:ind w:firstLine="0"/>
              <w:jc w:val="center"/>
              <w:rPr>
                <w:b/>
                <w:szCs w:val="24"/>
              </w:rPr>
            </w:pPr>
            <w:r w:rsidRPr="00514E03">
              <w:rPr>
                <w:b/>
                <w:szCs w:val="24"/>
              </w:rPr>
              <w:t>32</w:t>
            </w:r>
          </w:p>
        </w:tc>
        <w:tc>
          <w:tcPr>
            <w:tcW w:w="2123" w:type="dxa"/>
          </w:tcPr>
          <w:p w14:paraId="56706867" w14:textId="77777777" w:rsidR="00DB1BA7" w:rsidRPr="00514E03" w:rsidRDefault="00DB1BA7" w:rsidP="00862CDD">
            <w:pPr>
              <w:pStyle w:val="IsiSubBab"/>
              <w:ind w:firstLine="0"/>
              <w:rPr>
                <w:szCs w:val="24"/>
              </w:rPr>
            </w:pPr>
            <w:r w:rsidRPr="00514E03">
              <w:rPr>
                <w:szCs w:val="24"/>
              </w:rPr>
              <w:t>Parahyangan</w:t>
            </w:r>
          </w:p>
        </w:tc>
        <w:tc>
          <w:tcPr>
            <w:tcW w:w="4242" w:type="dxa"/>
          </w:tcPr>
          <w:p w14:paraId="31621681" w14:textId="77777777" w:rsidR="00DB1BA7" w:rsidRPr="00514E03" w:rsidRDefault="00DB1BA7" w:rsidP="00862CDD">
            <w:pPr>
              <w:pStyle w:val="IsiSubBab"/>
              <w:ind w:firstLine="0"/>
              <w:rPr>
                <w:szCs w:val="24"/>
              </w:rPr>
            </w:pPr>
            <w:r w:rsidRPr="00514E03">
              <w:rPr>
                <w:szCs w:val="24"/>
              </w:rPr>
              <w:t>Merupakan Subclass dari class TriHitaKarana yang menampung segala individual terkait keadaan yang ditujukan kepada  Tuhan dari sebuah tarian</w:t>
            </w:r>
          </w:p>
        </w:tc>
      </w:tr>
      <w:tr w:rsidR="00DB1BA7" w:rsidRPr="00514E03" w14:paraId="62A4B28E" w14:textId="77777777" w:rsidTr="004200B0">
        <w:trPr>
          <w:jc w:val="center"/>
        </w:trPr>
        <w:tc>
          <w:tcPr>
            <w:tcW w:w="723" w:type="dxa"/>
          </w:tcPr>
          <w:p w14:paraId="5410C80A" w14:textId="77777777" w:rsidR="00DB1BA7" w:rsidRPr="00514E03" w:rsidRDefault="00DB1BA7" w:rsidP="00862CDD">
            <w:pPr>
              <w:pStyle w:val="IsiSubBab"/>
              <w:ind w:firstLine="0"/>
              <w:jc w:val="center"/>
              <w:rPr>
                <w:b/>
                <w:szCs w:val="24"/>
              </w:rPr>
            </w:pPr>
            <w:r w:rsidRPr="00514E03">
              <w:rPr>
                <w:b/>
                <w:szCs w:val="24"/>
              </w:rPr>
              <w:t>33</w:t>
            </w:r>
          </w:p>
        </w:tc>
        <w:tc>
          <w:tcPr>
            <w:tcW w:w="2123" w:type="dxa"/>
          </w:tcPr>
          <w:p w14:paraId="22D71016" w14:textId="77777777" w:rsidR="00DB1BA7" w:rsidRPr="00514E03" w:rsidRDefault="00DB1BA7" w:rsidP="00862CDD">
            <w:pPr>
              <w:pStyle w:val="IsiSubBab"/>
              <w:ind w:firstLine="0"/>
              <w:rPr>
                <w:szCs w:val="24"/>
              </w:rPr>
            </w:pPr>
            <w:r w:rsidRPr="00514E03">
              <w:rPr>
                <w:szCs w:val="24"/>
              </w:rPr>
              <w:t>Pawongan</w:t>
            </w:r>
          </w:p>
        </w:tc>
        <w:tc>
          <w:tcPr>
            <w:tcW w:w="4242" w:type="dxa"/>
          </w:tcPr>
          <w:p w14:paraId="2F90D769" w14:textId="77777777" w:rsidR="00DB1BA7" w:rsidRPr="00514E03" w:rsidRDefault="00DB1BA7" w:rsidP="00862CDD">
            <w:pPr>
              <w:pStyle w:val="IsiSubBab"/>
              <w:ind w:firstLine="0"/>
              <w:rPr>
                <w:szCs w:val="24"/>
              </w:rPr>
            </w:pPr>
            <w:r w:rsidRPr="00514E03">
              <w:rPr>
                <w:szCs w:val="24"/>
              </w:rPr>
              <w:t>Merupakan Subclass dari class TriHitaKarana yang menampung segala individual terkait keadaan yang ditujukan kepada  manusia dari sebuah tarian</w:t>
            </w:r>
          </w:p>
        </w:tc>
      </w:tr>
    </w:tbl>
    <w:p w14:paraId="7CBED2CE" w14:textId="77777777" w:rsidR="00DA37A9" w:rsidRDefault="00DA37A9" w:rsidP="00DA37A9">
      <w:pPr>
        <w:pStyle w:val="Caption"/>
        <w:keepNext/>
        <w:rPr>
          <w:rFonts w:eastAsiaTheme="minorHAnsi"/>
          <w:b/>
          <w:iCs w:val="0"/>
          <w:noProof w:val="0"/>
          <w:lang w:val="en-US"/>
        </w:rPr>
      </w:pPr>
    </w:p>
    <w:p w14:paraId="096073E2" w14:textId="24D0E3C5" w:rsidR="00DB1BA7" w:rsidRPr="00514E03" w:rsidRDefault="00DB1BA7" w:rsidP="00DA37A9">
      <w:pPr>
        <w:pStyle w:val="Caption"/>
        <w:keepNext/>
        <w:rPr>
          <w:b/>
          <w:lang w:val="en-US"/>
        </w:rPr>
      </w:pPr>
      <w:r>
        <w:rPr>
          <w:b/>
        </w:rPr>
        <w:t>Tabel</w:t>
      </w:r>
      <w:r w:rsidRPr="00514E03">
        <w:rPr>
          <w:b/>
          <w:lang w:val="en-US"/>
        </w:rPr>
        <w:t xml:space="preserve"> Properti Ontologi Tarian Tradisional Bali</w:t>
      </w:r>
    </w:p>
    <w:tbl>
      <w:tblPr>
        <w:tblStyle w:val="TableGrid"/>
        <w:tblW w:w="0" w:type="auto"/>
        <w:jc w:val="center"/>
        <w:tblLayout w:type="fixed"/>
        <w:tblLook w:val="04A0" w:firstRow="1" w:lastRow="0" w:firstColumn="1" w:lastColumn="0" w:noHBand="0" w:noVBand="1"/>
      </w:tblPr>
      <w:tblGrid>
        <w:gridCol w:w="562"/>
        <w:gridCol w:w="1980"/>
        <w:gridCol w:w="1639"/>
        <w:gridCol w:w="1639"/>
        <w:gridCol w:w="2107"/>
      </w:tblGrid>
      <w:tr w:rsidR="00DB1BA7" w:rsidRPr="00514E03" w14:paraId="04A28EC6" w14:textId="77777777" w:rsidTr="00B95BB7">
        <w:trPr>
          <w:jc w:val="center"/>
        </w:trPr>
        <w:tc>
          <w:tcPr>
            <w:tcW w:w="562" w:type="dxa"/>
          </w:tcPr>
          <w:p w14:paraId="544A57FA" w14:textId="77777777" w:rsidR="00DB1BA7" w:rsidRPr="00514E03" w:rsidRDefault="00DB1BA7" w:rsidP="00862CDD">
            <w:pPr>
              <w:pStyle w:val="IsiSubBab"/>
              <w:ind w:firstLine="0"/>
              <w:rPr>
                <w:b/>
                <w:szCs w:val="24"/>
              </w:rPr>
            </w:pPr>
            <w:r w:rsidRPr="00514E03">
              <w:rPr>
                <w:b/>
                <w:szCs w:val="24"/>
              </w:rPr>
              <w:t>No</w:t>
            </w:r>
          </w:p>
        </w:tc>
        <w:tc>
          <w:tcPr>
            <w:tcW w:w="1980" w:type="dxa"/>
          </w:tcPr>
          <w:p w14:paraId="431DF879" w14:textId="77777777" w:rsidR="00DB1BA7" w:rsidRPr="00514E03" w:rsidRDefault="00DB1BA7" w:rsidP="00862CDD">
            <w:pPr>
              <w:pStyle w:val="IsiSubBab"/>
              <w:ind w:firstLine="0"/>
              <w:jc w:val="center"/>
              <w:rPr>
                <w:b/>
                <w:szCs w:val="24"/>
              </w:rPr>
            </w:pPr>
            <w:r w:rsidRPr="00514E03">
              <w:rPr>
                <w:b/>
                <w:szCs w:val="24"/>
              </w:rPr>
              <w:t>Nama Properti</w:t>
            </w:r>
          </w:p>
        </w:tc>
        <w:tc>
          <w:tcPr>
            <w:tcW w:w="1639" w:type="dxa"/>
          </w:tcPr>
          <w:p w14:paraId="6FD20DF3" w14:textId="77777777" w:rsidR="00DB1BA7" w:rsidRPr="00514E03" w:rsidRDefault="00DB1BA7" w:rsidP="00862CDD">
            <w:pPr>
              <w:pStyle w:val="IsiSubBab"/>
              <w:ind w:firstLine="0"/>
              <w:jc w:val="center"/>
              <w:rPr>
                <w:b/>
                <w:szCs w:val="24"/>
              </w:rPr>
            </w:pPr>
            <w:r w:rsidRPr="00514E03">
              <w:rPr>
                <w:b/>
                <w:szCs w:val="24"/>
              </w:rPr>
              <w:t>Domain</w:t>
            </w:r>
          </w:p>
        </w:tc>
        <w:tc>
          <w:tcPr>
            <w:tcW w:w="1639" w:type="dxa"/>
          </w:tcPr>
          <w:p w14:paraId="686E14DE" w14:textId="77777777" w:rsidR="00DB1BA7" w:rsidRPr="00514E03" w:rsidRDefault="00DB1BA7" w:rsidP="00862CDD">
            <w:pPr>
              <w:pStyle w:val="IsiSubBab"/>
              <w:ind w:firstLine="0"/>
              <w:jc w:val="center"/>
              <w:rPr>
                <w:b/>
                <w:szCs w:val="24"/>
              </w:rPr>
            </w:pPr>
            <w:r w:rsidRPr="00514E03">
              <w:rPr>
                <w:b/>
                <w:szCs w:val="24"/>
              </w:rPr>
              <w:t>Range</w:t>
            </w:r>
          </w:p>
        </w:tc>
        <w:tc>
          <w:tcPr>
            <w:tcW w:w="2107" w:type="dxa"/>
          </w:tcPr>
          <w:p w14:paraId="62237092" w14:textId="77777777" w:rsidR="00DB1BA7" w:rsidRPr="00514E03" w:rsidRDefault="00DB1BA7" w:rsidP="00862CDD">
            <w:pPr>
              <w:pStyle w:val="IsiSubBab"/>
              <w:ind w:firstLine="0"/>
              <w:jc w:val="center"/>
              <w:rPr>
                <w:b/>
                <w:szCs w:val="24"/>
              </w:rPr>
            </w:pPr>
            <w:r w:rsidRPr="00514E03">
              <w:rPr>
                <w:b/>
                <w:szCs w:val="24"/>
              </w:rPr>
              <w:t>Sifat</w:t>
            </w:r>
          </w:p>
        </w:tc>
      </w:tr>
      <w:tr w:rsidR="00DB1BA7" w:rsidRPr="00514E03" w14:paraId="353ED234" w14:textId="77777777" w:rsidTr="00B95BB7">
        <w:trPr>
          <w:jc w:val="center"/>
        </w:trPr>
        <w:tc>
          <w:tcPr>
            <w:tcW w:w="562" w:type="dxa"/>
          </w:tcPr>
          <w:p w14:paraId="6B4BED76" w14:textId="77777777" w:rsidR="00DB1BA7" w:rsidRPr="00514E03" w:rsidRDefault="00DB1BA7" w:rsidP="00862CDD">
            <w:pPr>
              <w:pStyle w:val="IsiSubBab"/>
              <w:ind w:firstLine="0"/>
              <w:jc w:val="center"/>
              <w:rPr>
                <w:b/>
                <w:szCs w:val="24"/>
              </w:rPr>
            </w:pPr>
            <w:r w:rsidRPr="00514E03">
              <w:rPr>
                <w:b/>
                <w:szCs w:val="24"/>
              </w:rPr>
              <w:t>1</w:t>
            </w:r>
          </w:p>
        </w:tc>
        <w:tc>
          <w:tcPr>
            <w:tcW w:w="1980" w:type="dxa"/>
          </w:tcPr>
          <w:p w14:paraId="5AE1B629" w14:textId="77777777" w:rsidR="00DB1BA7" w:rsidRPr="00514E03" w:rsidRDefault="00DB1BA7" w:rsidP="00862CDD">
            <w:pPr>
              <w:pStyle w:val="IsiSubBab"/>
              <w:ind w:firstLine="0"/>
              <w:rPr>
                <w:szCs w:val="24"/>
              </w:rPr>
            </w:pPr>
            <w:r w:rsidRPr="00514E03">
              <w:rPr>
                <w:szCs w:val="24"/>
              </w:rPr>
              <w:t>AdalahAtributTari</w:t>
            </w:r>
          </w:p>
        </w:tc>
        <w:tc>
          <w:tcPr>
            <w:tcW w:w="1639" w:type="dxa"/>
          </w:tcPr>
          <w:p w14:paraId="20162B1F" w14:textId="77777777" w:rsidR="00DB1BA7" w:rsidRPr="00514E03" w:rsidRDefault="00DB1BA7" w:rsidP="00862CDD">
            <w:pPr>
              <w:pStyle w:val="IsiSubBab"/>
              <w:ind w:firstLine="0"/>
              <w:rPr>
                <w:szCs w:val="24"/>
              </w:rPr>
            </w:pPr>
            <w:r w:rsidRPr="00514E03">
              <w:rPr>
                <w:szCs w:val="24"/>
              </w:rPr>
              <w:t>AtributTari</w:t>
            </w:r>
          </w:p>
        </w:tc>
        <w:tc>
          <w:tcPr>
            <w:tcW w:w="1639" w:type="dxa"/>
          </w:tcPr>
          <w:p w14:paraId="0D811124" w14:textId="77777777" w:rsidR="00DB1BA7" w:rsidRPr="00514E03" w:rsidRDefault="00DB1BA7" w:rsidP="00862CDD">
            <w:pPr>
              <w:pStyle w:val="IsiSubBab"/>
              <w:ind w:firstLine="0"/>
              <w:rPr>
                <w:szCs w:val="24"/>
              </w:rPr>
            </w:pPr>
            <w:r w:rsidRPr="00514E03">
              <w:rPr>
                <w:szCs w:val="24"/>
              </w:rPr>
              <w:t>NamaTarian</w:t>
            </w:r>
          </w:p>
        </w:tc>
        <w:tc>
          <w:tcPr>
            <w:tcW w:w="2107" w:type="dxa"/>
          </w:tcPr>
          <w:p w14:paraId="2B7B537E" w14:textId="77777777" w:rsidR="00DB1BA7" w:rsidRPr="00514E03" w:rsidRDefault="00DB1BA7" w:rsidP="00862CDD">
            <w:pPr>
              <w:pStyle w:val="IsiSubBab"/>
              <w:ind w:firstLine="0"/>
              <w:rPr>
                <w:szCs w:val="24"/>
              </w:rPr>
            </w:pPr>
            <w:r w:rsidRPr="00514E03">
              <w:rPr>
                <w:szCs w:val="24"/>
              </w:rPr>
              <w:t>Inverse dengan MenggunakanAtribut</w:t>
            </w:r>
          </w:p>
        </w:tc>
      </w:tr>
      <w:tr w:rsidR="00DB1BA7" w:rsidRPr="00514E03" w14:paraId="03E757C1" w14:textId="77777777" w:rsidTr="00B95BB7">
        <w:trPr>
          <w:jc w:val="center"/>
        </w:trPr>
        <w:tc>
          <w:tcPr>
            <w:tcW w:w="562" w:type="dxa"/>
          </w:tcPr>
          <w:p w14:paraId="4612EF08" w14:textId="77777777" w:rsidR="00DB1BA7" w:rsidRPr="00514E03" w:rsidRDefault="00DB1BA7" w:rsidP="00862CDD">
            <w:pPr>
              <w:pStyle w:val="IsiSubBab"/>
              <w:ind w:firstLine="0"/>
              <w:jc w:val="center"/>
              <w:rPr>
                <w:b/>
                <w:szCs w:val="24"/>
              </w:rPr>
            </w:pPr>
            <w:r w:rsidRPr="00514E03">
              <w:rPr>
                <w:b/>
                <w:szCs w:val="24"/>
              </w:rPr>
              <w:t>2</w:t>
            </w:r>
          </w:p>
        </w:tc>
        <w:tc>
          <w:tcPr>
            <w:tcW w:w="1980" w:type="dxa"/>
          </w:tcPr>
          <w:p w14:paraId="5F68CD16" w14:textId="77777777" w:rsidR="00DB1BA7" w:rsidRPr="00514E03" w:rsidRDefault="00DB1BA7" w:rsidP="00862CDD">
            <w:pPr>
              <w:pStyle w:val="IsiSubBab"/>
              <w:ind w:firstLine="0"/>
              <w:rPr>
                <w:szCs w:val="24"/>
              </w:rPr>
            </w:pPr>
            <w:r w:rsidRPr="00514E03">
              <w:rPr>
                <w:szCs w:val="24"/>
              </w:rPr>
              <w:t>AdalahBagianDari</w:t>
            </w:r>
          </w:p>
        </w:tc>
        <w:tc>
          <w:tcPr>
            <w:tcW w:w="1639" w:type="dxa"/>
          </w:tcPr>
          <w:p w14:paraId="5290B443" w14:textId="77777777" w:rsidR="00DB1BA7" w:rsidRPr="00514E03" w:rsidRDefault="00DB1BA7" w:rsidP="00862CDD">
            <w:pPr>
              <w:pStyle w:val="IsiSubBab"/>
              <w:ind w:firstLine="0"/>
              <w:rPr>
                <w:szCs w:val="24"/>
              </w:rPr>
            </w:pPr>
            <w:r w:rsidRPr="00514E03">
              <w:rPr>
                <w:szCs w:val="24"/>
              </w:rPr>
              <w:t>District</w:t>
            </w:r>
          </w:p>
        </w:tc>
        <w:tc>
          <w:tcPr>
            <w:tcW w:w="1639" w:type="dxa"/>
          </w:tcPr>
          <w:p w14:paraId="14603E11" w14:textId="77777777" w:rsidR="00DB1BA7" w:rsidRPr="00514E03" w:rsidRDefault="00DB1BA7" w:rsidP="00862CDD">
            <w:pPr>
              <w:pStyle w:val="IsiSubBab"/>
              <w:ind w:firstLine="0"/>
              <w:rPr>
                <w:szCs w:val="24"/>
              </w:rPr>
            </w:pPr>
            <w:r w:rsidRPr="00514E03">
              <w:rPr>
                <w:szCs w:val="24"/>
              </w:rPr>
              <w:t>Regency</w:t>
            </w:r>
          </w:p>
        </w:tc>
        <w:tc>
          <w:tcPr>
            <w:tcW w:w="2107" w:type="dxa"/>
          </w:tcPr>
          <w:p w14:paraId="4B39CFD7" w14:textId="77777777" w:rsidR="00DB1BA7" w:rsidRPr="00514E03" w:rsidRDefault="00DB1BA7" w:rsidP="00862CDD">
            <w:pPr>
              <w:pStyle w:val="IsiSubBab"/>
              <w:ind w:firstLine="0"/>
              <w:rPr>
                <w:szCs w:val="24"/>
              </w:rPr>
            </w:pPr>
            <w:r w:rsidRPr="00514E03">
              <w:rPr>
                <w:szCs w:val="24"/>
              </w:rPr>
              <w:t>Inverse dengan MemilikiKecamatan</w:t>
            </w:r>
          </w:p>
        </w:tc>
      </w:tr>
      <w:tr w:rsidR="00DB1BA7" w:rsidRPr="00514E03" w14:paraId="3AC91469" w14:textId="77777777" w:rsidTr="00B95BB7">
        <w:trPr>
          <w:jc w:val="center"/>
        </w:trPr>
        <w:tc>
          <w:tcPr>
            <w:tcW w:w="562" w:type="dxa"/>
          </w:tcPr>
          <w:p w14:paraId="5D1E4920" w14:textId="77777777" w:rsidR="00DB1BA7" w:rsidRPr="00514E03" w:rsidRDefault="00DB1BA7" w:rsidP="00862CDD">
            <w:pPr>
              <w:pStyle w:val="IsiSubBab"/>
              <w:ind w:firstLine="0"/>
              <w:jc w:val="center"/>
              <w:rPr>
                <w:b/>
                <w:szCs w:val="24"/>
              </w:rPr>
            </w:pPr>
            <w:r w:rsidRPr="00514E03">
              <w:rPr>
                <w:b/>
                <w:szCs w:val="24"/>
              </w:rPr>
              <w:t>3</w:t>
            </w:r>
          </w:p>
        </w:tc>
        <w:tc>
          <w:tcPr>
            <w:tcW w:w="1980" w:type="dxa"/>
          </w:tcPr>
          <w:p w14:paraId="6DE82B70" w14:textId="77777777" w:rsidR="00DB1BA7" w:rsidRPr="00514E03" w:rsidRDefault="00DB1BA7" w:rsidP="00862CDD">
            <w:pPr>
              <w:pStyle w:val="IsiSubBab"/>
              <w:ind w:firstLine="0"/>
              <w:rPr>
                <w:szCs w:val="24"/>
              </w:rPr>
            </w:pPr>
            <w:r w:rsidRPr="00514E03">
              <w:rPr>
                <w:szCs w:val="24"/>
              </w:rPr>
              <w:t>AdalahBagianInstrumen</w:t>
            </w:r>
          </w:p>
        </w:tc>
        <w:tc>
          <w:tcPr>
            <w:tcW w:w="1639" w:type="dxa"/>
          </w:tcPr>
          <w:p w14:paraId="7ED74738" w14:textId="77777777" w:rsidR="00DB1BA7" w:rsidRPr="00514E03" w:rsidRDefault="00DB1BA7" w:rsidP="00862CDD">
            <w:pPr>
              <w:pStyle w:val="IsiSubBab"/>
              <w:ind w:firstLine="0"/>
              <w:rPr>
                <w:szCs w:val="24"/>
              </w:rPr>
            </w:pPr>
            <w:r w:rsidRPr="00514E03">
              <w:rPr>
                <w:szCs w:val="24"/>
              </w:rPr>
              <w:t>InstrumenPengiring</w:t>
            </w:r>
          </w:p>
        </w:tc>
        <w:tc>
          <w:tcPr>
            <w:tcW w:w="1639" w:type="dxa"/>
          </w:tcPr>
          <w:p w14:paraId="23D41FF7" w14:textId="77777777" w:rsidR="00DB1BA7" w:rsidRPr="00514E03" w:rsidRDefault="00DB1BA7" w:rsidP="00862CDD">
            <w:pPr>
              <w:pStyle w:val="IsiSubBab"/>
              <w:ind w:firstLine="0"/>
              <w:rPr>
                <w:szCs w:val="24"/>
              </w:rPr>
            </w:pPr>
            <w:r w:rsidRPr="00514E03">
              <w:rPr>
                <w:szCs w:val="24"/>
              </w:rPr>
              <w:t>InstrumenPengiring</w:t>
            </w:r>
          </w:p>
        </w:tc>
        <w:tc>
          <w:tcPr>
            <w:tcW w:w="2107" w:type="dxa"/>
          </w:tcPr>
          <w:p w14:paraId="1BDAFA82" w14:textId="77777777" w:rsidR="00DB1BA7" w:rsidRPr="00514E03" w:rsidRDefault="00DB1BA7" w:rsidP="00862CDD">
            <w:pPr>
              <w:pStyle w:val="IsiSubBab"/>
              <w:ind w:firstLine="0"/>
              <w:rPr>
                <w:szCs w:val="24"/>
              </w:rPr>
            </w:pPr>
            <w:r w:rsidRPr="00514E03">
              <w:rPr>
                <w:szCs w:val="24"/>
              </w:rPr>
              <w:t>Inverse dengan MemilikiInstrumen</w:t>
            </w:r>
          </w:p>
        </w:tc>
      </w:tr>
      <w:tr w:rsidR="00DB1BA7" w:rsidRPr="00514E03" w14:paraId="79E1822F" w14:textId="77777777" w:rsidTr="00B95BB7">
        <w:trPr>
          <w:jc w:val="center"/>
        </w:trPr>
        <w:tc>
          <w:tcPr>
            <w:tcW w:w="562" w:type="dxa"/>
          </w:tcPr>
          <w:p w14:paraId="4F20C90D" w14:textId="77777777" w:rsidR="00DB1BA7" w:rsidRPr="00514E03" w:rsidRDefault="00DB1BA7" w:rsidP="00862CDD">
            <w:pPr>
              <w:pStyle w:val="IsiSubBab"/>
              <w:ind w:firstLine="0"/>
              <w:jc w:val="center"/>
              <w:rPr>
                <w:b/>
                <w:szCs w:val="24"/>
              </w:rPr>
            </w:pPr>
            <w:r w:rsidRPr="00514E03">
              <w:rPr>
                <w:b/>
                <w:szCs w:val="24"/>
              </w:rPr>
              <w:t>4</w:t>
            </w:r>
          </w:p>
        </w:tc>
        <w:tc>
          <w:tcPr>
            <w:tcW w:w="1980" w:type="dxa"/>
          </w:tcPr>
          <w:p w14:paraId="37CDC772" w14:textId="77777777" w:rsidR="00DB1BA7" w:rsidRPr="00514E03" w:rsidRDefault="00DB1BA7" w:rsidP="00862CDD">
            <w:pPr>
              <w:pStyle w:val="IsiSubBab"/>
              <w:ind w:firstLine="0"/>
              <w:rPr>
                <w:szCs w:val="24"/>
              </w:rPr>
            </w:pPr>
            <w:r w:rsidRPr="00514E03">
              <w:rPr>
                <w:szCs w:val="24"/>
              </w:rPr>
              <w:t>AdalahCiriDari</w:t>
            </w:r>
          </w:p>
        </w:tc>
        <w:tc>
          <w:tcPr>
            <w:tcW w:w="1639" w:type="dxa"/>
          </w:tcPr>
          <w:p w14:paraId="6C694471" w14:textId="77777777" w:rsidR="00DB1BA7" w:rsidRPr="00514E03" w:rsidRDefault="00DB1BA7" w:rsidP="00862CDD">
            <w:pPr>
              <w:pStyle w:val="IsiSubBab"/>
              <w:ind w:firstLine="0"/>
              <w:rPr>
                <w:szCs w:val="24"/>
              </w:rPr>
            </w:pPr>
            <w:r w:rsidRPr="00514E03">
              <w:rPr>
                <w:szCs w:val="24"/>
              </w:rPr>
              <w:t>JenisTari</w:t>
            </w:r>
          </w:p>
        </w:tc>
        <w:tc>
          <w:tcPr>
            <w:tcW w:w="1639" w:type="dxa"/>
          </w:tcPr>
          <w:p w14:paraId="1D738FB3" w14:textId="77777777" w:rsidR="00DB1BA7" w:rsidRPr="00514E03" w:rsidRDefault="00DB1BA7" w:rsidP="00862CDD">
            <w:pPr>
              <w:pStyle w:val="IsiSubBab"/>
              <w:ind w:firstLine="0"/>
              <w:rPr>
                <w:szCs w:val="24"/>
              </w:rPr>
            </w:pPr>
            <w:r w:rsidRPr="00514E03">
              <w:rPr>
                <w:szCs w:val="24"/>
              </w:rPr>
              <w:t>NamaTarian</w:t>
            </w:r>
          </w:p>
        </w:tc>
        <w:tc>
          <w:tcPr>
            <w:tcW w:w="2107" w:type="dxa"/>
          </w:tcPr>
          <w:p w14:paraId="755C8830" w14:textId="77777777" w:rsidR="00DB1BA7" w:rsidRPr="00514E03" w:rsidRDefault="00DB1BA7" w:rsidP="00862CDD">
            <w:pPr>
              <w:pStyle w:val="IsiSubBab"/>
              <w:ind w:firstLine="0"/>
              <w:rPr>
                <w:szCs w:val="24"/>
              </w:rPr>
            </w:pPr>
            <w:r w:rsidRPr="00514E03">
              <w:rPr>
                <w:szCs w:val="24"/>
              </w:rPr>
              <w:t>Inverse dengan MerupakanJenisTari</w:t>
            </w:r>
          </w:p>
        </w:tc>
      </w:tr>
      <w:tr w:rsidR="00DB1BA7" w:rsidRPr="00514E03" w14:paraId="0640BA39" w14:textId="77777777" w:rsidTr="00B95BB7">
        <w:trPr>
          <w:jc w:val="center"/>
        </w:trPr>
        <w:tc>
          <w:tcPr>
            <w:tcW w:w="562" w:type="dxa"/>
          </w:tcPr>
          <w:p w14:paraId="5B4C42E1" w14:textId="77777777" w:rsidR="00DB1BA7" w:rsidRPr="00514E03" w:rsidRDefault="00DB1BA7" w:rsidP="00862CDD">
            <w:pPr>
              <w:pStyle w:val="IsiSubBab"/>
              <w:ind w:firstLine="0"/>
              <w:jc w:val="center"/>
              <w:rPr>
                <w:b/>
                <w:szCs w:val="24"/>
              </w:rPr>
            </w:pPr>
            <w:r w:rsidRPr="00514E03">
              <w:rPr>
                <w:b/>
                <w:szCs w:val="24"/>
              </w:rPr>
              <w:t>5</w:t>
            </w:r>
          </w:p>
        </w:tc>
        <w:tc>
          <w:tcPr>
            <w:tcW w:w="1980" w:type="dxa"/>
          </w:tcPr>
          <w:p w14:paraId="17AE8AAE" w14:textId="77777777" w:rsidR="00DB1BA7" w:rsidRPr="00514E03" w:rsidRDefault="00DB1BA7" w:rsidP="00862CDD">
            <w:pPr>
              <w:pStyle w:val="IsiSubBab"/>
              <w:ind w:firstLine="0"/>
              <w:rPr>
                <w:szCs w:val="24"/>
              </w:rPr>
            </w:pPr>
            <w:r w:rsidRPr="00514E03">
              <w:rPr>
                <w:szCs w:val="24"/>
              </w:rPr>
              <w:t>AdalahIbuKotaDari</w:t>
            </w:r>
          </w:p>
        </w:tc>
        <w:tc>
          <w:tcPr>
            <w:tcW w:w="1639" w:type="dxa"/>
          </w:tcPr>
          <w:p w14:paraId="1E0AFFFE" w14:textId="77777777" w:rsidR="00DB1BA7" w:rsidRPr="00514E03" w:rsidRDefault="00DB1BA7" w:rsidP="00862CDD">
            <w:pPr>
              <w:pStyle w:val="IsiSubBab"/>
              <w:ind w:firstLine="0"/>
              <w:rPr>
                <w:szCs w:val="24"/>
              </w:rPr>
            </w:pPr>
            <w:r w:rsidRPr="00514E03">
              <w:rPr>
                <w:szCs w:val="24"/>
              </w:rPr>
              <w:t>CapitalCity</w:t>
            </w:r>
          </w:p>
        </w:tc>
        <w:tc>
          <w:tcPr>
            <w:tcW w:w="1639" w:type="dxa"/>
          </w:tcPr>
          <w:p w14:paraId="270B7164" w14:textId="77777777" w:rsidR="00DB1BA7" w:rsidRPr="00514E03" w:rsidRDefault="00DB1BA7" w:rsidP="00862CDD">
            <w:pPr>
              <w:pStyle w:val="IsiSubBab"/>
              <w:ind w:firstLine="0"/>
              <w:rPr>
                <w:szCs w:val="24"/>
              </w:rPr>
            </w:pPr>
            <w:r w:rsidRPr="00514E03">
              <w:rPr>
                <w:szCs w:val="24"/>
              </w:rPr>
              <w:t>Regency</w:t>
            </w:r>
          </w:p>
          <w:p w14:paraId="7D09D30E" w14:textId="77777777" w:rsidR="00DB1BA7" w:rsidRPr="00514E03" w:rsidRDefault="00DB1BA7" w:rsidP="00862CDD">
            <w:pPr>
              <w:pStyle w:val="IsiSubBab"/>
              <w:ind w:firstLine="0"/>
              <w:rPr>
                <w:szCs w:val="24"/>
              </w:rPr>
            </w:pPr>
            <w:r w:rsidRPr="00514E03">
              <w:rPr>
                <w:szCs w:val="24"/>
              </w:rPr>
              <w:t>District</w:t>
            </w:r>
          </w:p>
        </w:tc>
        <w:tc>
          <w:tcPr>
            <w:tcW w:w="2107" w:type="dxa"/>
          </w:tcPr>
          <w:p w14:paraId="7CF2B618" w14:textId="77777777" w:rsidR="00DB1BA7" w:rsidRPr="00514E03" w:rsidRDefault="00DB1BA7" w:rsidP="00862CDD">
            <w:pPr>
              <w:pStyle w:val="IsiSubBab"/>
              <w:ind w:firstLine="0"/>
              <w:rPr>
                <w:szCs w:val="24"/>
              </w:rPr>
            </w:pPr>
            <w:r w:rsidRPr="00514E03">
              <w:rPr>
                <w:szCs w:val="24"/>
              </w:rPr>
              <w:t>Inverse dengan MemilikiIbuKota</w:t>
            </w:r>
          </w:p>
        </w:tc>
      </w:tr>
      <w:tr w:rsidR="00DB1BA7" w:rsidRPr="00514E03" w14:paraId="6BF08F66" w14:textId="77777777" w:rsidTr="00B95BB7">
        <w:trPr>
          <w:jc w:val="center"/>
        </w:trPr>
        <w:tc>
          <w:tcPr>
            <w:tcW w:w="562" w:type="dxa"/>
          </w:tcPr>
          <w:p w14:paraId="7C34C7CA" w14:textId="77777777" w:rsidR="00DB1BA7" w:rsidRPr="00514E03" w:rsidRDefault="00DB1BA7" w:rsidP="00862CDD">
            <w:pPr>
              <w:pStyle w:val="IsiSubBab"/>
              <w:ind w:firstLine="0"/>
              <w:jc w:val="center"/>
              <w:rPr>
                <w:b/>
                <w:szCs w:val="24"/>
              </w:rPr>
            </w:pPr>
            <w:r w:rsidRPr="00514E03">
              <w:rPr>
                <w:b/>
                <w:szCs w:val="24"/>
              </w:rPr>
              <w:lastRenderedPageBreak/>
              <w:t>6</w:t>
            </w:r>
          </w:p>
        </w:tc>
        <w:tc>
          <w:tcPr>
            <w:tcW w:w="1980" w:type="dxa"/>
          </w:tcPr>
          <w:p w14:paraId="0FE17B3C" w14:textId="77777777" w:rsidR="00DB1BA7" w:rsidRPr="00514E03" w:rsidRDefault="00DB1BA7" w:rsidP="00862CDD">
            <w:pPr>
              <w:pStyle w:val="IsiSubBab"/>
              <w:ind w:firstLine="0"/>
              <w:rPr>
                <w:szCs w:val="24"/>
              </w:rPr>
            </w:pPr>
            <w:r w:rsidRPr="00514E03">
              <w:rPr>
                <w:szCs w:val="24"/>
              </w:rPr>
              <w:t>AdalahInstrumenDari</w:t>
            </w:r>
          </w:p>
        </w:tc>
        <w:tc>
          <w:tcPr>
            <w:tcW w:w="1639" w:type="dxa"/>
          </w:tcPr>
          <w:p w14:paraId="5841612C" w14:textId="77777777" w:rsidR="00DB1BA7" w:rsidRPr="00514E03" w:rsidRDefault="00DB1BA7" w:rsidP="00862CDD">
            <w:pPr>
              <w:pStyle w:val="IsiSubBab"/>
              <w:ind w:firstLine="0"/>
              <w:rPr>
                <w:szCs w:val="24"/>
              </w:rPr>
            </w:pPr>
            <w:r w:rsidRPr="00514E03">
              <w:rPr>
                <w:szCs w:val="24"/>
              </w:rPr>
              <w:t>InstrumenPengiring</w:t>
            </w:r>
          </w:p>
        </w:tc>
        <w:tc>
          <w:tcPr>
            <w:tcW w:w="1639" w:type="dxa"/>
          </w:tcPr>
          <w:p w14:paraId="5F39AD8C" w14:textId="77777777" w:rsidR="00DB1BA7" w:rsidRPr="00514E03" w:rsidRDefault="00DB1BA7" w:rsidP="00862CDD">
            <w:pPr>
              <w:pStyle w:val="IsiSubBab"/>
              <w:ind w:firstLine="0"/>
              <w:rPr>
                <w:szCs w:val="24"/>
              </w:rPr>
            </w:pPr>
            <w:r w:rsidRPr="00514E03">
              <w:rPr>
                <w:szCs w:val="24"/>
              </w:rPr>
              <w:t>NamaTarian</w:t>
            </w:r>
          </w:p>
        </w:tc>
        <w:tc>
          <w:tcPr>
            <w:tcW w:w="2107" w:type="dxa"/>
          </w:tcPr>
          <w:p w14:paraId="42C3C886" w14:textId="77777777" w:rsidR="00DB1BA7" w:rsidRPr="00514E03" w:rsidRDefault="00DB1BA7" w:rsidP="00862CDD">
            <w:pPr>
              <w:pStyle w:val="IsiSubBab"/>
              <w:ind w:firstLine="0"/>
              <w:rPr>
                <w:szCs w:val="24"/>
              </w:rPr>
            </w:pPr>
            <w:r w:rsidRPr="00514E03">
              <w:rPr>
                <w:szCs w:val="24"/>
              </w:rPr>
              <w:t>Inverse dengan DiiringiDenganInstrumen</w:t>
            </w:r>
          </w:p>
        </w:tc>
      </w:tr>
      <w:tr w:rsidR="00DB1BA7" w:rsidRPr="00514E03" w14:paraId="39A733CD" w14:textId="77777777" w:rsidTr="00B95BB7">
        <w:trPr>
          <w:jc w:val="center"/>
        </w:trPr>
        <w:tc>
          <w:tcPr>
            <w:tcW w:w="562" w:type="dxa"/>
          </w:tcPr>
          <w:p w14:paraId="06BA2A47" w14:textId="77777777" w:rsidR="00DB1BA7" w:rsidRPr="00514E03" w:rsidRDefault="00DB1BA7" w:rsidP="00862CDD">
            <w:pPr>
              <w:pStyle w:val="IsiSubBab"/>
              <w:ind w:firstLine="0"/>
              <w:jc w:val="center"/>
              <w:rPr>
                <w:b/>
                <w:szCs w:val="24"/>
              </w:rPr>
            </w:pPr>
            <w:r w:rsidRPr="00514E03">
              <w:rPr>
                <w:b/>
                <w:szCs w:val="24"/>
              </w:rPr>
              <w:t>7</w:t>
            </w:r>
          </w:p>
        </w:tc>
        <w:tc>
          <w:tcPr>
            <w:tcW w:w="1980" w:type="dxa"/>
          </w:tcPr>
          <w:p w14:paraId="2EF4A0C3" w14:textId="77777777" w:rsidR="00DB1BA7" w:rsidRPr="00514E03" w:rsidRDefault="00DB1BA7" w:rsidP="00862CDD">
            <w:pPr>
              <w:pStyle w:val="IsiSubBab"/>
              <w:ind w:firstLine="0"/>
              <w:rPr>
                <w:szCs w:val="24"/>
              </w:rPr>
            </w:pPr>
            <w:r w:rsidRPr="00514E03">
              <w:rPr>
                <w:szCs w:val="24"/>
              </w:rPr>
              <w:t>AdalahPenariDari</w:t>
            </w:r>
          </w:p>
        </w:tc>
        <w:tc>
          <w:tcPr>
            <w:tcW w:w="1639" w:type="dxa"/>
          </w:tcPr>
          <w:p w14:paraId="79C830CD" w14:textId="77777777" w:rsidR="00DB1BA7" w:rsidRPr="00514E03" w:rsidRDefault="00DB1BA7" w:rsidP="00862CDD">
            <w:pPr>
              <w:pStyle w:val="IsiSubBab"/>
              <w:ind w:firstLine="0"/>
              <w:rPr>
                <w:szCs w:val="24"/>
              </w:rPr>
            </w:pPr>
            <w:r w:rsidRPr="00514E03">
              <w:rPr>
                <w:szCs w:val="24"/>
              </w:rPr>
              <w:t>PelakuTari</w:t>
            </w:r>
          </w:p>
        </w:tc>
        <w:tc>
          <w:tcPr>
            <w:tcW w:w="1639" w:type="dxa"/>
          </w:tcPr>
          <w:p w14:paraId="1005321F" w14:textId="77777777" w:rsidR="00DB1BA7" w:rsidRPr="00514E03" w:rsidRDefault="00DB1BA7" w:rsidP="00862CDD">
            <w:pPr>
              <w:pStyle w:val="IsiSubBab"/>
              <w:ind w:firstLine="0"/>
              <w:rPr>
                <w:szCs w:val="24"/>
              </w:rPr>
            </w:pPr>
            <w:r w:rsidRPr="00514E03">
              <w:rPr>
                <w:szCs w:val="24"/>
              </w:rPr>
              <w:t>NamaTarian</w:t>
            </w:r>
          </w:p>
        </w:tc>
        <w:tc>
          <w:tcPr>
            <w:tcW w:w="2107" w:type="dxa"/>
          </w:tcPr>
          <w:p w14:paraId="3260764D" w14:textId="77777777" w:rsidR="00DB1BA7" w:rsidRPr="00514E03" w:rsidRDefault="00DB1BA7" w:rsidP="00862CDD">
            <w:pPr>
              <w:pStyle w:val="IsiSubBab"/>
              <w:ind w:firstLine="0"/>
              <w:rPr>
                <w:szCs w:val="24"/>
              </w:rPr>
            </w:pPr>
            <w:r w:rsidRPr="00514E03">
              <w:rPr>
                <w:szCs w:val="24"/>
              </w:rPr>
              <w:t>Inverse dengan DitarikanOleh</w:t>
            </w:r>
          </w:p>
        </w:tc>
      </w:tr>
      <w:tr w:rsidR="00DB1BA7" w:rsidRPr="00514E03" w14:paraId="3B8918AD" w14:textId="77777777" w:rsidTr="00B95BB7">
        <w:trPr>
          <w:jc w:val="center"/>
        </w:trPr>
        <w:tc>
          <w:tcPr>
            <w:tcW w:w="562" w:type="dxa"/>
          </w:tcPr>
          <w:p w14:paraId="5E7B126B" w14:textId="77777777" w:rsidR="00DB1BA7" w:rsidRPr="00514E03" w:rsidRDefault="00DB1BA7" w:rsidP="00862CDD">
            <w:pPr>
              <w:pStyle w:val="IsiSubBab"/>
              <w:ind w:firstLine="0"/>
              <w:jc w:val="center"/>
              <w:rPr>
                <w:b/>
                <w:szCs w:val="24"/>
              </w:rPr>
            </w:pPr>
            <w:r w:rsidRPr="00514E03">
              <w:rPr>
                <w:b/>
                <w:szCs w:val="24"/>
              </w:rPr>
              <w:t>8</w:t>
            </w:r>
          </w:p>
        </w:tc>
        <w:tc>
          <w:tcPr>
            <w:tcW w:w="1980" w:type="dxa"/>
          </w:tcPr>
          <w:p w14:paraId="327E6FA2" w14:textId="77777777" w:rsidR="00DB1BA7" w:rsidRPr="00514E03" w:rsidRDefault="00DB1BA7" w:rsidP="00862CDD">
            <w:pPr>
              <w:pStyle w:val="IsiSubBab"/>
              <w:ind w:firstLine="0"/>
              <w:rPr>
                <w:szCs w:val="24"/>
              </w:rPr>
            </w:pPr>
            <w:r w:rsidRPr="00514E03">
              <w:rPr>
                <w:szCs w:val="24"/>
              </w:rPr>
              <w:t>AdalahTahunKemunculan</w:t>
            </w:r>
          </w:p>
        </w:tc>
        <w:tc>
          <w:tcPr>
            <w:tcW w:w="1639" w:type="dxa"/>
          </w:tcPr>
          <w:p w14:paraId="378D6EBF" w14:textId="77777777" w:rsidR="00DB1BA7" w:rsidRPr="00514E03" w:rsidRDefault="00DB1BA7" w:rsidP="00862CDD">
            <w:pPr>
              <w:pStyle w:val="IsiSubBab"/>
              <w:ind w:firstLine="0"/>
              <w:rPr>
                <w:szCs w:val="24"/>
              </w:rPr>
            </w:pPr>
            <w:r w:rsidRPr="00514E03">
              <w:rPr>
                <w:szCs w:val="24"/>
              </w:rPr>
              <w:t>PraticesPeriod</w:t>
            </w:r>
          </w:p>
        </w:tc>
        <w:tc>
          <w:tcPr>
            <w:tcW w:w="1639" w:type="dxa"/>
          </w:tcPr>
          <w:p w14:paraId="47DE6782" w14:textId="77777777" w:rsidR="00DB1BA7" w:rsidRPr="00514E03" w:rsidRDefault="00DB1BA7" w:rsidP="00862CDD">
            <w:pPr>
              <w:pStyle w:val="IsiSubBab"/>
              <w:ind w:firstLine="0"/>
              <w:rPr>
                <w:szCs w:val="24"/>
              </w:rPr>
            </w:pPr>
            <w:r w:rsidRPr="00514E03">
              <w:rPr>
                <w:szCs w:val="24"/>
              </w:rPr>
              <w:t>NamaTarian</w:t>
            </w:r>
          </w:p>
        </w:tc>
        <w:tc>
          <w:tcPr>
            <w:tcW w:w="2107" w:type="dxa"/>
          </w:tcPr>
          <w:p w14:paraId="3A35C310" w14:textId="77777777" w:rsidR="00DB1BA7" w:rsidRPr="00514E03" w:rsidRDefault="00DB1BA7" w:rsidP="00862CDD">
            <w:pPr>
              <w:pStyle w:val="IsiSubBab"/>
              <w:ind w:firstLine="0"/>
              <w:rPr>
                <w:szCs w:val="24"/>
              </w:rPr>
            </w:pPr>
            <w:r w:rsidRPr="00514E03">
              <w:rPr>
                <w:szCs w:val="24"/>
              </w:rPr>
              <w:t>Inverse dengan MunculAntaraTahun</w:t>
            </w:r>
          </w:p>
        </w:tc>
      </w:tr>
      <w:tr w:rsidR="00DB1BA7" w:rsidRPr="00514E03" w14:paraId="63E0A2CF" w14:textId="77777777" w:rsidTr="00B95BB7">
        <w:trPr>
          <w:jc w:val="center"/>
        </w:trPr>
        <w:tc>
          <w:tcPr>
            <w:tcW w:w="562" w:type="dxa"/>
          </w:tcPr>
          <w:p w14:paraId="158472DA" w14:textId="77777777" w:rsidR="00DB1BA7" w:rsidRPr="00514E03" w:rsidRDefault="00DB1BA7" w:rsidP="00862CDD">
            <w:pPr>
              <w:pStyle w:val="IsiSubBab"/>
              <w:ind w:firstLine="0"/>
              <w:jc w:val="center"/>
              <w:rPr>
                <w:b/>
                <w:szCs w:val="24"/>
              </w:rPr>
            </w:pPr>
            <w:r w:rsidRPr="00514E03">
              <w:rPr>
                <w:b/>
                <w:szCs w:val="24"/>
              </w:rPr>
              <w:t>9</w:t>
            </w:r>
          </w:p>
        </w:tc>
        <w:tc>
          <w:tcPr>
            <w:tcW w:w="1980" w:type="dxa"/>
          </w:tcPr>
          <w:p w14:paraId="1536CC0C" w14:textId="77777777" w:rsidR="00DB1BA7" w:rsidRPr="00514E03" w:rsidRDefault="00DB1BA7" w:rsidP="00862CDD">
            <w:pPr>
              <w:pStyle w:val="IsiSubBab"/>
              <w:ind w:firstLine="0"/>
              <w:rPr>
                <w:szCs w:val="24"/>
              </w:rPr>
            </w:pPr>
            <w:r w:rsidRPr="00514E03">
              <w:rPr>
                <w:szCs w:val="24"/>
              </w:rPr>
              <w:t>BerasalDari</w:t>
            </w:r>
          </w:p>
        </w:tc>
        <w:tc>
          <w:tcPr>
            <w:tcW w:w="1639" w:type="dxa"/>
          </w:tcPr>
          <w:p w14:paraId="723E9A55" w14:textId="77777777" w:rsidR="00DB1BA7" w:rsidRPr="00514E03" w:rsidRDefault="00DB1BA7" w:rsidP="00862CDD">
            <w:pPr>
              <w:pStyle w:val="IsiSubBab"/>
              <w:ind w:firstLine="0"/>
              <w:rPr>
                <w:szCs w:val="24"/>
              </w:rPr>
            </w:pPr>
            <w:r w:rsidRPr="00514E03">
              <w:rPr>
                <w:szCs w:val="24"/>
              </w:rPr>
              <w:t>NamaTarian</w:t>
            </w:r>
          </w:p>
        </w:tc>
        <w:tc>
          <w:tcPr>
            <w:tcW w:w="1639" w:type="dxa"/>
          </w:tcPr>
          <w:p w14:paraId="66B3B500" w14:textId="77777777" w:rsidR="00DB1BA7" w:rsidRPr="00514E03" w:rsidRDefault="00DB1BA7" w:rsidP="00862CDD">
            <w:pPr>
              <w:pStyle w:val="IsiSubBab"/>
              <w:ind w:firstLine="0"/>
              <w:rPr>
                <w:szCs w:val="24"/>
              </w:rPr>
            </w:pPr>
            <w:r w:rsidRPr="00514E03">
              <w:rPr>
                <w:szCs w:val="24"/>
              </w:rPr>
              <w:t>CapitalCity</w:t>
            </w:r>
          </w:p>
          <w:p w14:paraId="1733A03D" w14:textId="77777777" w:rsidR="00DB1BA7" w:rsidRPr="00514E03" w:rsidRDefault="00DB1BA7" w:rsidP="00862CDD">
            <w:pPr>
              <w:pStyle w:val="IsiSubBab"/>
              <w:ind w:firstLine="0"/>
              <w:rPr>
                <w:szCs w:val="24"/>
              </w:rPr>
            </w:pPr>
            <w:r w:rsidRPr="00514E03">
              <w:rPr>
                <w:szCs w:val="24"/>
              </w:rPr>
              <w:t>District</w:t>
            </w:r>
          </w:p>
        </w:tc>
        <w:tc>
          <w:tcPr>
            <w:tcW w:w="2107" w:type="dxa"/>
          </w:tcPr>
          <w:p w14:paraId="3296F278" w14:textId="77777777" w:rsidR="00DB1BA7" w:rsidRPr="00514E03" w:rsidRDefault="00DB1BA7" w:rsidP="00862CDD">
            <w:pPr>
              <w:pStyle w:val="IsiSubBab"/>
              <w:ind w:firstLine="0"/>
              <w:rPr>
                <w:szCs w:val="24"/>
              </w:rPr>
            </w:pPr>
            <w:r w:rsidRPr="00514E03">
              <w:rPr>
                <w:szCs w:val="24"/>
              </w:rPr>
              <w:t>Inverse dengan MerupakanDaerahAsal</w:t>
            </w:r>
          </w:p>
        </w:tc>
      </w:tr>
      <w:tr w:rsidR="00DB1BA7" w:rsidRPr="00514E03" w14:paraId="48070EF4" w14:textId="77777777" w:rsidTr="00B95BB7">
        <w:trPr>
          <w:jc w:val="center"/>
        </w:trPr>
        <w:tc>
          <w:tcPr>
            <w:tcW w:w="562" w:type="dxa"/>
          </w:tcPr>
          <w:p w14:paraId="3BD2C866" w14:textId="77777777" w:rsidR="00DB1BA7" w:rsidRPr="00514E03" w:rsidRDefault="00DB1BA7" w:rsidP="00862CDD">
            <w:pPr>
              <w:pStyle w:val="IsiSubBab"/>
              <w:ind w:firstLine="0"/>
              <w:jc w:val="center"/>
              <w:rPr>
                <w:b/>
                <w:szCs w:val="24"/>
              </w:rPr>
            </w:pPr>
            <w:r w:rsidRPr="00514E03">
              <w:rPr>
                <w:b/>
                <w:szCs w:val="24"/>
              </w:rPr>
              <w:t>10</w:t>
            </w:r>
          </w:p>
        </w:tc>
        <w:tc>
          <w:tcPr>
            <w:tcW w:w="1980" w:type="dxa"/>
          </w:tcPr>
          <w:p w14:paraId="205ECBCC" w14:textId="77777777" w:rsidR="00DB1BA7" w:rsidRPr="00514E03" w:rsidRDefault="00DB1BA7" w:rsidP="00862CDD">
            <w:pPr>
              <w:pStyle w:val="IsiSubBab"/>
              <w:ind w:firstLine="0"/>
              <w:rPr>
                <w:szCs w:val="24"/>
              </w:rPr>
            </w:pPr>
            <w:r w:rsidRPr="00514E03">
              <w:rPr>
                <w:szCs w:val="24"/>
              </w:rPr>
              <w:t>DiiringiDenganInstrumen</w:t>
            </w:r>
          </w:p>
        </w:tc>
        <w:tc>
          <w:tcPr>
            <w:tcW w:w="1639" w:type="dxa"/>
          </w:tcPr>
          <w:p w14:paraId="6FBD034F" w14:textId="77777777" w:rsidR="00DB1BA7" w:rsidRPr="00514E03" w:rsidRDefault="00DB1BA7" w:rsidP="00862CDD">
            <w:pPr>
              <w:pStyle w:val="IsiSubBab"/>
              <w:ind w:firstLine="0"/>
              <w:rPr>
                <w:szCs w:val="24"/>
              </w:rPr>
            </w:pPr>
            <w:r w:rsidRPr="00514E03">
              <w:rPr>
                <w:szCs w:val="24"/>
              </w:rPr>
              <w:t>NamaTarian</w:t>
            </w:r>
          </w:p>
        </w:tc>
        <w:tc>
          <w:tcPr>
            <w:tcW w:w="1639" w:type="dxa"/>
          </w:tcPr>
          <w:p w14:paraId="4134E25D" w14:textId="77777777" w:rsidR="00DB1BA7" w:rsidRPr="00514E03" w:rsidRDefault="00DB1BA7" w:rsidP="00862CDD">
            <w:pPr>
              <w:pStyle w:val="IsiSubBab"/>
              <w:ind w:firstLine="0"/>
              <w:rPr>
                <w:szCs w:val="24"/>
              </w:rPr>
            </w:pPr>
            <w:r w:rsidRPr="00514E03">
              <w:rPr>
                <w:szCs w:val="24"/>
              </w:rPr>
              <w:t>InstrumenPengiring</w:t>
            </w:r>
          </w:p>
        </w:tc>
        <w:tc>
          <w:tcPr>
            <w:tcW w:w="2107" w:type="dxa"/>
          </w:tcPr>
          <w:p w14:paraId="24DCDC95" w14:textId="77777777" w:rsidR="00DB1BA7" w:rsidRPr="00514E03" w:rsidRDefault="00DB1BA7" w:rsidP="00862CDD">
            <w:pPr>
              <w:pStyle w:val="IsiSubBab"/>
              <w:ind w:firstLine="0"/>
              <w:rPr>
                <w:szCs w:val="24"/>
              </w:rPr>
            </w:pPr>
            <w:r w:rsidRPr="00514E03">
              <w:rPr>
                <w:szCs w:val="24"/>
              </w:rPr>
              <w:t>Inverse dengan AdalahInstrumenDari</w:t>
            </w:r>
          </w:p>
        </w:tc>
      </w:tr>
      <w:tr w:rsidR="00DB1BA7" w:rsidRPr="00514E03" w14:paraId="5C981505" w14:textId="77777777" w:rsidTr="00B95BB7">
        <w:trPr>
          <w:jc w:val="center"/>
        </w:trPr>
        <w:tc>
          <w:tcPr>
            <w:tcW w:w="562" w:type="dxa"/>
          </w:tcPr>
          <w:p w14:paraId="51D583C7" w14:textId="77777777" w:rsidR="00DB1BA7" w:rsidRPr="00514E03" w:rsidRDefault="00DB1BA7" w:rsidP="00862CDD">
            <w:pPr>
              <w:pStyle w:val="IsiSubBab"/>
              <w:ind w:firstLine="0"/>
              <w:jc w:val="center"/>
              <w:rPr>
                <w:b/>
                <w:szCs w:val="24"/>
              </w:rPr>
            </w:pPr>
            <w:r w:rsidRPr="00514E03">
              <w:rPr>
                <w:b/>
                <w:szCs w:val="24"/>
              </w:rPr>
              <w:t>11</w:t>
            </w:r>
          </w:p>
        </w:tc>
        <w:tc>
          <w:tcPr>
            <w:tcW w:w="1980" w:type="dxa"/>
          </w:tcPr>
          <w:p w14:paraId="072D3AAB" w14:textId="77777777" w:rsidR="00DB1BA7" w:rsidRPr="00514E03" w:rsidRDefault="00DB1BA7" w:rsidP="00862CDD">
            <w:pPr>
              <w:pStyle w:val="IsiSubBab"/>
              <w:ind w:firstLine="0"/>
              <w:rPr>
                <w:szCs w:val="24"/>
              </w:rPr>
            </w:pPr>
            <w:r w:rsidRPr="00514E03">
              <w:rPr>
                <w:szCs w:val="24"/>
              </w:rPr>
              <w:t>DipadukanDengan</w:t>
            </w:r>
          </w:p>
        </w:tc>
        <w:tc>
          <w:tcPr>
            <w:tcW w:w="1639" w:type="dxa"/>
          </w:tcPr>
          <w:p w14:paraId="6D306FA3" w14:textId="77777777" w:rsidR="00DB1BA7" w:rsidRPr="00514E03" w:rsidRDefault="00DB1BA7" w:rsidP="00862CDD">
            <w:pPr>
              <w:pStyle w:val="IsiSubBab"/>
              <w:ind w:firstLine="0"/>
              <w:rPr>
                <w:szCs w:val="24"/>
              </w:rPr>
            </w:pPr>
            <w:r w:rsidRPr="00514E03">
              <w:rPr>
                <w:szCs w:val="24"/>
              </w:rPr>
              <w:t>DewaYadnya</w:t>
            </w:r>
          </w:p>
          <w:p w14:paraId="76379EEC" w14:textId="77777777" w:rsidR="00DB1BA7" w:rsidRPr="00514E03" w:rsidRDefault="00DB1BA7" w:rsidP="00862CDD">
            <w:pPr>
              <w:pStyle w:val="IsiSubBab"/>
              <w:ind w:firstLine="0"/>
              <w:rPr>
                <w:szCs w:val="24"/>
              </w:rPr>
            </w:pPr>
            <w:r w:rsidRPr="00514E03">
              <w:rPr>
                <w:szCs w:val="24"/>
              </w:rPr>
              <w:t>RsiYadnya</w:t>
            </w:r>
          </w:p>
          <w:p w14:paraId="4ED8B45A" w14:textId="77777777" w:rsidR="00DB1BA7" w:rsidRPr="00514E03" w:rsidRDefault="00DB1BA7" w:rsidP="00862CDD">
            <w:pPr>
              <w:pStyle w:val="IsiSubBab"/>
              <w:ind w:firstLine="0"/>
              <w:rPr>
                <w:szCs w:val="24"/>
              </w:rPr>
            </w:pPr>
            <w:r w:rsidRPr="00514E03">
              <w:rPr>
                <w:szCs w:val="24"/>
              </w:rPr>
              <w:t>ManusaYadnya</w:t>
            </w:r>
          </w:p>
          <w:p w14:paraId="6A8BBAD5" w14:textId="77777777" w:rsidR="00DB1BA7" w:rsidRPr="00514E03" w:rsidRDefault="00DB1BA7" w:rsidP="00862CDD">
            <w:pPr>
              <w:pStyle w:val="IsiSubBab"/>
              <w:ind w:firstLine="0"/>
              <w:rPr>
                <w:szCs w:val="24"/>
              </w:rPr>
            </w:pPr>
            <w:r w:rsidRPr="00514E03">
              <w:rPr>
                <w:szCs w:val="24"/>
              </w:rPr>
              <w:t>PitraYadnya</w:t>
            </w:r>
          </w:p>
          <w:p w14:paraId="0D8B6AED" w14:textId="77777777" w:rsidR="00DB1BA7" w:rsidRPr="00514E03" w:rsidRDefault="00DB1BA7" w:rsidP="00862CDD">
            <w:pPr>
              <w:pStyle w:val="IsiSubBab"/>
              <w:ind w:firstLine="0"/>
              <w:rPr>
                <w:szCs w:val="24"/>
              </w:rPr>
            </w:pPr>
            <w:r w:rsidRPr="00514E03">
              <w:rPr>
                <w:szCs w:val="24"/>
              </w:rPr>
              <w:t>BhutaYadnya</w:t>
            </w:r>
          </w:p>
        </w:tc>
        <w:tc>
          <w:tcPr>
            <w:tcW w:w="1639" w:type="dxa"/>
          </w:tcPr>
          <w:p w14:paraId="3891CF01" w14:textId="77777777" w:rsidR="00DB1BA7" w:rsidRPr="00514E03" w:rsidRDefault="00DB1BA7" w:rsidP="00862CDD">
            <w:pPr>
              <w:pStyle w:val="IsiSubBab"/>
              <w:ind w:firstLine="0"/>
              <w:rPr>
                <w:szCs w:val="24"/>
              </w:rPr>
            </w:pPr>
            <w:r w:rsidRPr="00514E03">
              <w:rPr>
                <w:szCs w:val="24"/>
              </w:rPr>
              <w:t>NamaTarian</w:t>
            </w:r>
          </w:p>
        </w:tc>
        <w:tc>
          <w:tcPr>
            <w:tcW w:w="2107" w:type="dxa"/>
          </w:tcPr>
          <w:p w14:paraId="4CBF2916" w14:textId="77777777" w:rsidR="00DB1BA7" w:rsidRPr="00514E03" w:rsidRDefault="00DB1BA7" w:rsidP="00862CDD">
            <w:pPr>
              <w:pStyle w:val="IsiSubBab"/>
              <w:ind w:firstLine="0"/>
              <w:rPr>
                <w:szCs w:val="24"/>
              </w:rPr>
            </w:pPr>
            <w:r w:rsidRPr="00514E03">
              <w:rPr>
                <w:szCs w:val="24"/>
              </w:rPr>
              <w:t>Inverse dengan DitarikanSaat</w:t>
            </w:r>
          </w:p>
        </w:tc>
      </w:tr>
      <w:tr w:rsidR="00DB1BA7" w:rsidRPr="00514E03" w14:paraId="7F283C0D" w14:textId="77777777" w:rsidTr="00B95BB7">
        <w:trPr>
          <w:jc w:val="center"/>
        </w:trPr>
        <w:tc>
          <w:tcPr>
            <w:tcW w:w="562" w:type="dxa"/>
          </w:tcPr>
          <w:p w14:paraId="516B4D76" w14:textId="77777777" w:rsidR="00DB1BA7" w:rsidRPr="00514E03" w:rsidRDefault="00DB1BA7" w:rsidP="00862CDD">
            <w:pPr>
              <w:pStyle w:val="IsiSubBab"/>
              <w:ind w:firstLine="0"/>
              <w:jc w:val="center"/>
              <w:rPr>
                <w:b/>
                <w:szCs w:val="24"/>
              </w:rPr>
            </w:pPr>
            <w:r w:rsidRPr="00514E03">
              <w:rPr>
                <w:b/>
                <w:szCs w:val="24"/>
              </w:rPr>
              <w:t>12</w:t>
            </w:r>
          </w:p>
        </w:tc>
        <w:tc>
          <w:tcPr>
            <w:tcW w:w="1980" w:type="dxa"/>
          </w:tcPr>
          <w:p w14:paraId="1C87903F" w14:textId="77777777" w:rsidR="00DB1BA7" w:rsidRPr="00514E03" w:rsidRDefault="00DB1BA7" w:rsidP="00862CDD">
            <w:pPr>
              <w:pStyle w:val="IsiSubBab"/>
              <w:ind w:firstLine="0"/>
              <w:rPr>
                <w:szCs w:val="24"/>
              </w:rPr>
            </w:pPr>
            <w:r w:rsidRPr="00514E03">
              <w:rPr>
                <w:szCs w:val="24"/>
              </w:rPr>
              <w:t>DitarikanOleh</w:t>
            </w:r>
          </w:p>
        </w:tc>
        <w:tc>
          <w:tcPr>
            <w:tcW w:w="1639" w:type="dxa"/>
          </w:tcPr>
          <w:p w14:paraId="17B57557" w14:textId="77777777" w:rsidR="00DB1BA7" w:rsidRPr="00514E03" w:rsidRDefault="00DB1BA7" w:rsidP="00862CDD">
            <w:pPr>
              <w:pStyle w:val="IsiSubBab"/>
              <w:ind w:firstLine="0"/>
              <w:rPr>
                <w:szCs w:val="24"/>
              </w:rPr>
            </w:pPr>
            <w:r w:rsidRPr="00514E03">
              <w:rPr>
                <w:szCs w:val="24"/>
              </w:rPr>
              <w:t>NamaTarian</w:t>
            </w:r>
          </w:p>
        </w:tc>
        <w:tc>
          <w:tcPr>
            <w:tcW w:w="1639" w:type="dxa"/>
          </w:tcPr>
          <w:p w14:paraId="276343C7" w14:textId="77777777" w:rsidR="00DB1BA7" w:rsidRPr="00514E03" w:rsidRDefault="00DB1BA7" w:rsidP="00862CDD">
            <w:pPr>
              <w:pStyle w:val="IsiSubBab"/>
              <w:ind w:firstLine="0"/>
              <w:rPr>
                <w:szCs w:val="24"/>
              </w:rPr>
            </w:pPr>
            <w:r w:rsidRPr="00514E03">
              <w:rPr>
                <w:szCs w:val="24"/>
              </w:rPr>
              <w:t>PelakuTari</w:t>
            </w:r>
          </w:p>
        </w:tc>
        <w:tc>
          <w:tcPr>
            <w:tcW w:w="2107" w:type="dxa"/>
          </w:tcPr>
          <w:p w14:paraId="262BF379" w14:textId="77777777" w:rsidR="00DB1BA7" w:rsidRPr="00514E03" w:rsidRDefault="00DB1BA7" w:rsidP="00862CDD">
            <w:pPr>
              <w:pStyle w:val="IsiSubBab"/>
              <w:ind w:firstLine="0"/>
              <w:rPr>
                <w:szCs w:val="24"/>
              </w:rPr>
            </w:pPr>
            <w:r w:rsidRPr="00514E03">
              <w:rPr>
                <w:szCs w:val="24"/>
              </w:rPr>
              <w:t>Inverse dengan AdalahPenariDari</w:t>
            </w:r>
          </w:p>
        </w:tc>
      </w:tr>
      <w:tr w:rsidR="00DB1BA7" w:rsidRPr="00514E03" w14:paraId="66CA8A43" w14:textId="77777777" w:rsidTr="00B95BB7">
        <w:trPr>
          <w:jc w:val="center"/>
        </w:trPr>
        <w:tc>
          <w:tcPr>
            <w:tcW w:w="562" w:type="dxa"/>
          </w:tcPr>
          <w:p w14:paraId="4594A96C" w14:textId="77777777" w:rsidR="00DB1BA7" w:rsidRPr="00514E03" w:rsidRDefault="00DB1BA7" w:rsidP="00862CDD">
            <w:pPr>
              <w:pStyle w:val="IsiSubBab"/>
              <w:ind w:firstLine="0"/>
              <w:jc w:val="center"/>
              <w:rPr>
                <w:b/>
                <w:szCs w:val="24"/>
              </w:rPr>
            </w:pPr>
            <w:r w:rsidRPr="00514E03">
              <w:rPr>
                <w:b/>
                <w:szCs w:val="24"/>
              </w:rPr>
              <w:t>13</w:t>
            </w:r>
          </w:p>
        </w:tc>
        <w:tc>
          <w:tcPr>
            <w:tcW w:w="1980" w:type="dxa"/>
          </w:tcPr>
          <w:p w14:paraId="733460E2" w14:textId="77777777" w:rsidR="00DB1BA7" w:rsidRPr="00514E03" w:rsidRDefault="00DB1BA7" w:rsidP="00862CDD">
            <w:pPr>
              <w:pStyle w:val="IsiSubBab"/>
              <w:ind w:firstLine="0"/>
              <w:rPr>
                <w:szCs w:val="24"/>
              </w:rPr>
            </w:pPr>
            <w:r w:rsidRPr="00514E03">
              <w:rPr>
                <w:szCs w:val="24"/>
              </w:rPr>
              <w:t>DitarikanSaat</w:t>
            </w:r>
          </w:p>
        </w:tc>
        <w:tc>
          <w:tcPr>
            <w:tcW w:w="1639" w:type="dxa"/>
          </w:tcPr>
          <w:p w14:paraId="3B75B756" w14:textId="77777777" w:rsidR="00DB1BA7" w:rsidRPr="00514E03" w:rsidRDefault="00DB1BA7" w:rsidP="00862CDD">
            <w:pPr>
              <w:pStyle w:val="IsiSubBab"/>
              <w:ind w:firstLine="0"/>
              <w:rPr>
                <w:szCs w:val="24"/>
              </w:rPr>
            </w:pPr>
            <w:r w:rsidRPr="00514E03">
              <w:rPr>
                <w:szCs w:val="24"/>
              </w:rPr>
              <w:t>NamaTarian</w:t>
            </w:r>
          </w:p>
        </w:tc>
        <w:tc>
          <w:tcPr>
            <w:tcW w:w="1639" w:type="dxa"/>
          </w:tcPr>
          <w:p w14:paraId="2E073430" w14:textId="77777777" w:rsidR="00DB1BA7" w:rsidRPr="00514E03" w:rsidRDefault="00DB1BA7" w:rsidP="00862CDD">
            <w:pPr>
              <w:pStyle w:val="IsiSubBab"/>
              <w:ind w:firstLine="0"/>
              <w:rPr>
                <w:szCs w:val="24"/>
              </w:rPr>
            </w:pPr>
            <w:r w:rsidRPr="00514E03">
              <w:rPr>
                <w:szCs w:val="24"/>
              </w:rPr>
              <w:t>DewaYadnya</w:t>
            </w:r>
          </w:p>
          <w:p w14:paraId="6569D606" w14:textId="77777777" w:rsidR="00DB1BA7" w:rsidRPr="00514E03" w:rsidRDefault="00DB1BA7" w:rsidP="00862CDD">
            <w:pPr>
              <w:pStyle w:val="IsiSubBab"/>
              <w:ind w:firstLine="0"/>
              <w:rPr>
                <w:szCs w:val="24"/>
              </w:rPr>
            </w:pPr>
            <w:r w:rsidRPr="00514E03">
              <w:rPr>
                <w:szCs w:val="24"/>
              </w:rPr>
              <w:t>RsiYadnya</w:t>
            </w:r>
          </w:p>
          <w:p w14:paraId="2844940D" w14:textId="77777777" w:rsidR="00DB1BA7" w:rsidRPr="00514E03" w:rsidRDefault="00DB1BA7" w:rsidP="00862CDD">
            <w:pPr>
              <w:pStyle w:val="IsiSubBab"/>
              <w:ind w:firstLine="0"/>
              <w:rPr>
                <w:szCs w:val="24"/>
              </w:rPr>
            </w:pPr>
            <w:r w:rsidRPr="00514E03">
              <w:rPr>
                <w:szCs w:val="24"/>
              </w:rPr>
              <w:t>ManusaYadnya</w:t>
            </w:r>
          </w:p>
          <w:p w14:paraId="69F07177" w14:textId="77777777" w:rsidR="00DB1BA7" w:rsidRPr="00514E03" w:rsidRDefault="00DB1BA7" w:rsidP="00862CDD">
            <w:pPr>
              <w:pStyle w:val="IsiSubBab"/>
              <w:ind w:firstLine="0"/>
              <w:rPr>
                <w:szCs w:val="24"/>
              </w:rPr>
            </w:pPr>
            <w:r w:rsidRPr="00514E03">
              <w:rPr>
                <w:szCs w:val="24"/>
              </w:rPr>
              <w:t>PitraYadnya</w:t>
            </w:r>
          </w:p>
          <w:p w14:paraId="483DCBA8" w14:textId="77777777" w:rsidR="00DB1BA7" w:rsidRPr="00514E03" w:rsidRDefault="00DB1BA7" w:rsidP="00862CDD">
            <w:pPr>
              <w:pStyle w:val="IsiSubBab"/>
              <w:ind w:firstLine="0"/>
              <w:rPr>
                <w:szCs w:val="24"/>
              </w:rPr>
            </w:pPr>
            <w:r w:rsidRPr="00514E03">
              <w:rPr>
                <w:szCs w:val="24"/>
              </w:rPr>
              <w:t>BhutaYadnya</w:t>
            </w:r>
          </w:p>
        </w:tc>
        <w:tc>
          <w:tcPr>
            <w:tcW w:w="2107" w:type="dxa"/>
          </w:tcPr>
          <w:p w14:paraId="05BAB551" w14:textId="77777777" w:rsidR="00DB1BA7" w:rsidRPr="00514E03" w:rsidRDefault="00DB1BA7" w:rsidP="00862CDD">
            <w:pPr>
              <w:pStyle w:val="IsiSubBab"/>
              <w:ind w:firstLine="0"/>
              <w:rPr>
                <w:szCs w:val="24"/>
              </w:rPr>
            </w:pPr>
            <w:r w:rsidRPr="00514E03">
              <w:rPr>
                <w:szCs w:val="24"/>
              </w:rPr>
              <w:t>Inverse dengan DipadukanDengan</w:t>
            </w:r>
          </w:p>
        </w:tc>
      </w:tr>
      <w:tr w:rsidR="00DB1BA7" w:rsidRPr="00514E03" w14:paraId="57510A78" w14:textId="77777777" w:rsidTr="00B95BB7">
        <w:trPr>
          <w:jc w:val="center"/>
        </w:trPr>
        <w:tc>
          <w:tcPr>
            <w:tcW w:w="562" w:type="dxa"/>
          </w:tcPr>
          <w:p w14:paraId="03272222" w14:textId="77777777" w:rsidR="00DB1BA7" w:rsidRPr="00514E03" w:rsidRDefault="00DB1BA7" w:rsidP="00862CDD">
            <w:pPr>
              <w:pStyle w:val="IsiSubBab"/>
              <w:ind w:firstLine="0"/>
              <w:jc w:val="center"/>
              <w:rPr>
                <w:b/>
                <w:szCs w:val="24"/>
              </w:rPr>
            </w:pPr>
            <w:r w:rsidRPr="00514E03">
              <w:rPr>
                <w:b/>
                <w:szCs w:val="24"/>
              </w:rPr>
              <w:lastRenderedPageBreak/>
              <w:t>14</w:t>
            </w:r>
          </w:p>
        </w:tc>
        <w:tc>
          <w:tcPr>
            <w:tcW w:w="1980" w:type="dxa"/>
          </w:tcPr>
          <w:p w14:paraId="0F551426" w14:textId="77777777" w:rsidR="00DB1BA7" w:rsidRPr="00514E03" w:rsidRDefault="00DB1BA7" w:rsidP="00862CDD">
            <w:pPr>
              <w:pStyle w:val="IsiSubBab"/>
              <w:ind w:firstLine="0"/>
              <w:rPr>
                <w:szCs w:val="24"/>
              </w:rPr>
            </w:pPr>
            <w:r w:rsidRPr="00514E03">
              <w:rPr>
                <w:szCs w:val="24"/>
              </w:rPr>
              <w:t>MemilikiIbuKota</w:t>
            </w:r>
          </w:p>
        </w:tc>
        <w:tc>
          <w:tcPr>
            <w:tcW w:w="1639" w:type="dxa"/>
          </w:tcPr>
          <w:p w14:paraId="4DF2A636" w14:textId="77777777" w:rsidR="00DB1BA7" w:rsidRPr="00514E03" w:rsidRDefault="00DB1BA7" w:rsidP="00862CDD">
            <w:pPr>
              <w:pStyle w:val="IsiSubBab"/>
              <w:ind w:firstLine="0"/>
              <w:rPr>
                <w:szCs w:val="24"/>
              </w:rPr>
            </w:pPr>
            <w:r w:rsidRPr="00514E03">
              <w:rPr>
                <w:szCs w:val="24"/>
              </w:rPr>
              <w:t>Regency</w:t>
            </w:r>
          </w:p>
          <w:p w14:paraId="70DF3D21" w14:textId="77777777" w:rsidR="00DB1BA7" w:rsidRPr="00514E03" w:rsidRDefault="00DB1BA7" w:rsidP="00862CDD">
            <w:pPr>
              <w:pStyle w:val="IsiSubBab"/>
              <w:ind w:firstLine="0"/>
              <w:rPr>
                <w:szCs w:val="24"/>
              </w:rPr>
            </w:pPr>
            <w:r w:rsidRPr="00514E03">
              <w:rPr>
                <w:szCs w:val="24"/>
              </w:rPr>
              <w:t>District</w:t>
            </w:r>
          </w:p>
        </w:tc>
        <w:tc>
          <w:tcPr>
            <w:tcW w:w="1639" w:type="dxa"/>
          </w:tcPr>
          <w:p w14:paraId="3F39212F" w14:textId="77777777" w:rsidR="00DB1BA7" w:rsidRPr="00514E03" w:rsidRDefault="00DB1BA7" w:rsidP="00862CDD">
            <w:pPr>
              <w:pStyle w:val="IsiSubBab"/>
              <w:ind w:firstLine="0"/>
              <w:rPr>
                <w:szCs w:val="24"/>
              </w:rPr>
            </w:pPr>
            <w:r w:rsidRPr="00514E03">
              <w:rPr>
                <w:szCs w:val="24"/>
              </w:rPr>
              <w:t>CapitalCity</w:t>
            </w:r>
          </w:p>
        </w:tc>
        <w:tc>
          <w:tcPr>
            <w:tcW w:w="2107" w:type="dxa"/>
          </w:tcPr>
          <w:p w14:paraId="0DBAEE34" w14:textId="77777777" w:rsidR="00DB1BA7" w:rsidRPr="00514E03" w:rsidRDefault="00DB1BA7" w:rsidP="00862CDD">
            <w:pPr>
              <w:pStyle w:val="IsiSubBab"/>
              <w:ind w:firstLine="0"/>
              <w:rPr>
                <w:szCs w:val="24"/>
              </w:rPr>
            </w:pPr>
            <w:r w:rsidRPr="00514E03">
              <w:rPr>
                <w:szCs w:val="24"/>
              </w:rPr>
              <w:t>Inverse dengan AdalahIbuKotaDari</w:t>
            </w:r>
          </w:p>
        </w:tc>
      </w:tr>
      <w:tr w:rsidR="00DB1BA7" w:rsidRPr="00514E03" w14:paraId="2B06B2FE" w14:textId="77777777" w:rsidTr="00B95BB7">
        <w:trPr>
          <w:jc w:val="center"/>
        </w:trPr>
        <w:tc>
          <w:tcPr>
            <w:tcW w:w="562" w:type="dxa"/>
          </w:tcPr>
          <w:p w14:paraId="5B0B85AB" w14:textId="77777777" w:rsidR="00DB1BA7" w:rsidRPr="00514E03" w:rsidRDefault="00DB1BA7" w:rsidP="00862CDD">
            <w:pPr>
              <w:pStyle w:val="IsiSubBab"/>
              <w:ind w:firstLine="0"/>
              <w:jc w:val="center"/>
              <w:rPr>
                <w:b/>
                <w:szCs w:val="24"/>
              </w:rPr>
            </w:pPr>
            <w:r w:rsidRPr="00514E03">
              <w:rPr>
                <w:b/>
                <w:szCs w:val="24"/>
              </w:rPr>
              <w:t>15</w:t>
            </w:r>
          </w:p>
        </w:tc>
        <w:tc>
          <w:tcPr>
            <w:tcW w:w="1980" w:type="dxa"/>
          </w:tcPr>
          <w:p w14:paraId="6413D66C" w14:textId="77777777" w:rsidR="00DB1BA7" w:rsidRPr="00514E03" w:rsidRDefault="00DB1BA7" w:rsidP="00862CDD">
            <w:pPr>
              <w:pStyle w:val="IsiSubBab"/>
              <w:ind w:firstLine="0"/>
              <w:rPr>
                <w:szCs w:val="24"/>
              </w:rPr>
            </w:pPr>
            <w:r w:rsidRPr="00514E03">
              <w:rPr>
                <w:szCs w:val="24"/>
              </w:rPr>
              <w:t>MemilikiInstrumen</w:t>
            </w:r>
          </w:p>
        </w:tc>
        <w:tc>
          <w:tcPr>
            <w:tcW w:w="1639" w:type="dxa"/>
          </w:tcPr>
          <w:p w14:paraId="6815DD40" w14:textId="77777777" w:rsidR="00DB1BA7" w:rsidRPr="00514E03" w:rsidRDefault="00DB1BA7" w:rsidP="00862CDD">
            <w:pPr>
              <w:pStyle w:val="IsiSubBab"/>
              <w:ind w:firstLine="0"/>
              <w:rPr>
                <w:szCs w:val="24"/>
              </w:rPr>
            </w:pPr>
            <w:r w:rsidRPr="00514E03">
              <w:rPr>
                <w:szCs w:val="24"/>
              </w:rPr>
              <w:t>InstrumenPengiring</w:t>
            </w:r>
          </w:p>
        </w:tc>
        <w:tc>
          <w:tcPr>
            <w:tcW w:w="1639" w:type="dxa"/>
          </w:tcPr>
          <w:p w14:paraId="29D5CF4C" w14:textId="77777777" w:rsidR="00DB1BA7" w:rsidRPr="00514E03" w:rsidRDefault="00DB1BA7" w:rsidP="00862CDD">
            <w:pPr>
              <w:pStyle w:val="IsiSubBab"/>
              <w:ind w:firstLine="0"/>
              <w:rPr>
                <w:szCs w:val="24"/>
              </w:rPr>
            </w:pPr>
            <w:r w:rsidRPr="00514E03">
              <w:rPr>
                <w:szCs w:val="24"/>
              </w:rPr>
              <w:t>InstrumenPengiring</w:t>
            </w:r>
          </w:p>
        </w:tc>
        <w:tc>
          <w:tcPr>
            <w:tcW w:w="2107" w:type="dxa"/>
          </w:tcPr>
          <w:p w14:paraId="0A7E516F" w14:textId="77777777" w:rsidR="00DB1BA7" w:rsidRPr="00514E03" w:rsidRDefault="00DB1BA7" w:rsidP="00862CDD">
            <w:pPr>
              <w:pStyle w:val="IsiSubBab"/>
              <w:ind w:firstLine="0"/>
              <w:rPr>
                <w:szCs w:val="24"/>
              </w:rPr>
            </w:pPr>
            <w:r w:rsidRPr="00514E03">
              <w:rPr>
                <w:szCs w:val="24"/>
              </w:rPr>
              <w:t>Inverse dengan AdalahBagianInstrumen</w:t>
            </w:r>
          </w:p>
        </w:tc>
      </w:tr>
      <w:tr w:rsidR="00DB1BA7" w:rsidRPr="00514E03" w14:paraId="7C293DBF" w14:textId="77777777" w:rsidTr="00B95BB7">
        <w:trPr>
          <w:jc w:val="center"/>
        </w:trPr>
        <w:tc>
          <w:tcPr>
            <w:tcW w:w="562" w:type="dxa"/>
          </w:tcPr>
          <w:p w14:paraId="3B0D7F6F" w14:textId="77777777" w:rsidR="00DB1BA7" w:rsidRPr="00514E03" w:rsidRDefault="00DB1BA7" w:rsidP="00862CDD">
            <w:pPr>
              <w:pStyle w:val="IsiSubBab"/>
              <w:ind w:firstLine="0"/>
              <w:jc w:val="center"/>
              <w:rPr>
                <w:b/>
                <w:szCs w:val="24"/>
              </w:rPr>
            </w:pPr>
            <w:r w:rsidRPr="00514E03">
              <w:rPr>
                <w:b/>
                <w:szCs w:val="24"/>
              </w:rPr>
              <w:t>16</w:t>
            </w:r>
          </w:p>
        </w:tc>
        <w:tc>
          <w:tcPr>
            <w:tcW w:w="1980" w:type="dxa"/>
          </w:tcPr>
          <w:p w14:paraId="0FDE91E7" w14:textId="77777777" w:rsidR="00DB1BA7" w:rsidRPr="00514E03" w:rsidRDefault="00DB1BA7" w:rsidP="00862CDD">
            <w:pPr>
              <w:pStyle w:val="IsiSubBab"/>
              <w:ind w:firstLine="0"/>
              <w:rPr>
                <w:szCs w:val="24"/>
              </w:rPr>
            </w:pPr>
            <w:r w:rsidRPr="00514E03">
              <w:rPr>
                <w:szCs w:val="24"/>
              </w:rPr>
              <w:t>MemilikiKecamatan</w:t>
            </w:r>
          </w:p>
        </w:tc>
        <w:tc>
          <w:tcPr>
            <w:tcW w:w="1639" w:type="dxa"/>
          </w:tcPr>
          <w:p w14:paraId="689016D1" w14:textId="77777777" w:rsidR="00DB1BA7" w:rsidRPr="00514E03" w:rsidRDefault="00DB1BA7" w:rsidP="00862CDD">
            <w:pPr>
              <w:pStyle w:val="IsiSubBab"/>
              <w:ind w:firstLine="0"/>
              <w:rPr>
                <w:szCs w:val="24"/>
              </w:rPr>
            </w:pPr>
            <w:r w:rsidRPr="00514E03">
              <w:rPr>
                <w:szCs w:val="24"/>
              </w:rPr>
              <w:t>Regency</w:t>
            </w:r>
          </w:p>
        </w:tc>
        <w:tc>
          <w:tcPr>
            <w:tcW w:w="1639" w:type="dxa"/>
          </w:tcPr>
          <w:p w14:paraId="7AC85033" w14:textId="77777777" w:rsidR="00DB1BA7" w:rsidRPr="00514E03" w:rsidRDefault="00DB1BA7" w:rsidP="00862CDD">
            <w:pPr>
              <w:pStyle w:val="IsiSubBab"/>
              <w:ind w:firstLine="0"/>
              <w:rPr>
                <w:szCs w:val="24"/>
              </w:rPr>
            </w:pPr>
            <w:r w:rsidRPr="00514E03">
              <w:rPr>
                <w:szCs w:val="24"/>
              </w:rPr>
              <w:t>District</w:t>
            </w:r>
          </w:p>
        </w:tc>
        <w:tc>
          <w:tcPr>
            <w:tcW w:w="2107" w:type="dxa"/>
          </w:tcPr>
          <w:p w14:paraId="71B9B387" w14:textId="77777777" w:rsidR="00DB1BA7" w:rsidRPr="00514E03" w:rsidRDefault="00DB1BA7" w:rsidP="00862CDD">
            <w:pPr>
              <w:pStyle w:val="IsiSubBab"/>
              <w:ind w:firstLine="0"/>
              <w:rPr>
                <w:szCs w:val="24"/>
              </w:rPr>
            </w:pPr>
            <w:r w:rsidRPr="00514E03">
              <w:rPr>
                <w:szCs w:val="24"/>
              </w:rPr>
              <w:t>Inverse dengan AdalahBagianDari</w:t>
            </w:r>
          </w:p>
        </w:tc>
      </w:tr>
      <w:tr w:rsidR="00DB1BA7" w:rsidRPr="00514E03" w14:paraId="6692C167" w14:textId="77777777" w:rsidTr="00B95BB7">
        <w:trPr>
          <w:jc w:val="center"/>
        </w:trPr>
        <w:tc>
          <w:tcPr>
            <w:tcW w:w="562" w:type="dxa"/>
          </w:tcPr>
          <w:p w14:paraId="5532C464" w14:textId="77777777" w:rsidR="00DB1BA7" w:rsidRPr="00514E03" w:rsidRDefault="00DB1BA7" w:rsidP="00862CDD">
            <w:pPr>
              <w:pStyle w:val="IsiSubBab"/>
              <w:ind w:firstLine="0"/>
              <w:jc w:val="center"/>
              <w:rPr>
                <w:b/>
                <w:szCs w:val="24"/>
              </w:rPr>
            </w:pPr>
            <w:r w:rsidRPr="00514E03">
              <w:rPr>
                <w:b/>
                <w:szCs w:val="24"/>
              </w:rPr>
              <w:t>17</w:t>
            </w:r>
          </w:p>
        </w:tc>
        <w:tc>
          <w:tcPr>
            <w:tcW w:w="1980" w:type="dxa"/>
          </w:tcPr>
          <w:p w14:paraId="17A521D9" w14:textId="77777777" w:rsidR="00DB1BA7" w:rsidRPr="00514E03" w:rsidRDefault="00DB1BA7" w:rsidP="00862CDD">
            <w:pPr>
              <w:pStyle w:val="IsiSubBab"/>
              <w:ind w:firstLine="0"/>
              <w:rPr>
                <w:szCs w:val="24"/>
              </w:rPr>
            </w:pPr>
            <w:r w:rsidRPr="00514E03">
              <w:rPr>
                <w:szCs w:val="24"/>
              </w:rPr>
              <w:t>MenggunakanAtribut</w:t>
            </w:r>
          </w:p>
        </w:tc>
        <w:tc>
          <w:tcPr>
            <w:tcW w:w="1639" w:type="dxa"/>
          </w:tcPr>
          <w:p w14:paraId="35103C6D" w14:textId="77777777" w:rsidR="00DB1BA7" w:rsidRPr="00514E03" w:rsidRDefault="00DB1BA7" w:rsidP="00862CDD">
            <w:pPr>
              <w:pStyle w:val="IsiSubBab"/>
              <w:ind w:firstLine="0"/>
              <w:rPr>
                <w:szCs w:val="24"/>
              </w:rPr>
            </w:pPr>
            <w:r w:rsidRPr="00514E03">
              <w:rPr>
                <w:szCs w:val="24"/>
              </w:rPr>
              <w:t>NamaTarian</w:t>
            </w:r>
          </w:p>
        </w:tc>
        <w:tc>
          <w:tcPr>
            <w:tcW w:w="1639" w:type="dxa"/>
          </w:tcPr>
          <w:p w14:paraId="4AEAFD16" w14:textId="77777777" w:rsidR="00DB1BA7" w:rsidRPr="00514E03" w:rsidRDefault="00DB1BA7" w:rsidP="00862CDD">
            <w:pPr>
              <w:pStyle w:val="IsiSubBab"/>
              <w:ind w:firstLine="0"/>
              <w:rPr>
                <w:szCs w:val="24"/>
              </w:rPr>
            </w:pPr>
            <w:r w:rsidRPr="00514E03">
              <w:rPr>
                <w:szCs w:val="24"/>
              </w:rPr>
              <w:t>AtributTari</w:t>
            </w:r>
          </w:p>
        </w:tc>
        <w:tc>
          <w:tcPr>
            <w:tcW w:w="2107" w:type="dxa"/>
          </w:tcPr>
          <w:p w14:paraId="33FC0684" w14:textId="77777777" w:rsidR="00DB1BA7" w:rsidRPr="00514E03" w:rsidRDefault="00DB1BA7" w:rsidP="00862CDD">
            <w:pPr>
              <w:pStyle w:val="IsiSubBab"/>
              <w:ind w:firstLine="0"/>
              <w:rPr>
                <w:szCs w:val="24"/>
              </w:rPr>
            </w:pPr>
            <w:r w:rsidRPr="00514E03">
              <w:rPr>
                <w:szCs w:val="24"/>
              </w:rPr>
              <w:t>Inverse dengan AdalahAtributTari</w:t>
            </w:r>
          </w:p>
        </w:tc>
      </w:tr>
      <w:tr w:rsidR="00DB1BA7" w:rsidRPr="00514E03" w14:paraId="2ED92CD3" w14:textId="77777777" w:rsidTr="00B95BB7">
        <w:trPr>
          <w:jc w:val="center"/>
        </w:trPr>
        <w:tc>
          <w:tcPr>
            <w:tcW w:w="562" w:type="dxa"/>
          </w:tcPr>
          <w:p w14:paraId="27128940" w14:textId="77777777" w:rsidR="00DB1BA7" w:rsidRPr="00514E03" w:rsidRDefault="00DB1BA7" w:rsidP="00862CDD">
            <w:pPr>
              <w:pStyle w:val="IsiSubBab"/>
              <w:ind w:firstLine="0"/>
              <w:jc w:val="center"/>
              <w:rPr>
                <w:b/>
                <w:szCs w:val="24"/>
              </w:rPr>
            </w:pPr>
            <w:r w:rsidRPr="00514E03">
              <w:rPr>
                <w:b/>
                <w:szCs w:val="24"/>
              </w:rPr>
              <w:t>18</w:t>
            </w:r>
          </w:p>
        </w:tc>
        <w:tc>
          <w:tcPr>
            <w:tcW w:w="1980" w:type="dxa"/>
          </w:tcPr>
          <w:p w14:paraId="0D282742" w14:textId="77777777" w:rsidR="00DB1BA7" w:rsidRPr="00514E03" w:rsidRDefault="00DB1BA7" w:rsidP="00862CDD">
            <w:pPr>
              <w:pStyle w:val="IsiSubBab"/>
              <w:ind w:firstLine="0"/>
              <w:rPr>
                <w:szCs w:val="24"/>
              </w:rPr>
            </w:pPr>
            <w:r w:rsidRPr="00514E03">
              <w:rPr>
                <w:szCs w:val="24"/>
              </w:rPr>
              <w:t>MerupakanDaerahAsal</w:t>
            </w:r>
          </w:p>
        </w:tc>
        <w:tc>
          <w:tcPr>
            <w:tcW w:w="1639" w:type="dxa"/>
          </w:tcPr>
          <w:p w14:paraId="5876BBA2" w14:textId="77777777" w:rsidR="00DB1BA7" w:rsidRPr="00514E03" w:rsidRDefault="00DB1BA7" w:rsidP="00862CDD">
            <w:pPr>
              <w:pStyle w:val="IsiSubBab"/>
              <w:ind w:firstLine="0"/>
              <w:rPr>
                <w:szCs w:val="24"/>
              </w:rPr>
            </w:pPr>
            <w:r w:rsidRPr="00514E03">
              <w:rPr>
                <w:szCs w:val="24"/>
              </w:rPr>
              <w:t>District</w:t>
            </w:r>
          </w:p>
          <w:p w14:paraId="5E091994" w14:textId="77777777" w:rsidR="00DB1BA7" w:rsidRPr="00514E03" w:rsidRDefault="00DB1BA7" w:rsidP="00862CDD">
            <w:pPr>
              <w:pStyle w:val="IsiSubBab"/>
              <w:ind w:firstLine="0"/>
              <w:rPr>
                <w:szCs w:val="24"/>
              </w:rPr>
            </w:pPr>
            <w:r w:rsidRPr="00514E03">
              <w:rPr>
                <w:szCs w:val="24"/>
              </w:rPr>
              <w:t>CapitalCity</w:t>
            </w:r>
          </w:p>
        </w:tc>
        <w:tc>
          <w:tcPr>
            <w:tcW w:w="1639" w:type="dxa"/>
          </w:tcPr>
          <w:p w14:paraId="1E2739E7" w14:textId="77777777" w:rsidR="00DB1BA7" w:rsidRPr="00514E03" w:rsidRDefault="00DB1BA7" w:rsidP="00862CDD">
            <w:pPr>
              <w:pStyle w:val="IsiSubBab"/>
              <w:ind w:firstLine="0"/>
              <w:rPr>
                <w:szCs w:val="24"/>
              </w:rPr>
            </w:pPr>
            <w:r w:rsidRPr="00514E03">
              <w:rPr>
                <w:szCs w:val="24"/>
              </w:rPr>
              <w:t>NamaTarian</w:t>
            </w:r>
          </w:p>
        </w:tc>
        <w:tc>
          <w:tcPr>
            <w:tcW w:w="2107" w:type="dxa"/>
          </w:tcPr>
          <w:p w14:paraId="61E5256A" w14:textId="77777777" w:rsidR="00DB1BA7" w:rsidRPr="00514E03" w:rsidRDefault="00DB1BA7" w:rsidP="00862CDD">
            <w:pPr>
              <w:pStyle w:val="IsiSubBab"/>
              <w:ind w:firstLine="0"/>
              <w:rPr>
                <w:szCs w:val="24"/>
              </w:rPr>
            </w:pPr>
            <w:r w:rsidRPr="00514E03">
              <w:rPr>
                <w:szCs w:val="24"/>
              </w:rPr>
              <w:t>Inverse dengan BerasalDari</w:t>
            </w:r>
          </w:p>
        </w:tc>
      </w:tr>
      <w:tr w:rsidR="00DB1BA7" w:rsidRPr="00514E03" w14:paraId="54FEFD27" w14:textId="77777777" w:rsidTr="00B95BB7">
        <w:trPr>
          <w:jc w:val="center"/>
        </w:trPr>
        <w:tc>
          <w:tcPr>
            <w:tcW w:w="562" w:type="dxa"/>
          </w:tcPr>
          <w:p w14:paraId="5C9961E8" w14:textId="77777777" w:rsidR="00DB1BA7" w:rsidRPr="00514E03" w:rsidRDefault="00DB1BA7" w:rsidP="00862CDD">
            <w:pPr>
              <w:pStyle w:val="IsiSubBab"/>
              <w:ind w:firstLine="0"/>
              <w:jc w:val="center"/>
              <w:rPr>
                <w:b/>
                <w:szCs w:val="24"/>
              </w:rPr>
            </w:pPr>
            <w:r w:rsidRPr="00514E03">
              <w:rPr>
                <w:b/>
                <w:szCs w:val="24"/>
              </w:rPr>
              <w:t>19</w:t>
            </w:r>
          </w:p>
        </w:tc>
        <w:tc>
          <w:tcPr>
            <w:tcW w:w="1980" w:type="dxa"/>
          </w:tcPr>
          <w:p w14:paraId="034DF786" w14:textId="77777777" w:rsidR="00DB1BA7" w:rsidRPr="00514E03" w:rsidRDefault="00DB1BA7" w:rsidP="00862CDD">
            <w:pPr>
              <w:pStyle w:val="IsiSubBab"/>
              <w:ind w:firstLine="0"/>
              <w:rPr>
                <w:szCs w:val="24"/>
              </w:rPr>
            </w:pPr>
            <w:r w:rsidRPr="00514E03">
              <w:rPr>
                <w:szCs w:val="24"/>
              </w:rPr>
              <w:t>MerupakanJenisTari</w:t>
            </w:r>
          </w:p>
        </w:tc>
        <w:tc>
          <w:tcPr>
            <w:tcW w:w="1639" w:type="dxa"/>
          </w:tcPr>
          <w:p w14:paraId="611D74EB" w14:textId="77777777" w:rsidR="00DB1BA7" w:rsidRPr="00514E03" w:rsidRDefault="00DB1BA7" w:rsidP="00862CDD">
            <w:pPr>
              <w:pStyle w:val="IsiSubBab"/>
              <w:ind w:firstLine="0"/>
              <w:rPr>
                <w:szCs w:val="24"/>
              </w:rPr>
            </w:pPr>
            <w:r w:rsidRPr="00514E03">
              <w:rPr>
                <w:szCs w:val="24"/>
              </w:rPr>
              <w:t>NamaTarian</w:t>
            </w:r>
          </w:p>
        </w:tc>
        <w:tc>
          <w:tcPr>
            <w:tcW w:w="1639" w:type="dxa"/>
          </w:tcPr>
          <w:p w14:paraId="421B3FC7" w14:textId="77777777" w:rsidR="00DB1BA7" w:rsidRPr="00514E03" w:rsidRDefault="00DB1BA7" w:rsidP="00862CDD">
            <w:pPr>
              <w:pStyle w:val="IsiSubBab"/>
              <w:ind w:firstLine="0"/>
              <w:rPr>
                <w:szCs w:val="24"/>
              </w:rPr>
            </w:pPr>
            <w:r w:rsidRPr="00514E03">
              <w:rPr>
                <w:szCs w:val="24"/>
              </w:rPr>
              <w:t>JenisTari</w:t>
            </w:r>
          </w:p>
        </w:tc>
        <w:tc>
          <w:tcPr>
            <w:tcW w:w="2107" w:type="dxa"/>
          </w:tcPr>
          <w:p w14:paraId="2A6A8F0F" w14:textId="77777777" w:rsidR="00DB1BA7" w:rsidRPr="00514E03" w:rsidRDefault="00DB1BA7" w:rsidP="00862CDD">
            <w:pPr>
              <w:pStyle w:val="IsiSubBab"/>
              <w:ind w:firstLine="0"/>
              <w:rPr>
                <w:szCs w:val="24"/>
              </w:rPr>
            </w:pPr>
            <w:r w:rsidRPr="00514E03">
              <w:rPr>
                <w:szCs w:val="24"/>
              </w:rPr>
              <w:t>Inverse dengan AdalahCiriDari</w:t>
            </w:r>
          </w:p>
        </w:tc>
      </w:tr>
      <w:tr w:rsidR="00DB1BA7" w:rsidRPr="00514E03" w14:paraId="4B56900E" w14:textId="77777777" w:rsidTr="00B95BB7">
        <w:trPr>
          <w:jc w:val="center"/>
        </w:trPr>
        <w:tc>
          <w:tcPr>
            <w:tcW w:w="562" w:type="dxa"/>
          </w:tcPr>
          <w:p w14:paraId="55429EAD" w14:textId="77777777" w:rsidR="00DB1BA7" w:rsidRPr="00514E03" w:rsidRDefault="00DB1BA7" w:rsidP="00862CDD">
            <w:pPr>
              <w:pStyle w:val="IsiSubBab"/>
              <w:ind w:firstLine="0"/>
              <w:jc w:val="center"/>
              <w:rPr>
                <w:b/>
                <w:szCs w:val="24"/>
              </w:rPr>
            </w:pPr>
            <w:r w:rsidRPr="00514E03">
              <w:rPr>
                <w:b/>
                <w:szCs w:val="24"/>
              </w:rPr>
              <w:t>20</w:t>
            </w:r>
          </w:p>
        </w:tc>
        <w:tc>
          <w:tcPr>
            <w:tcW w:w="1980" w:type="dxa"/>
          </w:tcPr>
          <w:p w14:paraId="77CE470F" w14:textId="77777777" w:rsidR="00DB1BA7" w:rsidRPr="00514E03" w:rsidRDefault="00DB1BA7" w:rsidP="00862CDD">
            <w:pPr>
              <w:pStyle w:val="IsiSubBab"/>
              <w:ind w:firstLine="0"/>
              <w:rPr>
                <w:szCs w:val="24"/>
              </w:rPr>
            </w:pPr>
            <w:r w:rsidRPr="00514E03">
              <w:rPr>
                <w:szCs w:val="24"/>
              </w:rPr>
              <w:t>MunculAntaraTahun</w:t>
            </w:r>
          </w:p>
        </w:tc>
        <w:tc>
          <w:tcPr>
            <w:tcW w:w="1639" w:type="dxa"/>
          </w:tcPr>
          <w:p w14:paraId="3F890016" w14:textId="77777777" w:rsidR="00DB1BA7" w:rsidRPr="00514E03" w:rsidRDefault="00DB1BA7" w:rsidP="00862CDD">
            <w:pPr>
              <w:pStyle w:val="IsiSubBab"/>
              <w:ind w:firstLine="0"/>
              <w:rPr>
                <w:szCs w:val="24"/>
              </w:rPr>
            </w:pPr>
            <w:r w:rsidRPr="00514E03">
              <w:rPr>
                <w:szCs w:val="24"/>
              </w:rPr>
              <w:t>NamaTarian</w:t>
            </w:r>
          </w:p>
        </w:tc>
        <w:tc>
          <w:tcPr>
            <w:tcW w:w="1639" w:type="dxa"/>
          </w:tcPr>
          <w:p w14:paraId="05D52CBA" w14:textId="77777777" w:rsidR="00DB1BA7" w:rsidRPr="00514E03" w:rsidRDefault="00DB1BA7" w:rsidP="00862CDD">
            <w:pPr>
              <w:pStyle w:val="IsiSubBab"/>
              <w:ind w:firstLine="0"/>
              <w:rPr>
                <w:szCs w:val="24"/>
              </w:rPr>
            </w:pPr>
            <w:r w:rsidRPr="00514E03">
              <w:rPr>
                <w:szCs w:val="24"/>
              </w:rPr>
              <w:t>PraticesPeriod</w:t>
            </w:r>
          </w:p>
        </w:tc>
        <w:tc>
          <w:tcPr>
            <w:tcW w:w="2107" w:type="dxa"/>
          </w:tcPr>
          <w:p w14:paraId="5E21A227" w14:textId="77777777" w:rsidR="00DB1BA7" w:rsidRPr="00514E03" w:rsidRDefault="00DB1BA7" w:rsidP="00862CDD">
            <w:pPr>
              <w:pStyle w:val="IsiSubBab"/>
              <w:ind w:firstLine="0"/>
              <w:rPr>
                <w:szCs w:val="24"/>
              </w:rPr>
            </w:pPr>
            <w:r w:rsidRPr="00514E03">
              <w:rPr>
                <w:szCs w:val="24"/>
              </w:rPr>
              <w:t>Inverse dengan AdalahTahunKemunculan</w:t>
            </w:r>
          </w:p>
        </w:tc>
      </w:tr>
    </w:tbl>
    <w:p w14:paraId="4593E292" w14:textId="77777777" w:rsidR="00DB1BA7" w:rsidRDefault="00DB1BA7" w:rsidP="00DB1BA7">
      <w:pPr>
        <w:jc w:val="center"/>
        <w:rPr>
          <w:rFonts w:ascii="Times New Roman" w:hAnsi="Times New Roman" w:cs="Times New Roman"/>
          <w:b/>
          <w:sz w:val="24"/>
          <w:szCs w:val="24"/>
        </w:rPr>
      </w:pPr>
    </w:p>
    <w:p w14:paraId="232856D4" w14:textId="77777777" w:rsidR="00DB1BA7" w:rsidRDefault="00DB1BA7">
      <w:pPr>
        <w:rPr>
          <w:rFonts w:ascii="Times New Roman" w:hAnsi="Times New Roman" w:cs="Times New Roman"/>
          <w:b/>
          <w:sz w:val="24"/>
          <w:szCs w:val="24"/>
        </w:rPr>
      </w:pPr>
      <w:r>
        <w:rPr>
          <w:rFonts w:ascii="Times New Roman" w:hAnsi="Times New Roman" w:cs="Times New Roman"/>
          <w:b/>
          <w:sz w:val="24"/>
          <w:szCs w:val="24"/>
        </w:rPr>
        <w:br w:type="page"/>
      </w:r>
    </w:p>
    <w:p w14:paraId="33CD476C" w14:textId="5D7D18AC" w:rsidR="00C8458F" w:rsidRPr="00514E03" w:rsidRDefault="00DB1BA7" w:rsidP="00C8458F">
      <w:pPr>
        <w:pStyle w:val="ListParagraph"/>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LAMPIRAN 3</w:t>
      </w:r>
    </w:p>
    <w:p w14:paraId="060FE092" w14:textId="591BC9DD" w:rsidR="00A06ADC" w:rsidRPr="00514E03" w:rsidRDefault="00A06ADC" w:rsidP="00C8458F">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HASIL PENGUJIAN </w:t>
      </w:r>
      <w:r w:rsidRPr="00514E03">
        <w:rPr>
          <w:rFonts w:ascii="Times New Roman" w:hAnsi="Times New Roman" w:cs="Times New Roman"/>
          <w:b/>
          <w:i/>
          <w:sz w:val="24"/>
          <w:szCs w:val="24"/>
        </w:rPr>
        <w:t>TECHNOLOGY ACCEPTANCE MODEL</w:t>
      </w:r>
      <w:r w:rsidRPr="00514E03">
        <w:rPr>
          <w:rFonts w:ascii="Times New Roman" w:hAnsi="Times New Roman" w:cs="Times New Roman"/>
          <w:b/>
          <w:sz w:val="24"/>
          <w:szCs w:val="24"/>
        </w:rPr>
        <w:t xml:space="preserve"> (TAM) DAN PENGUKURAN KUALITAS</w:t>
      </w:r>
    </w:p>
    <w:p w14:paraId="1A1BFE53" w14:textId="3518DDDC" w:rsidR="00A06ADC" w:rsidRPr="00514E03" w:rsidRDefault="00A06ADC" w:rsidP="00862CDD">
      <w:pPr>
        <w:pStyle w:val="ListParagraph"/>
        <w:spacing w:after="0" w:line="360" w:lineRule="auto"/>
        <w:ind w:left="0"/>
        <w:jc w:val="center"/>
        <w:rPr>
          <w:rFonts w:ascii="Times New Roman" w:hAnsi="Times New Roman" w:cs="Times New Roman"/>
          <w:b/>
          <w:sz w:val="24"/>
          <w:szCs w:val="24"/>
        </w:rPr>
      </w:pPr>
    </w:p>
    <w:p w14:paraId="6C02148A" w14:textId="77777777" w:rsidR="00A06ADC" w:rsidRPr="00514E03" w:rsidRDefault="00A06ADC" w:rsidP="00862CDD">
      <w:pPr>
        <w:pStyle w:val="Caption"/>
        <w:keepNext/>
        <w:rPr>
          <w:b/>
          <w:lang w:val="en-US"/>
        </w:rPr>
      </w:pPr>
      <w:r w:rsidRPr="00514E03">
        <w:rPr>
          <w:b/>
        </w:rPr>
        <w:t xml:space="preserve">Tabel </w:t>
      </w:r>
      <w:r w:rsidRPr="00514E03">
        <w:rPr>
          <w:b/>
          <w:lang w:val="en-US"/>
        </w:rPr>
        <w:t>Data Nilai Ekspetasi</w:t>
      </w:r>
    </w:p>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579"/>
        <w:gridCol w:w="2693"/>
      </w:tblGrid>
      <w:tr w:rsidR="00A06ADC" w:rsidRPr="00514E03" w14:paraId="049B1462" w14:textId="77777777" w:rsidTr="00A06ADC">
        <w:trPr>
          <w:trHeight w:val="290"/>
          <w:jc w:val="center"/>
        </w:trPr>
        <w:tc>
          <w:tcPr>
            <w:tcW w:w="960" w:type="dxa"/>
            <w:shd w:val="clear" w:color="auto" w:fill="auto"/>
            <w:noWrap/>
            <w:vAlign w:val="center"/>
            <w:hideMark/>
          </w:tcPr>
          <w:p w14:paraId="26DAE7B2" w14:textId="77777777" w:rsidR="00A06ADC" w:rsidRPr="00514E03" w:rsidRDefault="00A06ADC"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lang w:val="en-ID"/>
              </w:rPr>
              <w:t>No</w:t>
            </w:r>
          </w:p>
        </w:tc>
        <w:tc>
          <w:tcPr>
            <w:tcW w:w="2579" w:type="dxa"/>
            <w:shd w:val="clear" w:color="auto" w:fill="auto"/>
            <w:noWrap/>
            <w:vAlign w:val="center"/>
            <w:hideMark/>
          </w:tcPr>
          <w:p w14:paraId="36F7715B" w14:textId="77777777" w:rsidR="00A06ADC" w:rsidRPr="00514E03" w:rsidRDefault="00A06ADC"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lang w:val="en-ID"/>
              </w:rPr>
              <w:t xml:space="preserve">Nilai Ekspetasi (E) </w:t>
            </w:r>
            <w:r w:rsidRPr="00514E03">
              <w:rPr>
                <w:rFonts w:ascii="Times New Roman" w:eastAsia="Times New Roman" w:hAnsi="Times New Roman" w:cs="Times New Roman"/>
                <w:i/>
                <w:iCs/>
                <w:color w:val="000000"/>
                <w:sz w:val="24"/>
                <w:szCs w:val="24"/>
                <w:lang w:val="en-ID"/>
              </w:rPr>
              <w:t>Perceived Usefulnes</w:t>
            </w:r>
          </w:p>
        </w:tc>
        <w:tc>
          <w:tcPr>
            <w:tcW w:w="2693" w:type="dxa"/>
            <w:shd w:val="clear" w:color="auto" w:fill="auto"/>
            <w:noWrap/>
            <w:vAlign w:val="center"/>
            <w:hideMark/>
          </w:tcPr>
          <w:p w14:paraId="4DC473CB" w14:textId="77777777" w:rsidR="00A06ADC" w:rsidRPr="00514E03" w:rsidRDefault="00A06ADC"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lang w:val="en-ID"/>
              </w:rPr>
              <w:t xml:space="preserve">Nilai Ekspetasi (E) </w:t>
            </w:r>
            <w:r w:rsidRPr="00514E03">
              <w:rPr>
                <w:rFonts w:ascii="Times New Roman" w:eastAsia="Times New Roman" w:hAnsi="Times New Roman" w:cs="Times New Roman"/>
                <w:i/>
                <w:iCs/>
                <w:color w:val="000000"/>
                <w:sz w:val="24"/>
                <w:szCs w:val="24"/>
                <w:lang w:val="en-ID"/>
              </w:rPr>
              <w:t>Perceived Ease Of Use</w:t>
            </w:r>
          </w:p>
        </w:tc>
      </w:tr>
      <w:tr w:rsidR="00A06ADC" w:rsidRPr="00514E03" w14:paraId="64116D88" w14:textId="77777777" w:rsidTr="00A06ADC">
        <w:trPr>
          <w:trHeight w:val="300"/>
          <w:jc w:val="center"/>
        </w:trPr>
        <w:tc>
          <w:tcPr>
            <w:tcW w:w="960" w:type="dxa"/>
            <w:shd w:val="clear" w:color="auto" w:fill="auto"/>
            <w:noWrap/>
            <w:vAlign w:val="bottom"/>
            <w:hideMark/>
          </w:tcPr>
          <w:p w14:paraId="4C699AB7"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w:t>
            </w:r>
          </w:p>
        </w:tc>
        <w:tc>
          <w:tcPr>
            <w:tcW w:w="2579" w:type="dxa"/>
            <w:shd w:val="clear" w:color="auto" w:fill="auto"/>
            <w:noWrap/>
            <w:vAlign w:val="bottom"/>
            <w:hideMark/>
          </w:tcPr>
          <w:p w14:paraId="0A613148"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4DAC3F9E"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160F99BD" w14:textId="77777777" w:rsidTr="00A06ADC">
        <w:trPr>
          <w:trHeight w:val="300"/>
          <w:jc w:val="center"/>
        </w:trPr>
        <w:tc>
          <w:tcPr>
            <w:tcW w:w="960" w:type="dxa"/>
            <w:shd w:val="clear" w:color="auto" w:fill="auto"/>
            <w:noWrap/>
            <w:vAlign w:val="bottom"/>
            <w:hideMark/>
          </w:tcPr>
          <w:p w14:paraId="0BA3F225"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w:t>
            </w:r>
          </w:p>
        </w:tc>
        <w:tc>
          <w:tcPr>
            <w:tcW w:w="2579" w:type="dxa"/>
            <w:shd w:val="clear" w:color="auto" w:fill="auto"/>
            <w:noWrap/>
            <w:vAlign w:val="bottom"/>
            <w:hideMark/>
          </w:tcPr>
          <w:p w14:paraId="2B8D32F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62E8BFB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10D16BC4" w14:textId="77777777" w:rsidTr="00A06ADC">
        <w:trPr>
          <w:trHeight w:val="300"/>
          <w:jc w:val="center"/>
        </w:trPr>
        <w:tc>
          <w:tcPr>
            <w:tcW w:w="960" w:type="dxa"/>
            <w:shd w:val="clear" w:color="auto" w:fill="auto"/>
            <w:noWrap/>
            <w:vAlign w:val="bottom"/>
            <w:hideMark/>
          </w:tcPr>
          <w:p w14:paraId="6F899B5C"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w:t>
            </w:r>
          </w:p>
        </w:tc>
        <w:tc>
          <w:tcPr>
            <w:tcW w:w="2579" w:type="dxa"/>
            <w:shd w:val="clear" w:color="auto" w:fill="auto"/>
            <w:noWrap/>
            <w:vAlign w:val="bottom"/>
            <w:hideMark/>
          </w:tcPr>
          <w:p w14:paraId="0D19FF01"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3958701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4D2EFDF4" w14:textId="77777777" w:rsidTr="00A06ADC">
        <w:trPr>
          <w:trHeight w:val="300"/>
          <w:jc w:val="center"/>
        </w:trPr>
        <w:tc>
          <w:tcPr>
            <w:tcW w:w="960" w:type="dxa"/>
            <w:shd w:val="clear" w:color="auto" w:fill="auto"/>
            <w:noWrap/>
            <w:vAlign w:val="bottom"/>
            <w:hideMark/>
          </w:tcPr>
          <w:p w14:paraId="4D1FFB45"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4</w:t>
            </w:r>
          </w:p>
        </w:tc>
        <w:tc>
          <w:tcPr>
            <w:tcW w:w="2579" w:type="dxa"/>
            <w:shd w:val="clear" w:color="auto" w:fill="auto"/>
            <w:noWrap/>
            <w:vAlign w:val="bottom"/>
            <w:hideMark/>
          </w:tcPr>
          <w:p w14:paraId="5EF7615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535DB67F"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45FA28D6" w14:textId="77777777" w:rsidTr="00A06ADC">
        <w:trPr>
          <w:trHeight w:val="300"/>
          <w:jc w:val="center"/>
        </w:trPr>
        <w:tc>
          <w:tcPr>
            <w:tcW w:w="960" w:type="dxa"/>
            <w:shd w:val="clear" w:color="auto" w:fill="auto"/>
            <w:noWrap/>
            <w:vAlign w:val="bottom"/>
            <w:hideMark/>
          </w:tcPr>
          <w:p w14:paraId="1ED14EFC"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5</w:t>
            </w:r>
          </w:p>
        </w:tc>
        <w:tc>
          <w:tcPr>
            <w:tcW w:w="2579" w:type="dxa"/>
            <w:shd w:val="clear" w:color="auto" w:fill="auto"/>
            <w:noWrap/>
            <w:vAlign w:val="bottom"/>
            <w:hideMark/>
          </w:tcPr>
          <w:p w14:paraId="5ECFEF1D"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6A151602"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52B2741C" w14:textId="77777777" w:rsidTr="00A06ADC">
        <w:trPr>
          <w:trHeight w:val="300"/>
          <w:jc w:val="center"/>
        </w:trPr>
        <w:tc>
          <w:tcPr>
            <w:tcW w:w="960" w:type="dxa"/>
            <w:shd w:val="clear" w:color="auto" w:fill="auto"/>
            <w:noWrap/>
            <w:vAlign w:val="bottom"/>
            <w:hideMark/>
          </w:tcPr>
          <w:p w14:paraId="28FD78FA"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6</w:t>
            </w:r>
          </w:p>
        </w:tc>
        <w:tc>
          <w:tcPr>
            <w:tcW w:w="2579" w:type="dxa"/>
            <w:shd w:val="clear" w:color="auto" w:fill="auto"/>
            <w:noWrap/>
            <w:vAlign w:val="bottom"/>
            <w:hideMark/>
          </w:tcPr>
          <w:p w14:paraId="1F16E37E"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4C2215FD"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14E4618" w14:textId="77777777" w:rsidTr="00A06ADC">
        <w:trPr>
          <w:trHeight w:val="300"/>
          <w:jc w:val="center"/>
        </w:trPr>
        <w:tc>
          <w:tcPr>
            <w:tcW w:w="960" w:type="dxa"/>
            <w:shd w:val="clear" w:color="auto" w:fill="auto"/>
            <w:noWrap/>
            <w:vAlign w:val="bottom"/>
            <w:hideMark/>
          </w:tcPr>
          <w:p w14:paraId="231D30EA"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7</w:t>
            </w:r>
          </w:p>
        </w:tc>
        <w:tc>
          <w:tcPr>
            <w:tcW w:w="2579" w:type="dxa"/>
            <w:shd w:val="clear" w:color="auto" w:fill="auto"/>
            <w:noWrap/>
            <w:vAlign w:val="bottom"/>
            <w:hideMark/>
          </w:tcPr>
          <w:p w14:paraId="31EA333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00BB6CEC"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5D9AA3F2" w14:textId="77777777" w:rsidTr="00A06ADC">
        <w:trPr>
          <w:trHeight w:val="300"/>
          <w:jc w:val="center"/>
        </w:trPr>
        <w:tc>
          <w:tcPr>
            <w:tcW w:w="960" w:type="dxa"/>
            <w:shd w:val="clear" w:color="auto" w:fill="auto"/>
            <w:noWrap/>
            <w:vAlign w:val="bottom"/>
            <w:hideMark/>
          </w:tcPr>
          <w:p w14:paraId="22E3CE94"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8</w:t>
            </w:r>
          </w:p>
        </w:tc>
        <w:tc>
          <w:tcPr>
            <w:tcW w:w="2579" w:type="dxa"/>
            <w:shd w:val="clear" w:color="auto" w:fill="auto"/>
            <w:noWrap/>
            <w:vAlign w:val="bottom"/>
            <w:hideMark/>
          </w:tcPr>
          <w:p w14:paraId="1878CA2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6CF0668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6752FC66" w14:textId="77777777" w:rsidTr="00A06ADC">
        <w:trPr>
          <w:trHeight w:val="300"/>
          <w:jc w:val="center"/>
        </w:trPr>
        <w:tc>
          <w:tcPr>
            <w:tcW w:w="960" w:type="dxa"/>
            <w:shd w:val="clear" w:color="auto" w:fill="auto"/>
            <w:noWrap/>
            <w:vAlign w:val="bottom"/>
            <w:hideMark/>
          </w:tcPr>
          <w:p w14:paraId="10905B0D"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9</w:t>
            </w:r>
          </w:p>
        </w:tc>
        <w:tc>
          <w:tcPr>
            <w:tcW w:w="2579" w:type="dxa"/>
            <w:shd w:val="clear" w:color="auto" w:fill="auto"/>
            <w:noWrap/>
            <w:vAlign w:val="bottom"/>
            <w:hideMark/>
          </w:tcPr>
          <w:p w14:paraId="0D01B6ED"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15D3543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2A992D86" w14:textId="77777777" w:rsidTr="00A06ADC">
        <w:trPr>
          <w:trHeight w:val="300"/>
          <w:jc w:val="center"/>
        </w:trPr>
        <w:tc>
          <w:tcPr>
            <w:tcW w:w="960" w:type="dxa"/>
            <w:shd w:val="clear" w:color="auto" w:fill="auto"/>
            <w:noWrap/>
            <w:vAlign w:val="bottom"/>
            <w:hideMark/>
          </w:tcPr>
          <w:p w14:paraId="75A9D242"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10</w:t>
            </w:r>
          </w:p>
        </w:tc>
        <w:tc>
          <w:tcPr>
            <w:tcW w:w="2579" w:type="dxa"/>
            <w:shd w:val="clear" w:color="auto" w:fill="auto"/>
            <w:noWrap/>
            <w:vAlign w:val="bottom"/>
            <w:hideMark/>
          </w:tcPr>
          <w:p w14:paraId="0EF41BD3"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45DC2C38"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73078AC8" w14:textId="77777777" w:rsidTr="00A06ADC">
        <w:trPr>
          <w:trHeight w:val="300"/>
          <w:jc w:val="center"/>
        </w:trPr>
        <w:tc>
          <w:tcPr>
            <w:tcW w:w="960" w:type="dxa"/>
            <w:shd w:val="clear" w:color="auto" w:fill="auto"/>
            <w:noWrap/>
            <w:vAlign w:val="bottom"/>
            <w:hideMark/>
          </w:tcPr>
          <w:p w14:paraId="5174249A"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11</w:t>
            </w:r>
          </w:p>
        </w:tc>
        <w:tc>
          <w:tcPr>
            <w:tcW w:w="2579" w:type="dxa"/>
            <w:shd w:val="clear" w:color="auto" w:fill="auto"/>
            <w:noWrap/>
            <w:vAlign w:val="bottom"/>
            <w:hideMark/>
          </w:tcPr>
          <w:p w14:paraId="6FAD0740"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5BFC2440"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AB0FB4D" w14:textId="77777777" w:rsidTr="00A06ADC">
        <w:trPr>
          <w:trHeight w:val="300"/>
          <w:jc w:val="center"/>
        </w:trPr>
        <w:tc>
          <w:tcPr>
            <w:tcW w:w="960" w:type="dxa"/>
            <w:shd w:val="clear" w:color="auto" w:fill="auto"/>
            <w:noWrap/>
            <w:vAlign w:val="bottom"/>
            <w:hideMark/>
          </w:tcPr>
          <w:p w14:paraId="03640B34"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12</w:t>
            </w:r>
          </w:p>
        </w:tc>
        <w:tc>
          <w:tcPr>
            <w:tcW w:w="2579" w:type="dxa"/>
            <w:shd w:val="clear" w:color="auto" w:fill="auto"/>
            <w:noWrap/>
            <w:vAlign w:val="bottom"/>
            <w:hideMark/>
          </w:tcPr>
          <w:p w14:paraId="300E76C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35EF5C3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5DCD98D5" w14:textId="77777777" w:rsidTr="00A06ADC">
        <w:trPr>
          <w:trHeight w:val="300"/>
          <w:jc w:val="center"/>
        </w:trPr>
        <w:tc>
          <w:tcPr>
            <w:tcW w:w="960" w:type="dxa"/>
            <w:shd w:val="clear" w:color="auto" w:fill="auto"/>
            <w:noWrap/>
            <w:vAlign w:val="bottom"/>
            <w:hideMark/>
          </w:tcPr>
          <w:p w14:paraId="32A58C98"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13</w:t>
            </w:r>
          </w:p>
        </w:tc>
        <w:tc>
          <w:tcPr>
            <w:tcW w:w="2579" w:type="dxa"/>
            <w:shd w:val="clear" w:color="auto" w:fill="auto"/>
            <w:noWrap/>
            <w:vAlign w:val="bottom"/>
            <w:hideMark/>
          </w:tcPr>
          <w:p w14:paraId="140F71F9"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2F940D43"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7BBE57FF" w14:textId="77777777" w:rsidTr="00A06ADC">
        <w:trPr>
          <w:trHeight w:val="300"/>
          <w:jc w:val="center"/>
        </w:trPr>
        <w:tc>
          <w:tcPr>
            <w:tcW w:w="960" w:type="dxa"/>
            <w:shd w:val="clear" w:color="auto" w:fill="auto"/>
            <w:noWrap/>
            <w:vAlign w:val="bottom"/>
            <w:hideMark/>
          </w:tcPr>
          <w:p w14:paraId="336D06E3"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14</w:t>
            </w:r>
          </w:p>
        </w:tc>
        <w:tc>
          <w:tcPr>
            <w:tcW w:w="2579" w:type="dxa"/>
            <w:shd w:val="clear" w:color="auto" w:fill="auto"/>
            <w:noWrap/>
            <w:vAlign w:val="bottom"/>
            <w:hideMark/>
          </w:tcPr>
          <w:p w14:paraId="78ADEE5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439D11BD"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04B9E09A" w14:textId="77777777" w:rsidTr="00A06ADC">
        <w:trPr>
          <w:trHeight w:val="300"/>
          <w:jc w:val="center"/>
        </w:trPr>
        <w:tc>
          <w:tcPr>
            <w:tcW w:w="960" w:type="dxa"/>
            <w:shd w:val="clear" w:color="auto" w:fill="auto"/>
            <w:noWrap/>
            <w:vAlign w:val="bottom"/>
            <w:hideMark/>
          </w:tcPr>
          <w:p w14:paraId="5042D7C2"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15</w:t>
            </w:r>
          </w:p>
        </w:tc>
        <w:tc>
          <w:tcPr>
            <w:tcW w:w="2579" w:type="dxa"/>
            <w:shd w:val="clear" w:color="auto" w:fill="auto"/>
            <w:noWrap/>
            <w:vAlign w:val="bottom"/>
            <w:hideMark/>
          </w:tcPr>
          <w:p w14:paraId="2F5C0CB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796076C8"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0BF8EA7C" w14:textId="77777777" w:rsidTr="00A06ADC">
        <w:trPr>
          <w:trHeight w:val="300"/>
          <w:jc w:val="center"/>
        </w:trPr>
        <w:tc>
          <w:tcPr>
            <w:tcW w:w="960" w:type="dxa"/>
            <w:shd w:val="clear" w:color="auto" w:fill="auto"/>
            <w:noWrap/>
            <w:vAlign w:val="bottom"/>
            <w:hideMark/>
          </w:tcPr>
          <w:p w14:paraId="69EA36DB"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16</w:t>
            </w:r>
          </w:p>
        </w:tc>
        <w:tc>
          <w:tcPr>
            <w:tcW w:w="2579" w:type="dxa"/>
            <w:shd w:val="clear" w:color="auto" w:fill="auto"/>
            <w:noWrap/>
            <w:vAlign w:val="bottom"/>
            <w:hideMark/>
          </w:tcPr>
          <w:p w14:paraId="5947514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005722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34ECE36D" w14:textId="77777777" w:rsidTr="00A06ADC">
        <w:trPr>
          <w:trHeight w:val="300"/>
          <w:jc w:val="center"/>
        </w:trPr>
        <w:tc>
          <w:tcPr>
            <w:tcW w:w="960" w:type="dxa"/>
            <w:shd w:val="clear" w:color="auto" w:fill="auto"/>
            <w:noWrap/>
            <w:vAlign w:val="bottom"/>
            <w:hideMark/>
          </w:tcPr>
          <w:p w14:paraId="67483FE1"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17</w:t>
            </w:r>
          </w:p>
        </w:tc>
        <w:tc>
          <w:tcPr>
            <w:tcW w:w="2579" w:type="dxa"/>
            <w:shd w:val="clear" w:color="auto" w:fill="auto"/>
            <w:noWrap/>
            <w:vAlign w:val="bottom"/>
            <w:hideMark/>
          </w:tcPr>
          <w:p w14:paraId="59C79AB7"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5987419C"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82BB951" w14:textId="77777777" w:rsidTr="00A06ADC">
        <w:trPr>
          <w:trHeight w:val="300"/>
          <w:jc w:val="center"/>
        </w:trPr>
        <w:tc>
          <w:tcPr>
            <w:tcW w:w="960" w:type="dxa"/>
            <w:shd w:val="clear" w:color="auto" w:fill="auto"/>
            <w:noWrap/>
            <w:vAlign w:val="bottom"/>
            <w:hideMark/>
          </w:tcPr>
          <w:p w14:paraId="7EDD99B2"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18</w:t>
            </w:r>
          </w:p>
        </w:tc>
        <w:tc>
          <w:tcPr>
            <w:tcW w:w="2579" w:type="dxa"/>
            <w:shd w:val="clear" w:color="auto" w:fill="auto"/>
            <w:noWrap/>
            <w:vAlign w:val="bottom"/>
            <w:hideMark/>
          </w:tcPr>
          <w:p w14:paraId="165E3E59"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388A996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78129B2A" w14:textId="77777777" w:rsidTr="00A06ADC">
        <w:trPr>
          <w:trHeight w:val="300"/>
          <w:jc w:val="center"/>
        </w:trPr>
        <w:tc>
          <w:tcPr>
            <w:tcW w:w="960" w:type="dxa"/>
            <w:shd w:val="clear" w:color="auto" w:fill="auto"/>
            <w:noWrap/>
            <w:vAlign w:val="bottom"/>
            <w:hideMark/>
          </w:tcPr>
          <w:p w14:paraId="00713B69"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19</w:t>
            </w:r>
          </w:p>
        </w:tc>
        <w:tc>
          <w:tcPr>
            <w:tcW w:w="2579" w:type="dxa"/>
            <w:shd w:val="clear" w:color="auto" w:fill="auto"/>
            <w:noWrap/>
            <w:vAlign w:val="bottom"/>
            <w:hideMark/>
          </w:tcPr>
          <w:p w14:paraId="1300DC9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31BAEEE"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C125387" w14:textId="77777777" w:rsidTr="00A06ADC">
        <w:trPr>
          <w:trHeight w:val="300"/>
          <w:jc w:val="center"/>
        </w:trPr>
        <w:tc>
          <w:tcPr>
            <w:tcW w:w="960" w:type="dxa"/>
            <w:shd w:val="clear" w:color="auto" w:fill="auto"/>
            <w:noWrap/>
            <w:vAlign w:val="bottom"/>
            <w:hideMark/>
          </w:tcPr>
          <w:p w14:paraId="7CD79360"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20</w:t>
            </w:r>
          </w:p>
        </w:tc>
        <w:tc>
          <w:tcPr>
            <w:tcW w:w="2579" w:type="dxa"/>
            <w:shd w:val="clear" w:color="auto" w:fill="auto"/>
            <w:noWrap/>
            <w:vAlign w:val="bottom"/>
            <w:hideMark/>
          </w:tcPr>
          <w:p w14:paraId="753DCEDF"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5F362ABC"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53A7285C" w14:textId="77777777" w:rsidTr="00A06ADC">
        <w:trPr>
          <w:trHeight w:val="300"/>
          <w:jc w:val="center"/>
        </w:trPr>
        <w:tc>
          <w:tcPr>
            <w:tcW w:w="960" w:type="dxa"/>
            <w:shd w:val="clear" w:color="auto" w:fill="auto"/>
            <w:noWrap/>
            <w:vAlign w:val="bottom"/>
            <w:hideMark/>
          </w:tcPr>
          <w:p w14:paraId="261B24BB"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21</w:t>
            </w:r>
          </w:p>
        </w:tc>
        <w:tc>
          <w:tcPr>
            <w:tcW w:w="2579" w:type="dxa"/>
            <w:shd w:val="clear" w:color="auto" w:fill="auto"/>
            <w:noWrap/>
            <w:vAlign w:val="bottom"/>
            <w:hideMark/>
          </w:tcPr>
          <w:p w14:paraId="7A5CE6BB"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590C9B1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6ABB1BB4" w14:textId="77777777" w:rsidTr="00A06ADC">
        <w:trPr>
          <w:trHeight w:val="300"/>
          <w:jc w:val="center"/>
        </w:trPr>
        <w:tc>
          <w:tcPr>
            <w:tcW w:w="960" w:type="dxa"/>
            <w:shd w:val="clear" w:color="auto" w:fill="auto"/>
            <w:noWrap/>
            <w:vAlign w:val="bottom"/>
            <w:hideMark/>
          </w:tcPr>
          <w:p w14:paraId="4EC42B2F"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22</w:t>
            </w:r>
          </w:p>
        </w:tc>
        <w:tc>
          <w:tcPr>
            <w:tcW w:w="2579" w:type="dxa"/>
            <w:shd w:val="clear" w:color="auto" w:fill="auto"/>
            <w:noWrap/>
            <w:vAlign w:val="bottom"/>
            <w:hideMark/>
          </w:tcPr>
          <w:p w14:paraId="56B99B2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29819197"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6AD1B9FA" w14:textId="77777777" w:rsidTr="00A06ADC">
        <w:trPr>
          <w:trHeight w:val="300"/>
          <w:jc w:val="center"/>
        </w:trPr>
        <w:tc>
          <w:tcPr>
            <w:tcW w:w="960" w:type="dxa"/>
            <w:shd w:val="clear" w:color="auto" w:fill="auto"/>
            <w:noWrap/>
            <w:vAlign w:val="bottom"/>
            <w:hideMark/>
          </w:tcPr>
          <w:p w14:paraId="2722BE08"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23</w:t>
            </w:r>
          </w:p>
        </w:tc>
        <w:tc>
          <w:tcPr>
            <w:tcW w:w="2579" w:type="dxa"/>
            <w:shd w:val="clear" w:color="auto" w:fill="auto"/>
            <w:noWrap/>
            <w:vAlign w:val="bottom"/>
            <w:hideMark/>
          </w:tcPr>
          <w:p w14:paraId="7AE0F31F"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2DBF1A3"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749C1F7F" w14:textId="77777777" w:rsidTr="00A06ADC">
        <w:trPr>
          <w:trHeight w:val="300"/>
          <w:jc w:val="center"/>
        </w:trPr>
        <w:tc>
          <w:tcPr>
            <w:tcW w:w="960" w:type="dxa"/>
            <w:shd w:val="clear" w:color="auto" w:fill="auto"/>
            <w:noWrap/>
            <w:vAlign w:val="bottom"/>
            <w:hideMark/>
          </w:tcPr>
          <w:p w14:paraId="0AD89BC4"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lastRenderedPageBreak/>
              <w:t>24</w:t>
            </w:r>
          </w:p>
        </w:tc>
        <w:tc>
          <w:tcPr>
            <w:tcW w:w="2579" w:type="dxa"/>
            <w:shd w:val="clear" w:color="auto" w:fill="auto"/>
            <w:noWrap/>
            <w:vAlign w:val="bottom"/>
            <w:hideMark/>
          </w:tcPr>
          <w:p w14:paraId="32DC7011"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4DC4090D"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69AC0FE4" w14:textId="77777777" w:rsidTr="00A06ADC">
        <w:trPr>
          <w:trHeight w:val="300"/>
          <w:jc w:val="center"/>
        </w:trPr>
        <w:tc>
          <w:tcPr>
            <w:tcW w:w="960" w:type="dxa"/>
            <w:shd w:val="clear" w:color="auto" w:fill="auto"/>
            <w:noWrap/>
            <w:vAlign w:val="bottom"/>
            <w:hideMark/>
          </w:tcPr>
          <w:p w14:paraId="24713AEF"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25</w:t>
            </w:r>
          </w:p>
        </w:tc>
        <w:tc>
          <w:tcPr>
            <w:tcW w:w="2579" w:type="dxa"/>
            <w:shd w:val="clear" w:color="auto" w:fill="auto"/>
            <w:noWrap/>
            <w:vAlign w:val="bottom"/>
            <w:hideMark/>
          </w:tcPr>
          <w:p w14:paraId="26EE969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A145921"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31924662" w14:textId="77777777" w:rsidTr="00A06ADC">
        <w:trPr>
          <w:trHeight w:val="300"/>
          <w:jc w:val="center"/>
        </w:trPr>
        <w:tc>
          <w:tcPr>
            <w:tcW w:w="960" w:type="dxa"/>
            <w:shd w:val="clear" w:color="auto" w:fill="auto"/>
            <w:noWrap/>
            <w:vAlign w:val="bottom"/>
            <w:hideMark/>
          </w:tcPr>
          <w:p w14:paraId="08EA93EB"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26</w:t>
            </w:r>
          </w:p>
        </w:tc>
        <w:tc>
          <w:tcPr>
            <w:tcW w:w="2579" w:type="dxa"/>
            <w:shd w:val="clear" w:color="auto" w:fill="auto"/>
            <w:noWrap/>
            <w:vAlign w:val="bottom"/>
            <w:hideMark/>
          </w:tcPr>
          <w:p w14:paraId="2A395C0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758CB1E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5FBBBA6" w14:textId="77777777" w:rsidTr="00A06ADC">
        <w:trPr>
          <w:trHeight w:val="300"/>
          <w:jc w:val="center"/>
        </w:trPr>
        <w:tc>
          <w:tcPr>
            <w:tcW w:w="960" w:type="dxa"/>
            <w:shd w:val="clear" w:color="auto" w:fill="auto"/>
            <w:noWrap/>
            <w:vAlign w:val="bottom"/>
            <w:hideMark/>
          </w:tcPr>
          <w:p w14:paraId="53A2F87D"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27</w:t>
            </w:r>
          </w:p>
        </w:tc>
        <w:tc>
          <w:tcPr>
            <w:tcW w:w="2579" w:type="dxa"/>
            <w:shd w:val="clear" w:color="auto" w:fill="auto"/>
            <w:noWrap/>
            <w:vAlign w:val="bottom"/>
            <w:hideMark/>
          </w:tcPr>
          <w:p w14:paraId="2E23B9E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BA00C11"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6D05CD99" w14:textId="77777777" w:rsidTr="00A06ADC">
        <w:trPr>
          <w:trHeight w:val="300"/>
          <w:jc w:val="center"/>
        </w:trPr>
        <w:tc>
          <w:tcPr>
            <w:tcW w:w="960" w:type="dxa"/>
            <w:shd w:val="clear" w:color="auto" w:fill="auto"/>
            <w:noWrap/>
            <w:vAlign w:val="bottom"/>
            <w:hideMark/>
          </w:tcPr>
          <w:p w14:paraId="155A901F"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28</w:t>
            </w:r>
          </w:p>
        </w:tc>
        <w:tc>
          <w:tcPr>
            <w:tcW w:w="2579" w:type="dxa"/>
            <w:shd w:val="clear" w:color="auto" w:fill="auto"/>
            <w:noWrap/>
            <w:vAlign w:val="bottom"/>
            <w:hideMark/>
          </w:tcPr>
          <w:p w14:paraId="4E57AD4F"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14A08472"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13E54605" w14:textId="77777777" w:rsidTr="00A06ADC">
        <w:trPr>
          <w:trHeight w:val="300"/>
          <w:jc w:val="center"/>
        </w:trPr>
        <w:tc>
          <w:tcPr>
            <w:tcW w:w="960" w:type="dxa"/>
            <w:shd w:val="clear" w:color="auto" w:fill="auto"/>
            <w:noWrap/>
            <w:vAlign w:val="bottom"/>
            <w:hideMark/>
          </w:tcPr>
          <w:p w14:paraId="12AD4BAA"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29</w:t>
            </w:r>
          </w:p>
        </w:tc>
        <w:tc>
          <w:tcPr>
            <w:tcW w:w="2579" w:type="dxa"/>
            <w:shd w:val="clear" w:color="auto" w:fill="auto"/>
            <w:noWrap/>
            <w:vAlign w:val="bottom"/>
            <w:hideMark/>
          </w:tcPr>
          <w:p w14:paraId="1D3C6D9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3244C92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514BDCE2" w14:textId="77777777" w:rsidTr="00A06ADC">
        <w:trPr>
          <w:trHeight w:val="300"/>
          <w:jc w:val="center"/>
        </w:trPr>
        <w:tc>
          <w:tcPr>
            <w:tcW w:w="960" w:type="dxa"/>
            <w:shd w:val="clear" w:color="auto" w:fill="auto"/>
            <w:noWrap/>
            <w:vAlign w:val="bottom"/>
            <w:hideMark/>
          </w:tcPr>
          <w:p w14:paraId="5DBBDC6C"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30</w:t>
            </w:r>
          </w:p>
        </w:tc>
        <w:tc>
          <w:tcPr>
            <w:tcW w:w="2579" w:type="dxa"/>
            <w:shd w:val="clear" w:color="auto" w:fill="auto"/>
            <w:noWrap/>
            <w:vAlign w:val="bottom"/>
            <w:hideMark/>
          </w:tcPr>
          <w:p w14:paraId="0B03F45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31C0ECDE"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1E64E58F" w14:textId="77777777" w:rsidTr="00A06ADC">
        <w:trPr>
          <w:trHeight w:val="300"/>
          <w:jc w:val="center"/>
        </w:trPr>
        <w:tc>
          <w:tcPr>
            <w:tcW w:w="960" w:type="dxa"/>
            <w:shd w:val="clear" w:color="auto" w:fill="auto"/>
            <w:noWrap/>
            <w:vAlign w:val="bottom"/>
            <w:hideMark/>
          </w:tcPr>
          <w:p w14:paraId="6665BAF1"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31</w:t>
            </w:r>
          </w:p>
        </w:tc>
        <w:tc>
          <w:tcPr>
            <w:tcW w:w="2579" w:type="dxa"/>
            <w:shd w:val="clear" w:color="auto" w:fill="auto"/>
            <w:noWrap/>
            <w:vAlign w:val="bottom"/>
            <w:hideMark/>
          </w:tcPr>
          <w:p w14:paraId="67C19E8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09EB2E89"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32A5E92" w14:textId="77777777" w:rsidTr="00A06ADC">
        <w:trPr>
          <w:trHeight w:val="300"/>
          <w:jc w:val="center"/>
        </w:trPr>
        <w:tc>
          <w:tcPr>
            <w:tcW w:w="960" w:type="dxa"/>
            <w:shd w:val="clear" w:color="auto" w:fill="auto"/>
            <w:noWrap/>
            <w:vAlign w:val="bottom"/>
            <w:hideMark/>
          </w:tcPr>
          <w:p w14:paraId="1FC763BC"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32</w:t>
            </w:r>
          </w:p>
        </w:tc>
        <w:tc>
          <w:tcPr>
            <w:tcW w:w="2579" w:type="dxa"/>
            <w:shd w:val="clear" w:color="auto" w:fill="auto"/>
            <w:noWrap/>
            <w:vAlign w:val="bottom"/>
            <w:hideMark/>
          </w:tcPr>
          <w:p w14:paraId="3F49F365"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130B4A3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5E617C74" w14:textId="77777777" w:rsidTr="00A06ADC">
        <w:trPr>
          <w:trHeight w:val="300"/>
          <w:jc w:val="center"/>
        </w:trPr>
        <w:tc>
          <w:tcPr>
            <w:tcW w:w="960" w:type="dxa"/>
            <w:shd w:val="clear" w:color="auto" w:fill="auto"/>
            <w:noWrap/>
            <w:vAlign w:val="bottom"/>
            <w:hideMark/>
          </w:tcPr>
          <w:p w14:paraId="7B7ACAEC"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33</w:t>
            </w:r>
          </w:p>
        </w:tc>
        <w:tc>
          <w:tcPr>
            <w:tcW w:w="2579" w:type="dxa"/>
            <w:shd w:val="clear" w:color="auto" w:fill="auto"/>
            <w:noWrap/>
            <w:vAlign w:val="bottom"/>
            <w:hideMark/>
          </w:tcPr>
          <w:p w14:paraId="30C7AF4E"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779D08A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bl>
    <w:p w14:paraId="012C4012" w14:textId="46F8D66F" w:rsidR="008212EA" w:rsidRDefault="008212EA" w:rsidP="00862CDD">
      <w:pPr>
        <w:pStyle w:val="ListParagraph"/>
        <w:spacing w:after="0" w:line="360" w:lineRule="auto"/>
        <w:ind w:left="0"/>
        <w:jc w:val="center"/>
        <w:rPr>
          <w:rFonts w:ascii="Times New Roman" w:hAnsi="Times New Roman" w:cs="Times New Roman"/>
          <w:b/>
          <w:sz w:val="24"/>
          <w:szCs w:val="24"/>
        </w:rPr>
      </w:pPr>
    </w:p>
    <w:p w14:paraId="3F4F1063" w14:textId="21F2831C" w:rsidR="00011C6A" w:rsidRPr="00011C6A" w:rsidRDefault="00011C6A" w:rsidP="00862CD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bCs/>
          <w:color w:val="000000"/>
          <w:sz w:val="24"/>
          <w:szCs w:val="24"/>
        </w:rPr>
        <w:t>Tabel Frekuensi Nilai Ekspetasi q1</w:t>
      </w:r>
    </w:p>
    <w:tbl>
      <w:tblPr>
        <w:tblW w:w="728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476"/>
        <w:gridCol w:w="1169"/>
        <w:gridCol w:w="1030"/>
        <w:gridCol w:w="1399"/>
        <w:gridCol w:w="1476"/>
      </w:tblGrid>
      <w:tr w:rsidR="00011C6A" w:rsidRPr="00011C6A" w14:paraId="10DBF8C2" w14:textId="77777777" w:rsidTr="00011C6A">
        <w:trPr>
          <w:cantSplit/>
          <w:jc w:val="center"/>
        </w:trPr>
        <w:tc>
          <w:tcPr>
            <w:tcW w:w="7282" w:type="dxa"/>
            <w:gridSpan w:val="6"/>
            <w:tcBorders>
              <w:top w:val="single" w:sz="4" w:space="0" w:color="auto"/>
              <w:left w:val="single" w:sz="4" w:space="0" w:color="auto"/>
              <w:bottom w:val="nil"/>
              <w:right w:val="single" w:sz="4" w:space="0" w:color="auto"/>
            </w:tcBorders>
            <w:shd w:val="clear" w:color="auto" w:fill="FFFFFF"/>
            <w:vAlign w:val="center"/>
          </w:tcPr>
          <w:p w14:paraId="57346A39" w14:textId="77777777" w:rsidR="00011C6A" w:rsidRPr="00011C6A" w:rsidRDefault="00011C6A" w:rsidP="00862CDD">
            <w:pPr>
              <w:autoSpaceDE w:val="0"/>
              <w:autoSpaceDN w:val="0"/>
              <w:adjustRightInd w:val="0"/>
              <w:spacing w:after="0" w:line="360" w:lineRule="auto"/>
              <w:ind w:left="60" w:right="60"/>
              <w:jc w:val="center"/>
              <w:rPr>
                <w:rFonts w:ascii="Arial" w:hAnsi="Arial" w:cs="Arial"/>
                <w:color w:val="010205"/>
              </w:rPr>
            </w:pPr>
            <w:r w:rsidRPr="00011C6A">
              <w:rPr>
                <w:rFonts w:ascii="Arial" w:hAnsi="Arial" w:cs="Arial"/>
                <w:b/>
                <w:bCs/>
                <w:color w:val="010205"/>
              </w:rPr>
              <w:t>q1</w:t>
            </w:r>
          </w:p>
        </w:tc>
      </w:tr>
      <w:tr w:rsidR="00011C6A" w:rsidRPr="00011C6A" w14:paraId="280CB174" w14:textId="77777777" w:rsidTr="00011C6A">
        <w:trPr>
          <w:cantSplit/>
          <w:jc w:val="center"/>
        </w:trPr>
        <w:tc>
          <w:tcPr>
            <w:tcW w:w="2212" w:type="dxa"/>
            <w:gridSpan w:val="2"/>
            <w:tcBorders>
              <w:top w:val="nil"/>
              <w:left w:val="single" w:sz="4" w:space="0" w:color="auto"/>
              <w:bottom w:val="single" w:sz="8" w:space="0" w:color="152935"/>
              <w:right w:val="nil"/>
            </w:tcBorders>
            <w:shd w:val="clear" w:color="auto" w:fill="FFFFFF"/>
            <w:vAlign w:val="bottom"/>
          </w:tcPr>
          <w:p w14:paraId="61E2DB1A" w14:textId="77777777" w:rsidR="00011C6A" w:rsidRPr="00011C6A" w:rsidRDefault="00011C6A" w:rsidP="00862CDD">
            <w:pPr>
              <w:autoSpaceDE w:val="0"/>
              <w:autoSpaceDN w:val="0"/>
              <w:adjustRightInd w:val="0"/>
              <w:spacing w:after="0" w:line="36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56FC703A" w14:textId="77777777" w:rsidR="00011C6A" w:rsidRPr="00011C6A" w:rsidRDefault="00011C6A" w:rsidP="00862CDD">
            <w:pPr>
              <w:autoSpaceDE w:val="0"/>
              <w:autoSpaceDN w:val="0"/>
              <w:adjustRightInd w:val="0"/>
              <w:spacing w:after="0" w:line="360" w:lineRule="auto"/>
              <w:ind w:left="60" w:right="60"/>
              <w:jc w:val="center"/>
              <w:rPr>
                <w:rFonts w:ascii="Arial" w:hAnsi="Arial" w:cs="Arial"/>
                <w:color w:val="264A60"/>
                <w:sz w:val="18"/>
                <w:szCs w:val="18"/>
              </w:rPr>
            </w:pPr>
            <w:r w:rsidRPr="00011C6A">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2D6A3D9C" w14:textId="77777777" w:rsidR="00011C6A" w:rsidRPr="00011C6A" w:rsidRDefault="00011C6A" w:rsidP="00862CDD">
            <w:pPr>
              <w:autoSpaceDE w:val="0"/>
              <w:autoSpaceDN w:val="0"/>
              <w:adjustRightInd w:val="0"/>
              <w:spacing w:after="0" w:line="360" w:lineRule="auto"/>
              <w:ind w:left="60" w:right="60"/>
              <w:jc w:val="center"/>
              <w:rPr>
                <w:rFonts w:ascii="Arial" w:hAnsi="Arial" w:cs="Arial"/>
                <w:color w:val="264A60"/>
                <w:sz w:val="18"/>
                <w:szCs w:val="18"/>
              </w:rPr>
            </w:pPr>
            <w:r w:rsidRPr="00011C6A">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5FCA49A9" w14:textId="77777777" w:rsidR="00011C6A" w:rsidRPr="00011C6A" w:rsidRDefault="00011C6A" w:rsidP="00862CDD">
            <w:pPr>
              <w:autoSpaceDE w:val="0"/>
              <w:autoSpaceDN w:val="0"/>
              <w:adjustRightInd w:val="0"/>
              <w:spacing w:after="0" w:line="360" w:lineRule="auto"/>
              <w:ind w:left="60" w:right="60"/>
              <w:jc w:val="center"/>
              <w:rPr>
                <w:rFonts w:ascii="Arial" w:hAnsi="Arial" w:cs="Arial"/>
                <w:color w:val="264A60"/>
                <w:sz w:val="18"/>
                <w:szCs w:val="18"/>
              </w:rPr>
            </w:pPr>
            <w:r w:rsidRPr="00011C6A">
              <w:rPr>
                <w:rFonts w:ascii="Arial" w:hAnsi="Arial" w:cs="Arial"/>
                <w:color w:val="264A60"/>
                <w:sz w:val="18"/>
                <w:szCs w:val="18"/>
              </w:rPr>
              <w:t>Valid Percent</w:t>
            </w:r>
          </w:p>
        </w:tc>
        <w:tc>
          <w:tcPr>
            <w:tcW w:w="1475" w:type="dxa"/>
            <w:tcBorders>
              <w:top w:val="nil"/>
              <w:left w:val="single" w:sz="8" w:space="0" w:color="E0E0E0"/>
              <w:bottom w:val="single" w:sz="8" w:space="0" w:color="152935"/>
              <w:right w:val="single" w:sz="4" w:space="0" w:color="auto"/>
            </w:tcBorders>
            <w:shd w:val="clear" w:color="auto" w:fill="FFFFFF"/>
            <w:vAlign w:val="bottom"/>
          </w:tcPr>
          <w:p w14:paraId="6E78B6E0" w14:textId="77777777" w:rsidR="00011C6A" w:rsidRPr="00011C6A" w:rsidRDefault="00011C6A" w:rsidP="00862CDD">
            <w:pPr>
              <w:autoSpaceDE w:val="0"/>
              <w:autoSpaceDN w:val="0"/>
              <w:adjustRightInd w:val="0"/>
              <w:spacing w:after="0" w:line="360" w:lineRule="auto"/>
              <w:ind w:left="60" w:right="60"/>
              <w:jc w:val="center"/>
              <w:rPr>
                <w:rFonts w:ascii="Arial" w:hAnsi="Arial" w:cs="Arial"/>
                <w:color w:val="264A60"/>
                <w:sz w:val="18"/>
                <w:szCs w:val="18"/>
              </w:rPr>
            </w:pPr>
            <w:r w:rsidRPr="00011C6A">
              <w:rPr>
                <w:rFonts w:ascii="Arial" w:hAnsi="Arial" w:cs="Arial"/>
                <w:color w:val="264A60"/>
                <w:sz w:val="18"/>
                <w:szCs w:val="18"/>
              </w:rPr>
              <w:t>Cumulative Percent</w:t>
            </w:r>
          </w:p>
        </w:tc>
      </w:tr>
      <w:tr w:rsidR="00011C6A" w:rsidRPr="00011C6A" w14:paraId="616A5FBC" w14:textId="77777777" w:rsidTr="00011C6A">
        <w:trPr>
          <w:cantSplit/>
          <w:jc w:val="center"/>
        </w:trPr>
        <w:tc>
          <w:tcPr>
            <w:tcW w:w="737" w:type="dxa"/>
            <w:vMerge w:val="restart"/>
            <w:tcBorders>
              <w:top w:val="single" w:sz="8" w:space="0" w:color="152935"/>
              <w:left w:val="single" w:sz="4" w:space="0" w:color="auto"/>
              <w:bottom w:val="single" w:sz="8" w:space="0" w:color="152935"/>
              <w:right w:val="nil"/>
            </w:tcBorders>
            <w:shd w:val="clear" w:color="auto" w:fill="E0E0E0"/>
          </w:tcPr>
          <w:p w14:paraId="0A006F35" w14:textId="77777777" w:rsidR="00011C6A" w:rsidRPr="00011C6A" w:rsidRDefault="00011C6A" w:rsidP="00862CDD">
            <w:pPr>
              <w:autoSpaceDE w:val="0"/>
              <w:autoSpaceDN w:val="0"/>
              <w:adjustRightInd w:val="0"/>
              <w:spacing w:after="0" w:line="360" w:lineRule="auto"/>
              <w:ind w:left="60" w:right="60"/>
              <w:rPr>
                <w:rFonts w:ascii="Arial" w:hAnsi="Arial" w:cs="Arial"/>
                <w:color w:val="264A60"/>
                <w:sz w:val="18"/>
                <w:szCs w:val="18"/>
              </w:rPr>
            </w:pPr>
            <w:r w:rsidRPr="00011C6A">
              <w:rPr>
                <w:rFonts w:ascii="Arial" w:hAnsi="Arial" w:cs="Arial"/>
                <w:color w:val="264A60"/>
                <w:sz w:val="18"/>
                <w:szCs w:val="18"/>
              </w:rPr>
              <w:t>Valid</w:t>
            </w:r>
          </w:p>
        </w:tc>
        <w:tc>
          <w:tcPr>
            <w:tcW w:w="1475" w:type="dxa"/>
            <w:tcBorders>
              <w:top w:val="single" w:sz="8" w:space="0" w:color="152935"/>
              <w:left w:val="nil"/>
              <w:bottom w:val="single" w:sz="8" w:space="0" w:color="AEAEAE"/>
              <w:right w:val="nil"/>
            </w:tcBorders>
            <w:shd w:val="clear" w:color="auto" w:fill="E0E0E0"/>
          </w:tcPr>
          <w:p w14:paraId="4DB70358" w14:textId="77777777" w:rsidR="00011C6A" w:rsidRPr="00011C6A" w:rsidRDefault="00011C6A" w:rsidP="00862CDD">
            <w:pPr>
              <w:autoSpaceDE w:val="0"/>
              <w:autoSpaceDN w:val="0"/>
              <w:adjustRightInd w:val="0"/>
              <w:spacing w:after="0" w:line="360" w:lineRule="auto"/>
              <w:ind w:left="60" w:right="60"/>
              <w:rPr>
                <w:rFonts w:ascii="Arial" w:hAnsi="Arial" w:cs="Arial"/>
                <w:color w:val="264A60"/>
                <w:sz w:val="18"/>
                <w:szCs w:val="18"/>
              </w:rPr>
            </w:pPr>
            <w:r w:rsidRPr="00011C6A">
              <w:rPr>
                <w:rFonts w:ascii="Arial" w:hAnsi="Arial" w:cs="Arial"/>
                <w:color w:val="264A60"/>
                <w:sz w:val="18"/>
                <w:szCs w:val="18"/>
              </w:rPr>
              <w:t>Setuju</w:t>
            </w:r>
          </w:p>
        </w:tc>
        <w:tc>
          <w:tcPr>
            <w:tcW w:w="1168" w:type="dxa"/>
            <w:tcBorders>
              <w:top w:val="single" w:sz="8" w:space="0" w:color="152935"/>
              <w:left w:val="nil"/>
              <w:bottom w:val="single" w:sz="8" w:space="0" w:color="AEAEAE"/>
              <w:right w:val="single" w:sz="8" w:space="0" w:color="E0E0E0"/>
            </w:tcBorders>
            <w:shd w:val="clear" w:color="auto" w:fill="FFFFFF"/>
          </w:tcPr>
          <w:p w14:paraId="01081E90"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11</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2F893AC1"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33.3</w:t>
            </w:r>
          </w:p>
        </w:tc>
        <w:tc>
          <w:tcPr>
            <w:tcW w:w="1398" w:type="dxa"/>
            <w:tcBorders>
              <w:top w:val="single" w:sz="8" w:space="0" w:color="152935"/>
              <w:left w:val="single" w:sz="8" w:space="0" w:color="E0E0E0"/>
              <w:bottom w:val="single" w:sz="8" w:space="0" w:color="AEAEAE"/>
              <w:right w:val="single" w:sz="8" w:space="0" w:color="E0E0E0"/>
            </w:tcBorders>
            <w:shd w:val="clear" w:color="auto" w:fill="FFFFFF"/>
          </w:tcPr>
          <w:p w14:paraId="3E9FB9AF"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33.3</w:t>
            </w:r>
          </w:p>
        </w:tc>
        <w:tc>
          <w:tcPr>
            <w:tcW w:w="1475" w:type="dxa"/>
            <w:tcBorders>
              <w:top w:val="single" w:sz="8" w:space="0" w:color="152935"/>
              <w:left w:val="single" w:sz="8" w:space="0" w:color="E0E0E0"/>
              <w:bottom w:val="single" w:sz="8" w:space="0" w:color="AEAEAE"/>
              <w:right w:val="single" w:sz="4" w:space="0" w:color="auto"/>
            </w:tcBorders>
            <w:shd w:val="clear" w:color="auto" w:fill="FFFFFF"/>
          </w:tcPr>
          <w:p w14:paraId="10A33D11"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33.3</w:t>
            </w:r>
          </w:p>
        </w:tc>
      </w:tr>
      <w:tr w:rsidR="00011C6A" w:rsidRPr="00011C6A" w14:paraId="4DC28438" w14:textId="77777777" w:rsidTr="00011C6A">
        <w:trPr>
          <w:cantSplit/>
          <w:jc w:val="center"/>
        </w:trPr>
        <w:tc>
          <w:tcPr>
            <w:tcW w:w="737" w:type="dxa"/>
            <w:vMerge/>
            <w:tcBorders>
              <w:top w:val="single" w:sz="8" w:space="0" w:color="152935"/>
              <w:left w:val="single" w:sz="4" w:space="0" w:color="auto"/>
              <w:bottom w:val="single" w:sz="8" w:space="0" w:color="152935"/>
              <w:right w:val="nil"/>
            </w:tcBorders>
            <w:shd w:val="clear" w:color="auto" w:fill="E0E0E0"/>
          </w:tcPr>
          <w:p w14:paraId="48E78FBB" w14:textId="77777777" w:rsidR="00011C6A" w:rsidRPr="00011C6A" w:rsidRDefault="00011C6A" w:rsidP="00862CDD">
            <w:pPr>
              <w:autoSpaceDE w:val="0"/>
              <w:autoSpaceDN w:val="0"/>
              <w:adjustRightInd w:val="0"/>
              <w:spacing w:after="0" w:line="360" w:lineRule="auto"/>
              <w:rPr>
                <w:rFonts w:ascii="Arial" w:hAnsi="Arial" w:cs="Arial"/>
                <w:color w:val="010205"/>
                <w:sz w:val="18"/>
                <w:szCs w:val="18"/>
              </w:rPr>
            </w:pPr>
          </w:p>
        </w:tc>
        <w:tc>
          <w:tcPr>
            <w:tcW w:w="1475" w:type="dxa"/>
            <w:tcBorders>
              <w:top w:val="single" w:sz="8" w:space="0" w:color="AEAEAE"/>
              <w:left w:val="nil"/>
              <w:bottom w:val="single" w:sz="8" w:space="0" w:color="AEAEAE"/>
              <w:right w:val="nil"/>
            </w:tcBorders>
            <w:shd w:val="clear" w:color="auto" w:fill="E0E0E0"/>
          </w:tcPr>
          <w:p w14:paraId="7681CA01" w14:textId="77777777" w:rsidR="00011C6A" w:rsidRPr="00011C6A" w:rsidRDefault="00011C6A" w:rsidP="00862CDD">
            <w:pPr>
              <w:autoSpaceDE w:val="0"/>
              <w:autoSpaceDN w:val="0"/>
              <w:adjustRightInd w:val="0"/>
              <w:spacing w:after="0" w:line="360" w:lineRule="auto"/>
              <w:ind w:left="60" w:right="60"/>
              <w:rPr>
                <w:rFonts w:ascii="Arial" w:hAnsi="Arial" w:cs="Arial"/>
                <w:color w:val="264A60"/>
                <w:sz w:val="18"/>
                <w:szCs w:val="18"/>
              </w:rPr>
            </w:pPr>
            <w:r w:rsidRPr="00011C6A">
              <w:rPr>
                <w:rFonts w:ascii="Arial" w:hAnsi="Arial" w:cs="Arial"/>
                <w:color w:val="264A60"/>
                <w:sz w:val="18"/>
                <w:szCs w:val="18"/>
              </w:rPr>
              <w:t>Sangat Setuju</w:t>
            </w:r>
          </w:p>
        </w:tc>
        <w:tc>
          <w:tcPr>
            <w:tcW w:w="1168" w:type="dxa"/>
            <w:tcBorders>
              <w:top w:val="single" w:sz="8" w:space="0" w:color="AEAEAE"/>
              <w:left w:val="nil"/>
              <w:bottom w:val="single" w:sz="8" w:space="0" w:color="AEAEAE"/>
              <w:right w:val="single" w:sz="8" w:space="0" w:color="E0E0E0"/>
            </w:tcBorders>
            <w:shd w:val="clear" w:color="auto" w:fill="FFFFFF"/>
          </w:tcPr>
          <w:p w14:paraId="6C2F76BB"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22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3EAD333"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66.7</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12B541B1"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66.7</w:t>
            </w:r>
          </w:p>
        </w:tc>
        <w:tc>
          <w:tcPr>
            <w:tcW w:w="1475" w:type="dxa"/>
            <w:tcBorders>
              <w:top w:val="single" w:sz="8" w:space="0" w:color="AEAEAE"/>
              <w:left w:val="single" w:sz="8" w:space="0" w:color="E0E0E0"/>
              <w:bottom w:val="single" w:sz="8" w:space="0" w:color="AEAEAE"/>
              <w:right w:val="single" w:sz="4" w:space="0" w:color="auto"/>
            </w:tcBorders>
            <w:shd w:val="clear" w:color="auto" w:fill="FFFFFF"/>
          </w:tcPr>
          <w:p w14:paraId="4EA5E802"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100.0</w:t>
            </w:r>
          </w:p>
        </w:tc>
      </w:tr>
      <w:tr w:rsidR="00011C6A" w:rsidRPr="00011C6A" w14:paraId="79343513" w14:textId="77777777" w:rsidTr="00011C6A">
        <w:trPr>
          <w:cantSplit/>
          <w:jc w:val="center"/>
        </w:trPr>
        <w:tc>
          <w:tcPr>
            <w:tcW w:w="737" w:type="dxa"/>
            <w:vMerge/>
            <w:tcBorders>
              <w:top w:val="single" w:sz="8" w:space="0" w:color="152935"/>
              <w:left w:val="single" w:sz="4" w:space="0" w:color="auto"/>
              <w:bottom w:val="single" w:sz="4" w:space="0" w:color="auto"/>
              <w:right w:val="nil"/>
            </w:tcBorders>
            <w:shd w:val="clear" w:color="auto" w:fill="E0E0E0"/>
          </w:tcPr>
          <w:p w14:paraId="3A573CF9" w14:textId="77777777" w:rsidR="00011C6A" w:rsidRPr="00011C6A" w:rsidRDefault="00011C6A" w:rsidP="00862CDD">
            <w:pPr>
              <w:autoSpaceDE w:val="0"/>
              <w:autoSpaceDN w:val="0"/>
              <w:adjustRightInd w:val="0"/>
              <w:spacing w:after="0" w:line="360" w:lineRule="auto"/>
              <w:rPr>
                <w:rFonts w:ascii="Arial" w:hAnsi="Arial" w:cs="Arial"/>
                <w:color w:val="010205"/>
                <w:sz w:val="18"/>
                <w:szCs w:val="18"/>
              </w:rPr>
            </w:pPr>
          </w:p>
        </w:tc>
        <w:tc>
          <w:tcPr>
            <w:tcW w:w="1475" w:type="dxa"/>
            <w:tcBorders>
              <w:top w:val="single" w:sz="8" w:space="0" w:color="AEAEAE"/>
              <w:left w:val="nil"/>
              <w:bottom w:val="single" w:sz="4" w:space="0" w:color="auto"/>
              <w:right w:val="nil"/>
            </w:tcBorders>
            <w:shd w:val="clear" w:color="auto" w:fill="E0E0E0"/>
          </w:tcPr>
          <w:p w14:paraId="3FCAF420" w14:textId="77777777" w:rsidR="00011C6A" w:rsidRPr="00011C6A" w:rsidRDefault="00011C6A" w:rsidP="00862CDD">
            <w:pPr>
              <w:autoSpaceDE w:val="0"/>
              <w:autoSpaceDN w:val="0"/>
              <w:adjustRightInd w:val="0"/>
              <w:spacing w:after="0" w:line="360" w:lineRule="auto"/>
              <w:ind w:left="60" w:right="60"/>
              <w:rPr>
                <w:rFonts w:ascii="Arial" w:hAnsi="Arial" w:cs="Arial"/>
                <w:color w:val="264A60"/>
                <w:sz w:val="18"/>
                <w:szCs w:val="18"/>
              </w:rPr>
            </w:pPr>
            <w:r w:rsidRPr="00011C6A">
              <w:rPr>
                <w:rFonts w:ascii="Arial" w:hAnsi="Arial" w:cs="Arial"/>
                <w:color w:val="264A60"/>
                <w:sz w:val="18"/>
                <w:szCs w:val="18"/>
              </w:rPr>
              <w:t>Total</w:t>
            </w:r>
          </w:p>
        </w:tc>
        <w:tc>
          <w:tcPr>
            <w:tcW w:w="1168" w:type="dxa"/>
            <w:tcBorders>
              <w:top w:val="single" w:sz="8" w:space="0" w:color="AEAEAE"/>
              <w:left w:val="nil"/>
              <w:bottom w:val="single" w:sz="4" w:space="0" w:color="auto"/>
              <w:right w:val="single" w:sz="8" w:space="0" w:color="E0E0E0"/>
            </w:tcBorders>
            <w:shd w:val="clear" w:color="auto" w:fill="FFFFFF"/>
          </w:tcPr>
          <w:p w14:paraId="68043708"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33</w:t>
            </w:r>
          </w:p>
        </w:tc>
        <w:tc>
          <w:tcPr>
            <w:tcW w:w="1029" w:type="dxa"/>
            <w:tcBorders>
              <w:top w:val="single" w:sz="8" w:space="0" w:color="AEAEAE"/>
              <w:left w:val="single" w:sz="8" w:space="0" w:color="E0E0E0"/>
              <w:bottom w:val="single" w:sz="4" w:space="0" w:color="auto"/>
              <w:right w:val="single" w:sz="8" w:space="0" w:color="E0E0E0"/>
            </w:tcBorders>
            <w:shd w:val="clear" w:color="auto" w:fill="FFFFFF"/>
          </w:tcPr>
          <w:p w14:paraId="04C00BB8"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100.0</w:t>
            </w:r>
          </w:p>
        </w:tc>
        <w:tc>
          <w:tcPr>
            <w:tcW w:w="1398" w:type="dxa"/>
            <w:tcBorders>
              <w:top w:val="single" w:sz="8" w:space="0" w:color="AEAEAE"/>
              <w:left w:val="single" w:sz="8" w:space="0" w:color="E0E0E0"/>
              <w:bottom w:val="single" w:sz="4" w:space="0" w:color="auto"/>
              <w:right w:val="single" w:sz="8" w:space="0" w:color="E0E0E0"/>
            </w:tcBorders>
            <w:shd w:val="clear" w:color="auto" w:fill="FFFFFF"/>
          </w:tcPr>
          <w:p w14:paraId="568E5534"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100.0</w:t>
            </w:r>
          </w:p>
        </w:tc>
        <w:tc>
          <w:tcPr>
            <w:tcW w:w="1475" w:type="dxa"/>
            <w:tcBorders>
              <w:top w:val="single" w:sz="8" w:space="0" w:color="AEAEAE"/>
              <w:left w:val="single" w:sz="8" w:space="0" w:color="E0E0E0"/>
              <w:bottom w:val="single" w:sz="4" w:space="0" w:color="auto"/>
              <w:right w:val="single" w:sz="4" w:space="0" w:color="auto"/>
            </w:tcBorders>
            <w:shd w:val="clear" w:color="auto" w:fill="FFFFFF"/>
            <w:vAlign w:val="center"/>
          </w:tcPr>
          <w:p w14:paraId="2D67910C" w14:textId="77777777" w:rsidR="00011C6A" w:rsidRPr="00011C6A" w:rsidRDefault="00011C6A" w:rsidP="00862CDD">
            <w:pPr>
              <w:autoSpaceDE w:val="0"/>
              <w:autoSpaceDN w:val="0"/>
              <w:adjustRightInd w:val="0"/>
              <w:spacing w:after="0" w:line="360" w:lineRule="auto"/>
              <w:rPr>
                <w:rFonts w:ascii="Times New Roman" w:hAnsi="Times New Roman" w:cs="Times New Roman"/>
                <w:sz w:val="24"/>
                <w:szCs w:val="24"/>
              </w:rPr>
            </w:pPr>
          </w:p>
        </w:tc>
      </w:tr>
    </w:tbl>
    <w:p w14:paraId="62E51130" w14:textId="77777777" w:rsidR="00011C6A" w:rsidRPr="00011C6A" w:rsidRDefault="00011C6A" w:rsidP="00862CDD">
      <w:pPr>
        <w:autoSpaceDE w:val="0"/>
        <w:autoSpaceDN w:val="0"/>
        <w:adjustRightInd w:val="0"/>
        <w:spacing w:after="0" w:line="360" w:lineRule="auto"/>
        <w:rPr>
          <w:rFonts w:ascii="Times New Roman" w:hAnsi="Times New Roman" w:cs="Times New Roman"/>
          <w:sz w:val="24"/>
          <w:szCs w:val="24"/>
        </w:rPr>
      </w:pPr>
    </w:p>
    <w:p w14:paraId="08D13EE0" w14:textId="5EDB0970" w:rsidR="00011C6A" w:rsidRPr="00011C6A" w:rsidRDefault="00011C6A" w:rsidP="00862CD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bCs/>
          <w:color w:val="000000"/>
          <w:sz w:val="24"/>
          <w:szCs w:val="24"/>
        </w:rPr>
        <w:t>Tabel Frekuensi Nilai Ekspetasi q2</w:t>
      </w:r>
    </w:p>
    <w:tbl>
      <w:tblPr>
        <w:tblW w:w="728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476"/>
        <w:gridCol w:w="1169"/>
        <w:gridCol w:w="1030"/>
        <w:gridCol w:w="1399"/>
        <w:gridCol w:w="1476"/>
      </w:tblGrid>
      <w:tr w:rsidR="00011C6A" w:rsidRPr="00011C6A" w14:paraId="00D38E01" w14:textId="77777777" w:rsidTr="00011C6A">
        <w:trPr>
          <w:cantSplit/>
          <w:jc w:val="center"/>
        </w:trPr>
        <w:tc>
          <w:tcPr>
            <w:tcW w:w="7282" w:type="dxa"/>
            <w:gridSpan w:val="6"/>
            <w:tcBorders>
              <w:top w:val="single" w:sz="4" w:space="0" w:color="auto"/>
              <w:left w:val="single" w:sz="4" w:space="0" w:color="auto"/>
              <w:bottom w:val="nil"/>
              <w:right w:val="single" w:sz="4" w:space="0" w:color="auto"/>
            </w:tcBorders>
            <w:shd w:val="clear" w:color="auto" w:fill="FFFFFF"/>
            <w:vAlign w:val="center"/>
          </w:tcPr>
          <w:p w14:paraId="5E65C215" w14:textId="77777777" w:rsidR="00011C6A" w:rsidRPr="00011C6A" w:rsidRDefault="00011C6A" w:rsidP="00862CDD">
            <w:pPr>
              <w:autoSpaceDE w:val="0"/>
              <w:autoSpaceDN w:val="0"/>
              <w:adjustRightInd w:val="0"/>
              <w:spacing w:after="0" w:line="360" w:lineRule="auto"/>
              <w:ind w:left="60" w:right="60"/>
              <w:jc w:val="center"/>
              <w:rPr>
                <w:rFonts w:ascii="Arial" w:hAnsi="Arial" w:cs="Arial"/>
                <w:color w:val="010205"/>
              </w:rPr>
            </w:pPr>
            <w:r w:rsidRPr="00011C6A">
              <w:rPr>
                <w:rFonts w:ascii="Arial" w:hAnsi="Arial" w:cs="Arial"/>
                <w:b/>
                <w:bCs/>
                <w:color w:val="010205"/>
              </w:rPr>
              <w:t>q2</w:t>
            </w:r>
          </w:p>
        </w:tc>
      </w:tr>
      <w:tr w:rsidR="00011C6A" w:rsidRPr="00011C6A" w14:paraId="0354FE50" w14:textId="77777777" w:rsidTr="00011C6A">
        <w:trPr>
          <w:cantSplit/>
          <w:jc w:val="center"/>
        </w:trPr>
        <w:tc>
          <w:tcPr>
            <w:tcW w:w="2212" w:type="dxa"/>
            <w:gridSpan w:val="2"/>
            <w:tcBorders>
              <w:top w:val="nil"/>
              <w:left w:val="single" w:sz="4" w:space="0" w:color="auto"/>
              <w:bottom w:val="single" w:sz="8" w:space="0" w:color="152935"/>
              <w:right w:val="nil"/>
            </w:tcBorders>
            <w:shd w:val="clear" w:color="auto" w:fill="FFFFFF"/>
            <w:vAlign w:val="bottom"/>
          </w:tcPr>
          <w:p w14:paraId="4EFB5ED4" w14:textId="77777777" w:rsidR="00011C6A" w:rsidRPr="00011C6A" w:rsidRDefault="00011C6A" w:rsidP="00862CDD">
            <w:pPr>
              <w:autoSpaceDE w:val="0"/>
              <w:autoSpaceDN w:val="0"/>
              <w:adjustRightInd w:val="0"/>
              <w:spacing w:after="0" w:line="36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1C71DA23" w14:textId="77777777" w:rsidR="00011C6A" w:rsidRPr="00011C6A" w:rsidRDefault="00011C6A" w:rsidP="00862CDD">
            <w:pPr>
              <w:autoSpaceDE w:val="0"/>
              <w:autoSpaceDN w:val="0"/>
              <w:adjustRightInd w:val="0"/>
              <w:spacing w:after="0" w:line="360" w:lineRule="auto"/>
              <w:ind w:left="60" w:right="60"/>
              <w:jc w:val="center"/>
              <w:rPr>
                <w:rFonts w:ascii="Arial" w:hAnsi="Arial" w:cs="Arial"/>
                <w:color w:val="264A60"/>
                <w:sz w:val="18"/>
                <w:szCs w:val="18"/>
              </w:rPr>
            </w:pPr>
            <w:r w:rsidRPr="00011C6A">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6CA3DF7" w14:textId="77777777" w:rsidR="00011C6A" w:rsidRPr="00011C6A" w:rsidRDefault="00011C6A" w:rsidP="00862CDD">
            <w:pPr>
              <w:autoSpaceDE w:val="0"/>
              <w:autoSpaceDN w:val="0"/>
              <w:adjustRightInd w:val="0"/>
              <w:spacing w:after="0" w:line="360" w:lineRule="auto"/>
              <w:ind w:left="60" w:right="60"/>
              <w:jc w:val="center"/>
              <w:rPr>
                <w:rFonts w:ascii="Arial" w:hAnsi="Arial" w:cs="Arial"/>
                <w:color w:val="264A60"/>
                <w:sz w:val="18"/>
                <w:szCs w:val="18"/>
              </w:rPr>
            </w:pPr>
            <w:r w:rsidRPr="00011C6A">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27B810FD" w14:textId="77777777" w:rsidR="00011C6A" w:rsidRPr="00011C6A" w:rsidRDefault="00011C6A" w:rsidP="00862CDD">
            <w:pPr>
              <w:autoSpaceDE w:val="0"/>
              <w:autoSpaceDN w:val="0"/>
              <w:adjustRightInd w:val="0"/>
              <w:spacing w:after="0" w:line="360" w:lineRule="auto"/>
              <w:ind w:left="60" w:right="60"/>
              <w:jc w:val="center"/>
              <w:rPr>
                <w:rFonts w:ascii="Arial" w:hAnsi="Arial" w:cs="Arial"/>
                <w:color w:val="264A60"/>
                <w:sz w:val="18"/>
                <w:szCs w:val="18"/>
              </w:rPr>
            </w:pPr>
            <w:r w:rsidRPr="00011C6A">
              <w:rPr>
                <w:rFonts w:ascii="Arial" w:hAnsi="Arial" w:cs="Arial"/>
                <w:color w:val="264A60"/>
                <w:sz w:val="18"/>
                <w:szCs w:val="18"/>
              </w:rPr>
              <w:t>Valid Percent</w:t>
            </w:r>
          </w:p>
        </w:tc>
        <w:tc>
          <w:tcPr>
            <w:tcW w:w="1475" w:type="dxa"/>
            <w:tcBorders>
              <w:top w:val="nil"/>
              <w:left w:val="single" w:sz="8" w:space="0" w:color="E0E0E0"/>
              <w:bottom w:val="single" w:sz="8" w:space="0" w:color="152935"/>
              <w:right w:val="single" w:sz="4" w:space="0" w:color="auto"/>
            </w:tcBorders>
            <w:shd w:val="clear" w:color="auto" w:fill="FFFFFF"/>
            <w:vAlign w:val="bottom"/>
          </w:tcPr>
          <w:p w14:paraId="5B706EBC" w14:textId="77777777" w:rsidR="00011C6A" w:rsidRPr="00011C6A" w:rsidRDefault="00011C6A" w:rsidP="00862CDD">
            <w:pPr>
              <w:autoSpaceDE w:val="0"/>
              <w:autoSpaceDN w:val="0"/>
              <w:adjustRightInd w:val="0"/>
              <w:spacing w:after="0" w:line="360" w:lineRule="auto"/>
              <w:ind w:left="60" w:right="60"/>
              <w:jc w:val="center"/>
              <w:rPr>
                <w:rFonts w:ascii="Arial" w:hAnsi="Arial" w:cs="Arial"/>
                <w:color w:val="264A60"/>
                <w:sz w:val="18"/>
                <w:szCs w:val="18"/>
              </w:rPr>
            </w:pPr>
            <w:r w:rsidRPr="00011C6A">
              <w:rPr>
                <w:rFonts w:ascii="Arial" w:hAnsi="Arial" w:cs="Arial"/>
                <w:color w:val="264A60"/>
                <w:sz w:val="18"/>
                <w:szCs w:val="18"/>
              </w:rPr>
              <w:t>Cumulative Percent</w:t>
            </w:r>
          </w:p>
        </w:tc>
      </w:tr>
      <w:tr w:rsidR="00011C6A" w:rsidRPr="00011C6A" w14:paraId="03CDADFB" w14:textId="77777777" w:rsidTr="00011C6A">
        <w:trPr>
          <w:cantSplit/>
          <w:jc w:val="center"/>
        </w:trPr>
        <w:tc>
          <w:tcPr>
            <w:tcW w:w="737" w:type="dxa"/>
            <w:vMerge w:val="restart"/>
            <w:tcBorders>
              <w:top w:val="single" w:sz="8" w:space="0" w:color="152935"/>
              <w:left w:val="single" w:sz="4" w:space="0" w:color="auto"/>
              <w:bottom w:val="single" w:sz="8" w:space="0" w:color="152935"/>
              <w:right w:val="nil"/>
            </w:tcBorders>
            <w:shd w:val="clear" w:color="auto" w:fill="E0E0E0"/>
          </w:tcPr>
          <w:p w14:paraId="6EACF8A2" w14:textId="77777777" w:rsidR="00011C6A" w:rsidRPr="00011C6A" w:rsidRDefault="00011C6A" w:rsidP="00862CDD">
            <w:pPr>
              <w:autoSpaceDE w:val="0"/>
              <w:autoSpaceDN w:val="0"/>
              <w:adjustRightInd w:val="0"/>
              <w:spacing w:after="0" w:line="360" w:lineRule="auto"/>
              <w:ind w:left="60" w:right="60"/>
              <w:rPr>
                <w:rFonts w:ascii="Arial" w:hAnsi="Arial" w:cs="Arial"/>
                <w:color w:val="264A60"/>
                <w:sz w:val="18"/>
                <w:szCs w:val="18"/>
              </w:rPr>
            </w:pPr>
            <w:r w:rsidRPr="00011C6A">
              <w:rPr>
                <w:rFonts w:ascii="Arial" w:hAnsi="Arial" w:cs="Arial"/>
                <w:color w:val="264A60"/>
                <w:sz w:val="18"/>
                <w:szCs w:val="18"/>
              </w:rPr>
              <w:t>Valid</w:t>
            </w:r>
          </w:p>
        </w:tc>
        <w:tc>
          <w:tcPr>
            <w:tcW w:w="1475" w:type="dxa"/>
            <w:tcBorders>
              <w:top w:val="single" w:sz="8" w:space="0" w:color="152935"/>
              <w:left w:val="nil"/>
              <w:bottom w:val="single" w:sz="8" w:space="0" w:color="AEAEAE"/>
              <w:right w:val="nil"/>
            </w:tcBorders>
            <w:shd w:val="clear" w:color="auto" w:fill="E0E0E0"/>
          </w:tcPr>
          <w:p w14:paraId="7CCB5A2F" w14:textId="77777777" w:rsidR="00011C6A" w:rsidRPr="00011C6A" w:rsidRDefault="00011C6A" w:rsidP="00862CDD">
            <w:pPr>
              <w:autoSpaceDE w:val="0"/>
              <w:autoSpaceDN w:val="0"/>
              <w:adjustRightInd w:val="0"/>
              <w:spacing w:after="0" w:line="360" w:lineRule="auto"/>
              <w:ind w:left="60" w:right="60"/>
              <w:rPr>
                <w:rFonts w:ascii="Arial" w:hAnsi="Arial" w:cs="Arial"/>
                <w:color w:val="264A60"/>
                <w:sz w:val="18"/>
                <w:szCs w:val="18"/>
              </w:rPr>
            </w:pPr>
            <w:r w:rsidRPr="00011C6A">
              <w:rPr>
                <w:rFonts w:ascii="Arial" w:hAnsi="Arial" w:cs="Arial"/>
                <w:color w:val="264A60"/>
                <w:sz w:val="18"/>
                <w:szCs w:val="18"/>
              </w:rPr>
              <w:t>Setuju</w:t>
            </w:r>
          </w:p>
        </w:tc>
        <w:tc>
          <w:tcPr>
            <w:tcW w:w="1168" w:type="dxa"/>
            <w:tcBorders>
              <w:top w:val="single" w:sz="8" w:space="0" w:color="152935"/>
              <w:left w:val="nil"/>
              <w:bottom w:val="single" w:sz="8" w:space="0" w:color="AEAEAE"/>
              <w:right w:val="single" w:sz="8" w:space="0" w:color="E0E0E0"/>
            </w:tcBorders>
            <w:shd w:val="clear" w:color="auto" w:fill="FFFFFF"/>
          </w:tcPr>
          <w:p w14:paraId="204FAD3E"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20</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2BB5FA38"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60.6</w:t>
            </w:r>
          </w:p>
        </w:tc>
        <w:tc>
          <w:tcPr>
            <w:tcW w:w="1398" w:type="dxa"/>
            <w:tcBorders>
              <w:top w:val="single" w:sz="8" w:space="0" w:color="152935"/>
              <w:left w:val="single" w:sz="8" w:space="0" w:color="E0E0E0"/>
              <w:bottom w:val="single" w:sz="8" w:space="0" w:color="AEAEAE"/>
              <w:right w:val="single" w:sz="8" w:space="0" w:color="E0E0E0"/>
            </w:tcBorders>
            <w:shd w:val="clear" w:color="auto" w:fill="FFFFFF"/>
          </w:tcPr>
          <w:p w14:paraId="7F4CEFE3"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60.6</w:t>
            </w:r>
          </w:p>
        </w:tc>
        <w:tc>
          <w:tcPr>
            <w:tcW w:w="1475" w:type="dxa"/>
            <w:tcBorders>
              <w:top w:val="single" w:sz="8" w:space="0" w:color="152935"/>
              <w:left w:val="single" w:sz="8" w:space="0" w:color="E0E0E0"/>
              <w:bottom w:val="single" w:sz="8" w:space="0" w:color="AEAEAE"/>
              <w:right w:val="single" w:sz="4" w:space="0" w:color="auto"/>
            </w:tcBorders>
            <w:shd w:val="clear" w:color="auto" w:fill="FFFFFF"/>
          </w:tcPr>
          <w:p w14:paraId="459BC47C"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60.6</w:t>
            </w:r>
          </w:p>
        </w:tc>
      </w:tr>
      <w:tr w:rsidR="00011C6A" w:rsidRPr="00011C6A" w14:paraId="50A28FA5" w14:textId="77777777" w:rsidTr="00011C6A">
        <w:trPr>
          <w:cantSplit/>
          <w:jc w:val="center"/>
        </w:trPr>
        <w:tc>
          <w:tcPr>
            <w:tcW w:w="737" w:type="dxa"/>
            <w:vMerge/>
            <w:tcBorders>
              <w:top w:val="single" w:sz="8" w:space="0" w:color="152935"/>
              <w:left w:val="single" w:sz="4" w:space="0" w:color="auto"/>
              <w:bottom w:val="single" w:sz="8" w:space="0" w:color="152935"/>
              <w:right w:val="nil"/>
            </w:tcBorders>
            <w:shd w:val="clear" w:color="auto" w:fill="E0E0E0"/>
          </w:tcPr>
          <w:p w14:paraId="04981D00" w14:textId="77777777" w:rsidR="00011C6A" w:rsidRPr="00011C6A" w:rsidRDefault="00011C6A" w:rsidP="00862CDD">
            <w:pPr>
              <w:autoSpaceDE w:val="0"/>
              <w:autoSpaceDN w:val="0"/>
              <w:adjustRightInd w:val="0"/>
              <w:spacing w:after="0" w:line="360" w:lineRule="auto"/>
              <w:rPr>
                <w:rFonts w:ascii="Arial" w:hAnsi="Arial" w:cs="Arial"/>
                <w:color w:val="010205"/>
                <w:sz w:val="18"/>
                <w:szCs w:val="18"/>
              </w:rPr>
            </w:pPr>
          </w:p>
        </w:tc>
        <w:tc>
          <w:tcPr>
            <w:tcW w:w="1475" w:type="dxa"/>
            <w:tcBorders>
              <w:top w:val="single" w:sz="8" w:space="0" w:color="AEAEAE"/>
              <w:left w:val="nil"/>
              <w:bottom w:val="single" w:sz="8" w:space="0" w:color="AEAEAE"/>
              <w:right w:val="nil"/>
            </w:tcBorders>
            <w:shd w:val="clear" w:color="auto" w:fill="E0E0E0"/>
          </w:tcPr>
          <w:p w14:paraId="5A9D3FEC" w14:textId="77777777" w:rsidR="00011C6A" w:rsidRPr="00011C6A" w:rsidRDefault="00011C6A" w:rsidP="00862CDD">
            <w:pPr>
              <w:autoSpaceDE w:val="0"/>
              <w:autoSpaceDN w:val="0"/>
              <w:adjustRightInd w:val="0"/>
              <w:spacing w:after="0" w:line="360" w:lineRule="auto"/>
              <w:ind w:left="60" w:right="60"/>
              <w:rPr>
                <w:rFonts w:ascii="Arial" w:hAnsi="Arial" w:cs="Arial"/>
                <w:color w:val="264A60"/>
                <w:sz w:val="18"/>
                <w:szCs w:val="18"/>
              </w:rPr>
            </w:pPr>
            <w:r w:rsidRPr="00011C6A">
              <w:rPr>
                <w:rFonts w:ascii="Arial" w:hAnsi="Arial" w:cs="Arial"/>
                <w:color w:val="264A60"/>
                <w:sz w:val="18"/>
                <w:szCs w:val="18"/>
              </w:rPr>
              <w:t>Sangat Setuju</w:t>
            </w:r>
          </w:p>
        </w:tc>
        <w:tc>
          <w:tcPr>
            <w:tcW w:w="1168" w:type="dxa"/>
            <w:tcBorders>
              <w:top w:val="single" w:sz="8" w:space="0" w:color="AEAEAE"/>
              <w:left w:val="nil"/>
              <w:bottom w:val="single" w:sz="8" w:space="0" w:color="AEAEAE"/>
              <w:right w:val="single" w:sz="8" w:space="0" w:color="E0E0E0"/>
            </w:tcBorders>
            <w:shd w:val="clear" w:color="auto" w:fill="FFFFFF"/>
          </w:tcPr>
          <w:p w14:paraId="5DAA200B"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13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29C21A2"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39.4</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1AC32350"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39.4</w:t>
            </w:r>
          </w:p>
        </w:tc>
        <w:tc>
          <w:tcPr>
            <w:tcW w:w="1475" w:type="dxa"/>
            <w:tcBorders>
              <w:top w:val="single" w:sz="8" w:space="0" w:color="AEAEAE"/>
              <w:left w:val="single" w:sz="8" w:space="0" w:color="E0E0E0"/>
              <w:bottom w:val="single" w:sz="8" w:space="0" w:color="AEAEAE"/>
              <w:right w:val="single" w:sz="4" w:space="0" w:color="auto"/>
            </w:tcBorders>
            <w:shd w:val="clear" w:color="auto" w:fill="FFFFFF"/>
          </w:tcPr>
          <w:p w14:paraId="4B2E7746"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100.0</w:t>
            </w:r>
          </w:p>
        </w:tc>
      </w:tr>
      <w:tr w:rsidR="00011C6A" w:rsidRPr="00011C6A" w14:paraId="0EC4D3E9" w14:textId="77777777" w:rsidTr="00011C6A">
        <w:trPr>
          <w:cantSplit/>
          <w:jc w:val="center"/>
        </w:trPr>
        <w:tc>
          <w:tcPr>
            <w:tcW w:w="737" w:type="dxa"/>
            <w:vMerge/>
            <w:tcBorders>
              <w:top w:val="single" w:sz="8" w:space="0" w:color="152935"/>
              <w:left w:val="single" w:sz="4" w:space="0" w:color="auto"/>
              <w:bottom w:val="single" w:sz="4" w:space="0" w:color="auto"/>
              <w:right w:val="nil"/>
            </w:tcBorders>
            <w:shd w:val="clear" w:color="auto" w:fill="E0E0E0"/>
          </w:tcPr>
          <w:p w14:paraId="076D9745" w14:textId="77777777" w:rsidR="00011C6A" w:rsidRPr="00011C6A" w:rsidRDefault="00011C6A" w:rsidP="00862CDD">
            <w:pPr>
              <w:autoSpaceDE w:val="0"/>
              <w:autoSpaceDN w:val="0"/>
              <w:adjustRightInd w:val="0"/>
              <w:spacing w:after="0" w:line="360" w:lineRule="auto"/>
              <w:rPr>
                <w:rFonts w:ascii="Arial" w:hAnsi="Arial" w:cs="Arial"/>
                <w:color w:val="010205"/>
                <w:sz w:val="18"/>
                <w:szCs w:val="18"/>
              </w:rPr>
            </w:pPr>
          </w:p>
        </w:tc>
        <w:tc>
          <w:tcPr>
            <w:tcW w:w="1475" w:type="dxa"/>
            <w:tcBorders>
              <w:top w:val="single" w:sz="8" w:space="0" w:color="AEAEAE"/>
              <w:left w:val="nil"/>
              <w:bottom w:val="single" w:sz="4" w:space="0" w:color="auto"/>
              <w:right w:val="nil"/>
            </w:tcBorders>
            <w:shd w:val="clear" w:color="auto" w:fill="E0E0E0"/>
          </w:tcPr>
          <w:p w14:paraId="1250DBE1" w14:textId="77777777" w:rsidR="00011C6A" w:rsidRPr="00011C6A" w:rsidRDefault="00011C6A" w:rsidP="00862CDD">
            <w:pPr>
              <w:autoSpaceDE w:val="0"/>
              <w:autoSpaceDN w:val="0"/>
              <w:adjustRightInd w:val="0"/>
              <w:spacing w:after="0" w:line="360" w:lineRule="auto"/>
              <w:ind w:left="60" w:right="60"/>
              <w:rPr>
                <w:rFonts w:ascii="Arial" w:hAnsi="Arial" w:cs="Arial"/>
                <w:color w:val="264A60"/>
                <w:sz w:val="18"/>
                <w:szCs w:val="18"/>
              </w:rPr>
            </w:pPr>
            <w:r w:rsidRPr="00011C6A">
              <w:rPr>
                <w:rFonts w:ascii="Arial" w:hAnsi="Arial" w:cs="Arial"/>
                <w:color w:val="264A60"/>
                <w:sz w:val="18"/>
                <w:szCs w:val="18"/>
              </w:rPr>
              <w:t>Total</w:t>
            </w:r>
          </w:p>
        </w:tc>
        <w:tc>
          <w:tcPr>
            <w:tcW w:w="1168" w:type="dxa"/>
            <w:tcBorders>
              <w:top w:val="single" w:sz="8" w:space="0" w:color="AEAEAE"/>
              <w:left w:val="nil"/>
              <w:bottom w:val="single" w:sz="4" w:space="0" w:color="auto"/>
              <w:right w:val="single" w:sz="8" w:space="0" w:color="E0E0E0"/>
            </w:tcBorders>
            <w:shd w:val="clear" w:color="auto" w:fill="FFFFFF"/>
          </w:tcPr>
          <w:p w14:paraId="431007DA"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33</w:t>
            </w:r>
          </w:p>
        </w:tc>
        <w:tc>
          <w:tcPr>
            <w:tcW w:w="1029" w:type="dxa"/>
            <w:tcBorders>
              <w:top w:val="single" w:sz="8" w:space="0" w:color="AEAEAE"/>
              <w:left w:val="single" w:sz="8" w:space="0" w:color="E0E0E0"/>
              <w:bottom w:val="single" w:sz="4" w:space="0" w:color="auto"/>
              <w:right w:val="single" w:sz="8" w:space="0" w:color="E0E0E0"/>
            </w:tcBorders>
            <w:shd w:val="clear" w:color="auto" w:fill="FFFFFF"/>
          </w:tcPr>
          <w:p w14:paraId="590A0A1D"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100.0</w:t>
            </w:r>
          </w:p>
        </w:tc>
        <w:tc>
          <w:tcPr>
            <w:tcW w:w="1398" w:type="dxa"/>
            <w:tcBorders>
              <w:top w:val="single" w:sz="8" w:space="0" w:color="AEAEAE"/>
              <w:left w:val="single" w:sz="8" w:space="0" w:color="E0E0E0"/>
              <w:bottom w:val="single" w:sz="4" w:space="0" w:color="auto"/>
              <w:right w:val="single" w:sz="8" w:space="0" w:color="E0E0E0"/>
            </w:tcBorders>
            <w:shd w:val="clear" w:color="auto" w:fill="FFFFFF"/>
          </w:tcPr>
          <w:p w14:paraId="7132E528"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100.0</w:t>
            </w:r>
          </w:p>
        </w:tc>
        <w:tc>
          <w:tcPr>
            <w:tcW w:w="1475" w:type="dxa"/>
            <w:tcBorders>
              <w:top w:val="single" w:sz="8" w:space="0" w:color="AEAEAE"/>
              <w:left w:val="single" w:sz="8" w:space="0" w:color="E0E0E0"/>
              <w:bottom w:val="single" w:sz="4" w:space="0" w:color="auto"/>
              <w:right w:val="single" w:sz="4" w:space="0" w:color="auto"/>
            </w:tcBorders>
            <w:shd w:val="clear" w:color="auto" w:fill="FFFFFF"/>
            <w:vAlign w:val="center"/>
          </w:tcPr>
          <w:p w14:paraId="488E1B94" w14:textId="77777777" w:rsidR="00011C6A" w:rsidRPr="00011C6A" w:rsidRDefault="00011C6A" w:rsidP="00862CDD">
            <w:pPr>
              <w:autoSpaceDE w:val="0"/>
              <w:autoSpaceDN w:val="0"/>
              <w:adjustRightInd w:val="0"/>
              <w:spacing w:after="0" w:line="360" w:lineRule="auto"/>
              <w:rPr>
                <w:rFonts w:ascii="Times New Roman" w:hAnsi="Times New Roman" w:cs="Times New Roman"/>
                <w:sz w:val="24"/>
                <w:szCs w:val="24"/>
              </w:rPr>
            </w:pPr>
          </w:p>
        </w:tc>
      </w:tr>
    </w:tbl>
    <w:p w14:paraId="53472A5A" w14:textId="77777777" w:rsidR="00011C6A" w:rsidRDefault="00011C6A" w:rsidP="00862CDD">
      <w:pPr>
        <w:pStyle w:val="ListParagraph"/>
        <w:spacing w:after="0" w:line="360" w:lineRule="auto"/>
        <w:ind w:left="0"/>
        <w:jc w:val="center"/>
        <w:rPr>
          <w:rFonts w:ascii="Times New Roman" w:hAnsi="Times New Roman" w:cs="Times New Roman"/>
          <w:b/>
          <w:sz w:val="24"/>
          <w:szCs w:val="24"/>
        </w:rPr>
      </w:pPr>
    </w:p>
    <w:p w14:paraId="2BBB578B" w14:textId="2A7120D0" w:rsidR="008212EA" w:rsidRDefault="008212EA" w:rsidP="00862CDD">
      <w:pPr>
        <w:pStyle w:val="ListParagraph"/>
        <w:spacing w:after="0" w:line="360" w:lineRule="auto"/>
        <w:ind w:left="0"/>
        <w:jc w:val="center"/>
        <w:rPr>
          <w:rFonts w:ascii="Times New Roman" w:hAnsi="Times New Roman" w:cs="Times New Roman"/>
          <w:b/>
          <w:i/>
          <w:sz w:val="24"/>
          <w:szCs w:val="24"/>
        </w:rPr>
      </w:pPr>
      <w:r w:rsidRPr="00514E03">
        <w:rPr>
          <w:rFonts w:ascii="Times New Roman" w:hAnsi="Times New Roman" w:cs="Times New Roman"/>
          <w:b/>
          <w:sz w:val="24"/>
          <w:szCs w:val="24"/>
        </w:rPr>
        <w:t xml:space="preserve">Tabel Data Responden Untuk </w:t>
      </w:r>
      <w:r>
        <w:rPr>
          <w:rFonts w:ascii="Times New Roman" w:hAnsi="Times New Roman" w:cs="Times New Roman"/>
          <w:b/>
          <w:sz w:val="24"/>
          <w:szCs w:val="24"/>
        </w:rPr>
        <w:t xml:space="preserve">Hasil Testing Fitur </w:t>
      </w:r>
      <w:r>
        <w:rPr>
          <w:rFonts w:ascii="Times New Roman" w:hAnsi="Times New Roman" w:cs="Times New Roman"/>
          <w:b/>
          <w:i/>
          <w:sz w:val="24"/>
          <w:szCs w:val="24"/>
        </w:rPr>
        <w:t>Browsing</w:t>
      </w:r>
    </w:p>
    <w:tbl>
      <w:tblPr>
        <w:tblW w:w="6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1"/>
        <w:gridCol w:w="960"/>
        <w:gridCol w:w="960"/>
        <w:gridCol w:w="960"/>
        <w:gridCol w:w="960"/>
        <w:gridCol w:w="960"/>
      </w:tblGrid>
      <w:tr w:rsidR="00772F7A" w:rsidRPr="00514E03" w14:paraId="21EDFF84" w14:textId="77777777" w:rsidTr="00427F6F">
        <w:trPr>
          <w:trHeight w:val="300"/>
          <w:jc w:val="center"/>
        </w:trPr>
        <w:tc>
          <w:tcPr>
            <w:tcW w:w="1991" w:type="dxa"/>
            <w:shd w:val="clear" w:color="auto" w:fill="auto"/>
            <w:noWrap/>
            <w:vAlign w:val="bottom"/>
            <w:hideMark/>
          </w:tcPr>
          <w:p w14:paraId="346E0926"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 xml:space="preserve">No Responden </w:t>
            </w:r>
          </w:p>
        </w:tc>
        <w:tc>
          <w:tcPr>
            <w:tcW w:w="960" w:type="dxa"/>
            <w:shd w:val="clear" w:color="auto" w:fill="auto"/>
            <w:noWrap/>
            <w:vAlign w:val="bottom"/>
            <w:hideMark/>
          </w:tcPr>
          <w:p w14:paraId="7C61D835"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p1.1</w:t>
            </w:r>
          </w:p>
        </w:tc>
        <w:tc>
          <w:tcPr>
            <w:tcW w:w="960" w:type="dxa"/>
            <w:shd w:val="clear" w:color="auto" w:fill="auto"/>
            <w:noWrap/>
            <w:vAlign w:val="bottom"/>
            <w:hideMark/>
          </w:tcPr>
          <w:p w14:paraId="50B06E8D"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p1.2</w:t>
            </w:r>
          </w:p>
        </w:tc>
        <w:tc>
          <w:tcPr>
            <w:tcW w:w="960" w:type="dxa"/>
            <w:shd w:val="clear" w:color="auto" w:fill="auto"/>
            <w:noWrap/>
            <w:vAlign w:val="bottom"/>
            <w:hideMark/>
          </w:tcPr>
          <w:p w14:paraId="1B8DF676"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p1.3</w:t>
            </w:r>
          </w:p>
        </w:tc>
        <w:tc>
          <w:tcPr>
            <w:tcW w:w="960" w:type="dxa"/>
            <w:shd w:val="clear" w:color="auto" w:fill="auto"/>
            <w:noWrap/>
            <w:vAlign w:val="bottom"/>
            <w:hideMark/>
          </w:tcPr>
          <w:p w14:paraId="3034BB2D"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p1.4</w:t>
            </w:r>
          </w:p>
        </w:tc>
        <w:tc>
          <w:tcPr>
            <w:tcW w:w="960" w:type="dxa"/>
            <w:shd w:val="clear" w:color="auto" w:fill="auto"/>
            <w:noWrap/>
            <w:vAlign w:val="bottom"/>
            <w:hideMark/>
          </w:tcPr>
          <w:p w14:paraId="71FD6A90"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p1.5</w:t>
            </w:r>
          </w:p>
        </w:tc>
      </w:tr>
      <w:tr w:rsidR="00772F7A" w:rsidRPr="00514E03" w14:paraId="7D9E62D6" w14:textId="77777777" w:rsidTr="00427F6F">
        <w:trPr>
          <w:trHeight w:val="300"/>
          <w:jc w:val="center"/>
        </w:trPr>
        <w:tc>
          <w:tcPr>
            <w:tcW w:w="1991" w:type="dxa"/>
            <w:shd w:val="clear" w:color="auto" w:fill="auto"/>
            <w:noWrap/>
            <w:vAlign w:val="bottom"/>
            <w:hideMark/>
          </w:tcPr>
          <w:p w14:paraId="42701F54"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w:t>
            </w:r>
          </w:p>
        </w:tc>
        <w:tc>
          <w:tcPr>
            <w:tcW w:w="960" w:type="dxa"/>
            <w:shd w:val="clear" w:color="auto" w:fill="auto"/>
            <w:noWrap/>
            <w:vAlign w:val="bottom"/>
            <w:hideMark/>
          </w:tcPr>
          <w:p w14:paraId="626EB214"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BB29DE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61862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6580E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7100BB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3EB6B8BA" w14:textId="77777777" w:rsidTr="00427F6F">
        <w:trPr>
          <w:trHeight w:val="300"/>
          <w:jc w:val="center"/>
        </w:trPr>
        <w:tc>
          <w:tcPr>
            <w:tcW w:w="1991" w:type="dxa"/>
            <w:shd w:val="clear" w:color="auto" w:fill="auto"/>
            <w:noWrap/>
            <w:vAlign w:val="bottom"/>
            <w:hideMark/>
          </w:tcPr>
          <w:p w14:paraId="4042B982"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w:t>
            </w:r>
          </w:p>
        </w:tc>
        <w:tc>
          <w:tcPr>
            <w:tcW w:w="960" w:type="dxa"/>
            <w:shd w:val="clear" w:color="auto" w:fill="auto"/>
            <w:noWrap/>
            <w:vAlign w:val="bottom"/>
            <w:hideMark/>
          </w:tcPr>
          <w:p w14:paraId="5AD37D2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76161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33A5C0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0E9532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22709F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084B208" w14:textId="77777777" w:rsidTr="00427F6F">
        <w:trPr>
          <w:trHeight w:val="300"/>
          <w:jc w:val="center"/>
        </w:trPr>
        <w:tc>
          <w:tcPr>
            <w:tcW w:w="1991" w:type="dxa"/>
            <w:shd w:val="clear" w:color="auto" w:fill="auto"/>
            <w:noWrap/>
            <w:vAlign w:val="bottom"/>
            <w:hideMark/>
          </w:tcPr>
          <w:p w14:paraId="02D9898C"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6E7E686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277CEC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9454C7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29246D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0B4BB5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1069BFD7" w14:textId="77777777" w:rsidTr="00427F6F">
        <w:trPr>
          <w:trHeight w:val="300"/>
          <w:jc w:val="center"/>
        </w:trPr>
        <w:tc>
          <w:tcPr>
            <w:tcW w:w="1991" w:type="dxa"/>
            <w:shd w:val="clear" w:color="auto" w:fill="auto"/>
            <w:noWrap/>
            <w:vAlign w:val="bottom"/>
            <w:hideMark/>
          </w:tcPr>
          <w:p w14:paraId="2DAEC62F"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lastRenderedPageBreak/>
              <w:t>4</w:t>
            </w:r>
          </w:p>
        </w:tc>
        <w:tc>
          <w:tcPr>
            <w:tcW w:w="960" w:type="dxa"/>
            <w:shd w:val="clear" w:color="auto" w:fill="auto"/>
            <w:noWrap/>
            <w:vAlign w:val="bottom"/>
            <w:hideMark/>
          </w:tcPr>
          <w:p w14:paraId="24F5B47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1A213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277F8F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F97F7D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40C2163"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A4ECAE2" w14:textId="77777777" w:rsidTr="00427F6F">
        <w:trPr>
          <w:trHeight w:val="300"/>
          <w:jc w:val="center"/>
        </w:trPr>
        <w:tc>
          <w:tcPr>
            <w:tcW w:w="1991" w:type="dxa"/>
            <w:shd w:val="clear" w:color="auto" w:fill="auto"/>
            <w:noWrap/>
            <w:vAlign w:val="bottom"/>
            <w:hideMark/>
          </w:tcPr>
          <w:p w14:paraId="43F14BBC"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5</w:t>
            </w:r>
          </w:p>
        </w:tc>
        <w:tc>
          <w:tcPr>
            <w:tcW w:w="960" w:type="dxa"/>
            <w:shd w:val="clear" w:color="auto" w:fill="auto"/>
            <w:noWrap/>
            <w:vAlign w:val="bottom"/>
            <w:hideMark/>
          </w:tcPr>
          <w:p w14:paraId="1AF340B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06890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2C344C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833715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88F3E1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ED113B2" w14:textId="77777777" w:rsidTr="00427F6F">
        <w:trPr>
          <w:trHeight w:val="300"/>
          <w:jc w:val="center"/>
        </w:trPr>
        <w:tc>
          <w:tcPr>
            <w:tcW w:w="1991" w:type="dxa"/>
            <w:shd w:val="clear" w:color="auto" w:fill="auto"/>
            <w:noWrap/>
            <w:vAlign w:val="bottom"/>
            <w:hideMark/>
          </w:tcPr>
          <w:p w14:paraId="2BCA0CC1"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6</w:t>
            </w:r>
          </w:p>
        </w:tc>
        <w:tc>
          <w:tcPr>
            <w:tcW w:w="960" w:type="dxa"/>
            <w:shd w:val="clear" w:color="auto" w:fill="auto"/>
            <w:noWrap/>
            <w:vAlign w:val="bottom"/>
            <w:hideMark/>
          </w:tcPr>
          <w:p w14:paraId="01581AF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C100B5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8FE19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0CF6E0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0BC31D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4BFAAF1F" w14:textId="77777777" w:rsidTr="00427F6F">
        <w:trPr>
          <w:trHeight w:val="300"/>
          <w:jc w:val="center"/>
        </w:trPr>
        <w:tc>
          <w:tcPr>
            <w:tcW w:w="1991" w:type="dxa"/>
            <w:shd w:val="clear" w:color="auto" w:fill="auto"/>
            <w:noWrap/>
            <w:vAlign w:val="bottom"/>
            <w:hideMark/>
          </w:tcPr>
          <w:p w14:paraId="25ED608B"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7</w:t>
            </w:r>
          </w:p>
        </w:tc>
        <w:tc>
          <w:tcPr>
            <w:tcW w:w="960" w:type="dxa"/>
            <w:shd w:val="clear" w:color="auto" w:fill="auto"/>
            <w:noWrap/>
            <w:vAlign w:val="bottom"/>
            <w:hideMark/>
          </w:tcPr>
          <w:p w14:paraId="1E9D75E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9C13514"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41DF40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C28112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27DA9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CB58450" w14:textId="77777777" w:rsidTr="00427F6F">
        <w:trPr>
          <w:trHeight w:val="300"/>
          <w:jc w:val="center"/>
        </w:trPr>
        <w:tc>
          <w:tcPr>
            <w:tcW w:w="1991" w:type="dxa"/>
            <w:shd w:val="clear" w:color="auto" w:fill="auto"/>
            <w:noWrap/>
            <w:vAlign w:val="bottom"/>
            <w:hideMark/>
          </w:tcPr>
          <w:p w14:paraId="6B1D1C4A"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8</w:t>
            </w:r>
          </w:p>
        </w:tc>
        <w:tc>
          <w:tcPr>
            <w:tcW w:w="960" w:type="dxa"/>
            <w:shd w:val="clear" w:color="auto" w:fill="auto"/>
            <w:noWrap/>
            <w:vAlign w:val="bottom"/>
            <w:hideMark/>
          </w:tcPr>
          <w:p w14:paraId="56D32F8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D3369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7E1416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97CA0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2EBA7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5F61839" w14:textId="77777777" w:rsidTr="00427F6F">
        <w:trPr>
          <w:trHeight w:val="300"/>
          <w:jc w:val="center"/>
        </w:trPr>
        <w:tc>
          <w:tcPr>
            <w:tcW w:w="1991" w:type="dxa"/>
            <w:shd w:val="clear" w:color="auto" w:fill="auto"/>
            <w:noWrap/>
            <w:vAlign w:val="bottom"/>
            <w:hideMark/>
          </w:tcPr>
          <w:p w14:paraId="4AA1B34C"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9</w:t>
            </w:r>
          </w:p>
        </w:tc>
        <w:tc>
          <w:tcPr>
            <w:tcW w:w="960" w:type="dxa"/>
            <w:shd w:val="clear" w:color="auto" w:fill="auto"/>
            <w:noWrap/>
            <w:vAlign w:val="bottom"/>
            <w:hideMark/>
          </w:tcPr>
          <w:p w14:paraId="38685A54"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65E1BB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358FA3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784E50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0541D5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14386060" w14:textId="77777777" w:rsidTr="00427F6F">
        <w:trPr>
          <w:trHeight w:val="300"/>
          <w:jc w:val="center"/>
        </w:trPr>
        <w:tc>
          <w:tcPr>
            <w:tcW w:w="1991" w:type="dxa"/>
            <w:shd w:val="clear" w:color="auto" w:fill="auto"/>
            <w:noWrap/>
            <w:vAlign w:val="bottom"/>
            <w:hideMark/>
          </w:tcPr>
          <w:p w14:paraId="7D0C3472"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10</w:t>
            </w:r>
          </w:p>
        </w:tc>
        <w:tc>
          <w:tcPr>
            <w:tcW w:w="960" w:type="dxa"/>
            <w:shd w:val="clear" w:color="auto" w:fill="auto"/>
            <w:noWrap/>
            <w:vAlign w:val="bottom"/>
            <w:hideMark/>
          </w:tcPr>
          <w:p w14:paraId="5844EF6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A205B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DC2CEA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7F5A0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1AC90B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7E17781" w14:textId="77777777" w:rsidTr="00427F6F">
        <w:trPr>
          <w:trHeight w:val="300"/>
          <w:jc w:val="center"/>
        </w:trPr>
        <w:tc>
          <w:tcPr>
            <w:tcW w:w="1991" w:type="dxa"/>
            <w:shd w:val="clear" w:color="auto" w:fill="auto"/>
            <w:noWrap/>
            <w:vAlign w:val="bottom"/>
            <w:hideMark/>
          </w:tcPr>
          <w:p w14:paraId="51D5F693"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11</w:t>
            </w:r>
          </w:p>
        </w:tc>
        <w:tc>
          <w:tcPr>
            <w:tcW w:w="960" w:type="dxa"/>
            <w:shd w:val="clear" w:color="auto" w:fill="auto"/>
            <w:noWrap/>
            <w:vAlign w:val="bottom"/>
            <w:hideMark/>
          </w:tcPr>
          <w:p w14:paraId="18614BF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ACA93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E44BF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2432A4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B9E70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7A19263" w14:textId="77777777" w:rsidTr="00427F6F">
        <w:trPr>
          <w:trHeight w:val="300"/>
          <w:jc w:val="center"/>
        </w:trPr>
        <w:tc>
          <w:tcPr>
            <w:tcW w:w="1991" w:type="dxa"/>
            <w:shd w:val="clear" w:color="auto" w:fill="auto"/>
            <w:noWrap/>
            <w:vAlign w:val="bottom"/>
            <w:hideMark/>
          </w:tcPr>
          <w:p w14:paraId="0FB24690"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12</w:t>
            </w:r>
          </w:p>
        </w:tc>
        <w:tc>
          <w:tcPr>
            <w:tcW w:w="960" w:type="dxa"/>
            <w:shd w:val="clear" w:color="auto" w:fill="auto"/>
            <w:noWrap/>
            <w:vAlign w:val="bottom"/>
            <w:hideMark/>
          </w:tcPr>
          <w:p w14:paraId="4549CCB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B3F707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BCAFD0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559769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4276D8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66634850" w14:textId="77777777" w:rsidTr="00427F6F">
        <w:trPr>
          <w:trHeight w:val="300"/>
          <w:jc w:val="center"/>
        </w:trPr>
        <w:tc>
          <w:tcPr>
            <w:tcW w:w="1991" w:type="dxa"/>
            <w:shd w:val="clear" w:color="auto" w:fill="auto"/>
            <w:noWrap/>
            <w:vAlign w:val="bottom"/>
            <w:hideMark/>
          </w:tcPr>
          <w:p w14:paraId="5C79983C"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13</w:t>
            </w:r>
          </w:p>
        </w:tc>
        <w:tc>
          <w:tcPr>
            <w:tcW w:w="960" w:type="dxa"/>
            <w:shd w:val="clear" w:color="auto" w:fill="auto"/>
            <w:noWrap/>
            <w:vAlign w:val="bottom"/>
            <w:hideMark/>
          </w:tcPr>
          <w:p w14:paraId="3FD21F7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0D369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4F471C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0BDFC9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8F2AA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677E1FFE" w14:textId="77777777" w:rsidTr="00427F6F">
        <w:trPr>
          <w:trHeight w:val="300"/>
          <w:jc w:val="center"/>
        </w:trPr>
        <w:tc>
          <w:tcPr>
            <w:tcW w:w="1991" w:type="dxa"/>
            <w:shd w:val="clear" w:color="auto" w:fill="auto"/>
            <w:noWrap/>
            <w:vAlign w:val="bottom"/>
            <w:hideMark/>
          </w:tcPr>
          <w:p w14:paraId="09DA1F80"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14</w:t>
            </w:r>
          </w:p>
        </w:tc>
        <w:tc>
          <w:tcPr>
            <w:tcW w:w="960" w:type="dxa"/>
            <w:shd w:val="clear" w:color="auto" w:fill="auto"/>
            <w:noWrap/>
            <w:vAlign w:val="bottom"/>
            <w:hideMark/>
          </w:tcPr>
          <w:p w14:paraId="0FF71D5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62D29B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DA4F65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C8A4FC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24452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0B7B822" w14:textId="77777777" w:rsidTr="00427F6F">
        <w:trPr>
          <w:trHeight w:val="300"/>
          <w:jc w:val="center"/>
        </w:trPr>
        <w:tc>
          <w:tcPr>
            <w:tcW w:w="1991" w:type="dxa"/>
            <w:shd w:val="clear" w:color="auto" w:fill="auto"/>
            <w:noWrap/>
            <w:vAlign w:val="bottom"/>
            <w:hideMark/>
          </w:tcPr>
          <w:p w14:paraId="6C9E34E7"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15</w:t>
            </w:r>
          </w:p>
        </w:tc>
        <w:tc>
          <w:tcPr>
            <w:tcW w:w="960" w:type="dxa"/>
            <w:shd w:val="clear" w:color="auto" w:fill="auto"/>
            <w:noWrap/>
            <w:vAlign w:val="bottom"/>
            <w:hideMark/>
          </w:tcPr>
          <w:p w14:paraId="0C60813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D4A328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282836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3F7A5C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A0FA8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13730A48" w14:textId="77777777" w:rsidTr="00427F6F">
        <w:trPr>
          <w:trHeight w:val="300"/>
          <w:jc w:val="center"/>
        </w:trPr>
        <w:tc>
          <w:tcPr>
            <w:tcW w:w="1991" w:type="dxa"/>
            <w:shd w:val="clear" w:color="auto" w:fill="auto"/>
            <w:noWrap/>
            <w:vAlign w:val="bottom"/>
            <w:hideMark/>
          </w:tcPr>
          <w:p w14:paraId="231F8E8D"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16</w:t>
            </w:r>
          </w:p>
        </w:tc>
        <w:tc>
          <w:tcPr>
            <w:tcW w:w="960" w:type="dxa"/>
            <w:shd w:val="clear" w:color="auto" w:fill="auto"/>
            <w:noWrap/>
            <w:vAlign w:val="bottom"/>
            <w:hideMark/>
          </w:tcPr>
          <w:p w14:paraId="0CAC726C"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EAE44E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E95514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15CEC2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4DCBE0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49BE6226" w14:textId="77777777" w:rsidTr="00427F6F">
        <w:trPr>
          <w:trHeight w:val="300"/>
          <w:jc w:val="center"/>
        </w:trPr>
        <w:tc>
          <w:tcPr>
            <w:tcW w:w="1991" w:type="dxa"/>
            <w:shd w:val="clear" w:color="auto" w:fill="auto"/>
            <w:noWrap/>
            <w:vAlign w:val="bottom"/>
            <w:hideMark/>
          </w:tcPr>
          <w:p w14:paraId="3F5E29AC"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17</w:t>
            </w:r>
          </w:p>
        </w:tc>
        <w:tc>
          <w:tcPr>
            <w:tcW w:w="960" w:type="dxa"/>
            <w:shd w:val="clear" w:color="auto" w:fill="auto"/>
            <w:noWrap/>
            <w:vAlign w:val="bottom"/>
            <w:hideMark/>
          </w:tcPr>
          <w:p w14:paraId="1A718A3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0CF6A6C"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03264F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8570B6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E5D3B7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6E5317BD" w14:textId="77777777" w:rsidTr="00427F6F">
        <w:trPr>
          <w:trHeight w:val="300"/>
          <w:jc w:val="center"/>
        </w:trPr>
        <w:tc>
          <w:tcPr>
            <w:tcW w:w="1991" w:type="dxa"/>
            <w:shd w:val="clear" w:color="auto" w:fill="auto"/>
            <w:noWrap/>
            <w:vAlign w:val="bottom"/>
            <w:hideMark/>
          </w:tcPr>
          <w:p w14:paraId="27C82E90"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18</w:t>
            </w:r>
          </w:p>
        </w:tc>
        <w:tc>
          <w:tcPr>
            <w:tcW w:w="960" w:type="dxa"/>
            <w:shd w:val="clear" w:color="auto" w:fill="auto"/>
            <w:noWrap/>
            <w:vAlign w:val="bottom"/>
            <w:hideMark/>
          </w:tcPr>
          <w:p w14:paraId="45AF0D3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9B256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F727F4"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5C48A5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FFB14A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CDD99CD" w14:textId="77777777" w:rsidTr="00427F6F">
        <w:trPr>
          <w:trHeight w:val="300"/>
          <w:jc w:val="center"/>
        </w:trPr>
        <w:tc>
          <w:tcPr>
            <w:tcW w:w="1991" w:type="dxa"/>
            <w:shd w:val="clear" w:color="auto" w:fill="auto"/>
            <w:noWrap/>
            <w:vAlign w:val="bottom"/>
            <w:hideMark/>
          </w:tcPr>
          <w:p w14:paraId="04C290CB"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19</w:t>
            </w:r>
          </w:p>
        </w:tc>
        <w:tc>
          <w:tcPr>
            <w:tcW w:w="960" w:type="dxa"/>
            <w:shd w:val="clear" w:color="auto" w:fill="auto"/>
            <w:noWrap/>
            <w:vAlign w:val="bottom"/>
            <w:hideMark/>
          </w:tcPr>
          <w:p w14:paraId="37397B3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3389AB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D932423"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0DE102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21EA64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7F03A81" w14:textId="77777777" w:rsidTr="00427F6F">
        <w:trPr>
          <w:trHeight w:val="300"/>
          <w:jc w:val="center"/>
        </w:trPr>
        <w:tc>
          <w:tcPr>
            <w:tcW w:w="1991" w:type="dxa"/>
            <w:shd w:val="clear" w:color="auto" w:fill="auto"/>
            <w:noWrap/>
            <w:vAlign w:val="bottom"/>
            <w:hideMark/>
          </w:tcPr>
          <w:p w14:paraId="5C624D86"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20</w:t>
            </w:r>
          </w:p>
        </w:tc>
        <w:tc>
          <w:tcPr>
            <w:tcW w:w="960" w:type="dxa"/>
            <w:shd w:val="clear" w:color="auto" w:fill="auto"/>
            <w:noWrap/>
            <w:vAlign w:val="bottom"/>
            <w:hideMark/>
          </w:tcPr>
          <w:p w14:paraId="4244F7D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E54EC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A0CB17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400F57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D61BA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15B954B" w14:textId="77777777" w:rsidTr="00427F6F">
        <w:trPr>
          <w:trHeight w:val="300"/>
          <w:jc w:val="center"/>
        </w:trPr>
        <w:tc>
          <w:tcPr>
            <w:tcW w:w="1991" w:type="dxa"/>
            <w:shd w:val="clear" w:color="auto" w:fill="auto"/>
            <w:noWrap/>
            <w:vAlign w:val="bottom"/>
            <w:hideMark/>
          </w:tcPr>
          <w:p w14:paraId="26011000"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21</w:t>
            </w:r>
          </w:p>
        </w:tc>
        <w:tc>
          <w:tcPr>
            <w:tcW w:w="960" w:type="dxa"/>
            <w:shd w:val="clear" w:color="auto" w:fill="auto"/>
            <w:noWrap/>
            <w:vAlign w:val="bottom"/>
            <w:hideMark/>
          </w:tcPr>
          <w:p w14:paraId="11CF9F2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18614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3587B5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47FB7C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2BB2A8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FA5FBCB" w14:textId="77777777" w:rsidTr="00427F6F">
        <w:trPr>
          <w:trHeight w:val="300"/>
          <w:jc w:val="center"/>
        </w:trPr>
        <w:tc>
          <w:tcPr>
            <w:tcW w:w="1991" w:type="dxa"/>
            <w:shd w:val="clear" w:color="auto" w:fill="auto"/>
            <w:noWrap/>
            <w:vAlign w:val="bottom"/>
            <w:hideMark/>
          </w:tcPr>
          <w:p w14:paraId="617B620B"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22</w:t>
            </w:r>
          </w:p>
        </w:tc>
        <w:tc>
          <w:tcPr>
            <w:tcW w:w="960" w:type="dxa"/>
            <w:shd w:val="clear" w:color="auto" w:fill="auto"/>
            <w:noWrap/>
            <w:vAlign w:val="bottom"/>
            <w:hideMark/>
          </w:tcPr>
          <w:p w14:paraId="556D2D5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87056C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8BE5F7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61617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4E63C5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E77534D" w14:textId="77777777" w:rsidTr="00427F6F">
        <w:trPr>
          <w:trHeight w:val="300"/>
          <w:jc w:val="center"/>
        </w:trPr>
        <w:tc>
          <w:tcPr>
            <w:tcW w:w="1991" w:type="dxa"/>
            <w:shd w:val="clear" w:color="auto" w:fill="auto"/>
            <w:noWrap/>
            <w:vAlign w:val="bottom"/>
            <w:hideMark/>
          </w:tcPr>
          <w:p w14:paraId="1DB9964E"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23</w:t>
            </w:r>
          </w:p>
        </w:tc>
        <w:tc>
          <w:tcPr>
            <w:tcW w:w="960" w:type="dxa"/>
            <w:shd w:val="clear" w:color="auto" w:fill="auto"/>
            <w:noWrap/>
            <w:vAlign w:val="bottom"/>
            <w:hideMark/>
          </w:tcPr>
          <w:p w14:paraId="73C7F60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936D75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7EF17A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A6BBB6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2017F24"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44E84596" w14:textId="77777777" w:rsidTr="00427F6F">
        <w:trPr>
          <w:trHeight w:val="300"/>
          <w:jc w:val="center"/>
        </w:trPr>
        <w:tc>
          <w:tcPr>
            <w:tcW w:w="1991" w:type="dxa"/>
            <w:shd w:val="clear" w:color="auto" w:fill="auto"/>
            <w:noWrap/>
            <w:vAlign w:val="bottom"/>
            <w:hideMark/>
          </w:tcPr>
          <w:p w14:paraId="42C3BF43"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24</w:t>
            </w:r>
          </w:p>
        </w:tc>
        <w:tc>
          <w:tcPr>
            <w:tcW w:w="960" w:type="dxa"/>
            <w:shd w:val="clear" w:color="auto" w:fill="auto"/>
            <w:noWrap/>
            <w:vAlign w:val="bottom"/>
            <w:hideMark/>
          </w:tcPr>
          <w:p w14:paraId="6A8D44C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894858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4D3297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3EB8903"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DF4017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17BCE00B" w14:textId="77777777" w:rsidTr="00427F6F">
        <w:trPr>
          <w:trHeight w:val="300"/>
          <w:jc w:val="center"/>
        </w:trPr>
        <w:tc>
          <w:tcPr>
            <w:tcW w:w="1991" w:type="dxa"/>
            <w:shd w:val="clear" w:color="auto" w:fill="auto"/>
            <w:noWrap/>
            <w:vAlign w:val="bottom"/>
            <w:hideMark/>
          </w:tcPr>
          <w:p w14:paraId="1DC256F3"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25</w:t>
            </w:r>
          </w:p>
        </w:tc>
        <w:tc>
          <w:tcPr>
            <w:tcW w:w="960" w:type="dxa"/>
            <w:shd w:val="clear" w:color="auto" w:fill="auto"/>
            <w:noWrap/>
            <w:vAlign w:val="bottom"/>
            <w:hideMark/>
          </w:tcPr>
          <w:p w14:paraId="438E586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6E1729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1F67754"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74CB53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4D202A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BE9D0B6" w14:textId="77777777" w:rsidTr="00427F6F">
        <w:trPr>
          <w:trHeight w:val="300"/>
          <w:jc w:val="center"/>
        </w:trPr>
        <w:tc>
          <w:tcPr>
            <w:tcW w:w="1991" w:type="dxa"/>
            <w:shd w:val="clear" w:color="auto" w:fill="auto"/>
            <w:noWrap/>
            <w:vAlign w:val="bottom"/>
            <w:hideMark/>
          </w:tcPr>
          <w:p w14:paraId="43EBC6E2"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26</w:t>
            </w:r>
          </w:p>
        </w:tc>
        <w:tc>
          <w:tcPr>
            <w:tcW w:w="960" w:type="dxa"/>
            <w:shd w:val="clear" w:color="auto" w:fill="auto"/>
            <w:noWrap/>
            <w:vAlign w:val="bottom"/>
            <w:hideMark/>
          </w:tcPr>
          <w:p w14:paraId="4739B17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B5A8C4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C57743"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17D008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8A4E4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00A3B31" w14:textId="77777777" w:rsidTr="00427F6F">
        <w:trPr>
          <w:trHeight w:val="300"/>
          <w:jc w:val="center"/>
        </w:trPr>
        <w:tc>
          <w:tcPr>
            <w:tcW w:w="1991" w:type="dxa"/>
            <w:shd w:val="clear" w:color="auto" w:fill="auto"/>
            <w:noWrap/>
            <w:vAlign w:val="bottom"/>
            <w:hideMark/>
          </w:tcPr>
          <w:p w14:paraId="43F8A491"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27</w:t>
            </w:r>
          </w:p>
        </w:tc>
        <w:tc>
          <w:tcPr>
            <w:tcW w:w="960" w:type="dxa"/>
            <w:shd w:val="clear" w:color="auto" w:fill="auto"/>
            <w:noWrap/>
            <w:vAlign w:val="bottom"/>
            <w:hideMark/>
          </w:tcPr>
          <w:p w14:paraId="34CE2F5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4FAB5D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1F749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EC7A8A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C9D0D0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55E5164" w14:textId="77777777" w:rsidTr="00427F6F">
        <w:trPr>
          <w:trHeight w:val="300"/>
          <w:jc w:val="center"/>
        </w:trPr>
        <w:tc>
          <w:tcPr>
            <w:tcW w:w="1991" w:type="dxa"/>
            <w:shd w:val="clear" w:color="auto" w:fill="auto"/>
            <w:noWrap/>
            <w:vAlign w:val="bottom"/>
            <w:hideMark/>
          </w:tcPr>
          <w:p w14:paraId="538DC760"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28</w:t>
            </w:r>
          </w:p>
        </w:tc>
        <w:tc>
          <w:tcPr>
            <w:tcW w:w="960" w:type="dxa"/>
            <w:shd w:val="clear" w:color="auto" w:fill="auto"/>
            <w:noWrap/>
            <w:vAlign w:val="bottom"/>
            <w:hideMark/>
          </w:tcPr>
          <w:p w14:paraId="0126A26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2309B1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DBB77A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E96DD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2707A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41A37D27" w14:textId="77777777" w:rsidTr="00427F6F">
        <w:trPr>
          <w:trHeight w:val="300"/>
          <w:jc w:val="center"/>
        </w:trPr>
        <w:tc>
          <w:tcPr>
            <w:tcW w:w="1991" w:type="dxa"/>
            <w:shd w:val="clear" w:color="auto" w:fill="auto"/>
            <w:noWrap/>
            <w:vAlign w:val="bottom"/>
            <w:hideMark/>
          </w:tcPr>
          <w:p w14:paraId="0E651F21"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29</w:t>
            </w:r>
          </w:p>
        </w:tc>
        <w:tc>
          <w:tcPr>
            <w:tcW w:w="960" w:type="dxa"/>
            <w:shd w:val="clear" w:color="auto" w:fill="auto"/>
            <w:noWrap/>
            <w:vAlign w:val="bottom"/>
            <w:hideMark/>
          </w:tcPr>
          <w:p w14:paraId="5867F87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7B5133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8AF71E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DB1C95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8501D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7112E68" w14:textId="77777777" w:rsidTr="00427F6F">
        <w:trPr>
          <w:trHeight w:val="300"/>
          <w:jc w:val="center"/>
        </w:trPr>
        <w:tc>
          <w:tcPr>
            <w:tcW w:w="1991" w:type="dxa"/>
            <w:shd w:val="clear" w:color="auto" w:fill="auto"/>
            <w:noWrap/>
            <w:vAlign w:val="bottom"/>
            <w:hideMark/>
          </w:tcPr>
          <w:p w14:paraId="38050CEC"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30</w:t>
            </w:r>
          </w:p>
        </w:tc>
        <w:tc>
          <w:tcPr>
            <w:tcW w:w="960" w:type="dxa"/>
            <w:shd w:val="clear" w:color="auto" w:fill="auto"/>
            <w:noWrap/>
            <w:vAlign w:val="bottom"/>
            <w:hideMark/>
          </w:tcPr>
          <w:p w14:paraId="34CD85B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B8F780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9FB6C8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D7EFFF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C2E4B7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5B3E6195" w14:textId="77777777" w:rsidTr="00427F6F">
        <w:trPr>
          <w:trHeight w:val="300"/>
          <w:jc w:val="center"/>
        </w:trPr>
        <w:tc>
          <w:tcPr>
            <w:tcW w:w="1991" w:type="dxa"/>
            <w:shd w:val="clear" w:color="auto" w:fill="auto"/>
            <w:noWrap/>
            <w:vAlign w:val="bottom"/>
            <w:hideMark/>
          </w:tcPr>
          <w:p w14:paraId="392E0507"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31</w:t>
            </w:r>
          </w:p>
        </w:tc>
        <w:tc>
          <w:tcPr>
            <w:tcW w:w="960" w:type="dxa"/>
            <w:shd w:val="clear" w:color="auto" w:fill="auto"/>
            <w:noWrap/>
            <w:vAlign w:val="bottom"/>
            <w:hideMark/>
          </w:tcPr>
          <w:p w14:paraId="3583AEB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7D18B4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CD8E78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83608F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C03DCE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D94DD4C" w14:textId="77777777" w:rsidTr="00427F6F">
        <w:trPr>
          <w:trHeight w:val="300"/>
          <w:jc w:val="center"/>
        </w:trPr>
        <w:tc>
          <w:tcPr>
            <w:tcW w:w="1991" w:type="dxa"/>
            <w:shd w:val="clear" w:color="auto" w:fill="auto"/>
            <w:noWrap/>
            <w:vAlign w:val="bottom"/>
            <w:hideMark/>
          </w:tcPr>
          <w:p w14:paraId="03327EE7"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32</w:t>
            </w:r>
          </w:p>
        </w:tc>
        <w:tc>
          <w:tcPr>
            <w:tcW w:w="960" w:type="dxa"/>
            <w:shd w:val="clear" w:color="auto" w:fill="auto"/>
            <w:noWrap/>
            <w:vAlign w:val="bottom"/>
            <w:hideMark/>
          </w:tcPr>
          <w:p w14:paraId="433B1B5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D95A883"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6E7F63"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719AB9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D99E2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80AA94E" w14:textId="77777777" w:rsidTr="00427F6F">
        <w:trPr>
          <w:trHeight w:val="300"/>
          <w:jc w:val="center"/>
        </w:trPr>
        <w:tc>
          <w:tcPr>
            <w:tcW w:w="1991" w:type="dxa"/>
            <w:shd w:val="clear" w:color="auto" w:fill="auto"/>
            <w:noWrap/>
            <w:vAlign w:val="bottom"/>
            <w:hideMark/>
          </w:tcPr>
          <w:p w14:paraId="52FAABC3"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33</w:t>
            </w:r>
          </w:p>
        </w:tc>
        <w:tc>
          <w:tcPr>
            <w:tcW w:w="960" w:type="dxa"/>
            <w:shd w:val="clear" w:color="auto" w:fill="auto"/>
            <w:noWrap/>
            <w:vAlign w:val="bottom"/>
            <w:hideMark/>
          </w:tcPr>
          <w:p w14:paraId="759C3B1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594E19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B9F22B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3039D8C"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CBFE04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bl>
    <w:p w14:paraId="51048269" w14:textId="1C0DD5B4" w:rsidR="008212EA" w:rsidRDefault="008212EA" w:rsidP="00862CDD">
      <w:pPr>
        <w:pStyle w:val="ListParagraph"/>
        <w:spacing w:after="0" w:line="360" w:lineRule="auto"/>
        <w:ind w:left="0"/>
        <w:jc w:val="center"/>
        <w:rPr>
          <w:rFonts w:ascii="Times New Roman" w:hAnsi="Times New Roman" w:cs="Times New Roman"/>
          <w:b/>
          <w:sz w:val="24"/>
          <w:szCs w:val="24"/>
        </w:rPr>
      </w:pPr>
    </w:p>
    <w:p w14:paraId="2BEE1660" w14:textId="3486F9FF" w:rsidR="00427F6F" w:rsidRPr="00427F6F" w:rsidRDefault="00772F7A" w:rsidP="00862CDD">
      <w:pPr>
        <w:autoSpaceDE w:val="0"/>
        <w:autoSpaceDN w:val="0"/>
        <w:adjustRightInd w:val="0"/>
        <w:spacing w:after="0" w:line="360" w:lineRule="auto"/>
        <w:jc w:val="center"/>
        <w:rPr>
          <w:rFonts w:ascii="Times New Roman" w:hAnsi="Times New Roman" w:cs="Times New Roman"/>
          <w:sz w:val="24"/>
          <w:szCs w:val="24"/>
        </w:rPr>
      </w:pPr>
      <w:r w:rsidRPr="00514E03">
        <w:rPr>
          <w:rFonts w:ascii="Times New Roman" w:hAnsi="Times New Roman" w:cs="Times New Roman"/>
          <w:b/>
          <w:bCs/>
          <w:color w:val="000000"/>
          <w:sz w:val="24"/>
          <w:szCs w:val="24"/>
        </w:rPr>
        <w:t xml:space="preserve">Tabel Frekuensi Pertanyaan </w:t>
      </w:r>
      <w:r>
        <w:rPr>
          <w:rFonts w:ascii="Times New Roman" w:hAnsi="Times New Roman" w:cs="Times New Roman"/>
          <w:b/>
          <w:bCs/>
          <w:i/>
          <w:color w:val="000000"/>
          <w:sz w:val="24"/>
          <w:szCs w:val="24"/>
        </w:rPr>
        <w:t>Browsing</w:t>
      </w:r>
      <w:r w:rsidRPr="00514E03">
        <w:rPr>
          <w:rFonts w:ascii="Times New Roman" w:hAnsi="Times New Roman" w:cs="Times New Roman"/>
          <w:b/>
          <w:bCs/>
          <w:color w:val="000000"/>
          <w:sz w:val="24"/>
          <w:szCs w:val="24"/>
        </w:rPr>
        <w:t xml:space="preserve"> Ke-1</w:t>
      </w:r>
    </w:p>
    <w:tbl>
      <w:tblPr>
        <w:tblW w:w="66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030"/>
        <w:gridCol w:w="1399"/>
        <w:gridCol w:w="1476"/>
      </w:tblGrid>
      <w:tr w:rsidR="00427F6F" w:rsidRPr="00427F6F" w14:paraId="2884E54F" w14:textId="77777777" w:rsidTr="00427F6F">
        <w:trPr>
          <w:cantSplit/>
          <w:jc w:val="center"/>
        </w:trPr>
        <w:tc>
          <w:tcPr>
            <w:tcW w:w="6610" w:type="dxa"/>
            <w:gridSpan w:val="6"/>
            <w:tcBorders>
              <w:top w:val="single" w:sz="4" w:space="0" w:color="auto"/>
              <w:left w:val="single" w:sz="4" w:space="0" w:color="auto"/>
              <w:bottom w:val="nil"/>
              <w:right w:val="single" w:sz="4" w:space="0" w:color="auto"/>
            </w:tcBorders>
            <w:shd w:val="clear" w:color="auto" w:fill="FFFFFF"/>
            <w:vAlign w:val="center"/>
          </w:tcPr>
          <w:p w14:paraId="67DD1BEB"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010205"/>
              </w:rPr>
            </w:pPr>
            <w:r w:rsidRPr="00427F6F">
              <w:rPr>
                <w:rFonts w:ascii="Arial" w:hAnsi="Arial" w:cs="Arial"/>
                <w:b/>
                <w:bCs/>
                <w:color w:val="010205"/>
              </w:rPr>
              <w:t>pb1</w:t>
            </w:r>
          </w:p>
        </w:tc>
      </w:tr>
      <w:tr w:rsidR="00427F6F" w:rsidRPr="00427F6F" w14:paraId="4C89D806" w14:textId="77777777" w:rsidTr="00427F6F">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0D5DC080" w14:textId="77777777" w:rsidR="00427F6F" w:rsidRPr="00427F6F" w:rsidRDefault="00427F6F" w:rsidP="00862CDD">
            <w:pPr>
              <w:autoSpaceDE w:val="0"/>
              <w:autoSpaceDN w:val="0"/>
              <w:adjustRightInd w:val="0"/>
              <w:spacing w:after="0" w:line="360" w:lineRule="auto"/>
              <w:rPr>
                <w:rFonts w:ascii="Times New Roman" w:hAnsi="Times New Roman" w:cs="Times New Roman"/>
                <w:sz w:val="24"/>
                <w:szCs w:val="24"/>
              </w:rPr>
            </w:pPr>
          </w:p>
        </w:tc>
        <w:tc>
          <w:tcPr>
            <w:tcW w:w="1169" w:type="dxa"/>
            <w:tcBorders>
              <w:top w:val="nil"/>
              <w:left w:val="nil"/>
              <w:bottom w:val="single" w:sz="8" w:space="0" w:color="152935"/>
              <w:right w:val="single" w:sz="8" w:space="0" w:color="E0E0E0"/>
            </w:tcBorders>
            <w:shd w:val="clear" w:color="auto" w:fill="FFFFFF"/>
            <w:vAlign w:val="bottom"/>
          </w:tcPr>
          <w:p w14:paraId="60AE95D6"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Frequency</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24B71A72"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Percent</w:t>
            </w:r>
          </w:p>
        </w:tc>
        <w:tc>
          <w:tcPr>
            <w:tcW w:w="1399" w:type="dxa"/>
            <w:tcBorders>
              <w:top w:val="nil"/>
              <w:left w:val="single" w:sz="8" w:space="0" w:color="E0E0E0"/>
              <w:bottom w:val="single" w:sz="8" w:space="0" w:color="152935"/>
              <w:right w:val="single" w:sz="8" w:space="0" w:color="E0E0E0"/>
            </w:tcBorders>
            <w:shd w:val="clear" w:color="auto" w:fill="FFFFFF"/>
            <w:vAlign w:val="bottom"/>
          </w:tcPr>
          <w:p w14:paraId="1F7E49E1"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Valid Percent</w:t>
            </w:r>
          </w:p>
        </w:tc>
        <w:tc>
          <w:tcPr>
            <w:tcW w:w="1476" w:type="dxa"/>
            <w:tcBorders>
              <w:top w:val="nil"/>
              <w:left w:val="single" w:sz="8" w:space="0" w:color="E0E0E0"/>
              <w:bottom w:val="single" w:sz="8" w:space="0" w:color="152935"/>
              <w:right w:val="single" w:sz="4" w:space="0" w:color="auto"/>
            </w:tcBorders>
            <w:shd w:val="clear" w:color="auto" w:fill="FFFFFF"/>
            <w:vAlign w:val="bottom"/>
          </w:tcPr>
          <w:p w14:paraId="4AE4F4A2"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Cumulative Percent</w:t>
            </w:r>
          </w:p>
        </w:tc>
      </w:tr>
      <w:tr w:rsidR="00427F6F" w:rsidRPr="00427F6F" w14:paraId="02D4D592" w14:textId="77777777" w:rsidTr="00427F6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5F312A9B" w14:textId="77777777" w:rsidR="00427F6F" w:rsidRPr="00427F6F" w:rsidRDefault="00427F6F" w:rsidP="00862CDD">
            <w:pPr>
              <w:autoSpaceDE w:val="0"/>
              <w:autoSpaceDN w:val="0"/>
              <w:adjustRightInd w:val="0"/>
              <w:spacing w:after="0" w:line="360" w:lineRule="auto"/>
              <w:ind w:left="60" w:right="60"/>
              <w:rPr>
                <w:rFonts w:ascii="Arial" w:hAnsi="Arial" w:cs="Arial"/>
                <w:color w:val="264A60"/>
                <w:sz w:val="18"/>
                <w:szCs w:val="18"/>
              </w:rPr>
            </w:pPr>
            <w:r w:rsidRPr="00427F6F">
              <w:rPr>
                <w:rFonts w:ascii="Arial" w:hAnsi="Arial" w:cs="Arial"/>
                <w:color w:val="264A60"/>
                <w:sz w:val="18"/>
                <w:szCs w:val="18"/>
              </w:rPr>
              <w:t>Valid</w:t>
            </w:r>
          </w:p>
        </w:tc>
        <w:tc>
          <w:tcPr>
            <w:tcW w:w="799" w:type="dxa"/>
            <w:tcBorders>
              <w:top w:val="single" w:sz="8" w:space="0" w:color="152935"/>
              <w:left w:val="nil"/>
              <w:bottom w:val="single" w:sz="4" w:space="0" w:color="auto"/>
              <w:right w:val="nil"/>
            </w:tcBorders>
            <w:shd w:val="clear" w:color="auto" w:fill="E0E0E0"/>
          </w:tcPr>
          <w:p w14:paraId="7C3C60A2" w14:textId="77777777" w:rsidR="00427F6F" w:rsidRPr="00427F6F" w:rsidRDefault="00427F6F" w:rsidP="00862CDD">
            <w:pPr>
              <w:autoSpaceDE w:val="0"/>
              <w:autoSpaceDN w:val="0"/>
              <w:adjustRightInd w:val="0"/>
              <w:spacing w:after="0" w:line="360" w:lineRule="auto"/>
              <w:ind w:left="60" w:right="60"/>
              <w:rPr>
                <w:rFonts w:ascii="Arial" w:hAnsi="Arial" w:cs="Arial"/>
                <w:color w:val="264A60"/>
                <w:sz w:val="18"/>
                <w:szCs w:val="18"/>
              </w:rPr>
            </w:pPr>
            <w:r w:rsidRPr="00427F6F">
              <w:rPr>
                <w:rFonts w:ascii="Arial" w:hAnsi="Arial" w:cs="Arial"/>
                <w:color w:val="264A60"/>
                <w:sz w:val="18"/>
                <w:szCs w:val="18"/>
              </w:rPr>
              <w:t>Benar</w:t>
            </w:r>
          </w:p>
        </w:tc>
        <w:tc>
          <w:tcPr>
            <w:tcW w:w="1169" w:type="dxa"/>
            <w:tcBorders>
              <w:top w:val="single" w:sz="8" w:space="0" w:color="152935"/>
              <w:left w:val="nil"/>
              <w:bottom w:val="single" w:sz="4" w:space="0" w:color="auto"/>
              <w:right w:val="single" w:sz="8" w:space="0" w:color="E0E0E0"/>
            </w:tcBorders>
            <w:shd w:val="clear" w:color="auto" w:fill="FFFFFF"/>
          </w:tcPr>
          <w:p w14:paraId="33542F5F"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33</w:t>
            </w:r>
          </w:p>
        </w:tc>
        <w:tc>
          <w:tcPr>
            <w:tcW w:w="1030" w:type="dxa"/>
            <w:tcBorders>
              <w:top w:val="single" w:sz="8" w:space="0" w:color="152935"/>
              <w:left w:val="single" w:sz="8" w:space="0" w:color="E0E0E0"/>
              <w:bottom w:val="single" w:sz="4" w:space="0" w:color="auto"/>
              <w:right w:val="single" w:sz="8" w:space="0" w:color="E0E0E0"/>
            </w:tcBorders>
            <w:shd w:val="clear" w:color="auto" w:fill="FFFFFF"/>
          </w:tcPr>
          <w:p w14:paraId="3FAA278E"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399" w:type="dxa"/>
            <w:tcBorders>
              <w:top w:val="single" w:sz="8" w:space="0" w:color="152935"/>
              <w:left w:val="single" w:sz="8" w:space="0" w:color="E0E0E0"/>
              <w:bottom w:val="single" w:sz="4" w:space="0" w:color="auto"/>
              <w:right w:val="single" w:sz="8" w:space="0" w:color="E0E0E0"/>
            </w:tcBorders>
            <w:shd w:val="clear" w:color="auto" w:fill="FFFFFF"/>
          </w:tcPr>
          <w:p w14:paraId="7DBC3678"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476" w:type="dxa"/>
            <w:tcBorders>
              <w:top w:val="single" w:sz="8" w:space="0" w:color="152935"/>
              <w:left w:val="single" w:sz="8" w:space="0" w:color="E0E0E0"/>
              <w:bottom w:val="single" w:sz="4" w:space="0" w:color="auto"/>
              <w:right w:val="single" w:sz="4" w:space="0" w:color="auto"/>
            </w:tcBorders>
            <w:shd w:val="clear" w:color="auto" w:fill="FFFFFF"/>
          </w:tcPr>
          <w:p w14:paraId="3882892A"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r>
    </w:tbl>
    <w:p w14:paraId="7855024B" w14:textId="77777777" w:rsidR="00427F6F" w:rsidRDefault="00427F6F" w:rsidP="00862CDD">
      <w:pPr>
        <w:autoSpaceDE w:val="0"/>
        <w:autoSpaceDN w:val="0"/>
        <w:adjustRightInd w:val="0"/>
        <w:spacing w:after="0" w:line="360" w:lineRule="auto"/>
        <w:jc w:val="center"/>
        <w:rPr>
          <w:rFonts w:ascii="Times New Roman" w:hAnsi="Times New Roman" w:cs="Times New Roman"/>
          <w:b/>
          <w:bCs/>
          <w:color w:val="000000"/>
          <w:sz w:val="24"/>
          <w:szCs w:val="24"/>
        </w:rPr>
      </w:pPr>
    </w:p>
    <w:p w14:paraId="5E1E7976" w14:textId="094BCEDC" w:rsidR="00427F6F" w:rsidRPr="00427F6F" w:rsidRDefault="00427F6F" w:rsidP="00862CDD">
      <w:pPr>
        <w:autoSpaceDE w:val="0"/>
        <w:autoSpaceDN w:val="0"/>
        <w:adjustRightInd w:val="0"/>
        <w:spacing w:after="0" w:line="360" w:lineRule="auto"/>
        <w:jc w:val="center"/>
        <w:rPr>
          <w:rFonts w:ascii="Times New Roman" w:hAnsi="Times New Roman" w:cs="Times New Roman"/>
          <w:sz w:val="24"/>
          <w:szCs w:val="24"/>
        </w:rPr>
      </w:pPr>
      <w:r w:rsidRPr="00514E03">
        <w:rPr>
          <w:rFonts w:ascii="Times New Roman" w:hAnsi="Times New Roman" w:cs="Times New Roman"/>
          <w:b/>
          <w:bCs/>
          <w:color w:val="000000"/>
          <w:sz w:val="24"/>
          <w:szCs w:val="24"/>
        </w:rPr>
        <w:t xml:space="preserve">Tabel Frekuensi Pertanyaan </w:t>
      </w:r>
      <w:r>
        <w:rPr>
          <w:rFonts w:ascii="Times New Roman" w:hAnsi="Times New Roman" w:cs="Times New Roman"/>
          <w:b/>
          <w:bCs/>
          <w:i/>
          <w:color w:val="000000"/>
          <w:sz w:val="24"/>
          <w:szCs w:val="24"/>
        </w:rPr>
        <w:t>Browsing</w:t>
      </w:r>
      <w:r w:rsidRPr="00514E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Ke-2</w:t>
      </w:r>
    </w:p>
    <w:tbl>
      <w:tblPr>
        <w:tblW w:w="66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030"/>
        <w:gridCol w:w="1399"/>
        <w:gridCol w:w="1476"/>
      </w:tblGrid>
      <w:tr w:rsidR="00427F6F" w:rsidRPr="00427F6F" w14:paraId="2D43714D" w14:textId="77777777" w:rsidTr="00427F6F">
        <w:trPr>
          <w:cantSplit/>
          <w:jc w:val="center"/>
        </w:trPr>
        <w:tc>
          <w:tcPr>
            <w:tcW w:w="6606" w:type="dxa"/>
            <w:gridSpan w:val="6"/>
            <w:tcBorders>
              <w:top w:val="single" w:sz="4" w:space="0" w:color="auto"/>
              <w:left w:val="single" w:sz="4" w:space="0" w:color="auto"/>
              <w:bottom w:val="nil"/>
              <w:right w:val="single" w:sz="4" w:space="0" w:color="auto"/>
            </w:tcBorders>
            <w:shd w:val="clear" w:color="auto" w:fill="FFFFFF"/>
            <w:vAlign w:val="center"/>
          </w:tcPr>
          <w:p w14:paraId="52269588"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010205"/>
              </w:rPr>
            </w:pPr>
            <w:r w:rsidRPr="00427F6F">
              <w:rPr>
                <w:rFonts w:ascii="Arial" w:hAnsi="Arial" w:cs="Arial"/>
                <w:b/>
                <w:bCs/>
                <w:color w:val="010205"/>
              </w:rPr>
              <w:t>pb2</w:t>
            </w:r>
          </w:p>
        </w:tc>
      </w:tr>
      <w:tr w:rsidR="00427F6F" w:rsidRPr="00427F6F" w14:paraId="0CDC25CE" w14:textId="77777777" w:rsidTr="00427F6F">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0F5E6A39" w14:textId="77777777" w:rsidR="00427F6F" w:rsidRPr="00427F6F" w:rsidRDefault="00427F6F" w:rsidP="00862CDD">
            <w:pPr>
              <w:autoSpaceDE w:val="0"/>
              <w:autoSpaceDN w:val="0"/>
              <w:adjustRightInd w:val="0"/>
              <w:spacing w:after="0" w:line="36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341DB89E"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734049CE"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045C5DD3"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Valid Percent</w:t>
            </w:r>
          </w:p>
        </w:tc>
        <w:tc>
          <w:tcPr>
            <w:tcW w:w="1475" w:type="dxa"/>
            <w:tcBorders>
              <w:top w:val="nil"/>
              <w:left w:val="single" w:sz="8" w:space="0" w:color="E0E0E0"/>
              <w:bottom w:val="single" w:sz="8" w:space="0" w:color="152935"/>
              <w:right w:val="single" w:sz="4" w:space="0" w:color="auto"/>
            </w:tcBorders>
            <w:shd w:val="clear" w:color="auto" w:fill="FFFFFF"/>
            <w:vAlign w:val="bottom"/>
          </w:tcPr>
          <w:p w14:paraId="66881009"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Cumulative Percent</w:t>
            </w:r>
          </w:p>
        </w:tc>
      </w:tr>
      <w:tr w:rsidR="00427F6F" w:rsidRPr="00427F6F" w14:paraId="184BD21A" w14:textId="77777777" w:rsidTr="00427F6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74A2FEF7" w14:textId="77777777" w:rsidR="00427F6F" w:rsidRPr="00427F6F" w:rsidRDefault="00427F6F" w:rsidP="00862CDD">
            <w:pPr>
              <w:autoSpaceDE w:val="0"/>
              <w:autoSpaceDN w:val="0"/>
              <w:adjustRightInd w:val="0"/>
              <w:spacing w:after="0" w:line="360" w:lineRule="auto"/>
              <w:ind w:left="60" w:right="60"/>
              <w:rPr>
                <w:rFonts w:ascii="Arial" w:hAnsi="Arial" w:cs="Arial"/>
                <w:color w:val="264A60"/>
                <w:sz w:val="18"/>
                <w:szCs w:val="18"/>
              </w:rPr>
            </w:pPr>
            <w:r w:rsidRPr="00427F6F">
              <w:rPr>
                <w:rFonts w:ascii="Arial" w:hAnsi="Arial" w:cs="Arial"/>
                <w:color w:val="264A60"/>
                <w:sz w:val="18"/>
                <w:szCs w:val="18"/>
              </w:rPr>
              <w:t>Valid</w:t>
            </w:r>
          </w:p>
        </w:tc>
        <w:tc>
          <w:tcPr>
            <w:tcW w:w="799" w:type="dxa"/>
            <w:tcBorders>
              <w:top w:val="single" w:sz="8" w:space="0" w:color="152935"/>
              <w:left w:val="nil"/>
              <w:bottom w:val="single" w:sz="4" w:space="0" w:color="auto"/>
              <w:right w:val="nil"/>
            </w:tcBorders>
            <w:shd w:val="clear" w:color="auto" w:fill="E0E0E0"/>
          </w:tcPr>
          <w:p w14:paraId="2C1C2D3D" w14:textId="77777777" w:rsidR="00427F6F" w:rsidRPr="00427F6F" w:rsidRDefault="00427F6F" w:rsidP="00862CDD">
            <w:pPr>
              <w:autoSpaceDE w:val="0"/>
              <w:autoSpaceDN w:val="0"/>
              <w:adjustRightInd w:val="0"/>
              <w:spacing w:after="0" w:line="360" w:lineRule="auto"/>
              <w:ind w:left="60" w:right="60"/>
              <w:rPr>
                <w:rFonts w:ascii="Arial" w:hAnsi="Arial" w:cs="Arial"/>
                <w:color w:val="264A60"/>
                <w:sz w:val="18"/>
                <w:szCs w:val="18"/>
              </w:rPr>
            </w:pPr>
            <w:r w:rsidRPr="00427F6F">
              <w:rPr>
                <w:rFonts w:ascii="Arial" w:hAnsi="Arial" w:cs="Arial"/>
                <w:color w:val="264A60"/>
                <w:sz w:val="18"/>
                <w:szCs w:val="18"/>
              </w:rPr>
              <w:t>Benar</w:t>
            </w:r>
          </w:p>
        </w:tc>
        <w:tc>
          <w:tcPr>
            <w:tcW w:w="1168" w:type="dxa"/>
            <w:tcBorders>
              <w:top w:val="single" w:sz="8" w:space="0" w:color="152935"/>
              <w:left w:val="nil"/>
              <w:bottom w:val="single" w:sz="4" w:space="0" w:color="auto"/>
              <w:right w:val="single" w:sz="8" w:space="0" w:color="E0E0E0"/>
            </w:tcBorders>
            <w:shd w:val="clear" w:color="auto" w:fill="FFFFFF"/>
          </w:tcPr>
          <w:p w14:paraId="50003907"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33</w:t>
            </w:r>
          </w:p>
        </w:tc>
        <w:tc>
          <w:tcPr>
            <w:tcW w:w="1029" w:type="dxa"/>
            <w:tcBorders>
              <w:top w:val="single" w:sz="8" w:space="0" w:color="152935"/>
              <w:left w:val="single" w:sz="8" w:space="0" w:color="E0E0E0"/>
              <w:bottom w:val="single" w:sz="4" w:space="0" w:color="auto"/>
              <w:right w:val="single" w:sz="8" w:space="0" w:color="E0E0E0"/>
            </w:tcBorders>
            <w:shd w:val="clear" w:color="auto" w:fill="FFFFFF"/>
          </w:tcPr>
          <w:p w14:paraId="3398A067"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398" w:type="dxa"/>
            <w:tcBorders>
              <w:top w:val="single" w:sz="8" w:space="0" w:color="152935"/>
              <w:left w:val="single" w:sz="8" w:space="0" w:color="E0E0E0"/>
              <w:bottom w:val="single" w:sz="4" w:space="0" w:color="auto"/>
              <w:right w:val="single" w:sz="8" w:space="0" w:color="E0E0E0"/>
            </w:tcBorders>
            <w:shd w:val="clear" w:color="auto" w:fill="FFFFFF"/>
          </w:tcPr>
          <w:p w14:paraId="014E679D"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475" w:type="dxa"/>
            <w:tcBorders>
              <w:top w:val="single" w:sz="8" w:space="0" w:color="152935"/>
              <w:left w:val="single" w:sz="8" w:space="0" w:color="E0E0E0"/>
              <w:bottom w:val="single" w:sz="4" w:space="0" w:color="auto"/>
              <w:right w:val="single" w:sz="4" w:space="0" w:color="auto"/>
            </w:tcBorders>
            <w:shd w:val="clear" w:color="auto" w:fill="FFFFFF"/>
          </w:tcPr>
          <w:p w14:paraId="37E99D7F"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r>
    </w:tbl>
    <w:p w14:paraId="2FC800E5" w14:textId="77777777" w:rsidR="00427F6F" w:rsidRPr="00427F6F" w:rsidRDefault="00427F6F" w:rsidP="00862CDD">
      <w:pPr>
        <w:autoSpaceDE w:val="0"/>
        <w:autoSpaceDN w:val="0"/>
        <w:adjustRightInd w:val="0"/>
        <w:spacing w:after="0" w:line="360" w:lineRule="auto"/>
        <w:rPr>
          <w:rFonts w:ascii="Times New Roman" w:hAnsi="Times New Roman" w:cs="Times New Roman"/>
          <w:sz w:val="24"/>
          <w:szCs w:val="24"/>
        </w:rPr>
      </w:pPr>
    </w:p>
    <w:p w14:paraId="26D715AD" w14:textId="7770C09B" w:rsidR="00427F6F" w:rsidRPr="00427F6F" w:rsidRDefault="00427F6F" w:rsidP="00862CDD">
      <w:pPr>
        <w:autoSpaceDE w:val="0"/>
        <w:autoSpaceDN w:val="0"/>
        <w:adjustRightInd w:val="0"/>
        <w:spacing w:after="0" w:line="360" w:lineRule="auto"/>
        <w:jc w:val="center"/>
        <w:rPr>
          <w:rFonts w:ascii="Times New Roman" w:hAnsi="Times New Roman" w:cs="Times New Roman"/>
          <w:sz w:val="24"/>
          <w:szCs w:val="24"/>
        </w:rPr>
      </w:pPr>
      <w:r w:rsidRPr="00514E03">
        <w:rPr>
          <w:rFonts w:ascii="Times New Roman" w:hAnsi="Times New Roman" w:cs="Times New Roman"/>
          <w:b/>
          <w:bCs/>
          <w:color w:val="000000"/>
          <w:sz w:val="24"/>
          <w:szCs w:val="24"/>
        </w:rPr>
        <w:t xml:space="preserve">Tabel Frekuensi Pertanyaan </w:t>
      </w:r>
      <w:r>
        <w:rPr>
          <w:rFonts w:ascii="Times New Roman" w:hAnsi="Times New Roman" w:cs="Times New Roman"/>
          <w:b/>
          <w:bCs/>
          <w:i/>
          <w:color w:val="000000"/>
          <w:sz w:val="24"/>
          <w:szCs w:val="24"/>
        </w:rPr>
        <w:t>Browsing</w:t>
      </w:r>
      <w:r w:rsidRPr="00514E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Ke-3</w:t>
      </w:r>
    </w:p>
    <w:tbl>
      <w:tblPr>
        <w:tblW w:w="66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030"/>
        <w:gridCol w:w="1399"/>
        <w:gridCol w:w="1476"/>
      </w:tblGrid>
      <w:tr w:rsidR="00427F6F" w:rsidRPr="00427F6F" w14:paraId="2E1E5B51" w14:textId="77777777" w:rsidTr="00427F6F">
        <w:trPr>
          <w:cantSplit/>
          <w:jc w:val="center"/>
        </w:trPr>
        <w:tc>
          <w:tcPr>
            <w:tcW w:w="6606" w:type="dxa"/>
            <w:gridSpan w:val="6"/>
            <w:tcBorders>
              <w:top w:val="single" w:sz="4" w:space="0" w:color="auto"/>
              <w:left w:val="single" w:sz="4" w:space="0" w:color="auto"/>
              <w:bottom w:val="nil"/>
              <w:right w:val="single" w:sz="4" w:space="0" w:color="auto"/>
            </w:tcBorders>
            <w:shd w:val="clear" w:color="auto" w:fill="FFFFFF"/>
            <w:vAlign w:val="center"/>
          </w:tcPr>
          <w:p w14:paraId="24676870"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010205"/>
              </w:rPr>
            </w:pPr>
            <w:r w:rsidRPr="00427F6F">
              <w:rPr>
                <w:rFonts w:ascii="Arial" w:hAnsi="Arial" w:cs="Arial"/>
                <w:b/>
                <w:bCs/>
                <w:color w:val="010205"/>
              </w:rPr>
              <w:t>pb3</w:t>
            </w:r>
          </w:p>
        </w:tc>
      </w:tr>
      <w:tr w:rsidR="00427F6F" w:rsidRPr="00427F6F" w14:paraId="3607C026" w14:textId="77777777" w:rsidTr="00427F6F">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5DA208F7" w14:textId="77777777" w:rsidR="00427F6F" w:rsidRPr="00427F6F" w:rsidRDefault="00427F6F" w:rsidP="00862CDD">
            <w:pPr>
              <w:autoSpaceDE w:val="0"/>
              <w:autoSpaceDN w:val="0"/>
              <w:adjustRightInd w:val="0"/>
              <w:spacing w:after="0" w:line="36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2C3EE411"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03C02F14"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7EDAD001"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Valid Percent</w:t>
            </w:r>
          </w:p>
        </w:tc>
        <w:tc>
          <w:tcPr>
            <w:tcW w:w="1475" w:type="dxa"/>
            <w:tcBorders>
              <w:top w:val="nil"/>
              <w:left w:val="single" w:sz="8" w:space="0" w:color="E0E0E0"/>
              <w:bottom w:val="single" w:sz="8" w:space="0" w:color="152935"/>
              <w:right w:val="single" w:sz="4" w:space="0" w:color="auto"/>
            </w:tcBorders>
            <w:shd w:val="clear" w:color="auto" w:fill="FFFFFF"/>
            <w:vAlign w:val="bottom"/>
          </w:tcPr>
          <w:p w14:paraId="2B6AA9FB"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Cumulative Percent</w:t>
            </w:r>
          </w:p>
        </w:tc>
      </w:tr>
      <w:tr w:rsidR="00427F6F" w:rsidRPr="00427F6F" w14:paraId="1BB3CC82" w14:textId="77777777" w:rsidTr="00427F6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626353F5" w14:textId="77777777" w:rsidR="00427F6F" w:rsidRPr="00427F6F" w:rsidRDefault="00427F6F" w:rsidP="00862CDD">
            <w:pPr>
              <w:autoSpaceDE w:val="0"/>
              <w:autoSpaceDN w:val="0"/>
              <w:adjustRightInd w:val="0"/>
              <w:spacing w:after="0" w:line="360" w:lineRule="auto"/>
              <w:ind w:left="60" w:right="60"/>
              <w:rPr>
                <w:rFonts w:ascii="Arial" w:hAnsi="Arial" w:cs="Arial"/>
                <w:color w:val="264A60"/>
                <w:sz w:val="18"/>
                <w:szCs w:val="18"/>
              </w:rPr>
            </w:pPr>
            <w:r w:rsidRPr="00427F6F">
              <w:rPr>
                <w:rFonts w:ascii="Arial" w:hAnsi="Arial" w:cs="Arial"/>
                <w:color w:val="264A60"/>
                <w:sz w:val="18"/>
                <w:szCs w:val="18"/>
              </w:rPr>
              <w:t>Valid</w:t>
            </w:r>
          </w:p>
        </w:tc>
        <w:tc>
          <w:tcPr>
            <w:tcW w:w="799" w:type="dxa"/>
            <w:tcBorders>
              <w:top w:val="single" w:sz="8" w:space="0" w:color="152935"/>
              <w:left w:val="nil"/>
              <w:bottom w:val="single" w:sz="4" w:space="0" w:color="auto"/>
              <w:right w:val="nil"/>
            </w:tcBorders>
            <w:shd w:val="clear" w:color="auto" w:fill="E0E0E0"/>
          </w:tcPr>
          <w:p w14:paraId="1798DC43" w14:textId="77777777" w:rsidR="00427F6F" w:rsidRPr="00427F6F" w:rsidRDefault="00427F6F" w:rsidP="00862CDD">
            <w:pPr>
              <w:autoSpaceDE w:val="0"/>
              <w:autoSpaceDN w:val="0"/>
              <w:adjustRightInd w:val="0"/>
              <w:spacing w:after="0" w:line="360" w:lineRule="auto"/>
              <w:ind w:left="60" w:right="60"/>
              <w:rPr>
                <w:rFonts w:ascii="Arial" w:hAnsi="Arial" w:cs="Arial"/>
                <w:color w:val="264A60"/>
                <w:sz w:val="18"/>
                <w:szCs w:val="18"/>
              </w:rPr>
            </w:pPr>
            <w:r w:rsidRPr="00427F6F">
              <w:rPr>
                <w:rFonts w:ascii="Arial" w:hAnsi="Arial" w:cs="Arial"/>
                <w:color w:val="264A60"/>
                <w:sz w:val="18"/>
                <w:szCs w:val="18"/>
              </w:rPr>
              <w:t>Benar</w:t>
            </w:r>
          </w:p>
        </w:tc>
        <w:tc>
          <w:tcPr>
            <w:tcW w:w="1168" w:type="dxa"/>
            <w:tcBorders>
              <w:top w:val="single" w:sz="8" w:space="0" w:color="152935"/>
              <w:left w:val="nil"/>
              <w:bottom w:val="single" w:sz="4" w:space="0" w:color="auto"/>
              <w:right w:val="single" w:sz="8" w:space="0" w:color="E0E0E0"/>
            </w:tcBorders>
            <w:shd w:val="clear" w:color="auto" w:fill="FFFFFF"/>
          </w:tcPr>
          <w:p w14:paraId="5E46AC49"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33</w:t>
            </w:r>
          </w:p>
        </w:tc>
        <w:tc>
          <w:tcPr>
            <w:tcW w:w="1029" w:type="dxa"/>
            <w:tcBorders>
              <w:top w:val="single" w:sz="8" w:space="0" w:color="152935"/>
              <w:left w:val="single" w:sz="8" w:space="0" w:color="E0E0E0"/>
              <w:bottom w:val="single" w:sz="4" w:space="0" w:color="auto"/>
              <w:right w:val="single" w:sz="8" w:space="0" w:color="E0E0E0"/>
            </w:tcBorders>
            <w:shd w:val="clear" w:color="auto" w:fill="FFFFFF"/>
          </w:tcPr>
          <w:p w14:paraId="584C6454"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398" w:type="dxa"/>
            <w:tcBorders>
              <w:top w:val="single" w:sz="8" w:space="0" w:color="152935"/>
              <w:left w:val="single" w:sz="8" w:space="0" w:color="E0E0E0"/>
              <w:bottom w:val="single" w:sz="4" w:space="0" w:color="auto"/>
              <w:right w:val="single" w:sz="8" w:space="0" w:color="E0E0E0"/>
            </w:tcBorders>
            <w:shd w:val="clear" w:color="auto" w:fill="FFFFFF"/>
          </w:tcPr>
          <w:p w14:paraId="05B1D55E"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475" w:type="dxa"/>
            <w:tcBorders>
              <w:top w:val="single" w:sz="8" w:space="0" w:color="152935"/>
              <w:left w:val="single" w:sz="8" w:space="0" w:color="E0E0E0"/>
              <w:bottom w:val="single" w:sz="4" w:space="0" w:color="auto"/>
              <w:right w:val="single" w:sz="4" w:space="0" w:color="auto"/>
            </w:tcBorders>
            <w:shd w:val="clear" w:color="auto" w:fill="FFFFFF"/>
          </w:tcPr>
          <w:p w14:paraId="12532B60"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r>
    </w:tbl>
    <w:p w14:paraId="5BB94767" w14:textId="77777777" w:rsidR="00427F6F" w:rsidRPr="00427F6F" w:rsidRDefault="00427F6F" w:rsidP="00862CDD">
      <w:pPr>
        <w:autoSpaceDE w:val="0"/>
        <w:autoSpaceDN w:val="0"/>
        <w:adjustRightInd w:val="0"/>
        <w:spacing w:after="0" w:line="360" w:lineRule="auto"/>
        <w:rPr>
          <w:rFonts w:ascii="Times New Roman" w:hAnsi="Times New Roman" w:cs="Times New Roman"/>
          <w:sz w:val="24"/>
          <w:szCs w:val="24"/>
        </w:rPr>
      </w:pPr>
    </w:p>
    <w:p w14:paraId="6DF532C0" w14:textId="28139711" w:rsidR="00427F6F" w:rsidRPr="00427F6F" w:rsidRDefault="00427F6F" w:rsidP="00862CDD">
      <w:pPr>
        <w:autoSpaceDE w:val="0"/>
        <w:autoSpaceDN w:val="0"/>
        <w:adjustRightInd w:val="0"/>
        <w:spacing w:after="0" w:line="360" w:lineRule="auto"/>
        <w:jc w:val="center"/>
        <w:rPr>
          <w:rFonts w:ascii="Times New Roman" w:hAnsi="Times New Roman" w:cs="Times New Roman"/>
          <w:sz w:val="24"/>
          <w:szCs w:val="24"/>
        </w:rPr>
      </w:pPr>
      <w:r w:rsidRPr="00514E03">
        <w:rPr>
          <w:rFonts w:ascii="Times New Roman" w:hAnsi="Times New Roman" w:cs="Times New Roman"/>
          <w:b/>
          <w:bCs/>
          <w:color w:val="000000"/>
          <w:sz w:val="24"/>
          <w:szCs w:val="24"/>
        </w:rPr>
        <w:t xml:space="preserve">Tabel Frekuensi Pertanyaan </w:t>
      </w:r>
      <w:r>
        <w:rPr>
          <w:rFonts w:ascii="Times New Roman" w:hAnsi="Times New Roman" w:cs="Times New Roman"/>
          <w:b/>
          <w:bCs/>
          <w:i/>
          <w:color w:val="000000"/>
          <w:sz w:val="24"/>
          <w:szCs w:val="24"/>
        </w:rPr>
        <w:t>Browsing</w:t>
      </w:r>
      <w:r w:rsidRPr="00514E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Ke-4</w:t>
      </w:r>
    </w:p>
    <w:tbl>
      <w:tblPr>
        <w:tblW w:w="66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030"/>
        <w:gridCol w:w="1399"/>
        <w:gridCol w:w="1476"/>
      </w:tblGrid>
      <w:tr w:rsidR="00427F6F" w:rsidRPr="00427F6F" w14:paraId="54668845" w14:textId="77777777" w:rsidTr="00427F6F">
        <w:trPr>
          <w:cantSplit/>
          <w:jc w:val="center"/>
        </w:trPr>
        <w:tc>
          <w:tcPr>
            <w:tcW w:w="6610" w:type="dxa"/>
            <w:gridSpan w:val="6"/>
            <w:tcBorders>
              <w:top w:val="single" w:sz="4" w:space="0" w:color="auto"/>
              <w:left w:val="single" w:sz="4" w:space="0" w:color="auto"/>
              <w:bottom w:val="nil"/>
              <w:right w:val="single" w:sz="4" w:space="0" w:color="auto"/>
            </w:tcBorders>
            <w:shd w:val="clear" w:color="auto" w:fill="FFFFFF"/>
            <w:vAlign w:val="center"/>
          </w:tcPr>
          <w:p w14:paraId="72A8E503"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010205"/>
              </w:rPr>
            </w:pPr>
            <w:r w:rsidRPr="00427F6F">
              <w:rPr>
                <w:rFonts w:ascii="Arial" w:hAnsi="Arial" w:cs="Arial"/>
                <w:b/>
                <w:bCs/>
                <w:color w:val="010205"/>
              </w:rPr>
              <w:t>pb4</w:t>
            </w:r>
          </w:p>
        </w:tc>
      </w:tr>
      <w:tr w:rsidR="00427F6F" w:rsidRPr="00427F6F" w14:paraId="66628CB5" w14:textId="77777777" w:rsidTr="00427F6F">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7C86935B" w14:textId="77777777" w:rsidR="00427F6F" w:rsidRPr="00427F6F" w:rsidRDefault="00427F6F" w:rsidP="00862CDD">
            <w:pPr>
              <w:autoSpaceDE w:val="0"/>
              <w:autoSpaceDN w:val="0"/>
              <w:adjustRightInd w:val="0"/>
              <w:spacing w:after="0" w:line="360" w:lineRule="auto"/>
              <w:rPr>
                <w:rFonts w:ascii="Times New Roman" w:hAnsi="Times New Roman" w:cs="Times New Roman"/>
                <w:sz w:val="24"/>
                <w:szCs w:val="24"/>
              </w:rPr>
            </w:pPr>
          </w:p>
        </w:tc>
        <w:tc>
          <w:tcPr>
            <w:tcW w:w="1169" w:type="dxa"/>
            <w:tcBorders>
              <w:top w:val="nil"/>
              <w:left w:val="nil"/>
              <w:bottom w:val="single" w:sz="8" w:space="0" w:color="152935"/>
              <w:right w:val="single" w:sz="8" w:space="0" w:color="E0E0E0"/>
            </w:tcBorders>
            <w:shd w:val="clear" w:color="auto" w:fill="FFFFFF"/>
            <w:vAlign w:val="bottom"/>
          </w:tcPr>
          <w:p w14:paraId="51D01786"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Frequency</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3723471F"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Percent</w:t>
            </w:r>
          </w:p>
        </w:tc>
        <w:tc>
          <w:tcPr>
            <w:tcW w:w="1399" w:type="dxa"/>
            <w:tcBorders>
              <w:top w:val="nil"/>
              <w:left w:val="single" w:sz="8" w:space="0" w:color="E0E0E0"/>
              <w:bottom w:val="single" w:sz="8" w:space="0" w:color="152935"/>
              <w:right w:val="single" w:sz="8" w:space="0" w:color="E0E0E0"/>
            </w:tcBorders>
            <w:shd w:val="clear" w:color="auto" w:fill="FFFFFF"/>
            <w:vAlign w:val="bottom"/>
          </w:tcPr>
          <w:p w14:paraId="5F6C4920"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Valid Percent</w:t>
            </w:r>
          </w:p>
        </w:tc>
        <w:tc>
          <w:tcPr>
            <w:tcW w:w="1476" w:type="dxa"/>
            <w:tcBorders>
              <w:top w:val="nil"/>
              <w:left w:val="single" w:sz="8" w:space="0" w:color="E0E0E0"/>
              <w:bottom w:val="single" w:sz="8" w:space="0" w:color="152935"/>
              <w:right w:val="single" w:sz="4" w:space="0" w:color="auto"/>
            </w:tcBorders>
            <w:shd w:val="clear" w:color="auto" w:fill="FFFFFF"/>
            <w:vAlign w:val="bottom"/>
          </w:tcPr>
          <w:p w14:paraId="583E3ACC"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Cumulative Percent</w:t>
            </w:r>
          </w:p>
        </w:tc>
      </w:tr>
      <w:tr w:rsidR="00427F6F" w:rsidRPr="00427F6F" w14:paraId="59B71FCC" w14:textId="77777777" w:rsidTr="00427F6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6DBCEB78" w14:textId="77777777" w:rsidR="00427F6F" w:rsidRPr="00427F6F" w:rsidRDefault="00427F6F" w:rsidP="00862CDD">
            <w:pPr>
              <w:autoSpaceDE w:val="0"/>
              <w:autoSpaceDN w:val="0"/>
              <w:adjustRightInd w:val="0"/>
              <w:spacing w:after="0" w:line="360" w:lineRule="auto"/>
              <w:ind w:left="60" w:right="60"/>
              <w:rPr>
                <w:rFonts w:ascii="Arial" w:hAnsi="Arial" w:cs="Arial"/>
                <w:color w:val="264A60"/>
                <w:sz w:val="18"/>
                <w:szCs w:val="18"/>
              </w:rPr>
            </w:pPr>
            <w:r w:rsidRPr="00427F6F">
              <w:rPr>
                <w:rFonts w:ascii="Arial" w:hAnsi="Arial" w:cs="Arial"/>
                <w:color w:val="264A60"/>
                <w:sz w:val="18"/>
                <w:szCs w:val="18"/>
              </w:rPr>
              <w:t>Valid</w:t>
            </w:r>
          </w:p>
        </w:tc>
        <w:tc>
          <w:tcPr>
            <w:tcW w:w="799" w:type="dxa"/>
            <w:tcBorders>
              <w:top w:val="single" w:sz="8" w:space="0" w:color="152935"/>
              <w:left w:val="nil"/>
              <w:bottom w:val="single" w:sz="4" w:space="0" w:color="auto"/>
              <w:right w:val="nil"/>
            </w:tcBorders>
            <w:shd w:val="clear" w:color="auto" w:fill="E0E0E0"/>
          </w:tcPr>
          <w:p w14:paraId="03A25422" w14:textId="77777777" w:rsidR="00427F6F" w:rsidRPr="00427F6F" w:rsidRDefault="00427F6F" w:rsidP="00862CDD">
            <w:pPr>
              <w:autoSpaceDE w:val="0"/>
              <w:autoSpaceDN w:val="0"/>
              <w:adjustRightInd w:val="0"/>
              <w:spacing w:after="0" w:line="360" w:lineRule="auto"/>
              <w:ind w:left="60" w:right="60"/>
              <w:rPr>
                <w:rFonts w:ascii="Arial" w:hAnsi="Arial" w:cs="Arial"/>
                <w:color w:val="264A60"/>
                <w:sz w:val="18"/>
                <w:szCs w:val="18"/>
              </w:rPr>
            </w:pPr>
            <w:r w:rsidRPr="00427F6F">
              <w:rPr>
                <w:rFonts w:ascii="Arial" w:hAnsi="Arial" w:cs="Arial"/>
                <w:color w:val="264A60"/>
                <w:sz w:val="18"/>
                <w:szCs w:val="18"/>
              </w:rPr>
              <w:t>Benar</w:t>
            </w:r>
          </w:p>
        </w:tc>
        <w:tc>
          <w:tcPr>
            <w:tcW w:w="1169" w:type="dxa"/>
            <w:tcBorders>
              <w:top w:val="single" w:sz="8" w:space="0" w:color="152935"/>
              <w:left w:val="nil"/>
              <w:bottom w:val="single" w:sz="4" w:space="0" w:color="auto"/>
              <w:right w:val="single" w:sz="8" w:space="0" w:color="E0E0E0"/>
            </w:tcBorders>
            <w:shd w:val="clear" w:color="auto" w:fill="FFFFFF"/>
          </w:tcPr>
          <w:p w14:paraId="05824172"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33</w:t>
            </w:r>
          </w:p>
        </w:tc>
        <w:tc>
          <w:tcPr>
            <w:tcW w:w="1030" w:type="dxa"/>
            <w:tcBorders>
              <w:top w:val="single" w:sz="8" w:space="0" w:color="152935"/>
              <w:left w:val="single" w:sz="8" w:space="0" w:color="E0E0E0"/>
              <w:bottom w:val="single" w:sz="4" w:space="0" w:color="auto"/>
              <w:right w:val="single" w:sz="8" w:space="0" w:color="E0E0E0"/>
            </w:tcBorders>
            <w:shd w:val="clear" w:color="auto" w:fill="FFFFFF"/>
          </w:tcPr>
          <w:p w14:paraId="71156284"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399" w:type="dxa"/>
            <w:tcBorders>
              <w:top w:val="single" w:sz="8" w:space="0" w:color="152935"/>
              <w:left w:val="single" w:sz="8" w:space="0" w:color="E0E0E0"/>
              <w:bottom w:val="single" w:sz="4" w:space="0" w:color="auto"/>
              <w:right w:val="single" w:sz="8" w:space="0" w:color="E0E0E0"/>
            </w:tcBorders>
            <w:shd w:val="clear" w:color="auto" w:fill="FFFFFF"/>
          </w:tcPr>
          <w:p w14:paraId="5C715351"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476" w:type="dxa"/>
            <w:tcBorders>
              <w:top w:val="single" w:sz="8" w:space="0" w:color="152935"/>
              <w:left w:val="single" w:sz="8" w:space="0" w:color="E0E0E0"/>
              <w:bottom w:val="single" w:sz="4" w:space="0" w:color="auto"/>
              <w:right w:val="single" w:sz="4" w:space="0" w:color="auto"/>
            </w:tcBorders>
            <w:shd w:val="clear" w:color="auto" w:fill="FFFFFF"/>
          </w:tcPr>
          <w:p w14:paraId="029643E3"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r>
    </w:tbl>
    <w:p w14:paraId="2775DD36" w14:textId="77777777" w:rsidR="00427F6F" w:rsidRDefault="00427F6F" w:rsidP="00862CDD">
      <w:pPr>
        <w:autoSpaceDE w:val="0"/>
        <w:autoSpaceDN w:val="0"/>
        <w:adjustRightInd w:val="0"/>
        <w:spacing w:after="0" w:line="360" w:lineRule="auto"/>
        <w:jc w:val="center"/>
        <w:rPr>
          <w:rFonts w:ascii="Times New Roman" w:hAnsi="Times New Roman" w:cs="Times New Roman"/>
          <w:b/>
          <w:bCs/>
          <w:color w:val="000000"/>
          <w:sz w:val="24"/>
          <w:szCs w:val="24"/>
        </w:rPr>
      </w:pPr>
    </w:p>
    <w:p w14:paraId="33495D80" w14:textId="6B188A13" w:rsidR="00427F6F" w:rsidRPr="00427F6F" w:rsidRDefault="00427F6F" w:rsidP="00862CDD">
      <w:pPr>
        <w:autoSpaceDE w:val="0"/>
        <w:autoSpaceDN w:val="0"/>
        <w:adjustRightInd w:val="0"/>
        <w:spacing w:after="0" w:line="360" w:lineRule="auto"/>
        <w:jc w:val="center"/>
        <w:rPr>
          <w:rFonts w:ascii="Times New Roman" w:hAnsi="Times New Roman" w:cs="Times New Roman"/>
          <w:sz w:val="24"/>
          <w:szCs w:val="24"/>
        </w:rPr>
      </w:pPr>
      <w:r w:rsidRPr="00514E03">
        <w:rPr>
          <w:rFonts w:ascii="Times New Roman" w:hAnsi="Times New Roman" w:cs="Times New Roman"/>
          <w:b/>
          <w:bCs/>
          <w:color w:val="000000"/>
          <w:sz w:val="24"/>
          <w:szCs w:val="24"/>
        </w:rPr>
        <w:t xml:space="preserve">Tabel Frekuensi Pertanyaan </w:t>
      </w:r>
      <w:r>
        <w:rPr>
          <w:rFonts w:ascii="Times New Roman" w:hAnsi="Times New Roman" w:cs="Times New Roman"/>
          <w:b/>
          <w:bCs/>
          <w:i/>
          <w:color w:val="000000"/>
          <w:sz w:val="24"/>
          <w:szCs w:val="24"/>
        </w:rPr>
        <w:t>Browsing</w:t>
      </w:r>
      <w:r w:rsidRPr="00514E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Ke-5</w:t>
      </w:r>
    </w:p>
    <w:tbl>
      <w:tblPr>
        <w:tblW w:w="66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030"/>
        <w:gridCol w:w="1399"/>
        <w:gridCol w:w="1476"/>
      </w:tblGrid>
      <w:tr w:rsidR="00427F6F" w:rsidRPr="00427F6F" w14:paraId="0638BEEA" w14:textId="77777777" w:rsidTr="00427F6F">
        <w:trPr>
          <w:cantSplit/>
          <w:jc w:val="center"/>
        </w:trPr>
        <w:tc>
          <w:tcPr>
            <w:tcW w:w="6606" w:type="dxa"/>
            <w:gridSpan w:val="6"/>
            <w:tcBorders>
              <w:top w:val="single" w:sz="4" w:space="0" w:color="auto"/>
              <w:left w:val="single" w:sz="4" w:space="0" w:color="auto"/>
              <w:bottom w:val="nil"/>
              <w:right w:val="single" w:sz="4" w:space="0" w:color="auto"/>
            </w:tcBorders>
            <w:shd w:val="clear" w:color="auto" w:fill="FFFFFF"/>
            <w:vAlign w:val="center"/>
          </w:tcPr>
          <w:p w14:paraId="2094C43B"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010205"/>
              </w:rPr>
            </w:pPr>
            <w:r w:rsidRPr="00427F6F">
              <w:rPr>
                <w:rFonts w:ascii="Arial" w:hAnsi="Arial" w:cs="Arial"/>
                <w:b/>
                <w:bCs/>
                <w:color w:val="010205"/>
              </w:rPr>
              <w:t>pb5</w:t>
            </w:r>
          </w:p>
        </w:tc>
      </w:tr>
      <w:tr w:rsidR="00427F6F" w:rsidRPr="00427F6F" w14:paraId="3D87FD00" w14:textId="77777777" w:rsidTr="00427F6F">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4A00C251" w14:textId="77777777" w:rsidR="00427F6F" w:rsidRPr="00427F6F" w:rsidRDefault="00427F6F" w:rsidP="00862CDD">
            <w:pPr>
              <w:autoSpaceDE w:val="0"/>
              <w:autoSpaceDN w:val="0"/>
              <w:adjustRightInd w:val="0"/>
              <w:spacing w:after="0" w:line="36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1A2B76D1"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079FE27"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3317E9EC"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Valid Percent</w:t>
            </w:r>
          </w:p>
        </w:tc>
        <w:tc>
          <w:tcPr>
            <w:tcW w:w="1475" w:type="dxa"/>
            <w:tcBorders>
              <w:top w:val="nil"/>
              <w:left w:val="single" w:sz="8" w:space="0" w:color="E0E0E0"/>
              <w:bottom w:val="single" w:sz="8" w:space="0" w:color="152935"/>
              <w:right w:val="single" w:sz="4" w:space="0" w:color="auto"/>
            </w:tcBorders>
            <w:shd w:val="clear" w:color="auto" w:fill="FFFFFF"/>
            <w:vAlign w:val="bottom"/>
          </w:tcPr>
          <w:p w14:paraId="3775CEB6"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Cumulative Percent</w:t>
            </w:r>
          </w:p>
        </w:tc>
      </w:tr>
      <w:tr w:rsidR="00427F6F" w:rsidRPr="00427F6F" w14:paraId="223F7447" w14:textId="77777777" w:rsidTr="00427F6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2501BD85" w14:textId="77777777" w:rsidR="00427F6F" w:rsidRPr="00427F6F" w:rsidRDefault="00427F6F" w:rsidP="00862CDD">
            <w:pPr>
              <w:autoSpaceDE w:val="0"/>
              <w:autoSpaceDN w:val="0"/>
              <w:adjustRightInd w:val="0"/>
              <w:spacing w:after="0" w:line="360" w:lineRule="auto"/>
              <w:ind w:left="60" w:right="60"/>
              <w:rPr>
                <w:rFonts w:ascii="Arial" w:hAnsi="Arial" w:cs="Arial"/>
                <w:color w:val="264A60"/>
                <w:sz w:val="18"/>
                <w:szCs w:val="18"/>
              </w:rPr>
            </w:pPr>
            <w:r w:rsidRPr="00427F6F">
              <w:rPr>
                <w:rFonts w:ascii="Arial" w:hAnsi="Arial" w:cs="Arial"/>
                <w:color w:val="264A60"/>
                <w:sz w:val="18"/>
                <w:szCs w:val="18"/>
              </w:rPr>
              <w:t>Valid</w:t>
            </w:r>
          </w:p>
        </w:tc>
        <w:tc>
          <w:tcPr>
            <w:tcW w:w="799" w:type="dxa"/>
            <w:tcBorders>
              <w:top w:val="single" w:sz="8" w:space="0" w:color="152935"/>
              <w:left w:val="nil"/>
              <w:bottom w:val="single" w:sz="4" w:space="0" w:color="auto"/>
              <w:right w:val="nil"/>
            </w:tcBorders>
            <w:shd w:val="clear" w:color="auto" w:fill="E0E0E0"/>
          </w:tcPr>
          <w:p w14:paraId="4ED06CF5" w14:textId="77777777" w:rsidR="00427F6F" w:rsidRPr="00427F6F" w:rsidRDefault="00427F6F" w:rsidP="00862CDD">
            <w:pPr>
              <w:autoSpaceDE w:val="0"/>
              <w:autoSpaceDN w:val="0"/>
              <w:adjustRightInd w:val="0"/>
              <w:spacing w:after="0" w:line="360" w:lineRule="auto"/>
              <w:ind w:left="60" w:right="60"/>
              <w:rPr>
                <w:rFonts w:ascii="Arial" w:hAnsi="Arial" w:cs="Arial"/>
                <w:color w:val="264A60"/>
                <w:sz w:val="18"/>
                <w:szCs w:val="18"/>
              </w:rPr>
            </w:pPr>
            <w:r w:rsidRPr="00427F6F">
              <w:rPr>
                <w:rFonts w:ascii="Arial" w:hAnsi="Arial" w:cs="Arial"/>
                <w:color w:val="264A60"/>
                <w:sz w:val="18"/>
                <w:szCs w:val="18"/>
              </w:rPr>
              <w:t>Benar</w:t>
            </w:r>
          </w:p>
        </w:tc>
        <w:tc>
          <w:tcPr>
            <w:tcW w:w="1168" w:type="dxa"/>
            <w:tcBorders>
              <w:top w:val="single" w:sz="8" w:space="0" w:color="152935"/>
              <w:left w:val="nil"/>
              <w:bottom w:val="single" w:sz="4" w:space="0" w:color="auto"/>
              <w:right w:val="single" w:sz="8" w:space="0" w:color="E0E0E0"/>
            </w:tcBorders>
            <w:shd w:val="clear" w:color="auto" w:fill="FFFFFF"/>
          </w:tcPr>
          <w:p w14:paraId="2CF0E472"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33</w:t>
            </w:r>
          </w:p>
        </w:tc>
        <w:tc>
          <w:tcPr>
            <w:tcW w:w="1029" w:type="dxa"/>
            <w:tcBorders>
              <w:top w:val="single" w:sz="8" w:space="0" w:color="152935"/>
              <w:left w:val="single" w:sz="8" w:space="0" w:color="E0E0E0"/>
              <w:bottom w:val="single" w:sz="4" w:space="0" w:color="auto"/>
              <w:right w:val="single" w:sz="8" w:space="0" w:color="E0E0E0"/>
            </w:tcBorders>
            <w:shd w:val="clear" w:color="auto" w:fill="FFFFFF"/>
          </w:tcPr>
          <w:p w14:paraId="3078C367"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398" w:type="dxa"/>
            <w:tcBorders>
              <w:top w:val="single" w:sz="8" w:space="0" w:color="152935"/>
              <w:left w:val="single" w:sz="8" w:space="0" w:color="E0E0E0"/>
              <w:bottom w:val="single" w:sz="4" w:space="0" w:color="auto"/>
              <w:right w:val="single" w:sz="8" w:space="0" w:color="E0E0E0"/>
            </w:tcBorders>
            <w:shd w:val="clear" w:color="auto" w:fill="FFFFFF"/>
          </w:tcPr>
          <w:p w14:paraId="23ED2607"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475" w:type="dxa"/>
            <w:tcBorders>
              <w:top w:val="single" w:sz="8" w:space="0" w:color="152935"/>
              <w:left w:val="single" w:sz="8" w:space="0" w:color="E0E0E0"/>
              <w:bottom w:val="single" w:sz="4" w:space="0" w:color="auto"/>
              <w:right w:val="single" w:sz="4" w:space="0" w:color="auto"/>
            </w:tcBorders>
            <w:shd w:val="clear" w:color="auto" w:fill="FFFFFF"/>
          </w:tcPr>
          <w:p w14:paraId="5BD8ABB0"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r>
    </w:tbl>
    <w:p w14:paraId="24DE089A" w14:textId="22ECAE7C" w:rsidR="00DB1BA7" w:rsidRDefault="00DB1BA7" w:rsidP="00862CDD">
      <w:pPr>
        <w:pStyle w:val="ListParagraph"/>
        <w:spacing w:after="0" w:line="360" w:lineRule="auto"/>
        <w:ind w:left="0"/>
        <w:jc w:val="center"/>
        <w:rPr>
          <w:rFonts w:ascii="Times New Roman" w:hAnsi="Times New Roman" w:cs="Times New Roman"/>
          <w:b/>
          <w:sz w:val="24"/>
          <w:szCs w:val="24"/>
        </w:rPr>
      </w:pPr>
    </w:p>
    <w:p w14:paraId="7D67FA81" w14:textId="6F4FE310" w:rsidR="00DB1BA7" w:rsidRPr="00514E03" w:rsidRDefault="00DB1BA7" w:rsidP="00862CDD">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Tabel Data Responden Untuk </w:t>
      </w:r>
      <w:r>
        <w:rPr>
          <w:rFonts w:ascii="Times New Roman" w:hAnsi="Times New Roman" w:cs="Times New Roman"/>
          <w:b/>
          <w:sz w:val="24"/>
          <w:szCs w:val="24"/>
        </w:rPr>
        <w:t xml:space="preserve">Hasil Testing Fitur </w:t>
      </w:r>
      <w:r w:rsidRPr="00DB1BA7">
        <w:rPr>
          <w:rFonts w:ascii="Times New Roman" w:hAnsi="Times New Roman" w:cs="Times New Roman"/>
          <w:b/>
          <w:i/>
          <w:sz w:val="24"/>
          <w:szCs w:val="24"/>
        </w:rPr>
        <w:t>Searching</w:t>
      </w:r>
    </w:p>
    <w:tbl>
      <w:tblPr>
        <w:tblW w:w="69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960"/>
        <w:gridCol w:w="960"/>
        <w:gridCol w:w="960"/>
        <w:gridCol w:w="960"/>
        <w:gridCol w:w="960"/>
      </w:tblGrid>
      <w:tr w:rsidR="00514E03" w:rsidRPr="00514E03" w14:paraId="6EF23146" w14:textId="77777777" w:rsidTr="00427F6F">
        <w:trPr>
          <w:trHeight w:val="300"/>
          <w:jc w:val="center"/>
        </w:trPr>
        <w:tc>
          <w:tcPr>
            <w:tcW w:w="2178" w:type="dxa"/>
            <w:shd w:val="clear" w:color="auto" w:fill="auto"/>
            <w:noWrap/>
            <w:vAlign w:val="bottom"/>
            <w:hideMark/>
          </w:tcPr>
          <w:p w14:paraId="714BE3A8"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No Responden</w:t>
            </w:r>
          </w:p>
        </w:tc>
        <w:tc>
          <w:tcPr>
            <w:tcW w:w="960" w:type="dxa"/>
            <w:shd w:val="clear" w:color="auto" w:fill="auto"/>
            <w:noWrap/>
            <w:vAlign w:val="bottom"/>
            <w:hideMark/>
          </w:tcPr>
          <w:p w14:paraId="07698644" w14:textId="272545ED" w:rsidR="00514E03" w:rsidRPr="00514E03" w:rsidRDefault="00DB1BA7" w:rsidP="00862CDD">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1</w:t>
            </w:r>
          </w:p>
        </w:tc>
        <w:tc>
          <w:tcPr>
            <w:tcW w:w="960" w:type="dxa"/>
            <w:shd w:val="clear" w:color="auto" w:fill="auto"/>
            <w:noWrap/>
            <w:vAlign w:val="bottom"/>
            <w:hideMark/>
          </w:tcPr>
          <w:p w14:paraId="76509745" w14:textId="1FEABA2B" w:rsidR="00514E03" w:rsidRPr="00514E03" w:rsidRDefault="00DB1BA7" w:rsidP="00862CDD">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2</w:t>
            </w:r>
          </w:p>
        </w:tc>
        <w:tc>
          <w:tcPr>
            <w:tcW w:w="960" w:type="dxa"/>
            <w:shd w:val="clear" w:color="auto" w:fill="auto"/>
            <w:noWrap/>
            <w:vAlign w:val="bottom"/>
            <w:hideMark/>
          </w:tcPr>
          <w:p w14:paraId="0CC83798" w14:textId="676F89AC" w:rsidR="00514E03" w:rsidRPr="00514E03" w:rsidRDefault="00DB1BA7" w:rsidP="00862CDD">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780969B4" w14:textId="14838E4C" w:rsidR="00514E03" w:rsidRPr="00514E03" w:rsidRDefault="00DB1BA7" w:rsidP="00862CDD">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4</w:t>
            </w:r>
          </w:p>
        </w:tc>
        <w:tc>
          <w:tcPr>
            <w:tcW w:w="960" w:type="dxa"/>
            <w:shd w:val="clear" w:color="auto" w:fill="auto"/>
            <w:noWrap/>
            <w:vAlign w:val="bottom"/>
            <w:hideMark/>
          </w:tcPr>
          <w:p w14:paraId="1C291408" w14:textId="691DC522" w:rsidR="00514E03" w:rsidRPr="00514E03" w:rsidRDefault="00DB1BA7" w:rsidP="00862CDD">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5</w:t>
            </w:r>
          </w:p>
        </w:tc>
      </w:tr>
      <w:tr w:rsidR="00514E03" w:rsidRPr="00514E03" w14:paraId="1C509030" w14:textId="77777777" w:rsidTr="00427F6F">
        <w:trPr>
          <w:trHeight w:val="300"/>
          <w:jc w:val="center"/>
        </w:trPr>
        <w:tc>
          <w:tcPr>
            <w:tcW w:w="2178" w:type="dxa"/>
            <w:shd w:val="clear" w:color="auto" w:fill="auto"/>
            <w:noWrap/>
            <w:vAlign w:val="bottom"/>
            <w:hideMark/>
          </w:tcPr>
          <w:p w14:paraId="5C593760"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w:t>
            </w:r>
          </w:p>
        </w:tc>
        <w:tc>
          <w:tcPr>
            <w:tcW w:w="960" w:type="dxa"/>
            <w:shd w:val="clear" w:color="auto" w:fill="auto"/>
            <w:noWrap/>
            <w:vAlign w:val="bottom"/>
            <w:hideMark/>
          </w:tcPr>
          <w:p w14:paraId="65AE3BE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83D31E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EB0907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6A1D58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98988C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DF8CC9C" w14:textId="77777777" w:rsidTr="00427F6F">
        <w:trPr>
          <w:trHeight w:val="300"/>
          <w:jc w:val="center"/>
        </w:trPr>
        <w:tc>
          <w:tcPr>
            <w:tcW w:w="2178" w:type="dxa"/>
            <w:shd w:val="clear" w:color="auto" w:fill="auto"/>
            <w:noWrap/>
            <w:vAlign w:val="bottom"/>
            <w:hideMark/>
          </w:tcPr>
          <w:p w14:paraId="59B831C4"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lastRenderedPageBreak/>
              <w:t>2</w:t>
            </w:r>
          </w:p>
        </w:tc>
        <w:tc>
          <w:tcPr>
            <w:tcW w:w="960" w:type="dxa"/>
            <w:shd w:val="clear" w:color="auto" w:fill="auto"/>
            <w:noWrap/>
            <w:vAlign w:val="bottom"/>
            <w:hideMark/>
          </w:tcPr>
          <w:p w14:paraId="0A5A0C1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B8F7B3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A75EBA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8DE523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405CF9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2B143602" w14:textId="77777777" w:rsidTr="00427F6F">
        <w:trPr>
          <w:trHeight w:val="300"/>
          <w:jc w:val="center"/>
        </w:trPr>
        <w:tc>
          <w:tcPr>
            <w:tcW w:w="2178" w:type="dxa"/>
            <w:shd w:val="clear" w:color="auto" w:fill="auto"/>
            <w:noWrap/>
            <w:vAlign w:val="bottom"/>
            <w:hideMark/>
          </w:tcPr>
          <w:p w14:paraId="2CCE5BD5"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03A5C81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9F98EF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EE828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135FD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450CEA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7FF4B0E4" w14:textId="77777777" w:rsidTr="00427F6F">
        <w:trPr>
          <w:trHeight w:val="300"/>
          <w:jc w:val="center"/>
        </w:trPr>
        <w:tc>
          <w:tcPr>
            <w:tcW w:w="2178" w:type="dxa"/>
            <w:shd w:val="clear" w:color="auto" w:fill="auto"/>
            <w:noWrap/>
            <w:vAlign w:val="bottom"/>
            <w:hideMark/>
          </w:tcPr>
          <w:p w14:paraId="4168A8B1"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4</w:t>
            </w:r>
          </w:p>
        </w:tc>
        <w:tc>
          <w:tcPr>
            <w:tcW w:w="960" w:type="dxa"/>
            <w:shd w:val="clear" w:color="auto" w:fill="auto"/>
            <w:noWrap/>
            <w:vAlign w:val="bottom"/>
            <w:hideMark/>
          </w:tcPr>
          <w:p w14:paraId="671C707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913106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68CF0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DA2AC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2A9322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1F5BD86E" w14:textId="77777777" w:rsidTr="00427F6F">
        <w:trPr>
          <w:trHeight w:val="300"/>
          <w:jc w:val="center"/>
        </w:trPr>
        <w:tc>
          <w:tcPr>
            <w:tcW w:w="2178" w:type="dxa"/>
            <w:shd w:val="clear" w:color="auto" w:fill="auto"/>
            <w:noWrap/>
            <w:vAlign w:val="bottom"/>
            <w:hideMark/>
          </w:tcPr>
          <w:p w14:paraId="69330EAA"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5</w:t>
            </w:r>
          </w:p>
        </w:tc>
        <w:tc>
          <w:tcPr>
            <w:tcW w:w="960" w:type="dxa"/>
            <w:shd w:val="clear" w:color="auto" w:fill="auto"/>
            <w:noWrap/>
            <w:vAlign w:val="bottom"/>
            <w:hideMark/>
          </w:tcPr>
          <w:p w14:paraId="66C6891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9852DE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540251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8DB68B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44E6A9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0D3E73A" w14:textId="77777777" w:rsidTr="00427F6F">
        <w:trPr>
          <w:trHeight w:val="300"/>
          <w:jc w:val="center"/>
        </w:trPr>
        <w:tc>
          <w:tcPr>
            <w:tcW w:w="2178" w:type="dxa"/>
            <w:shd w:val="clear" w:color="auto" w:fill="auto"/>
            <w:noWrap/>
            <w:vAlign w:val="bottom"/>
            <w:hideMark/>
          </w:tcPr>
          <w:p w14:paraId="218AC8EF"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6</w:t>
            </w:r>
          </w:p>
        </w:tc>
        <w:tc>
          <w:tcPr>
            <w:tcW w:w="960" w:type="dxa"/>
            <w:shd w:val="clear" w:color="auto" w:fill="auto"/>
            <w:noWrap/>
            <w:vAlign w:val="bottom"/>
            <w:hideMark/>
          </w:tcPr>
          <w:p w14:paraId="644B2B8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2D298F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4420B6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4BD1F1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65E0AD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DDDC3E7" w14:textId="77777777" w:rsidTr="00427F6F">
        <w:trPr>
          <w:trHeight w:val="300"/>
          <w:jc w:val="center"/>
        </w:trPr>
        <w:tc>
          <w:tcPr>
            <w:tcW w:w="2178" w:type="dxa"/>
            <w:shd w:val="clear" w:color="auto" w:fill="auto"/>
            <w:noWrap/>
            <w:vAlign w:val="bottom"/>
            <w:hideMark/>
          </w:tcPr>
          <w:p w14:paraId="1C5A6A39"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7</w:t>
            </w:r>
          </w:p>
        </w:tc>
        <w:tc>
          <w:tcPr>
            <w:tcW w:w="960" w:type="dxa"/>
            <w:shd w:val="clear" w:color="auto" w:fill="auto"/>
            <w:noWrap/>
            <w:vAlign w:val="bottom"/>
            <w:hideMark/>
          </w:tcPr>
          <w:p w14:paraId="53A9D17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4D69ED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899B18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3C135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ABF744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FB9DE34" w14:textId="77777777" w:rsidTr="00427F6F">
        <w:trPr>
          <w:trHeight w:val="300"/>
          <w:jc w:val="center"/>
        </w:trPr>
        <w:tc>
          <w:tcPr>
            <w:tcW w:w="2178" w:type="dxa"/>
            <w:shd w:val="clear" w:color="auto" w:fill="auto"/>
            <w:noWrap/>
            <w:vAlign w:val="bottom"/>
            <w:hideMark/>
          </w:tcPr>
          <w:p w14:paraId="1FB16084"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8</w:t>
            </w:r>
          </w:p>
        </w:tc>
        <w:tc>
          <w:tcPr>
            <w:tcW w:w="960" w:type="dxa"/>
            <w:shd w:val="clear" w:color="auto" w:fill="auto"/>
            <w:noWrap/>
            <w:vAlign w:val="bottom"/>
            <w:hideMark/>
          </w:tcPr>
          <w:p w14:paraId="72D07B7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1EA54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9B79599"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2F2CB4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76D1B3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18AC8CAE" w14:textId="77777777" w:rsidTr="00427F6F">
        <w:trPr>
          <w:trHeight w:val="300"/>
          <w:jc w:val="center"/>
        </w:trPr>
        <w:tc>
          <w:tcPr>
            <w:tcW w:w="2178" w:type="dxa"/>
            <w:shd w:val="clear" w:color="auto" w:fill="auto"/>
            <w:noWrap/>
            <w:vAlign w:val="bottom"/>
            <w:hideMark/>
          </w:tcPr>
          <w:p w14:paraId="288E46D6"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9</w:t>
            </w:r>
          </w:p>
        </w:tc>
        <w:tc>
          <w:tcPr>
            <w:tcW w:w="960" w:type="dxa"/>
            <w:shd w:val="clear" w:color="auto" w:fill="auto"/>
            <w:noWrap/>
            <w:vAlign w:val="bottom"/>
            <w:hideMark/>
          </w:tcPr>
          <w:p w14:paraId="7540405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CF0C66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F77EC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0C7AF0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934AE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295ADBB" w14:textId="77777777" w:rsidTr="00427F6F">
        <w:trPr>
          <w:trHeight w:val="300"/>
          <w:jc w:val="center"/>
        </w:trPr>
        <w:tc>
          <w:tcPr>
            <w:tcW w:w="2178" w:type="dxa"/>
            <w:shd w:val="clear" w:color="auto" w:fill="auto"/>
            <w:noWrap/>
            <w:vAlign w:val="bottom"/>
            <w:hideMark/>
          </w:tcPr>
          <w:p w14:paraId="2E9DBB1D"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10</w:t>
            </w:r>
          </w:p>
        </w:tc>
        <w:tc>
          <w:tcPr>
            <w:tcW w:w="960" w:type="dxa"/>
            <w:shd w:val="clear" w:color="auto" w:fill="auto"/>
            <w:noWrap/>
            <w:vAlign w:val="bottom"/>
            <w:hideMark/>
          </w:tcPr>
          <w:p w14:paraId="7420217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FB0116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0990B3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A50128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CE46F7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35A827CE" w14:textId="77777777" w:rsidTr="00427F6F">
        <w:trPr>
          <w:trHeight w:val="300"/>
          <w:jc w:val="center"/>
        </w:trPr>
        <w:tc>
          <w:tcPr>
            <w:tcW w:w="2178" w:type="dxa"/>
            <w:shd w:val="clear" w:color="auto" w:fill="auto"/>
            <w:noWrap/>
            <w:vAlign w:val="bottom"/>
            <w:hideMark/>
          </w:tcPr>
          <w:p w14:paraId="5336B5ED"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11</w:t>
            </w:r>
          </w:p>
        </w:tc>
        <w:tc>
          <w:tcPr>
            <w:tcW w:w="960" w:type="dxa"/>
            <w:shd w:val="clear" w:color="auto" w:fill="auto"/>
            <w:noWrap/>
            <w:vAlign w:val="bottom"/>
            <w:hideMark/>
          </w:tcPr>
          <w:p w14:paraId="74EE1A8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D7C167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779FD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43BBA4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265C7A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602A598" w14:textId="77777777" w:rsidTr="00427F6F">
        <w:trPr>
          <w:trHeight w:val="300"/>
          <w:jc w:val="center"/>
        </w:trPr>
        <w:tc>
          <w:tcPr>
            <w:tcW w:w="2178" w:type="dxa"/>
            <w:shd w:val="clear" w:color="auto" w:fill="auto"/>
            <w:noWrap/>
            <w:vAlign w:val="bottom"/>
            <w:hideMark/>
          </w:tcPr>
          <w:p w14:paraId="0F0BEC25"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12</w:t>
            </w:r>
          </w:p>
        </w:tc>
        <w:tc>
          <w:tcPr>
            <w:tcW w:w="960" w:type="dxa"/>
            <w:shd w:val="clear" w:color="auto" w:fill="auto"/>
            <w:noWrap/>
            <w:vAlign w:val="bottom"/>
            <w:hideMark/>
          </w:tcPr>
          <w:p w14:paraId="576F06E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968C659"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38E3CE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2C2DAA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84A509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B7DAF0D" w14:textId="77777777" w:rsidTr="00427F6F">
        <w:trPr>
          <w:trHeight w:val="300"/>
          <w:jc w:val="center"/>
        </w:trPr>
        <w:tc>
          <w:tcPr>
            <w:tcW w:w="2178" w:type="dxa"/>
            <w:shd w:val="clear" w:color="auto" w:fill="auto"/>
            <w:noWrap/>
            <w:vAlign w:val="bottom"/>
            <w:hideMark/>
          </w:tcPr>
          <w:p w14:paraId="6E9791E8"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13</w:t>
            </w:r>
          </w:p>
        </w:tc>
        <w:tc>
          <w:tcPr>
            <w:tcW w:w="960" w:type="dxa"/>
            <w:shd w:val="clear" w:color="auto" w:fill="auto"/>
            <w:noWrap/>
            <w:vAlign w:val="bottom"/>
            <w:hideMark/>
          </w:tcPr>
          <w:p w14:paraId="47C55B6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94F79D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9032D7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9F4E75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35C6AE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A4EF3DB" w14:textId="77777777" w:rsidTr="00427F6F">
        <w:trPr>
          <w:trHeight w:val="300"/>
          <w:jc w:val="center"/>
        </w:trPr>
        <w:tc>
          <w:tcPr>
            <w:tcW w:w="2178" w:type="dxa"/>
            <w:shd w:val="clear" w:color="auto" w:fill="auto"/>
            <w:noWrap/>
            <w:vAlign w:val="bottom"/>
            <w:hideMark/>
          </w:tcPr>
          <w:p w14:paraId="7FB17A15"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14</w:t>
            </w:r>
          </w:p>
        </w:tc>
        <w:tc>
          <w:tcPr>
            <w:tcW w:w="960" w:type="dxa"/>
            <w:shd w:val="clear" w:color="auto" w:fill="auto"/>
            <w:noWrap/>
            <w:vAlign w:val="bottom"/>
            <w:hideMark/>
          </w:tcPr>
          <w:p w14:paraId="56A57B3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574523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A83813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20013E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807B24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759A9D4" w14:textId="77777777" w:rsidTr="00427F6F">
        <w:trPr>
          <w:trHeight w:val="300"/>
          <w:jc w:val="center"/>
        </w:trPr>
        <w:tc>
          <w:tcPr>
            <w:tcW w:w="2178" w:type="dxa"/>
            <w:shd w:val="clear" w:color="auto" w:fill="auto"/>
            <w:noWrap/>
            <w:vAlign w:val="bottom"/>
            <w:hideMark/>
          </w:tcPr>
          <w:p w14:paraId="21EDFCE4"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15</w:t>
            </w:r>
          </w:p>
        </w:tc>
        <w:tc>
          <w:tcPr>
            <w:tcW w:w="960" w:type="dxa"/>
            <w:shd w:val="clear" w:color="auto" w:fill="auto"/>
            <w:noWrap/>
            <w:vAlign w:val="bottom"/>
            <w:hideMark/>
          </w:tcPr>
          <w:p w14:paraId="420B729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3915A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0083FB"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FD405A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E8DC5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0C33A883" w14:textId="77777777" w:rsidTr="00427F6F">
        <w:trPr>
          <w:trHeight w:val="300"/>
          <w:jc w:val="center"/>
        </w:trPr>
        <w:tc>
          <w:tcPr>
            <w:tcW w:w="2178" w:type="dxa"/>
            <w:shd w:val="clear" w:color="auto" w:fill="auto"/>
            <w:noWrap/>
            <w:vAlign w:val="bottom"/>
            <w:hideMark/>
          </w:tcPr>
          <w:p w14:paraId="25D51B02"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16</w:t>
            </w:r>
          </w:p>
        </w:tc>
        <w:tc>
          <w:tcPr>
            <w:tcW w:w="960" w:type="dxa"/>
            <w:shd w:val="clear" w:color="auto" w:fill="auto"/>
            <w:noWrap/>
            <w:vAlign w:val="bottom"/>
            <w:hideMark/>
          </w:tcPr>
          <w:p w14:paraId="7B79F24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050130B"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F735A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8D3464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3AF0C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8EF522D" w14:textId="77777777" w:rsidTr="00427F6F">
        <w:trPr>
          <w:trHeight w:val="300"/>
          <w:jc w:val="center"/>
        </w:trPr>
        <w:tc>
          <w:tcPr>
            <w:tcW w:w="2178" w:type="dxa"/>
            <w:shd w:val="clear" w:color="auto" w:fill="auto"/>
            <w:noWrap/>
            <w:vAlign w:val="bottom"/>
            <w:hideMark/>
          </w:tcPr>
          <w:p w14:paraId="34D44F21"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17</w:t>
            </w:r>
          </w:p>
        </w:tc>
        <w:tc>
          <w:tcPr>
            <w:tcW w:w="960" w:type="dxa"/>
            <w:shd w:val="clear" w:color="auto" w:fill="auto"/>
            <w:noWrap/>
            <w:vAlign w:val="bottom"/>
            <w:hideMark/>
          </w:tcPr>
          <w:p w14:paraId="4FEC7EE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ECD3C8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2990F3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4E9A5F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28FFD2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7089C8AE" w14:textId="77777777" w:rsidTr="00427F6F">
        <w:trPr>
          <w:trHeight w:val="300"/>
          <w:jc w:val="center"/>
        </w:trPr>
        <w:tc>
          <w:tcPr>
            <w:tcW w:w="2178" w:type="dxa"/>
            <w:shd w:val="clear" w:color="auto" w:fill="auto"/>
            <w:noWrap/>
            <w:vAlign w:val="bottom"/>
            <w:hideMark/>
          </w:tcPr>
          <w:p w14:paraId="70306B1A"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18</w:t>
            </w:r>
          </w:p>
        </w:tc>
        <w:tc>
          <w:tcPr>
            <w:tcW w:w="960" w:type="dxa"/>
            <w:shd w:val="clear" w:color="auto" w:fill="auto"/>
            <w:noWrap/>
            <w:vAlign w:val="bottom"/>
            <w:hideMark/>
          </w:tcPr>
          <w:p w14:paraId="0C89ADB9"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DA4DA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9E0CE8B"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0604EB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9B7858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DE4F5A5" w14:textId="77777777" w:rsidTr="00427F6F">
        <w:trPr>
          <w:trHeight w:val="300"/>
          <w:jc w:val="center"/>
        </w:trPr>
        <w:tc>
          <w:tcPr>
            <w:tcW w:w="2178" w:type="dxa"/>
            <w:shd w:val="clear" w:color="auto" w:fill="auto"/>
            <w:noWrap/>
            <w:vAlign w:val="bottom"/>
            <w:hideMark/>
          </w:tcPr>
          <w:p w14:paraId="70E4B019"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19</w:t>
            </w:r>
          </w:p>
        </w:tc>
        <w:tc>
          <w:tcPr>
            <w:tcW w:w="960" w:type="dxa"/>
            <w:shd w:val="clear" w:color="auto" w:fill="auto"/>
            <w:noWrap/>
            <w:vAlign w:val="bottom"/>
            <w:hideMark/>
          </w:tcPr>
          <w:p w14:paraId="104496B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2567FB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B6D45E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20576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5C6277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299EF2E4" w14:textId="77777777" w:rsidTr="00427F6F">
        <w:trPr>
          <w:trHeight w:val="300"/>
          <w:jc w:val="center"/>
        </w:trPr>
        <w:tc>
          <w:tcPr>
            <w:tcW w:w="2178" w:type="dxa"/>
            <w:shd w:val="clear" w:color="auto" w:fill="auto"/>
            <w:noWrap/>
            <w:vAlign w:val="bottom"/>
            <w:hideMark/>
          </w:tcPr>
          <w:p w14:paraId="63B086B1"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20</w:t>
            </w:r>
          </w:p>
        </w:tc>
        <w:tc>
          <w:tcPr>
            <w:tcW w:w="960" w:type="dxa"/>
            <w:shd w:val="clear" w:color="auto" w:fill="auto"/>
            <w:noWrap/>
            <w:vAlign w:val="bottom"/>
            <w:hideMark/>
          </w:tcPr>
          <w:p w14:paraId="062C26A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6D3427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1A97D6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E3C149B"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1EF6FC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779B204C" w14:textId="77777777" w:rsidTr="00427F6F">
        <w:trPr>
          <w:trHeight w:val="300"/>
          <w:jc w:val="center"/>
        </w:trPr>
        <w:tc>
          <w:tcPr>
            <w:tcW w:w="2178" w:type="dxa"/>
            <w:shd w:val="clear" w:color="auto" w:fill="auto"/>
            <w:noWrap/>
            <w:vAlign w:val="bottom"/>
            <w:hideMark/>
          </w:tcPr>
          <w:p w14:paraId="51D8DC02"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21</w:t>
            </w:r>
          </w:p>
        </w:tc>
        <w:tc>
          <w:tcPr>
            <w:tcW w:w="960" w:type="dxa"/>
            <w:shd w:val="clear" w:color="auto" w:fill="auto"/>
            <w:noWrap/>
            <w:vAlign w:val="bottom"/>
            <w:hideMark/>
          </w:tcPr>
          <w:p w14:paraId="077D280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74315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F967A7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AE47A6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A3969C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8D2A060" w14:textId="77777777" w:rsidTr="00427F6F">
        <w:trPr>
          <w:trHeight w:val="300"/>
          <w:jc w:val="center"/>
        </w:trPr>
        <w:tc>
          <w:tcPr>
            <w:tcW w:w="2178" w:type="dxa"/>
            <w:shd w:val="clear" w:color="auto" w:fill="auto"/>
            <w:noWrap/>
            <w:vAlign w:val="bottom"/>
            <w:hideMark/>
          </w:tcPr>
          <w:p w14:paraId="1533083C"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22</w:t>
            </w:r>
          </w:p>
        </w:tc>
        <w:tc>
          <w:tcPr>
            <w:tcW w:w="960" w:type="dxa"/>
            <w:shd w:val="clear" w:color="auto" w:fill="auto"/>
            <w:noWrap/>
            <w:vAlign w:val="bottom"/>
            <w:hideMark/>
          </w:tcPr>
          <w:p w14:paraId="61CFACC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7234279"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BA1E69"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2D5EC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9936A9"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62EBFD50" w14:textId="77777777" w:rsidTr="00427F6F">
        <w:trPr>
          <w:trHeight w:val="300"/>
          <w:jc w:val="center"/>
        </w:trPr>
        <w:tc>
          <w:tcPr>
            <w:tcW w:w="2178" w:type="dxa"/>
            <w:shd w:val="clear" w:color="auto" w:fill="auto"/>
            <w:noWrap/>
            <w:vAlign w:val="bottom"/>
            <w:hideMark/>
          </w:tcPr>
          <w:p w14:paraId="535F5871"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23</w:t>
            </w:r>
          </w:p>
        </w:tc>
        <w:tc>
          <w:tcPr>
            <w:tcW w:w="960" w:type="dxa"/>
            <w:shd w:val="clear" w:color="auto" w:fill="auto"/>
            <w:noWrap/>
            <w:vAlign w:val="bottom"/>
            <w:hideMark/>
          </w:tcPr>
          <w:p w14:paraId="0BD0D18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02DFCA"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A50279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00CAD1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15848C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6F4677A8" w14:textId="77777777" w:rsidTr="00427F6F">
        <w:trPr>
          <w:trHeight w:val="300"/>
          <w:jc w:val="center"/>
        </w:trPr>
        <w:tc>
          <w:tcPr>
            <w:tcW w:w="2178" w:type="dxa"/>
            <w:shd w:val="clear" w:color="auto" w:fill="auto"/>
            <w:noWrap/>
            <w:vAlign w:val="bottom"/>
            <w:hideMark/>
          </w:tcPr>
          <w:p w14:paraId="1261C0CE"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24</w:t>
            </w:r>
          </w:p>
        </w:tc>
        <w:tc>
          <w:tcPr>
            <w:tcW w:w="960" w:type="dxa"/>
            <w:shd w:val="clear" w:color="auto" w:fill="auto"/>
            <w:noWrap/>
            <w:vAlign w:val="bottom"/>
            <w:hideMark/>
          </w:tcPr>
          <w:p w14:paraId="4B2E510A"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AE7BAE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6FB358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E4203B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59564B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6542E21" w14:textId="77777777" w:rsidTr="00427F6F">
        <w:trPr>
          <w:trHeight w:val="300"/>
          <w:jc w:val="center"/>
        </w:trPr>
        <w:tc>
          <w:tcPr>
            <w:tcW w:w="2178" w:type="dxa"/>
            <w:shd w:val="clear" w:color="auto" w:fill="auto"/>
            <w:noWrap/>
            <w:vAlign w:val="bottom"/>
            <w:hideMark/>
          </w:tcPr>
          <w:p w14:paraId="7D694F6E"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25</w:t>
            </w:r>
          </w:p>
        </w:tc>
        <w:tc>
          <w:tcPr>
            <w:tcW w:w="960" w:type="dxa"/>
            <w:shd w:val="clear" w:color="auto" w:fill="auto"/>
            <w:noWrap/>
            <w:vAlign w:val="bottom"/>
            <w:hideMark/>
          </w:tcPr>
          <w:p w14:paraId="4C19224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44C63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76518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E227E9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C5F127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3BF709F0" w14:textId="77777777" w:rsidTr="00427F6F">
        <w:trPr>
          <w:trHeight w:val="300"/>
          <w:jc w:val="center"/>
        </w:trPr>
        <w:tc>
          <w:tcPr>
            <w:tcW w:w="2178" w:type="dxa"/>
            <w:shd w:val="clear" w:color="auto" w:fill="auto"/>
            <w:noWrap/>
            <w:vAlign w:val="bottom"/>
            <w:hideMark/>
          </w:tcPr>
          <w:p w14:paraId="267A8C18"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26</w:t>
            </w:r>
          </w:p>
        </w:tc>
        <w:tc>
          <w:tcPr>
            <w:tcW w:w="960" w:type="dxa"/>
            <w:shd w:val="clear" w:color="auto" w:fill="auto"/>
            <w:noWrap/>
            <w:vAlign w:val="bottom"/>
            <w:hideMark/>
          </w:tcPr>
          <w:p w14:paraId="465D41F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2B8AB5A"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92508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27DA5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44EFBB7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6DF95168" w14:textId="77777777" w:rsidTr="00427F6F">
        <w:trPr>
          <w:trHeight w:val="300"/>
          <w:jc w:val="center"/>
        </w:trPr>
        <w:tc>
          <w:tcPr>
            <w:tcW w:w="2178" w:type="dxa"/>
            <w:shd w:val="clear" w:color="auto" w:fill="auto"/>
            <w:noWrap/>
            <w:vAlign w:val="bottom"/>
            <w:hideMark/>
          </w:tcPr>
          <w:p w14:paraId="0F4509E4"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27</w:t>
            </w:r>
          </w:p>
        </w:tc>
        <w:tc>
          <w:tcPr>
            <w:tcW w:w="960" w:type="dxa"/>
            <w:shd w:val="clear" w:color="auto" w:fill="auto"/>
            <w:noWrap/>
            <w:vAlign w:val="bottom"/>
            <w:hideMark/>
          </w:tcPr>
          <w:p w14:paraId="6699312A"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00011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3660E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2FD1A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8A26A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13E3F492" w14:textId="77777777" w:rsidTr="00427F6F">
        <w:trPr>
          <w:trHeight w:val="300"/>
          <w:jc w:val="center"/>
        </w:trPr>
        <w:tc>
          <w:tcPr>
            <w:tcW w:w="2178" w:type="dxa"/>
            <w:shd w:val="clear" w:color="auto" w:fill="auto"/>
            <w:noWrap/>
            <w:vAlign w:val="bottom"/>
            <w:hideMark/>
          </w:tcPr>
          <w:p w14:paraId="10B4F397"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28</w:t>
            </w:r>
          </w:p>
        </w:tc>
        <w:tc>
          <w:tcPr>
            <w:tcW w:w="960" w:type="dxa"/>
            <w:shd w:val="clear" w:color="auto" w:fill="auto"/>
            <w:noWrap/>
            <w:vAlign w:val="bottom"/>
            <w:hideMark/>
          </w:tcPr>
          <w:p w14:paraId="08F199D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7A7602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1FFDC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558683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A27EB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34095D82" w14:textId="77777777" w:rsidTr="00427F6F">
        <w:trPr>
          <w:trHeight w:val="300"/>
          <w:jc w:val="center"/>
        </w:trPr>
        <w:tc>
          <w:tcPr>
            <w:tcW w:w="2178" w:type="dxa"/>
            <w:shd w:val="clear" w:color="auto" w:fill="auto"/>
            <w:noWrap/>
            <w:vAlign w:val="bottom"/>
            <w:hideMark/>
          </w:tcPr>
          <w:p w14:paraId="2B2A4075"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29</w:t>
            </w:r>
          </w:p>
        </w:tc>
        <w:tc>
          <w:tcPr>
            <w:tcW w:w="960" w:type="dxa"/>
            <w:shd w:val="clear" w:color="auto" w:fill="auto"/>
            <w:noWrap/>
            <w:vAlign w:val="bottom"/>
            <w:hideMark/>
          </w:tcPr>
          <w:p w14:paraId="0EF7A3EB"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D5838E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8CABA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BA2BB9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D02EB4A"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6F12186E" w14:textId="77777777" w:rsidTr="00427F6F">
        <w:trPr>
          <w:trHeight w:val="300"/>
          <w:jc w:val="center"/>
        </w:trPr>
        <w:tc>
          <w:tcPr>
            <w:tcW w:w="2178" w:type="dxa"/>
            <w:shd w:val="clear" w:color="auto" w:fill="auto"/>
            <w:noWrap/>
            <w:vAlign w:val="bottom"/>
            <w:hideMark/>
          </w:tcPr>
          <w:p w14:paraId="66552615"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30</w:t>
            </w:r>
          </w:p>
        </w:tc>
        <w:tc>
          <w:tcPr>
            <w:tcW w:w="960" w:type="dxa"/>
            <w:shd w:val="clear" w:color="auto" w:fill="auto"/>
            <w:noWrap/>
            <w:vAlign w:val="bottom"/>
            <w:hideMark/>
          </w:tcPr>
          <w:p w14:paraId="6BA2D60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0F8F78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A3C9FA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2C4B61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F893DB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30526F7C" w14:textId="77777777" w:rsidTr="00427F6F">
        <w:trPr>
          <w:trHeight w:val="300"/>
          <w:jc w:val="center"/>
        </w:trPr>
        <w:tc>
          <w:tcPr>
            <w:tcW w:w="2178" w:type="dxa"/>
            <w:shd w:val="clear" w:color="auto" w:fill="auto"/>
            <w:noWrap/>
            <w:vAlign w:val="bottom"/>
            <w:hideMark/>
          </w:tcPr>
          <w:p w14:paraId="24402A93"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31</w:t>
            </w:r>
          </w:p>
        </w:tc>
        <w:tc>
          <w:tcPr>
            <w:tcW w:w="960" w:type="dxa"/>
            <w:shd w:val="clear" w:color="auto" w:fill="auto"/>
            <w:noWrap/>
            <w:vAlign w:val="bottom"/>
            <w:hideMark/>
          </w:tcPr>
          <w:p w14:paraId="4CAE118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E471B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2EB605B"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ADC6BF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5267B3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1AD5CC8A" w14:textId="77777777" w:rsidTr="00427F6F">
        <w:trPr>
          <w:trHeight w:val="300"/>
          <w:jc w:val="center"/>
        </w:trPr>
        <w:tc>
          <w:tcPr>
            <w:tcW w:w="2178" w:type="dxa"/>
            <w:shd w:val="clear" w:color="auto" w:fill="auto"/>
            <w:noWrap/>
            <w:vAlign w:val="bottom"/>
            <w:hideMark/>
          </w:tcPr>
          <w:p w14:paraId="658BB4D9"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lastRenderedPageBreak/>
              <w:t>32</w:t>
            </w:r>
          </w:p>
        </w:tc>
        <w:tc>
          <w:tcPr>
            <w:tcW w:w="960" w:type="dxa"/>
            <w:shd w:val="clear" w:color="auto" w:fill="auto"/>
            <w:noWrap/>
            <w:vAlign w:val="bottom"/>
            <w:hideMark/>
          </w:tcPr>
          <w:p w14:paraId="3BA5C9A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235662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59BD9C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6FD8BD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7E9AE7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0406459B" w14:textId="77777777" w:rsidTr="00427F6F">
        <w:trPr>
          <w:trHeight w:val="300"/>
          <w:jc w:val="center"/>
        </w:trPr>
        <w:tc>
          <w:tcPr>
            <w:tcW w:w="2178" w:type="dxa"/>
            <w:shd w:val="clear" w:color="auto" w:fill="auto"/>
            <w:noWrap/>
            <w:vAlign w:val="bottom"/>
            <w:hideMark/>
          </w:tcPr>
          <w:p w14:paraId="17149969"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33</w:t>
            </w:r>
          </w:p>
        </w:tc>
        <w:tc>
          <w:tcPr>
            <w:tcW w:w="960" w:type="dxa"/>
            <w:shd w:val="clear" w:color="auto" w:fill="auto"/>
            <w:noWrap/>
            <w:vAlign w:val="bottom"/>
            <w:hideMark/>
          </w:tcPr>
          <w:p w14:paraId="0C4E0B5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916CDC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E1CAD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330BCF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FCDC4D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bl>
    <w:p w14:paraId="5C5887C8" w14:textId="77777777" w:rsidR="00514E03" w:rsidRPr="00514E03" w:rsidRDefault="00514E03" w:rsidP="00862CDD">
      <w:pPr>
        <w:pStyle w:val="ListParagraph"/>
        <w:spacing w:after="0" w:line="360" w:lineRule="auto"/>
        <w:ind w:left="0"/>
        <w:jc w:val="center"/>
        <w:rPr>
          <w:rFonts w:ascii="Times New Roman" w:hAnsi="Times New Roman" w:cs="Times New Roman"/>
          <w:b/>
          <w:sz w:val="24"/>
          <w:szCs w:val="24"/>
        </w:rPr>
      </w:pPr>
    </w:p>
    <w:p w14:paraId="1561F518" w14:textId="5D58D091" w:rsidR="000428F9" w:rsidRPr="000428F9" w:rsidRDefault="000428F9"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Pr="00514E03">
        <w:rPr>
          <w:rFonts w:ascii="Times New Roman" w:hAnsi="Times New Roman" w:cs="Times New Roman"/>
          <w:b/>
          <w:bCs/>
          <w:i/>
          <w:color w:val="000000"/>
          <w:sz w:val="24"/>
          <w:szCs w:val="24"/>
        </w:rPr>
        <w:t>Searching</w:t>
      </w:r>
      <w:r w:rsidRPr="00514E03">
        <w:rPr>
          <w:rFonts w:ascii="Times New Roman" w:hAnsi="Times New Roman" w:cs="Times New Roman"/>
          <w:b/>
          <w:bCs/>
          <w:color w:val="000000"/>
          <w:sz w:val="24"/>
          <w:szCs w:val="24"/>
        </w:rPr>
        <w:t xml:space="preserve"> Ke-1</w:t>
      </w:r>
    </w:p>
    <w:tbl>
      <w:tblPr>
        <w:tblW w:w="72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28"/>
        <w:gridCol w:w="1534"/>
        <w:gridCol w:w="1618"/>
      </w:tblGrid>
      <w:tr w:rsidR="000428F9" w:rsidRPr="000428F9" w14:paraId="43349BC6" w14:textId="77777777" w:rsidTr="00427F6F">
        <w:trPr>
          <w:cantSplit/>
          <w:jc w:val="center"/>
        </w:trPr>
        <w:tc>
          <w:tcPr>
            <w:tcW w:w="7242" w:type="dxa"/>
            <w:gridSpan w:val="6"/>
            <w:tcBorders>
              <w:top w:val="single" w:sz="4" w:space="0" w:color="auto"/>
              <w:left w:val="single" w:sz="4" w:space="0" w:color="auto"/>
              <w:bottom w:val="nil"/>
              <w:right w:val="single" w:sz="4" w:space="0" w:color="auto"/>
            </w:tcBorders>
            <w:shd w:val="clear" w:color="auto" w:fill="FFFFFF"/>
            <w:vAlign w:val="center"/>
          </w:tcPr>
          <w:p w14:paraId="6A0454C3"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t>ps1</w:t>
            </w:r>
          </w:p>
        </w:tc>
      </w:tr>
      <w:tr w:rsidR="000428F9" w:rsidRPr="000428F9" w14:paraId="184F099D" w14:textId="77777777" w:rsidTr="00427F6F">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5448DA16" w14:textId="77777777" w:rsidR="000428F9" w:rsidRPr="000428F9" w:rsidRDefault="000428F9"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09E3720F"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759B6AC9"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665C89D8"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072101CF"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Cumulative Percent</w:t>
            </w:r>
          </w:p>
        </w:tc>
      </w:tr>
      <w:tr w:rsidR="000428F9" w:rsidRPr="000428F9" w14:paraId="4378FD4D" w14:textId="77777777" w:rsidTr="00427F6F">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2B309458"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876" w:type="dxa"/>
            <w:tcBorders>
              <w:top w:val="single" w:sz="8" w:space="0" w:color="152935"/>
              <w:left w:val="nil"/>
              <w:bottom w:val="single" w:sz="4" w:space="0" w:color="auto"/>
              <w:right w:val="nil"/>
            </w:tcBorders>
            <w:shd w:val="clear" w:color="auto" w:fill="E0E0E0"/>
          </w:tcPr>
          <w:p w14:paraId="01B7B250"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Benar</w:t>
            </w:r>
          </w:p>
        </w:tc>
        <w:tc>
          <w:tcPr>
            <w:tcW w:w="1280" w:type="dxa"/>
            <w:tcBorders>
              <w:top w:val="single" w:sz="8" w:space="0" w:color="152935"/>
              <w:left w:val="nil"/>
              <w:bottom w:val="single" w:sz="4" w:space="0" w:color="auto"/>
              <w:right w:val="single" w:sz="8" w:space="0" w:color="E0E0E0"/>
            </w:tcBorders>
            <w:shd w:val="clear" w:color="auto" w:fill="FFFFFF"/>
          </w:tcPr>
          <w:p w14:paraId="7F405F55"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4" w:space="0" w:color="auto"/>
              <w:right w:val="single" w:sz="8" w:space="0" w:color="E0E0E0"/>
            </w:tcBorders>
            <w:shd w:val="clear" w:color="auto" w:fill="FFFFFF"/>
          </w:tcPr>
          <w:p w14:paraId="63962987"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533" w:type="dxa"/>
            <w:tcBorders>
              <w:top w:val="single" w:sz="8" w:space="0" w:color="152935"/>
              <w:left w:val="single" w:sz="8" w:space="0" w:color="E0E0E0"/>
              <w:bottom w:val="single" w:sz="4" w:space="0" w:color="auto"/>
              <w:right w:val="single" w:sz="8" w:space="0" w:color="E0E0E0"/>
            </w:tcBorders>
            <w:shd w:val="clear" w:color="auto" w:fill="FFFFFF"/>
          </w:tcPr>
          <w:p w14:paraId="12C4154F"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617" w:type="dxa"/>
            <w:tcBorders>
              <w:top w:val="single" w:sz="8" w:space="0" w:color="152935"/>
              <w:left w:val="single" w:sz="8" w:space="0" w:color="E0E0E0"/>
              <w:bottom w:val="single" w:sz="4" w:space="0" w:color="auto"/>
              <w:right w:val="single" w:sz="4" w:space="0" w:color="auto"/>
            </w:tcBorders>
            <w:shd w:val="clear" w:color="auto" w:fill="FFFFFF"/>
          </w:tcPr>
          <w:p w14:paraId="07723572"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r>
    </w:tbl>
    <w:p w14:paraId="139A573B" w14:textId="77777777" w:rsidR="000428F9" w:rsidRPr="000428F9" w:rsidRDefault="000428F9" w:rsidP="00862CDD">
      <w:pPr>
        <w:autoSpaceDE w:val="0"/>
        <w:autoSpaceDN w:val="0"/>
        <w:adjustRightInd w:val="0"/>
        <w:spacing w:after="0" w:line="360" w:lineRule="auto"/>
        <w:rPr>
          <w:rFonts w:ascii="Times New Roman" w:hAnsi="Times New Roman" w:cs="Times New Roman"/>
          <w:sz w:val="24"/>
          <w:szCs w:val="24"/>
        </w:rPr>
      </w:pPr>
    </w:p>
    <w:p w14:paraId="23112743" w14:textId="63FCEAF9" w:rsidR="000428F9" w:rsidRPr="000428F9" w:rsidRDefault="000428F9"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Pr="00514E03">
        <w:rPr>
          <w:rFonts w:ascii="Times New Roman" w:hAnsi="Times New Roman" w:cs="Times New Roman"/>
          <w:b/>
          <w:bCs/>
          <w:i/>
          <w:color w:val="000000"/>
          <w:sz w:val="24"/>
          <w:szCs w:val="24"/>
        </w:rPr>
        <w:t>Searching</w:t>
      </w:r>
      <w:r w:rsidRPr="00514E03">
        <w:rPr>
          <w:rFonts w:ascii="Times New Roman" w:hAnsi="Times New Roman" w:cs="Times New Roman"/>
          <w:b/>
          <w:bCs/>
          <w:color w:val="000000"/>
          <w:sz w:val="24"/>
          <w:szCs w:val="24"/>
        </w:rPr>
        <w:t xml:space="preserve"> Ke-2</w:t>
      </w:r>
    </w:p>
    <w:tbl>
      <w:tblPr>
        <w:tblW w:w="72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28"/>
        <w:gridCol w:w="1534"/>
        <w:gridCol w:w="1618"/>
      </w:tblGrid>
      <w:tr w:rsidR="000428F9" w:rsidRPr="000428F9" w14:paraId="1E12C7D9" w14:textId="77777777" w:rsidTr="00427F6F">
        <w:trPr>
          <w:cantSplit/>
          <w:jc w:val="center"/>
        </w:trPr>
        <w:tc>
          <w:tcPr>
            <w:tcW w:w="7242" w:type="dxa"/>
            <w:gridSpan w:val="6"/>
            <w:tcBorders>
              <w:top w:val="single" w:sz="4" w:space="0" w:color="auto"/>
              <w:left w:val="single" w:sz="4" w:space="0" w:color="auto"/>
              <w:bottom w:val="nil"/>
              <w:right w:val="single" w:sz="4" w:space="0" w:color="auto"/>
            </w:tcBorders>
            <w:shd w:val="clear" w:color="auto" w:fill="FFFFFF"/>
            <w:vAlign w:val="center"/>
          </w:tcPr>
          <w:p w14:paraId="641BEAFD"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t>ps2</w:t>
            </w:r>
          </w:p>
        </w:tc>
      </w:tr>
      <w:tr w:rsidR="000428F9" w:rsidRPr="000428F9" w14:paraId="0F5C3C32" w14:textId="77777777" w:rsidTr="00427F6F">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5189A4CD" w14:textId="77777777" w:rsidR="000428F9" w:rsidRPr="000428F9" w:rsidRDefault="000428F9"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28842590"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70A1DE06"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0CCF8EC8"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11A55937"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Cumulative Percent</w:t>
            </w:r>
          </w:p>
        </w:tc>
      </w:tr>
      <w:tr w:rsidR="000428F9" w:rsidRPr="000428F9" w14:paraId="625C8589" w14:textId="77777777" w:rsidTr="00427F6F">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607DF9E4"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876" w:type="dxa"/>
            <w:tcBorders>
              <w:top w:val="single" w:sz="8" w:space="0" w:color="152935"/>
              <w:left w:val="nil"/>
              <w:bottom w:val="single" w:sz="4" w:space="0" w:color="auto"/>
              <w:right w:val="nil"/>
            </w:tcBorders>
            <w:shd w:val="clear" w:color="auto" w:fill="E0E0E0"/>
          </w:tcPr>
          <w:p w14:paraId="5BE894B7"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Benar</w:t>
            </w:r>
          </w:p>
        </w:tc>
        <w:tc>
          <w:tcPr>
            <w:tcW w:w="1280" w:type="dxa"/>
            <w:tcBorders>
              <w:top w:val="single" w:sz="8" w:space="0" w:color="152935"/>
              <w:left w:val="nil"/>
              <w:bottom w:val="single" w:sz="4" w:space="0" w:color="auto"/>
              <w:right w:val="single" w:sz="8" w:space="0" w:color="E0E0E0"/>
            </w:tcBorders>
            <w:shd w:val="clear" w:color="auto" w:fill="FFFFFF"/>
          </w:tcPr>
          <w:p w14:paraId="049E181C"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4" w:space="0" w:color="auto"/>
              <w:right w:val="single" w:sz="8" w:space="0" w:color="E0E0E0"/>
            </w:tcBorders>
            <w:shd w:val="clear" w:color="auto" w:fill="FFFFFF"/>
          </w:tcPr>
          <w:p w14:paraId="400FA5AA"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533" w:type="dxa"/>
            <w:tcBorders>
              <w:top w:val="single" w:sz="8" w:space="0" w:color="152935"/>
              <w:left w:val="single" w:sz="8" w:space="0" w:color="E0E0E0"/>
              <w:bottom w:val="single" w:sz="4" w:space="0" w:color="auto"/>
              <w:right w:val="single" w:sz="8" w:space="0" w:color="E0E0E0"/>
            </w:tcBorders>
            <w:shd w:val="clear" w:color="auto" w:fill="FFFFFF"/>
          </w:tcPr>
          <w:p w14:paraId="33534D24"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617" w:type="dxa"/>
            <w:tcBorders>
              <w:top w:val="single" w:sz="8" w:space="0" w:color="152935"/>
              <w:left w:val="single" w:sz="8" w:space="0" w:color="E0E0E0"/>
              <w:bottom w:val="single" w:sz="4" w:space="0" w:color="auto"/>
              <w:right w:val="single" w:sz="4" w:space="0" w:color="auto"/>
            </w:tcBorders>
            <w:shd w:val="clear" w:color="auto" w:fill="FFFFFF"/>
          </w:tcPr>
          <w:p w14:paraId="1DC32483"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r>
    </w:tbl>
    <w:p w14:paraId="127BD1B5" w14:textId="77777777" w:rsidR="000428F9" w:rsidRPr="000428F9" w:rsidRDefault="000428F9" w:rsidP="00862CDD">
      <w:pPr>
        <w:autoSpaceDE w:val="0"/>
        <w:autoSpaceDN w:val="0"/>
        <w:adjustRightInd w:val="0"/>
        <w:spacing w:after="0" w:line="360" w:lineRule="auto"/>
        <w:rPr>
          <w:rFonts w:ascii="Times New Roman" w:hAnsi="Times New Roman" w:cs="Times New Roman"/>
          <w:sz w:val="24"/>
          <w:szCs w:val="24"/>
        </w:rPr>
      </w:pPr>
    </w:p>
    <w:p w14:paraId="3328C6AD" w14:textId="1F7A8EB5" w:rsidR="000428F9" w:rsidRPr="000428F9" w:rsidRDefault="000428F9"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Pr="00514E03">
        <w:rPr>
          <w:rFonts w:ascii="Times New Roman" w:hAnsi="Times New Roman" w:cs="Times New Roman"/>
          <w:b/>
          <w:bCs/>
          <w:i/>
          <w:color w:val="000000"/>
          <w:sz w:val="24"/>
          <w:szCs w:val="24"/>
        </w:rPr>
        <w:t>Searching</w:t>
      </w:r>
      <w:r w:rsidRPr="00514E03">
        <w:rPr>
          <w:rFonts w:ascii="Times New Roman" w:hAnsi="Times New Roman" w:cs="Times New Roman"/>
          <w:b/>
          <w:bCs/>
          <w:color w:val="000000"/>
          <w:sz w:val="24"/>
          <w:szCs w:val="24"/>
        </w:rPr>
        <w:t xml:space="preserve"> Ke-3</w:t>
      </w:r>
    </w:p>
    <w:tbl>
      <w:tblPr>
        <w:tblW w:w="72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28"/>
        <w:gridCol w:w="1534"/>
        <w:gridCol w:w="1618"/>
      </w:tblGrid>
      <w:tr w:rsidR="000428F9" w:rsidRPr="000428F9" w14:paraId="356B9CCC" w14:textId="77777777" w:rsidTr="00427F6F">
        <w:trPr>
          <w:cantSplit/>
          <w:jc w:val="center"/>
        </w:trPr>
        <w:tc>
          <w:tcPr>
            <w:tcW w:w="7242" w:type="dxa"/>
            <w:gridSpan w:val="6"/>
            <w:tcBorders>
              <w:top w:val="single" w:sz="4" w:space="0" w:color="auto"/>
              <w:left w:val="single" w:sz="4" w:space="0" w:color="auto"/>
              <w:bottom w:val="nil"/>
              <w:right w:val="single" w:sz="4" w:space="0" w:color="auto"/>
            </w:tcBorders>
            <w:shd w:val="clear" w:color="auto" w:fill="FFFFFF"/>
            <w:vAlign w:val="center"/>
          </w:tcPr>
          <w:p w14:paraId="3E5A9DFC"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t>ps3</w:t>
            </w:r>
          </w:p>
        </w:tc>
      </w:tr>
      <w:tr w:rsidR="000428F9" w:rsidRPr="000428F9" w14:paraId="28E1F45A" w14:textId="77777777" w:rsidTr="00427F6F">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7C6B0630" w14:textId="77777777" w:rsidR="000428F9" w:rsidRPr="000428F9" w:rsidRDefault="000428F9"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30D9559A"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1CB5B9A8"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02A02B2A"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55A4A886"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Cumulative Percent</w:t>
            </w:r>
          </w:p>
        </w:tc>
      </w:tr>
      <w:tr w:rsidR="000428F9" w:rsidRPr="000428F9" w14:paraId="7B55F51D" w14:textId="77777777" w:rsidTr="00427F6F">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7F67D8BD"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876" w:type="dxa"/>
            <w:tcBorders>
              <w:top w:val="single" w:sz="8" w:space="0" w:color="152935"/>
              <w:left w:val="nil"/>
              <w:bottom w:val="single" w:sz="4" w:space="0" w:color="auto"/>
              <w:right w:val="nil"/>
            </w:tcBorders>
            <w:shd w:val="clear" w:color="auto" w:fill="E0E0E0"/>
          </w:tcPr>
          <w:p w14:paraId="4DF2C5C4"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Benar</w:t>
            </w:r>
          </w:p>
        </w:tc>
        <w:tc>
          <w:tcPr>
            <w:tcW w:w="1280" w:type="dxa"/>
            <w:tcBorders>
              <w:top w:val="single" w:sz="8" w:space="0" w:color="152935"/>
              <w:left w:val="nil"/>
              <w:bottom w:val="single" w:sz="4" w:space="0" w:color="auto"/>
              <w:right w:val="single" w:sz="8" w:space="0" w:color="E0E0E0"/>
            </w:tcBorders>
            <w:shd w:val="clear" w:color="auto" w:fill="FFFFFF"/>
          </w:tcPr>
          <w:p w14:paraId="7599DAD3"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4" w:space="0" w:color="auto"/>
              <w:right w:val="single" w:sz="8" w:space="0" w:color="E0E0E0"/>
            </w:tcBorders>
            <w:shd w:val="clear" w:color="auto" w:fill="FFFFFF"/>
          </w:tcPr>
          <w:p w14:paraId="2A6CBCB3"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533" w:type="dxa"/>
            <w:tcBorders>
              <w:top w:val="single" w:sz="8" w:space="0" w:color="152935"/>
              <w:left w:val="single" w:sz="8" w:space="0" w:color="E0E0E0"/>
              <w:bottom w:val="single" w:sz="4" w:space="0" w:color="auto"/>
              <w:right w:val="single" w:sz="8" w:space="0" w:color="E0E0E0"/>
            </w:tcBorders>
            <w:shd w:val="clear" w:color="auto" w:fill="FFFFFF"/>
          </w:tcPr>
          <w:p w14:paraId="288FF62C"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617" w:type="dxa"/>
            <w:tcBorders>
              <w:top w:val="single" w:sz="8" w:space="0" w:color="152935"/>
              <w:left w:val="single" w:sz="8" w:space="0" w:color="E0E0E0"/>
              <w:bottom w:val="single" w:sz="4" w:space="0" w:color="auto"/>
              <w:right w:val="single" w:sz="4" w:space="0" w:color="auto"/>
            </w:tcBorders>
            <w:shd w:val="clear" w:color="auto" w:fill="FFFFFF"/>
          </w:tcPr>
          <w:p w14:paraId="35E3B2FA"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r>
    </w:tbl>
    <w:p w14:paraId="2BA940A3" w14:textId="77777777" w:rsidR="000428F9" w:rsidRPr="000428F9" w:rsidRDefault="000428F9" w:rsidP="00862CDD">
      <w:pPr>
        <w:autoSpaceDE w:val="0"/>
        <w:autoSpaceDN w:val="0"/>
        <w:adjustRightInd w:val="0"/>
        <w:spacing w:after="0" w:line="360" w:lineRule="auto"/>
        <w:rPr>
          <w:rFonts w:ascii="Times New Roman" w:hAnsi="Times New Roman" w:cs="Times New Roman"/>
          <w:sz w:val="24"/>
          <w:szCs w:val="24"/>
        </w:rPr>
      </w:pPr>
    </w:p>
    <w:p w14:paraId="172184A9" w14:textId="4F65CD6D" w:rsidR="000428F9" w:rsidRPr="000428F9" w:rsidRDefault="000428F9"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Pr="00514E03">
        <w:rPr>
          <w:rFonts w:ascii="Times New Roman" w:hAnsi="Times New Roman" w:cs="Times New Roman"/>
          <w:b/>
          <w:bCs/>
          <w:i/>
          <w:color w:val="000000"/>
          <w:sz w:val="24"/>
          <w:szCs w:val="24"/>
        </w:rPr>
        <w:t>Searching</w:t>
      </w:r>
      <w:r w:rsidRPr="00514E03">
        <w:rPr>
          <w:rFonts w:ascii="Times New Roman" w:hAnsi="Times New Roman" w:cs="Times New Roman"/>
          <w:b/>
          <w:bCs/>
          <w:color w:val="000000"/>
          <w:sz w:val="24"/>
          <w:szCs w:val="24"/>
        </w:rPr>
        <w:t xml:space="preserve"> Ke-4</w:t>
      </w:r>
    </w:p>
    <w:tbl>
      <w:tblPr>
        <w:tblW w:w="72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28"/>
        <w:gridCol w:w="1534"/>
        <w:gridCol w:w="1618"/>
      </w:tblGrid>
      <w:tr w:rsidR="000428F9" w:rsidRPr="000428F9" w14:paraId="0081B05E" w14:textId="77777777" w:rsidTr="00427F6F">
        <w:trPr>
          <w:cantSplit/>
          <w:jc w:val="center"/>
        </w:trPr>
        <w:tc>
          <w:tcPr>
            <w:tcW w:w="7242" w:type="dxa"/>
            <w:gridSpan w:val="6"/>
            <w:tcBorders>
              <w:top w:val="single" w:sz="4" w:space="0" w:color="auto"/>
              <w:left w:val="single" w:sz="4" w:space="0" w:color="auto"/>
              <w:bottom w:val="nil"/>
              <w:right w:val="single" w:sz="4" w:space="0" w:color="auto"/>
            </w:tcBorders>
            <w:shd w:val="clear" w:color="auto" w:fill="FFFFFF"/>
            <w:vAlign w:val="center"/>
          </w:tcPr>
          <w:p w14:paraId="7BEAF9E5"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t>ps4</w:t>
            </w:r>
          </w:p>
        </w:tc>
      </w:tr>
      <w:tr w:rsidR="000428F9" w:rsidRPr="000428F9" w14:paraId="182159AD" w14:textId="77777777" w:rsidTr="00427F6F">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0A57C877" w14:textId="77777777" w:rsidR="000428F9" w:rsidRPr="000428F9" w:rsidRDefault="000428F9"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64B22731"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21965D5B"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20882010"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2142BB8A"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Cumulative Percent</w:t>
            </w:r>
          </w:p>
        </w:tc>
      </w:tr>
      <w:tr w:rsidR="000428F9" w:rsidRPr="000428F9" w14:paraId="60F4A9E6" w14:textId="77777777" w:rsidTr="00427F6F">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527A12B2"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876" w:type="dxa"/>
            <w:tcBorders>
              <w:top w:val="single" w:sz="8" w:space="0" w:color="152935"/>
              <w:left w:val="nil"/>
              <w:bottom w:val="single" w:sz="8" w:space="0" w:color="AEAEAE"/>
              <w:right w:val="nil"/>
            </w:tcBorders>
            <w:shd w:val="clear" w:color="auto" w:fill="E0E0E0"/>
          </w:tcPr>
          <w:p w14:paraId="302C1021"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Salah</w:t>
            </w:r>
          </w:p>
        </w:tc>
        <w:tc>
          <w:tcPr>
            <w:tcW w:w="1280" w:type="dxa"/>
            <w:tcBorders>
              <w:top w:val="single" w:sz="8" w:space="0" w:color="152935"/>
              <w:left w:val="nil"/>
              <w:bottom w:val="single" w:sz="8" w:space="0" w:color="AEAEAE"/>
              <w:right w:val="single" w:sz="8" w:space="0" w:color="E0E0E0"/>
            </w:tcBorders>
            <w:shd w:val="clear" w:color="auto" w:fill="FFFFFF"/>
          </w:tcPr>
          <w:p w14:paraId="2573972F"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4</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5E7BADB4"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12.1</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49C3C51B"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12.1</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766D7A2B"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12.1</w:t>
            </w:r>
          </w:p>
        </w:tc>
      </w:tr>
      <w:tr w:rsidR="000428F9" w:rsidRPr="000428F9" w14:paraId="12DA4359" w14:textId="77777777" w:rsidTr="00427F6F">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2526B426" w14:textId="77777777" w:rsidR="000428F9" w:rsidRPr="000428F9" w:rsidRDefault="000428F9" w:rsidP="00862CDD">
            <w:pPr>
              <w:autoSpaceDE w:val="0"/>
              <w:autoSpaceDN w:val="0"/>
              <w:adjustRightInd w:val="0"/>
              <w:spacing w:after="0" w:line="360" w:lineRule="auto"/>
              <w:rPr>
                <w:rFonts w:ascii="Times New Roman" w:hAnsi="Times New Roman" w:cs="Times New Roman"/>
                <w:color w:val="010205"/>
                <w:sz w:val="24"/>
                <w:szCs w:val="24"/>
              </w:rPr>
            </w:pPr>
          </w:p>
        </w:tc>
        <w:tc>
          <w:tcPr>
            <w:tcW w:w="876" w:type="dxa"/>
            <w:tcBorders>
              <w:top w:val="single" w:sz="8" w:space="0" w:color="AEAEAE"/>
              <w:left w:val="nil"/>
              <w:bottom w:val="single" w:sz="8" w:space="0" w:color="AEAEAE"/>
              <w:right w:val="nil"/>
            </w:tcBorders>
            <w:shd w:val="clear" w:color="auto" w:fill="E0E0E0"/>
          </w:tcPr>
          <w:p w14:paraId="58D9D63E"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Benar</w:t>
            </w:r>
          </w:p>
        </w:tc>
        <w:tc>
          <w:tcPr>
            <w:tcW w:w="1280" w:type="dxa"/>
            <w:tcBorders>
              <w:top w:val="single" w:sz="8" w:space="0" w:color="AEAEAE"/>
              <w:left w:val="nil"/>
              <w:bottom w:val="single" w:sz="8" w:space="0" w:color="AEAEAE"/>
              <w:right w:val="single" w:sz="8" w:space="0" w:color="E0E0E0"/>
            </w:tcBorders>
            <w:shd w:val="clear" w:color="auto" w:fill="FFFFFF"/>
          </w:tcPr>
          <w:p w14:paraId="37FCEA75"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29</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CBB4D7D"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87.9</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38989D16"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87.9</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51CF2564"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r>
      <w:tr w:rsidR="000428F9" w:rsidRPr="000428F9" w14:paraId="462ED601" w14:textId="77777777" w:rsidTr="00427F6F">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5A5674E3" w14:textId="77777777" w:rsidR="000428F9" w:rsidRPr="000428F9" w:rsidRDefault="000428F9" w:rsidP="00862CDD">
            <w:pPr>
              <w:autoSpaceDE w:val="0"/>
              <w:autoSpaceDN w:val="0"/>
              <w:adjustRightInd w:val="0"/>
              <w:spacing w:after="0" w:line="360" w:lineRule="auto"/>
              <w:rPr>
                <w:rFonts w:ascii="Times New Roman" w:hAnsi="Times New Roman" w:cs="Times New Roman"/>
                <w:color w:val="010205"/>
                <w:sz w:val="24"/>
                <w:szCs w:val="24"/>
              </w:rPr>
            </w:pPr>
          </w:p>
        </w:tc>
        <w:tc>
          <w:tcPr>
            <w:tcW w:w="876" w:type="dxa"/>
            <w:tcBorders>
              <w:top w:val="single" w:sz="8" w:space="0" w:color="AEAEAE"/>
              <w:left w:val="nil"/>
              <w:bottom w:val="single" w:sz="4" w:space="0" w:color="auto"/>
              <w:right w:val="nil"/>
            </w:tcBorders>
            <w:shd w:val="clear" w:color="auto" w:fill="E0E0E0"/>
          </w:tcPr>
          <w:p w14:paraId="41CF1436"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40473D19"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07FFCDFD"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7B8E1795"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152BA392" w14:textId="77777777" w:rsidR="000428F9" w:rsidRPr="000428F9" w:rsidRDefault="000428F9" w:rsidP="00862CDD">
            <w:pPr>
              <w:autoSpaceDE w:val="0"/>
              <w:autoSpaceDN w:val="0"/>
              <w:adjustRightInd w:val="0"/>
              <w:spacing w:after="0" w:line="360" w:lineRule="auto"/>
              <w:rPr>
                <w:rFonts w:ascii="Times New Roman" w:hAnsi="Times New Roman" w:cs="Times New Roman"/>
                <w:sz w:val="24"/>
                <w:szCs w:val="24"/>
              </w:rPr>
            </w:pPr>
          </w:p>
        </w:tc>
      </w:tr>
    </w:tbl>
    <w:p w14:paraId="70A2BADD" w14:textId="42A53E60" w:rsidR="000428F9" w:rsidRPr="00514E03" w:rsidRDefault="000428F9" w:rsidP="00862CDD">
      <w:pPr>
        <w:pStyle w:val="ListParagraph"/>
        <w:spacing w:after="0" w:line="360" w:lineRule="auto"/>
        <w:ind w:left="0"/>
        <w:jc w:val="center"/>
        <w:rPr>
          <w:rFonts w:ascii="Times New Roman" w:hAnsi="Times New Roman" w:cs="Times New Roman"/>
          <w:b/>
          <w:sz w:val="24"/>
          <w:szCs w:val="24"/>
        </w:rPr>
      </w:pPr>
    </w:p>
    <w:p w14:paraId="5856B334" w14:textId="287E243B" w:rsidR="000428F9" w:rsidRPr="00514E03" w:rsidRDefault="000428F9"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Pr="00514E03">
        <w:rPr>
          <w:rFonts w:ascii="Times New Roman" w:hAnsi="Times New Roman" w:cs="Times New Roman"/>
          <w:b/>
          <w:bCs/>
          <w:i/>
          <w:color w:val="000000"/>
          <w:sz w:val="24"/>
          <w:szCs w:val="24"/>
        </w:rPr>
        <w:t>Searching</w:t>
      </w:r>
      <w:r w:rsidRPr="00514E03">
        <w:rPr>
          <w:rFonts w:ascii="Times New Roman" w:hAnsi="Times New Roman" w:cs="Times New Roman"/>
          <w:b/>
          <w:bCs/>
          <w:color w:val="000000"/>
          <w:sz w:val="24"/>
          <w:szCs w:val="24"/>
        </w:rPr>
        <w:t xml:space="preserve"> Ke-5</w:t>
      </w:r>
    </w:p>
    <w:tbl>
      <w:tblPr>
        <w:tblW w:w="72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28"/>
        <w:gridCol w:w="1534"/>
        <w:gridCol w:w="1618"/>
      </w:tblGrid>
      <w:tr w:rsidR="000428F9" w:rsidRPr="000428F9" w14:paraId="37B60C02" w14:textId="77777777" w:rsidTr="00B95BB7">
        <w:trPr>
          <w:cantSplit/>
          <w:jc w:val="center"/>
        </w:trPr>
        <w:tc>
          <w:tcPr>
            <w:tcW w:w="7242" w:type="dxa"/>
            <w:gridSpan w:val="6"/>
            <w:tcBorders>
              <w:top w:val="single" w:sz="4" w:space="0" w:color="auto"/>
              <w:left w:val="single" w:sz="4" w:space="0" w:color="auto"/>
              <w:bottom w:val="nil"/>
              <w:right w:val="single" w:sz="4" w:space="0" w:color="auto"/>
            </w:tcBorders>
            <w:shd w:val="clear" w:color="auto" w:fill="FFFFFF"/>
            <w:vAlign w:val="center"/>
          </w:tcPr>
          <w:p w14:paraId="17BFE4B7"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lastRenderedPageBreak/>
              <w:t>ps5</w:t>
            </w:r>
          </w:p>
        </w:tc>
      </w:tr>
      <w:tr w:rsidR="000428F9" w:rsidRPr="000428F9" w14:paraId="306346A5" w14:textId="77777777" w:rsidTr="00B95BB7">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5DF78629" w14:textId="77777777" w:rsidR="000428F9" w:rsidRPr="000428F9" w:rsidRDefault="000428F9"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7BE2C023"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44F1F879"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11D61A3E"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5DB97FA8"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Cumulative Percent</w:t>
            </w:r>
          </w:p>
        </w:tc>
      </w:tr>
      <w:tr w:rsidR="000428F9" w:rsidRPr="000428F9" w14:paraId="30A2A78A" w14:textId="77777777" w:rsidTr="00B95BB7">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6B99F005"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876" w:type="dxa"/>
            <w:tcBorders>
              <w:top w:val="single" w:sz="8" w:space="0" w:color="152935"/>
              <w:left w:val="nil"/>
              <w:bottom w:val="single" w:sz="4" w:space="0" w:color="auto"/>
              <w:right w:val="nil"/>
            </w:tcBorders>
            <w:shd w:val="clear" w:color="auto" w:fill="E0E0E0"/>
          </w:tcPr>
          <w:p w14:paraId="0B99E5FB"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Benar</w:t>
            </w:r>
          </w:p>
        </w:tc>
        <w:tc>
          <w:tcPr>
            <w:tcW w:w="1280" w:type="dxa"/>
            <w:tcBorders>
              <w:top w:val="single" w:sz="8" w:space="0" w:color="152935"/>
              <w:left w:val="nil"/>
              <w:bottom w:val="single" w:sz="4" w:space="0" w:color="auto"/>
              <w:right w:val="single" w:sz="8" w:space="0" w:color="E0E0E0"/>
            </w:tcBorders>
            <w:shd w:val="clear" w:color="auto" w:fill="FFFFFF"/>
          </w:tcPr>
          <w:p w14:paraId="2A1892E5"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4" w:space="0" w:color="auto"/>
              <w:right w:val="single" w:sz="8" w:space="0" w:color="E0E0E0"/>
            </w:tcBorders>
            <w:shd w:val="clear" w:color="auto" w:fill="FFFFFF"/>
          </w:tcPr>
          <w:p w14:paraId="0BC82453"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533" w:type="dxa"/>
            <w:tcBorders>
              <w:top w:val="single" w:sz="8" w:space="0" w:color="152935"/>
              <w:left w:val="single" w:sz="8" w:space="0" w:color="E0E0E0"/>
              <w:bottom w:val="single" w:sz="4" w:space="0" w:color="auto"/>
              <w:right w:val="single" w:sz="8" w:space="0" w:color="E0E0E0"/>
            </w:tcBorders>
            <w:shd w:val="clear" w:color="auto" w:fill="FFFFFF"/>
          </w:tcPr>
          <w:p w14:paraId="1826426C"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617" w:type="dxa"/>
            <w:tcBorders>
              <w:top w:val="single" w:sz="8" w:space="0" w:color="152935"/>
              <w:left w:val="single" w:sz="8" w:space="0" w:color="E0E0E0"/>
              <w:bottom w:val="single" w:sz="4" w:space="0" w:color="auto"/>
              <w:right w:val="single" w:sz="4" w:space="0" w:color="auto"/>
            </w:tcBorders>
            <w:shd w:val="clear" w:color="auto" w:fill="FFFFFF"/>
          </w:tcPr>
          <w:p w14:paraId="0ECEDA8A"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r>
    </w:tbl>
    <w:p w14:paraId="352F1EF0" w14:textId="77777777" w:rsidR="000428F9" w:rsidRPr="00514E03" w:rsidRDefault="000428F9" w:rsidP="00862CDD">
      <w:pPr>
        <w:pStyle w:val="ListParagraph"/>
        <w:spacing w:after="0" w:line="360" w:lineRule="auto"/>
        <w:ind w:left="0"/>
        <w:jc w:val="center"/>
        <w:rPr>
          <w:rFonts w:ascii="Times New Roman" w:hAnsi="Times New Roman" w:cs="Times New Roman"/>
          <w:b/>
          <w:sz w:val="24"/>
          <w:szCs w:val="24"/>
        </w:rPr>
      </w:pPr>
    </w:p>
    <w:p w14:paraId="51991E8C" w14:textId="14C9C427" w:rsidR="00C8458F" w:rsidRPr="00514E03" w:rsidRDefault="00C8458F" w:rsidP="00862CDD">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Tabel </w:t>
      </w:r>
      <w:r w:rsidR="008955C7" w:rsidRPr="00514E03">
        <w:rPr>
          <w:rFonts w:ascii="Times New Roman" w:hAnsi="Times New Roman" w:cs="Times New Roman"/>
          <w:b/>
          <w:sz w:val="24"/>
          <w:szCs w:val="24"/>
        </w:rPr>
        <w:t xml:space="preserve">Data Responden Untuk </w:t>
      </w:r>
      <w:r w:rsidRPr="00514E03">
        <w:rPr>
          <w:rFonts w:ascii="Times New Roman" w:hAnsi="Times New Roman" w:cs="Times New Roman"/>
          <w:b/>
          <w:i/>
          <w:sz w:val="24"/>
          <w:szCs w:val="24"/>
        </w:rPr>
        <w:t>Perceived Usefulnes</w:t>
      </w:r>
    </w:p>
    <w:tbl>
      <w:tblPr>
        <w:tblW w:w="7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960"/>
        <w:gridCol w:w="960"/>
        <w:gridCol w:w="960"/>
        <w:gridCol w:w="960"/>
        <w:gridCol w:w="960"/>
        <w:gridCol w:w="960"/>
      </w:tblGrid>
      <w:tr w:rsidR="00C8458F" w:rsidRPr="00514E03" w14:paraId="65AEE706" w14:textId="77777777" w:rsidTr="00514E03">
        <w:trPr>
          <w:trHeight w:val="300"/>
          <w:jc w:val="center"/>
        </w:trPr>
        <w:tc>
          <w:tcPr>
            <w:tcW w:w="1807" w:type="dxa"/>
            <w:shd w:val="clear" w:color="auto" w:fill="auto"/>
            <w:noWrap/>
            <w:vAlign w:val="bottom"/>
            <w:hideMark/>
          </w:tcPr>
          <w:p w14:paraId="6AE2DD92"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No Responden</w:t>
            </w:r>
          </w:p>
        </w:tc>
        <w:tc>
          <w:tcPr>
            <w:tcW w:w="960" w:type="dxa"/>
            <w:shd w:val="clear" w:color="auto" w:fill="auto"/>
            <w:noWrap/>
            <w:vAlign w:val="bottom"/>
            <w:hideMark/>
          </w:tcPr>
          <w:p w14:paraId="1C5B2693"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x1.1</w:t>
            </w:r>
          </w:p>
        </w:tc>
        <w:tc>
          <w:tcPr>
            <w:tcW w:w="960" w:type="dxa"/>
            <w:shd w:val="clear" w:color="auto" w:fill="auto"/>
            <w:noWrap/>
            <w:vAlign w:val="bottom"/>
            <w:hideMark/>
          </w:tcPr>
          <w:p w14:paraId="6FE384AE"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x1.2</w:t>
            </w:r>
          </w:p>
        </w:tc>
        <w:tc>
          <w:tcPr>
            <w:tcW w:w="960" w:type="dxa"/>
            <w:shd w:val="clear" w:color="auto" w:fill="auto"/>
            <w:noWrap/>
            <w:vAlign w:val="bottom"/>
            <w:hideMark/>
          </w:tcPr>
          <w:p w14:paraId="0665F8A8"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x1.3</w:t>
            </w:r>
          </w:p>
        </w:tc>
        <w:tc>
          <w:tcPr>
            <w:tcW w:w="960" w:type="dxa"/>
            <w:shd w:val="clear" w:color="auto" w:fill="auto"/>
            <w:noWrap/>
            <w:vAlign w:val="bottom"/>
            <w:hideMark/>
          </w:tcPr>
          <w:p w14:paraId="1100F8CF"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x1.4</w:t>
            </w:r>
          </w:p>
        </w:tc>
        <w:tc>
          <w:tcPr>
            <w:tcW w:w="960" w:type="dxa"/>
            <w:shd w:val="clear" w:color="auto" w:fill="auto"/>
            <w:noWrap/>
            <w:vAlign w:val="bottom"/>
            <w:hideMark/>
          </w:tcPr>
          <w:p w14:paraId="6D55E461"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x1.5</w:t>
            </w:r>
          </w:p>
        </w:tc>
        <w:tc>
          <w:tcPr>
            <w:tcW w:w="960" w:type="dxa"/>
            <w:shd w:val="clear" w:color="auto" w:fill="auto"/>
            <w:noWrap/>
            <w:vAlign w:val="bottom"/>
            <w:hideMark/>
          </w:tcPr>
          <w:p w14:paraId="13274C83"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x1.6</w:t>
            </w:r>
          </w:p>
        </w:tc>
      </w:tr>
      <w:tr w:rsidR="00C8458F" w:rsidRPr="00514E03" w14:paraId="0CA1B57E" w14:textId="77777777" w:rsidTr="00514E03">
        <w:trPr>
          <w:trHeight w:val="300"/>
          <w:jc w:val="center"/>
        </w:trPr>
        <w:tc>
          <w:tcPr>
            <w:tcW w:w="1807" w:type="dxa"/>
            <w:shd w:val="clear" w:color="auto" w:fill="auto"/>
            <w:noWrap/>
            <w:vAlign w:val="bottom"/>
            <w:hideMark/>
          </w:tcPr>
          <w:p w14:paraId="01E1BC2E"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w:t>
            </w:r>
          </w:p>
        </w:tc>
        <w:tc>
          <w:tcPr>
            <w:tcW w:w="960" w:type="dxa"/>
            <w:shd w:val="clear" w:color="auto" w:fill="auto"/>
            <w:noWrap/>
            <w:vAlign w:val="bottom"/>
            <w:hideMark/>
          </w:tcPr>
          <w:p w14:paraId="4BFCF2D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1FE3DC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194502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41D3109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92FCAA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97DDD5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34E08BB8" w14:textId="77777777" w:rsidTr="00514E03">
        <w:trPr>
          <w:trHeight w:val="300"/>
          <w:jc w:val="center"/>
        </w:trPr>
        <w:tc>
          <w:tcPr>
            <w:tcW w:w="1807" w:type="dxa"/>
            <w:shd w:val="clear" w:color="auto" w:fill="auto"/>
            <w:noWrap/>
            <w:vAlign w:val="bottom"/>
            <w:hideMark/>
          </w:tcPr>
          <w:p w14:paraId="32BC568D"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w:t>
            </w:r>
          </w:p>
        </w:tc>
        <w:tc>
          <w:tcPr>
            <w:tcW w:w="960" w:type="dxa"/>
            <w:shd w:val="clear" w:color="auto" w:fill="auto"/>
            <w:noWrap/>
            <w:vAlign w:val="bottom"/>
            <w:hideMark/>
          </w:tcPr>
          <w:p w14:paraId="7E51266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A3B2CB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B2E2BB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550B64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146E43C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2AC55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29DCC6CE" w14:textId="77777777" w:rsidTr="00514E03">
        <w:trPr>
          <w:trHeight w:val="300"/>
          <w:jc w:val="center"/>
        </w:trPr>
        <w:tc>
          <w:tcPr>
            <w:tcW w:w="1807" w:type="dxa"/>
            <w:shd w:val="clear" w:color="auto" w:fill="auto"/>
            <w:noWrap/>
            <w:vAlign w:val="bottom"/>
            <w:hideMark/>
          </w:tcPr>
          <w:p w14:paraId="255CDCC6"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768E63F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F9E7C0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E0935D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26276E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6777B6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0C67E0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001D5963" w14:textId="77777777" w:rsidTr="00514E03">
        <w:trPr>
          <w:trHeight w:val="300"/>
          <w:jc w:val="center"/>
        </w:trPr>
        <w:tc>
          <w:tcPr>
            <w:tcW w:w="1807" w:type="dxa"/>
            <w:shd w:val="clear" w:color="auto" w:fill="auto"/>
            <w:noWrap/>
            <w:vAlign w:val="bottom"/>
            <w:hideMark/>
          </w:tcPr>
          <w:p w14:paraId="15C38988"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4</w:t>
            </w:r>
          </w:p>
        </w:tc>
        <w:tc>
          <w:tcPr>
            <w:tcW w:w="960" w:type="dxa"/>
            <w:shd w:val="clear" w:color="auto" w:fill="auto"/>
            <w:noWrap/>
            <w:vAlign w:val="bottom"/>
            <w:hideMark/>
          </w:tcPr>
          <w:p w14:paraId="097FDED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9943C3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6D7C61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ED7BA6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16A48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0B3E32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4323DD5" w14:textId="77777777" w:rsidTr="00514E03">
        <w:trPr>
          <w:trHeight w:val="300"/>
          <w:jc w:val="center"/>
        </w:trPr>
        <w:tc>
          <w:tcPr>
            <w:tcW w:w="1807" w:type="dxa"/>
            <w:shd w:val="clear" w:color="auto" w:fill="auto"/>
            <w:noWrap/>
            <w:vAlign w:val="bottom"/>
            <w:hideMark/>
          </w:tcPr>
          <w:p w14:paraId="00FAC9C4"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5</w:t>
            </w:r>
          </w:p>
        </w:tc>
        <w:tc>
          <w:tcPr>
            <w:tcW w:w="960" w:type="dxa"/>
            <w:shd w:val="clear" w:color="auto" w:fill="auto"/>
            <w:noWrap/>
            <w:vAlign w:val="bottom"/>
            <w:hideMark/>
          </w:tcPr>
          <w:p w14:paraId="301B0A6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86B852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DFCC8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7B6736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D76AD0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D7F72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425C13B" w14:textId="77777777" w:rsidTr="00514E03">
        <w:trPr>
          <w:trHeight w:val="300"/>
          <w:jc w:val="center"/>
        </w:trPr>
        <w:tc>
          <w:tcPr>
            <w:tcW w:w="1807" w:type="dxa"/>
            <w:shd w:val="clear" w:color="auto" w:fill="auto"/>
            <w:noWrap/>
            <w:vAlign w:val="bottom"/>
            <w:hideMark/>
          </w:tcPr>
          <w:p w14:paraId="567AEEF7"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6</w:t>
            </w:r>
          </w:p>
        </w:tc>
        <w:tc>
          <w:tcPr>
            <w:tcW w:w="960" w:type="dxa"/>
            <w:shd w:val="clear" w:color="auto" w:fill="auto"/>
            <w:noWrap/>
            <w:vAlign w:val="bottom"/>
            <w:hideMark/>
          </w:tcPr>
          <w:p w14:paraId="452E6AB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0C111C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9D2C4B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5D1BC1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A2A3BE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1494D4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541CDBD7" w14:textId="77777777" w:rsidTr="00514E03">
        <w:trPr>
          <w:trHeight w:val="300"/>
          <w:jc w:val="center"/>
        </w:trPr>
        <w:tc>
          <w:tcPr>
            <w:tcW w:w="1807" w:type="dxa"/>
            <w:shd w:val="clear" w:color="auto" w:fill="auto"/>
            <w:noWrap/>
            <w:vAlign w:val="bottom"/>
            <w:hideMark/>
          </w:tcPr>
          <w:p w14:paraId="1772CFA0"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7</w:t>
            </w:r>
          </w:p>
        </w:tc>
        <w:tc>
          <w:tcPr>
            <w:tcW w:w="960" w:type="dxa"/>
            <w:shd w:val="clear" w:color="auto" w:fill="auto"/>
            <w:noWrap/>
            <w:vAlign w:val="bottom"/>
            <w:hideMark/>
          </w:tcPr>
          <w:p w14:paraId="2A93E2C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6FA1D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3A1969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91C047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2E5081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7758FD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371CC7C6" w14:textId="77777777" w:rsidTr="00514E03">
        <w:trPr>
          <w:trHeight w:val="300"/>
          <w:jc w:val="center"/>
        </w:trPr>
        <w:tc>
          <w:tcPr>
            <w:tcW w:w="1807" w:type="dxa"/>
            <w:shd w:val="clear" w:color="auto" w:fill="auto"/>
            <w:noWrap/>
            <w:vAlign w:val="bottom"/>
            <w:hideMark/>
          </w:tcPr>
          <w:p w14:paraId="722A96AD"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8</w:t>
            </w:r>
          </w:p>
        </w:tc>
        <w:tc>
          <w:tcPr>
            <w:tcW w:w="960" w:type="dxa"/>
            <w:shd w:val="clear" w:color="auto" w:fill="auto"/>
            <w:noWrap/>
            <w:vAlign w:val="bottom"/>
            <w:hideMark/>
          </w:tcPr>
          <w:p w14:paraId="66E3674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FEE9F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A61646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5563A9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8132F1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301621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B8227D2" w14:textId="77777777" w:rsidTr="00514E03">
        <w:trPr>
          <w:trHeight w:val="300"/>
          <w:jc w:val="center"/>
        </w:trPr>
        <w:tc>
          <w:tcPr>
            <w:tcW w:w="1807" w:type="dxa"/>
            <w:shd w:val="clear" w:color="auto" w:fill="auto"/>
            <w:noWrap/>
            <w:vAlign w:val="bottom"/>
            <w:hideMark/>
          </w:tcPr>
          <w:p w14:paraId="6628D257"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9</w:t>
            </w:r>
          </w:p>
        </w:tc>
        <w:tc>
          <w:tcPr>
            <w:tcW w:w="960" w:type="dxa"/>
            <w:shd w:val="clear" w:color="auto" w:fill="auto"/>
            <w:noWrap/>
            <w:vAlign w:val="bottom"/>
            <w:hideMark/>
          </w:tcPr>
          <w:p w14:paraId="471A448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5C3984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BB4CBB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1F7AD4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5BF646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A7C3EC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9C861F2" w14:textId="77777777" w:rsidTr="00514E03">
        <w:trPr>
          <w:trHeight w:val="300"/>
          <w:jc w:val="center"/>
        </w:trPr>
        <w:tc>
          <w:tcPr>
            <w:tcW w:w="1807" w:type="dxa"/>
            <w:shd w:val="clear" w:color="auto" w:fill="auto"/>
            <w:noWrap/>
            <w:vAlign w:val="bottom"/>
            <w:hideMark/>
          </w:tcPr>
          <w:p w14:paraId="7B3E8BF6"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10</w:t>
            </w:r>
          </w:p>
        </w:tc>
        <w:tc>
          <w:tcPr>
            <w:tcW w:w="960" w:type="dxa"/>
            <w:shd w:val="clear" w:color="auto" w:fill="auto"/>
            <w:noWrap/>
            <w:vAlign w:val="bottom"/>
            <w:hideMark/>
          </w:tcPr>
          <w:p w14:paraId="298C532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5DEF1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A9C72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14A0AC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08CEF9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9D0C95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3C7DD04" w14:textId="77777777" w:rsidTr="00514E03">
        <w:trPr>
          <w:trHeight w:val="300"/>
          <w:jc w:val="center"/>
        </w:trPr>
        <w:tc>
          <w:tcPr>
            <w:tcW w:w="1807" w:type="dxa"/>
            <w:shd w:val="clear" w:color="auto" w:fill="auto"/>
            <w:noWrap/>
            <w:vAlign w:val="bottom"/>
            <w:hideMark/>
          </w:tcPr>
          <w:p w14:paraId="4762773A"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11</w:t>
            </w:r>
          </w:p>
        </w:tc>
        <w:tc>
          <w:tcPr>
            <w:tcW w:w="960" w:type="dxa"/>
            <w:shd w:val="clear" w:color="auto" w:fill="auto"/>
            <w:noWrap/>
            <w:vAlign w:val="bottom"/>
            <w:hideMark/>
          </w:tcPr>
          <w:p w14:paraId="2784BEA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A9279D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059D66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183BD7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609062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33CEFC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149298F" w14:textId="77777777" w:rsidTr="00514E03">
        <w:trPr>
          <w:trHeight w:val="300"/>
          <w:jc w:val="center"/>
        </w:trPr>
        <w:tc>
          <w:tcPr>
            <w:tcW w:w="1807" w:type="dxa"/>
            <w:shd w:val="clear" w:color="auto" w:fill="auto"/>
            <w:noWrap/>
            <w:vAlign w:val="bottom"/>
            <w:hideMark/>
          </w:tcPr>
          <w:p w14:paraId="6576CAFA"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12</w:t>
            </w:r>
          </w:p>
        </w:tc>
        <w:tc>
          <w:tcPr>
            <w:tcW w:w="960" w:type="dxa"/>
            <w:shd w:val="clear" w:color="auto" w:fill="auto"/>
            <w:noWrap/>
            <w:vAlign w:val="bottom"/>
            <w:hideMark/>
          </w:tcPr>
          <w:p w14:paraId="1955C19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9EFD55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0D7E8C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0B194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2D4941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04279D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A9D0937" w14:textId="77777777" w:rsidTr="00514E03">
        <w:trPr>
          <w:trHeight w:val="300"/>
          <w:jc w:val="center"/>
        </w:trPr>
        <w:tc>
          <w:tcPr>
            <w:tcW w:w="1807" w:type="dxa"/>
            <w:shd w:val="clear" w:color="auto" w:fill="auto"/>
            <w:noWrap/>
            <w:vAlign w:val="bottom"/>
            <w:hideMark/>
          </w:tcPr>
          <w:p w14:paraId="1ECC47D7"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13</w:t>
            </w:r>
          </w:p>
        </w:tc>
        <w:tc>
          <w:tcPr>
            <w:tcW w:w="960" w:type="dxa"/>
            <w:shd w:val="clear" w:color="auto" w:fill="auto"/>
            <w:noWrap/>
            <w:vAlign w:val="bottom"/>
            <w:hideMark/>
          </w:tcPr>
          <w:p w14:paraId="1DECC45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F362C0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C4304B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219D9D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4C61D3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F5C7FB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D3DBE6D" w14:textId="77777777" w:rsidTr="00514E03">
        <w:trPr>
          <w:trHeight w:val="300"/>
          <w:jc w:val="center"/>
        </w:trPr>
        <w:tc>
          <w:tcPr>
            <w:tcW w:w="1807" w:type="dxa"/>
            <w:shd w:val="clear" w:color="auto" w:fill="auto"/>
            <w:noWrap/>
            <w:vAlign w:val="bottom"/>
            <w:hideMark/>
          </w:tcPr>
          <w:p w14:paraId="75776C7A"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14</w:t>
            </w:r>
          </w:p>
        </w:tc>
        <w:tc>
          <w:tcPr>
            <w:tcW w:w="960" w:type="dxa"/>
            <w:shd w:val="clear" w:color="auto" w:fill="auto"/>
            <w:noWrap/>
            <w:vAlign w:val="bottom"/>
            <w:hideMark/>
          </w:tcPr>
          <w:p w14:paraId="01897AF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23DEAF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C6C75F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7F5DDA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E45475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2CE3E6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226C179A" w14:textId="77777777" w:rsidTr="00514E03">
        <w:trPr>
          <w:trHeight w:val="300"/>
          <w:jc w:val="center"/>
        </w:trPr>
        <w:tc>
          <w:tcPr>
            <w:tcW w:w="1807" w:type="dxa"/>
            <w:shd w:val="clear" w:color="auto" w:fill="auto"/>
            <w:noWrap/>
            <w:vAlign w:val="bottom"/>
            <w:hideMark/>
          </w:tcPr>
          <w:p w14:paraId="54BF4BD7"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15</w:t>
            </w:r>
          </w:p>
        </w:tc>
        <w:tc>
          <w:tcPr>
            <w:tcW w:w="960" w:type="dxa"/>
            <w:shd w:val="clear" w:color="auto" w:fill="auto"/>
            <w:noWrap/>
            <w:vAlign w:val="bottom"/>
            <w:hideMark/>
          </w:tcPr>
          <w:p w14:paraId="49CD54B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36DF1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51A736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2CA8A7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F2ED2B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256AE5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664C75A" w14:textId="77777777" w:rsidTr="00514E03">
        <w:trPr>
          <w:trHeight w:val="300"/>
          <w:jc w:val="center"/>
        </w:trPr>
        <w:tc>
          <w:tcPr>
            <w:tcW w:w="1807" w:type="dxa"/>
            <w:shd w:val="clear" w:color="auto" w:fill="auto"/>
            <w:noWrap/>
            <w:vAlign w:val="bottom"/>
            <w:hideMark/>
          </w:tcPr>
          <w:p w14:paraId="27D2456A"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16</w:t>
            </w:r>
          </w:p>
        </w:tc>
        <w:tc>
          <w:tcPr>
            <w:tcW w:w="960" w:type="dxa"/>
            <w:shd w:val="clear" w:color="auto" w:fill="auto"/>
            <w:noWrap/>
            <w:vAlign w:val="bottom"/>
            <w:hideMark/>
          </w:tcPr>
          <w:p w14:paraId="48BDBE8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2427A9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B66966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9A4BE3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021304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4446ACE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25CBB681" w14:textId="77777777" w:rsidTr="00514E03">
        <w:trPr>
          <w:trHeight w:val="300"/>
          <w:jc w:val="center"/>
        </w:trPr>
        <w:tc>
          <w:tcPr>
            <w:tcW w:w="1807" w:type="dxa"/>
            <w:shd w:val="clear" w:color="auto" w:fill="auto"/>
            <w:noWrap/>
            <w:vAlign w:val="bottom"/>
            <w:hideMark/>
          </w:tcPr>
          <w:p w14:paraId="4340BDEF"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17</w:t>
            </w:r>
          </w:p>
        </w:tc>
        <w:tc>
          <w:tcPr>
            <w:tcW w:w="960" w:type="dxa"/>
            <w:shd w:val="clear" w:color="auto" w:fill="auto"/>
            <w:noWrap/>
            <w:vAlign w:val="bottom"/>
            <w:hideMark/>
          </w:tcPr>
          <w:p w14:paraId="25C3456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F4B4B0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689282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D5276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A552A6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047992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075CFDA" w14:textId="77777777" w:rsidTr="00514E03">
        <w:trPr>
          <w:trHeight w:val="300"/>
          <w:jc w:val="center"/>
        </w:trPr>
        <w:tc>
          <w:tcPr>
            <w:tcW w:w="1807" w:type="dxa"/>
            <w:shd w:val="clear" w:color="auto" w:fill="auto"/>
            <w:noWrap/>
            <w:vAlign w:val="bottom"/>
            <w:hideMark/>
          </w:tcPr>
          <w:p w14:paraId="132528F7"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18</w:t>
            </w:r>
          </w:p>
        </w:tc>
        <w:tc>
          <w:tcPr>
            <w:tcW w:w="960" w:type="dxa"/>
            <w:shd w:val="clear" w:color="auto" w:fill="auto"/>
            <w:noWrap/>
            <w:vAlign w:val="bottom"/>
            <w:hideMark/>
          </w:tcPr>
          <w:p w14:paraId="13A144C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CD75C5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CFEEA6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A730EA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B057D4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CA3BC2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69C8693" w14:textId="77777777" w:rsidTr="00514E03">
        <w:trPr>
          <w:trHeight w:val="300"/>
          <w:jc w:val="center"/>
        </w:trPr>
        <w:tc>
          <w:tcPr>
            <w:tcW w:w="1807" w:type="dxa"/>
            <w:shd w:val="clear" w:color="auto" w:fill="auto"/>
            <w:noWrap/>
            <w:vAlign w:val="bottom"/>
            <w:hideMark/>
          </w:tcPr>
          <w:p w14:paraId="02B3B411"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19</w:t>
            </w:r>
          </w:p>
        </w:tc>
        <w:tc>
          <w:tcPr>
            <w:tcW w:w="960" w:type="dxa"/>
            <w:shd w:val="clear" w:color="auto" w:fill="auto"/>
            <w:noWrap/>
            <w:vAlign w:val="bottom"/>
            <w:hideMark/>
          </w:tcPr>
          <w:p w14:paraId="430FA9C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AF1C4B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815580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5DF0EC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94713B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6CCB73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30E9B645" w14:textId="77777777" w:rsidTr="00514E03">
        <w:trPr>
          <w:trHeight w:val="300"/>
          <w:jc w:val="center"/>
        </w:trPr>
        <w:tc>
          <w:tcPr>
            <w:tcW w:w="1807" w:type="dxa"/>
            <w:shd w:val="clear" w:color="auto" w:fill="auto"/>
            <w:noWrap/>
            <w:vAlign w:val="bottom"/>
            <w:hideMark/>
          </w:tcPr>
          <w:p w14:paraId="1DE3A2F3"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20</w:t>
            </w:r>
          </w:p>
        </w:tc>
        <w:tc>
          <w:tcPr>
            <w:tcW w:w="960" w:type="dxa"/>
            <w:shd w:val="clear" w:color="auto" w:fill="auto"/>
            <w:noWrap/>
            <w:vAlign w:val="bottom"/>
            <w:hideMark/>
          </w:tcPr>
          <w:p w14:paraId="40EF0D2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DD993C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F07DD2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BBB745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16BD5C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0F5CDE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9AE1182" w14:textId="77777777" w:rsidTr="00514E03">
        <w:trPr>
          <w:trHeight w:val="300"/>
          <w:jc w:val="center"/>
        </w:trPr>
        <w:tc>
          <w:tcPr>
            <w:tcW w:w="1807" w:type="dxa"/>
            <w:shd w:val="clear" w:color="auto" w:fill="auto"/>
            <w:noWrap/>
            <w:vAlign w:val="bottom"/>
            <w:hideMark/>
          </w:tcPr>
          <w:p w14:paraId="11023F40"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21</w:t>
            </w:r>
          </w:p>
        </w:tc>
        <w:tc>
          <w:tcPr>
            <w:tcW w:w="960" w:type="dxa"/>
            <w:shd w:val="clear" w:color="auto" w:fill="auto"/>
            <w:noWrap/>
            <w:vAlign w:val="bottom"/>
            <w:hideMark/>
          </w:tcPr>
          <w:p w14:paraId="1E4126F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48155E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0C88BC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8A63DF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A4C25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7C05CA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C08B00B" w14:textId="77777777" w:rsidTr="00514E03">
        <w:trPr>
          <w:trHeight w:val="300"/>
          <w:jc w:val="center"/>
        </w:trPr>
        <w:tc>
          <w:tcPr>
            <w:tcW w:w="1807" w:type="dxa"/>
            <w:shd w:val="clear" w:color="auto" w:fill="auto"/>
            <w:noWrap/>
            <w:vAlign w:val="bottom"/>
            <w:hideMark/>
          </w:tcPr>
          <w:p w14:paraId="35E28896"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22</w:t>
            </w:r>
          </w:p>
        </w:tc>
        <w:tc>
          <w:tcPr>
            <w:tcW w:w="960" w:type="dxa"/>
            <w:shd w:val="clear" w:color="auto" w:fill="auto"/>
            <w:noWrap/>
            <w:vAlign w:val="bottom"/>
            <w:hideMark/>
          </w:tcPr>
          <w:p w14:paraId="4E9EAC9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85035B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8294F9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3DE86A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AE197C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B87991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46CB27C" w14:textId="77777777" w:rsidTr="00514E03">
        <w:trPr>
          <w:trHeight w:val="300"/>
          <w:jc w:val="center"/>
        </w:trPr>
        <w:tc>
          <w:tcPr>
            <w:tcW w:w="1807" w:type="dxa"/>
            <w:shd w:val="clear" w:color="auto" w:fill="auto"/>
            <w:noWrap/>
            <w:vAlign w:val="bottom"/>
            <w:hideMark/>
          </w:tcPr>
          <w:p w14:paraId="045661C1"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23</w:t>
            </w:r>
          </w:p>
        </w:tc>
        <w:tc>
          <w:tcPr>
            <w:tcW w:w="960" w:type="dxa"/>
            <w:shd w:val="clear" w:color="auto" w:fill="auto"/>
            <w:noWrap/>
            <w:vAlign w:val="bottom"/>
            <w:hideMark/>
          </w:tcPr>
          <w:p w14:paraId="00F0CEB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137967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93B4A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986988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B96BFE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14CA54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79C73D9" w14:textId="77777777" w:rsidTr="00514E03">
        <w:trPr>
          <w:trHeight w:val="300"/>
          <w:jc w:val="center"/>
        </w:trPr>
        <w:tc>
          <w:tcPr>
            <w:tcW w:w="1807" w:type="dxa"/>
            <w:shd w:val="clear" w:color="auto" w:fill="auto"/>
            <w:noWrap/>
            <w:vAlign w:val="bottom"/>
            <w:hideMark/>
          </w:tcPr>
          <w:p w14:paraId="39083343"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lastRenderedPageBreak/>
              <w:t>24</w:t>
            </w:r>
          </w:p>
        </w:tc>
        <w:tc>
          <w:tcPr>
            <w:tcW w:w="960" w:type="dxa"/>
            <w:shd w:val="clear" w:color="auto" w:fill="auto"/>
            <w:noWrap/>
            <w:vAlign w:val="bottom"/>
            <w:hideMark/>
          </w:tcPr>
          <w:p w14:paraId="0AA3609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8BE479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6CE576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4FC16E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607B24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04FFCA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AFF38FA" w14:textId="77777777" w:rsidTr="00514E03">
        <w:trPr>
          <w:trHeight w:val="300"/>
          <w:jc w:val="center"/>
        </w:trPr>
        <w:tc>
          <w:tcPr>
            <w:tcW w:w="1807" w:type="dxa"/>
            <w:shd w:val="clear" w:color="auto" w:fill="auto"/>
            <w:noWrap/>
            <w:vAlign w:val="bottom"/>
            <w:hideMark/>
          </w:tcPr>
          <w:p w14:paraId="48153C39"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25</w:t>
            </w:r>
          </w:p>
        </w:tc>
        <w:tc>
          <w:tcPr>
            <w:tcW w:w="960" w:type="dxa"/>
            <w:shd w:val="clear" w:color="auto" w:fill="auto"/>
            <w:noWrap/>
            <w:vAlign w:val="bottom"/>
            <w:hideMark/>
          </w:tcPr>
          <w:p w14:paraId="71B4423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B5D9E0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183A52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2633DE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44BA3D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4DA050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19931426" w14:textId="77777777" w:rsidTr="00514E03">
        <w:trPr>
          <w:trHeight w:val="300"/>
          <w:jc w:val="center"/>
        </w:trPr>
        <w:tc>
          <w:tcPr>
            <w:tcW w:w="1807" w:type="dxa"/>
            <w:shd w:val="clear" w:color="auto" w:fill="auto"/>
            <w:noWrap/>
            <w:vAlign w:val="bottom"/>
            <w:hideMark/>
          </w:tcPr>
          <w:p w14:paraId="2C39B673"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26</w:t>
            </w:r>
          </w:p>
        </w:tc>
        <w:tc>
          <w:tcPr>
            <w:tcW w:w="960" w:type="dxa"/>
            <w:shd w:val="clear" w:color="auto" w:fill="auto"/>
            <w:noWrap/>
            <w:vAlign w:val="bottom"/>
            <w:hideMark/>
          </w:tcPr>
          <w:p w14:paraId="3D19155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54BA5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B7C9E1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6CA1BC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98239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19B302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1DD4C716" w14:textId="77777777" w:rsidTr="00514E03">
        <w:trPr>
          <w:trHeight w:val="300"/>
          <w:jc w:val="center"/>
        </w:trPr>
        <w:tc>
          <w:tcPr>
            <w:tcW w:w="1807" w:type="dxa"/>
            <w:shd w:val="clear" w:color="auto" w:fill="auto"/>
            <w:noWrap/>
            <w:vAlign w:val="bottom"/>
            <w:hideMark/>
          </w:tcPr>
          <w:p w14:paraId="3A78B053"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27</w:t>
            </w:r>
          </w:p>
        </w:tc>
        <w:tc>
          <w:tcPr>
            <w:tcW w:w="960" w:type="dxa"/>
            <w:shd w:val="clear" w:color="auto" w:fill="auto"/>
            <w:noWrap/>
            <w:vAlign w:val="bottom"/>
            <w:hideMark/>
          </w:tcPr>
          <w:p w14:paraId="431134A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1E802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B263D1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018F2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DE1DD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2C9EC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6040768" w14:textId="77777777" w:rsidTr="00514E03">
        <w:trPr>
          <w:trHeight w:val="300"/>
          <w:jc w:val="center"/>
        </w:trPr>
        <w:tc>
          <w:tcPr>
            <w:tcW w:w="1807" w:type="dxa"/>
            <w:shd w:val="clear" w:color="auto" w:fill="auto"/>
            <w:noWrap/>
            <w:vAlign w:val="bottom"/>
            <w:hideMark/>
          </w:tcPr>
          <w:p w14:paraId="06E65BDB"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28</w:t>
            </w:r>
          </w:p>
        </w:tc>
        <w:tc>
          <w:tcPr>
            <w:tcW w:w="960" w:type="dxa"/>
            <w:shd w:val="clear" w:color="auto" w:fill="auto"/>
            <w:noWrap/>
            <w:vAlign w:val="bottom"/>
            <w:hideMark/>
          </w:tcPr>
          <w:p w14:paraId="4E5E914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CF793B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0EB1EF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710904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17BA86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FF7F1C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53305C62" w14:textId="77777777" w:rsidTr="00514E03">
        <w:trPr>
          <w:trHeight w:val="300"/>
          <w:jc w:val="center"/>
        </w:trPr>
        <w:tc>
          <w:tcPr>
            <w:tcW w:w="1807" w:type="dxa"/>
            <w:shd w:val="clear" w:color="auto" w:fill="auto"/>
            <w:noWrap/>
            <w:vAlign w:val="bottom"/>
            <w:hideMark/>
          </w:tcPr>
          <w:p w14:paraId="139D1AFE"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29</w:t>
            </w:r>
          </w:p>
        </w:tc>
        <w:tc>
          <w:tcPr>
            <w:tcW w:w="960" w:type="dxa"/>
            <w:shd w:val="clear" w:color="auto" w:fill="auto"/>
            <w:noWrap/>
            <w:vAlign w:val="bottom"/>
            <w:hideMark/>
          </w:tcPr>
          <w:p w14:paraId="0D213FA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F93475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0251A3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A6AA31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8007D2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5CE376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50398FF9" w14:textId="77777777" w:rsidTr="00514E03">
        <w:trPr>
          <w:trHeight w:val="300"/>
          <w:jc w:val="center"/>
        </w:trPr>
        <w:tc>
          <w:tcPr>
            <w:tcW w:w="1807" w:type="dxa"/>
            <w:shd w:val="clear" w:color="auto" w:fill="auto"/>
            <w:noWrap/>
            <w:vAlign w:val="bottom"/>
            <w:hideMark/>
          </w:tcPr>
          <w:p w14:paraId="01550002"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30</w:t>
            </w:r>
          </w:p>
        </w:tc>
        <w:tc>
          <w:tcPr>
            <w:tcW w:w="960" w:type="dxa"/>
            <w:shd w:val="clear" w:color="auto" w:fill="auto"/>
            <w:noWrap/>
            <w:vAlign w:val="bottom"/>
            <w:hideMark/>
          </w:tcPr>
          <w:p w14:paraId="34EE0F7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BD5022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5C186E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C61022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09B82A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8EFBD2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E3553B9" w14:textId="77777777" w:rsidTr="00514E03">
        <w:trPr>
          <w:trHeight w:val="300"/>
          <w:jc w:val="center"/>
        </w:trPr>
        <w:tc>
          <w:tcPr>
            <w:tcW w:w="1807" w:type="dxa"/>
            <w:shd w:val="clear" w:color="auto" w:fill="auto"/>
            <w:noWrap/>
            <w:vAlign w:val="bottom"/>
            <w:hideMark/>
          </w:tcPr>
          <w:p w14:paraId="4B5533A0"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31</w:t>
            </w:r>
          </w:p>
        </w:tc>
        <w:tc>
          <w:tcPr>
            <w:tcW w:w="960" w:type="dxa"/>
            <w:shd w:val="clear" w:color="auto" w:fill="auto"/>
            <w:noWrap/>
            <w:vAlign w:val="bottom"/>
            <w:hideMark/>
          </w:tcPr>
          <w:p w14:paraId="1EAA57B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F4ECF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A338A8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5581B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95DC67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D9452B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807A283" w14:textId="77777777" w:rsidTr="00514E03">
        <w:trPr>
          <w:trHeight w:val="300"/>
          <w:jc w:val="center"/>
        </w:trPr>
        <w:tc>
          <w:tcPr>
            <w:tcW w:w="1807" w:type="dxa"/>
            <w:shd w:val="clear" w:color="auto" w:fill="auto"/>
            <w:noWrap/>
            <w:vAlign w:val="bottom"/>
            <w:hideMark/>
          </w:tcPr>
          <w:p w14:paraId="5ED9D0F9"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32</w:t>
            </w:r>
          </w:p>
        </w:tc>
        <w:tc>
          <w:tcPr>
            <w:tcW w:w="960" w:type="dxa"/>
            <w:shd w:val="clear" w:color="auto" w:fill="auto"/>
            <w:noWrap/>
            <w:vAlign w:val="bottom"/>
            <w:hideMark/>
          </w:tcPr>
          <w:p w14:paraId="6532C88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843EEB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12985C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0FDC59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292D2D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5AFE59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25D91C8C" w14:textId="77777777" w:rsidTr="00514E03">
        <w:trPr>
          <w:trHeight w:val="300"/>
          <w:jc w:val="center"/>
        </w:trPr>
        <w:tc>
          <w:tcPr>
            <w:tcW w:w="1807" w:type="dxa"/>
            <w:shd w:val="clear" w:color="auto" w:fill="auto"/>
            <w:noWrap/>
            <w:vAlign w:val="bottom"/>
            <w:hideMark/>
          </w:tcPr>
          <w:p w14:paraId="57F27D4A"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33</w:t>
            </w:r>
          </w:p>
        </w:tc>
        <w:tc>
          <w:tcPr>
            <w:tcW w:w="960" w:type="dxa"/>
            <w:shd w:val="clear" w:color="auto" w:fill="auto"/>
            <w:noWrap/>
            <w:vAlign w:val="bottom"/>
            <w:hideMark/>
          </w:tcPr>
          <w:p w14:paraId="0CBD69E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994C3F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B2DEC8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BD7300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59B57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192552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bl>
    <w:p w14:paraId="7DF8C79C" w14:textId="78E25585" w:rsidR="00C8458F" w:rsidRPr="00514E03" w:rsidRDefault="00C8458F" w:rsidP="00862CDD">
      <w:pPr>
        <w:pStyle w:val="ListParagraph"/>
        <w:spacing w:after="0" w:line="360" w:lineRule="auto"/>
        <w:ind w:left="0"/>
        <w:jc w:val="center"/>
        <w:rPr>
          <w:rFonts w:ascii="Times New Roman" w:hAnsi="Times New Roman" w:cs="Times New Roman"/>
          <w:sz w:val="24"/>
          <w:szCs w:val="24"/>
        </w:rPr>
      </w:pPr>
    </w:p>
    <w:p w14:paraId="78771612" w14:textId="2CB5F9CD" w:rsidR="008955C7" w:rsidRPr="00514E03" w:rsidRDefault="008955C7"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Ke-1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2B6104E1" w14:textId="77777777" w:rsidTr="00B95BB7">
        <w:trPr>
          <w:cantSplit/>
          <w:jc w:val="center"/>
        </w:trPr>
        <w:tc>
          <w:tcPr>
            <w:tcW w:w="7987" w:type="dxa"/>
            <w:gridSpan w:val="6"/>
            <w:tcBorders>
              <w:top w:val="single" w:sz="4" w:space="0" w:color="auto"/>
              <w:left w:val="single" w:sz="4" w:space="0" w:color="auto"/>
              <w:bottom w:val="nil"/>
              <w:right w:val="single" w:sz="4" w:space="0" w:color="auto"/>
            </w:tcBorders>
            <w:shd w:val="clear" w:color="auto" w:fill="FFFFFF"/>
            <w:vAlign w:val="center"/>
          </w:tcPr>
          <w:p w14:paraId="0B969865"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x1.1</w:t>
            </w:r>
          </w:p>
        </w:tc>
      </w:tr>
      <w:tr w:rsidR="008955C7" w:rsidRPr="00514E03" w14:paraId="461A474B"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4404E954"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tc>
        <w:tc>
          <w:tcPr>
            <w:tcW w:w="1281" w:type="dxa"/>
            <w:tcBorders>
              <w:top w:val="nil"/>
              <w:left w:val="nil"/>
              <w:bottom w:val="single" w:sz="8" w:space="0" w:color="152935"/>
              <w:right w:val="single" w:sz="8" w:space="0" w:color="E0E0E0"/>
            </w:tcBorders>
            <w:shd w:val="clear" w:color="auto" w:fill="FFFFFF"/>
            <w:vAlign w:val="bottom"/>
          </w:tcPr>
          <w:p w14:paraId="0B782132"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9" w:type="dxa"/>
            <w:tcBorders>
              <w:top w:val="nil"/>
              <w:left w:val="single" w:sz="8" w:space="0" w:color="E0E0E0"/>
              <w:bottom w:val="single" w:sz="8" w:space="0" w:color="152935"/>
              <w:right w:val="single" w:sz="8" w:space="0" w:color="E0E0E0"/>
            </w:tcBorders>
            <w:shd w:val="clear" w:color="auto" w:fill="FFFFFF"/>
            <w:vAlign w:val="bottom"/>
          </w:tcPr>
          <w:p w14:paraId="1A9E414D"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4" w:type="dxa"/>
            <w:tcBorders>
              <w:top w:val="nil"/>
              <w:left w:val="single" w:sz="8" w:space="0" w:color="E0E0E0"/>
              <w:bottom w:val="single" w:sz="8" w:space="0" w:color="152935"/>
              <w:right w:val="single" w:sz="8" w:space="0" w:color="E0E0E0"/>
            </w:tcBorders>
            <w:shd w:val="clear" w:color="auto" w:fill="FFFFFF"/>
            <w:vAlign w:val="bottom"/>
          </w:tcPr>
          <w:p w14:paraId="443BDB0C"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8" w:type="dxa"/>
            <w:tcBorders>
              <w:top w:val="nil"/>
              <w:left w:val="single" w:sz="8" w:space="0" w:color="E0E0E0"/>
              <w:bottom w:val="single" w:sz="8" w:space="0" w:color="152935"/>
              <w:right w:val="single" w:sz="4" w:space="0" w:color="auto"/>
            </w:tcBorders>
            <w:shd w:val="clear" w:color="auto" w:fill="FFFFFF"/>
            <w:vAlign w:val="bottom"/>
          </w:tcPr>
          <w:p w14:paraId="474F3E6A"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74521BF6" w14:textId="77777777" w:rsidTr="00B95BB7">
        <w:trPr>
          <w:cantSplit/>
          <w:jc w:val="center"/>
        </w:trPr>
        <w:tc>
          <w:tcPr>
            <w:tcW w:w="807" w:type="dxa"/>
            <w:vMerge w:val="restart"/>
            <w:tcBorders>
              <w:top w:val="single" w:sz="8" w:space="0" w:color="152935"/>
              <w:left w:val="single" w:sz="4" w:space="0" w:color="auto"/>
              <w:bottom w:val="single" w:sz="8" w:space="0" w:color="152935"/>
              <w:right w:val="nil"/>
            </w:tcBorders>
            <w:shd w:val="clear" w:color="auto" w:fill="E0E0E0"/>
          </w:tcPr>
          <w:p w14:paraId="792DD977"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8" w:type="dxa"/>
            <w:tcBorders>
              <w:top w:val="single" w:sz="8" w:space="0" w:color="152935"/>
              <w:left w:val="nil"/>
              <w:bottom w:val="single" w:sz="8" w:space="0" w:color="AEAEAE"/>
              <w:right w:val="nil"/>
            </w:tcBorders>
            <w:shd w:val="clear" w:color="auto" w:fill="E0E0E0"/>
          </w:tcPr>
          <w:p w14:paraId="6EFCA689"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1" w:type="dxa"/>
            <w:tcBorders>
              <w:top w:val="single" w:sz="8" w:space="0" w:color="152935"/>
              <w:left w:val="nil"/>
              <w:bottom w:val="single" w:sz="8" w:space="0" w:color="AEAEAE"/>
              <w:right w:val="single" w:sz="8" w:space="0" w:color="E0E0E0"/>
            </w:tcBorders>
            <w:shd w:val="clear" w:color="auto" w:fill="FFFFFF"/>
          </w:tcPr>
          <w:p w14:paraId="6D8DBCCB"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w:t>
            </w:r>
          </w:p>
        </w:tc>
        <w:tc>
          <w:tcPr>
            <w:tcW w:w="1129" w:type="dxa"/>
            <w:tcBorders>
              <w:top w:val="single" w:sz="8" w:space="0" w:color="152935"/>
              <w:left w:val="single" w:sz="8" w:space="0" w:color="E0E0E0"/>
              <w:bottom w:val="single" w:sz="8" w:space="0" w:color="AEAEAE"/>
              <w:right w:val="single" w:sz="8" w:space="0" w:color="E0E0E0"/>
            </w:tcBorders>
            <w:shd w:val="clear" w:color="auto" w:fill="FFFFFF"/>
          </w:tcPr>
          <w:p w14:paraId="7190AEA8"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c>
          <w:tcPr>
            <w:tcW w:w="1534" w:type="dxa"/>
            <w:tcBorders>
              <w:top w:val="single" w:sz="8" w:space="0" w:color="152935"/>
              <w:left w:val="single" w:sz="8" w:space="0" w:color="E0E0E0"/>
              <w:bottom w:val="single" w:sz="8" w:space="0" w:color="AEAEAE"/>
              <w:right w:val="single" w:sz="8" w:space="0" w:color="E0E0E0"/>
            </w:tcBorders>
            <w:shd w:val="clear" w:color="auto" w:fill="FFFFFF"/>
          </w:tcPr>
          <w:p w14:paraId="5689470F"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c>
          <w:tcPr>
            <w:tcW w:w="1618" w:type="dxa"/>
            <w:tcBorders>
              <w:top w:val="single" w:sz="8" w:space="0" w:color="152935"/>
              <w:left w:val="single" w:sz="8" w:space="0" w:color="E0E0E0"/>
              <w:bottom w:val="single" w:sz="8" w:space="0" w:color="AEAEAE"/>
              <w:right w:val="single" w:sz="4" w:space="0" w:color="auto"/>
            </w:tcBorders>
            <w:shd w:val="clear" w:color="auto" w:fill="FFFFFF"/>
          </w:tcPr>
          <w:p w14:paraId="6B77F72B"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r>
      <w:tr w:rsidR="008955C7" w:rsidRPr="00514E03" w14:paraId="41645FA3" w14:textId="77777777" w:rsidTr="00B95BB7">
        <w:trPr>
          <w:cantSplit/>
          <w:jc w:val="center"/>
        </w:trPr>
        <w:tc>
          <w:tcPr>
            <w:tcW w:w="807" w:type="dxa"/>
            <w:vMerge/>
            <w:tcBorders>
              <w:top w:val="single" w:sz="8" w:space="0" w:color="152935"/>
              <w:left w:val="single" w:sz="4" w:space="0" w:color="auto"/>
              <w:bottom w:val="single" w:sz="8" w:space="0" w:color="152935"/>
              <w:right w:val="nil"/>
            </w:tcBorders>
            <w:shd w:val="clear" w:color="auto" w:fill="E0E0E0"/>
          </w:tcPr>
          <w:p w14:paraId="0D07A993" w14:textId="77777777" w:rsidR="008955C7" w:rsidRPr="00514E03" w:rsidRDefault="008955C7"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8" w:space="0" w:color="AEAEAE"/>
              <w:right w:val="nil"/>
            </w:tcBorders>
            <w:shd w:val="clear" w:color="auto" w:fill="E0E0E0"/>
          </w:tcPr>
          <w:p w14:paraId="7A0133F5"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1" w:type="dxa"/>
            <w:tcBorders>
              <w:top w:val="single" w:sz="8" w:space="0" w:color="AEAEAE"/>
              <w:left w:val="nil"/>
              <w:bottom w:val="single" w:sz="8" w:space="0" w:color="AEAEAE"/>
              <w:right w:val="single" w:sz="8" w:space="0" w:color="E0E0E0"/>
            </w:tcBorders>
            <w:shd w:val="clear" w:color="auto" w:fill="FFFFFF"/>
          </w:tcPr>
          <w:p w14:paraId="1B3329C1"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32</w:t>
            </w:r>
          </w:p>
        </w:tc>
        <w:tc>
          <w:tcPr>
            <w:tcW w:w="1129" w:type="dxa"/>
            <w:tcBorders>
              <w:top w:val="single" w:sz="8" w:space="0" w:color="AEAEAE"/>
              <w:left w:val="single" w:sz="8" w:space="0" w:color="E0E0E0"/>
              <w:bottom w:val="single" w:sz="8" w:space="0" w:color="AEAEAE"/>
              <w:right w:val="single" w:sz="8" w:space="0" w:color="E0E0E0"/>
            </w:tcBorders>
            <w:shd w:val="clear" w:color="auto" w:fill="FFFFFF"/>
          </w:tcPr>
          <w:p w14:paraId="14D58C62"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97.0</w:t>
            </w:r>
          </w:p>
        </w:tc>
        <w:tc>
          <w:tcPr>
            <w:tcW w:w="1534" w:type="dxa"/>
            <w:tcBorders>
              <w:top w:val="single" w:sz="8" w:space="0" w:color="AEAEAE"/>
              <w:left w:val="single" w:sz="8" w:space="0" w:color="E0E0E0"/>
              <w:bottom w:val="single" w:sz="8" w:space="0" w:color="AEAEAE"/>
              <w:right w:val="single" w:sz="8" w:space="0" w:color="E0E0E0"/>
            </w:tcBorders>
            <w:shd w:val="clear" w:color="auto" w:fill="FFFFFF"/>
          </w:tcPr>
          <w:p w14:paraId="5F775913"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97.0</w:t>
            </w:r>
          </w:p>
        </w:tc>
        <w:tc>
          <w:tcPr>
            <w:tcW w:w="1618" w:type="dxa"/>
            <w:tcBorders>
              <w:top w:val="single" w:sz="8" w:space="0" w:color="AEAEAE"/>
              <w:left w:val="single" w:sz="8" w:space="0" w:color="E0E0E0"/>
              <w:bottom w:val="single" w:sz="8" w:space="0" w:color="AEAEAE"/>
              <w:right w:val="single" w:sz="4" w:space="0" w:color="auto"/>
            </w:tcBorders>
            <w:shd w:val="clear" w:color="auto" w:fill="FFFFFF"/>
          </w:tcPr>
          <w:p w14:paraId="00A12711"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8955C7" w:rsidRPr="00514E03" w14:paraId="71B4272B" w14:textId="77777777" w:rsidTr="00B95BB7">
        <w:trPr>
          <w:cantSplit/>
          <w:jc w:val="center"/>
        </w:trPr>
        <w:tc>
          <w:tcPr>
            <w:tcW w:w="807" w:type="dxa"/>
            <w:vMerge/>
            <w:tcBorders>
              <w:top w:val="single" w:sz="8" w:space="0" w:color="152935"/>
              <w:left w:val="single" w:sz="4" w:space="0" w:color="auto"/>
              <w:bottom w:val="single" w:sz="4" w:space="0" w:color="auto"/>
              <w:right w:val="nil"/>
            </w:tcBorders>
            <w:shd w:val="clear" w:color="auto" w:fill="E0E0E0"/>
          </w:tcPr>
          <w:p w14:paraId="42B5CD5A" w14:textId="77777777" w:rsidR="008955C7" w:rsidRPr="00514E03" w:rsidRDefault="008955C7"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4" w:space="0" w:color="auto"/>
              <w:right w:val="nil"/>
            </w:tcBorders>
            <w:shd w:val="clear" w:color="auto" w:fill="E0E0E0"/>
          </w:tcPr>
          <w:p w14:paraId="5393D288"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1" w:type="dxa"/>
            <w:tcBorders>
              <w:top w:val="single" w:sz="8" w:space="0" w:color="AEAEAE"/>
              <w:left w:val="nil"/>
              <w:bottom w:val="single" w:sz="4" w:space="0" w:color="auto"/>
              <w:right w:val="single" w:sz="8" w:space="0" w:color="E0E0E0"/>
            </w:tcBorders>
            <w:shd w:val="clear" w:color="auto" w:fill="FFFFFF"/>
          </w:tcPr>
          <w:p w14:paraId="69008744"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9" w:type="dxa"/>
            <w:tcBorders>
              <w:top w:val="single" w:sz="8" w:space="0" w:color="AEAEAE"/>
              <w:left w:val="single" w:sz="8" w:space="0" w:color="E0E0E0"/>
              <w:bottom w:val="single" w:sz="4" w:space="0" w:color="auto"/>
              <w:right w:val="single" w:sz="8" w:space="0" w:color="E0E0E0"/>
            </w:tcBorders>
            <w:shd w:val="clear" w:color="auto" w:fill="FFFFFF"/>
          </w:tcPr>
          <w:p w14:paraId="54523011"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4" w:type="dxa"/>
            <w:tcBorders>
              <w:top w:val="single" w:sz="8" w:space="0" w:color="AEAEAE"/>
              <w:left w:val="single" w:sz="8" w:space="0" w:color="E0E0E0"/>
              <w:bottom w:val="single" w:sz="4" w:space="0" w:color="auto"/>
              <w:right w:val="single" w:sz="8" w:space="0" w:color="E0E0E0"/>
            </w:tcBorders>
            <w:shd w:val="clear" w:color="auto" w:fill="FFFFFF"/>
          </w:tcPr>
          <w:p w14:paraId="700AD962"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8" w:type="dxa"/>
            <w:tcBorders>
              <w:top w:val="single" w:sz="8" w:space="0" w:color="AEAEAE"/>
              <w:left w:val="single" w:sz="8" w:space="0" w:color="E0E0E0"/>
              <w:bottom w:val="single" w:sz="4" w:space="0" w:color="auto"/>
              <w:right w:val="single" w:sz="4" w:space="0" w:color="auto"/>
            </w:tcBorders>
            <w:shd w:val="clear" w:color="auto" w:fill="FFFFFF"/>
            <w:vAlign w:val="center"/>
          </w:tcPr>
          <w:p w14:paraId="6B42834E"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tc>
      </w:tr>
    </w:tbl>
    <w:p w14:paraId="3F09A416" w14:textId="77777777" w:rsidR="008955C7" w:rsidRPr="00514E03" w:rsidRDefault="008955C7" w:rsidP="00862CDD">
      <w:pPr>
        <w:autoSpaceDE w:val="0"/>
        <w:autoSpaceDN w:val="0"/>
        <w:adjustRightInd w:val="0"/>
        <w:spacing w:after="0" w:line="360" w:lineRule="auto"/>
        <w:jc w:val="center"/>
        <w:rPr>
          <w:rFonts w:ascii="Times New Roman" w:hAnsi="Times New Roman" w:cs="Times New Roman"/>
          <w:b/>
          <w:bCs/>
          <w:color w:val="000000"/>
          <w:sz w:val="24"/>
          <w:szCs w:val="24"/>
        </w:rPr>
      </w:pPr>
    </w:p>
    <w:p w14:paraId="3057C968" w14:textId="6455FE28" w:rsidR="008955C7" w:rsidRPr="00514E03" w:rsidRDefault="008955C7"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Ke-2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65B2870C"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32D66376"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x1.2</w:t>
            </w:r>
          </w:p>
        </w:tc>
      </w:tr>
      <w:tr w:rsidR="008955C7" w:rsidRPr="00514E03" w14:paraId="318BF3D7"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0CF3C7C1"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7F42FC45"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47D4D602"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4B22D6C7"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12967826"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57DE1000"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6116551F"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30CC742F"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2E91F476"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4</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305C0DFD"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12.1</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56916273"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12.1</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227AB0D1"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12.1</w:t>
            </w:r>
          </w:p>
        </w:tc>
      </w:tr>
      <w:tr w:rsidR="008955C7" w:rsidRPr="00514E03" w14:paraId="571CE38E"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7D18B42D" w14:textId="77777777" w:rsidR="008955C7" w:rsidRPr="00514E03" w:rsidRDefault="008955C7"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37C51CEE"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1FF3B699"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29</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3B0C0C7"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87.9</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0EE09126"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87.9</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582D2623"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8955C7" w:rsidRPr="00514E03" w14:paraId="3501E422"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0A52AC6F" w14:textId="77777777" w:rsidR="008955C7" w:rsidRPr="00514E03" w:rsidRDefault="008955C7"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20ADDCBE"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48FA2443"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3F4E03DE"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2EF73A36"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5D80E5EF"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tc>
      </w:tr>
    </w:tbl>
    <w:p w14:paraId="2499ABD1"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p w14:paraId="366144FF" w14:textId="3E2306D2" w:rsidR="008955C7" w:rsidRPr="00514E03" w:rsidRDefault="008955C7"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Ke-3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4D791B2F"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4CA0BCD5"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x1.3</w:t>
            </w:r>
          </w:p>
        </w:tc>
      </w:tr>
      <w:tr w:rsidR="008955C7" w:rsidRPr="00514E03" w14:paraId="1E830B42"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3A14B1D1"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46F66D4D"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76CBFCA9"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0AA8C97F"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0846C869"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3460BA23"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2453B5C6"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3A713BC1"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250E3840"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2D90C0A0"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253A77A5"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4F0CAD49"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r>
      <w:tr w:rsidR="008955C7" w:rsidRPr="00514E03" w14:paraId="0ED17827"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7DD1AAC6" w14:textId="77777777" w:rsidR="008955C7" w:rsidRPr="00514E03" w:rsidRDefault="008955C7"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6F917ADE"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3B238A1D"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32</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5D7650ED"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97.0</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1F0B7E80"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97.0</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1700A548"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8955C7" w:rsidRPr="00514E03" w14:paraId="51418625"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14FB1E1A" w14:textId="77777777" w:rsidR="008955C7" w:rsidRPr="00514E03" w:rsidRDefault="008955C7"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00BE8C30"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2914BE84"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1BDDA6D2"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2155959A"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6B5905D4"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tc>
      </w:tr>
    </w:tbl>
    <w:p w14:paraId="59C41FDE"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p w14:paraId="54076D1A" w14:textId="010178E2" w:rsidR="008955C7" w:rsidRPr="00514E03" w:rsidRDefault="008955C7"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Ke-4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347E7E12"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3BF15609"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x1.4</w:t>
            </w:r>
          </w:p>
        </w:tc>
      </w:tr>
      <w:tr w:rsidR="008955C7" w:rsidRPr="00514E03" w14:paraId="4F3D4F1B"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73B75A78"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5C1696F1"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69A98460"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27483523"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182B4686"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6DC40D1D"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7E10A322"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5F4F57DF"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01EADE0E"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2A5582F9"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2D8E53AA"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482C7CFF"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r>
      <w:tr w:rsidR="008955C7" w:rsidRPr="00514E03" w14:paraId="53A8FE8C"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15380082" w14:textId="77777777" w:rsidR="008955C7" w:rsidRPr="00514E03" w:rsidRDefault="008955C7"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20782F27"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3DB5C049"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009E978D"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5F28A655"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3581E7DE"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8955C7" w:rsidRPr="00514E03" w14:paraId="5BE3894A"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153A24F7" w14:textId="77777777" w:rsidR="008955C7" w:rsidRPr="00514E03" w:rsidRDefault="008955C7"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72A8E4FB"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54655570"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4E8B8506"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597B2121"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63B2C2AE"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tc>
      </w:tr>
    </w:tbl>
    <w:p w14:paraId="4316D44B"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p w14:paraId="5DDB171D" w14:textId="15C3FFDD" w:rsidR="008955C7" w:rsidRPr="00514E03" w:rsidRDefault="008955C7"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Ke-5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18B222F2"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39129385"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x1.5</w:t>
            </w:r>
          </w:p>
        </w:tc>
      </w:tr>
      <w:tr w:rsidR="008955C7" w:rsidRPr="00514E03" w14:paraId="5D1BCA0C"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04F3584A"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068EAF1B"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2AE05655"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7B5CC534"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3106634A"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7AFCC908"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0E232918"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75EC456C"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043039EC"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492AC59C"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08EBD854"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5AD6BC25"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r>
      <w:tr w:rsidR="008955C7" w:rsidRPr="00514E03" w14:paraId="522F53D7"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4EB91FD5" w14:textId="77777777" w:rsidR="008955C7" w:rsidRPr="00514E03" w:rsidRDefault="008955C7"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2F0705D2"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3B772228"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4661C57"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84.8</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3C5A1E35"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84.8</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6845A09B"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8955C7" w:rsidRPr="00514E03" w14:paraId="58CDE8FF"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7CB050C5" w14:textId="77777777" w:rsidR="008955C7" w:rsidRPr="00514E03" w:rsidRDefault="008955C7"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13178477"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0841761E"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525D08CE"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5627B19C"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4BD5814B"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tc>
      </w:tr>
    </w:tbl>
    <w:p w14:paraId="6E7054CD"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p w14:paraId="66723854" w14:textId="0447F9E7" w:rsidR="008955C7" w:rsidRPr="00514E03" w:rsidRDefault="008955C7"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Ke-6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4673CBEB"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46E7D218"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x1.6</w:t>
            </w:r>
          </w:p>
        </w:tc>
      </w:tr>
      <w:tr w:rsidR="008955C7" w:rsidRPr="00514E03" w14:paraId="103D81E1"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6362D11B"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60FCF7BC"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63B8DBF5"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45DB3F17"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07101D37"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26553365" w14:textId="77777777" w:rsidTr="00B95BB7">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22AC3F60"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4" w:space="0" w:color="auto"/>
              <w:right w:val="nil"/>
            </w:tcBorders>
            <w:shd w:val="clear" w:color="auto" w:fill="E0E0E0"/>
          </w:tcPr>
          <w:p w14:paraId="450806EA"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152935"/>
              <w:left w:val="nil"/>
              <w:bottom w:val="single" w:sz="4" w:space="0" w:color="auto"/>
              <w:right w:val="single" w:sz="8" w:space="0" w:color="E0E0E0"/>
            </w:tcBorders>
            <w:shd w:val="clear" w:color="auto" w:fill="FFFFFF"/>
          </w:tcPr>
          <w:p w14:paraId="5FFE0BF5"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4" w:space="0" w:color="auto"/>
              <w:right w:val="single" w:sz="8" w:space="0" w:color="E0E0E0"/>
            </w:tcBorders>
            <w:shd w:val="clear" w:color="auto" w:fill="FFFFFF"/>
          </w:tcPr>
          <w:p w14:paraId="301DA4C0"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152935"/>
              <w:left w:val="single" w:sz="8" w:space="0" w:color="E0E0E0"/>
              <w:bottom w:val="single" w:sz="4" w:space="0" w:color="auto"/>
              <w:right w:val="single" w:sz="8" w:space="0" w:color="E0E0E0"/>
            </w:tcBorders>
            <w:shd w:val="clear" w:color="auto" w:fill="FFFFFF"/>
          </w:tcPr>
          <w:p w14:paraId="7C461F0E"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152935"/>
              <w:left w:val="single" w:sz="8" w:space="0" w:color="E0E0E0"/>
              <w:bottom w:val="single" w:sz="4" w:space="0" w:color="auto"/>
              <w:right w:val="single" w:sz="4" w:space="0" w:color="auto"/>
            </w:tcBorders>
            <w:shd w:val="clear" w:color="auto" w:fill="FFFFFF"/>
          </w:tcPr>
          <w:p w14:paraId="29225CF7"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bl>
    <w:p w14:paraId="1DF7CF26" w14:textId="77777777" w:rsidR="008955C7" w:rsidRPr="00514E03" w:rsidRDefault="008955C7" w:rsidP="00862CDD">
      <w:pPr>
        <w:pStyle w:val="ListParagraph"/>
        <w:spacing w:after="0" w:line="360" w:lineRule="auto"/>
        <w:ind w:left="0"/>
        <w:jc w:val="center"/>
        <w:rPr>
          <w:rFonts w:ascii="Times New Roman" w:hAnsi="Times New Roman" w:cs="Times New Roman"/>
          <w:sz w:val="24"/>
          <w:szCs w:val="24"/>
        </w:rPr>
      </w:pPr>
    </w:p>
    <w:p w14:paraId="5B73FE44" w14:textId="65ABC432" w:rsidR="00C8458F" w:rsidRPr="00514E03" w:rsidRDefault="00C8458F" w:rsidP="00862CDD">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Tabel </w:t>
      </w:r>
      <w:r w:rsidR="00A06ADC" w:rsidRPr="00514E03">
        <w:rPr>
          <w:rFonts w:ascii="Times New Roman" w:hAnsi="Times New Roman" w:cs="Times New Roman"/>
          <w:b/>
          <w:sz w:val="24"/>
          <w:szCs w:val="24"/>
        </w:rPr>
        <w:t xml:space="preserve">Data Responden Untuk </w:t>
      </w:r>
      <w:r w:rsidR="000B27BE" w:rsidRPr="00514E03">
        <w:rPr>
          <w:rFonts w:ascii="Times New Roman" w:hAnsi="Times New Roman" w:cs="Times New Roman"/>
          <w:b/>
          <w:i/>
          <w:color w:val="000000" w:themeColor="text1"/>
          <w:sz w:val="24"/>
          <w:szCs w:val="24"/>
        </w:rPr>
        <w:t xml:space="preserve">Perceived Ease </w:t>
      </w:r>
      <w:proofErr w:type="gramStart"/>
      <w:r w:rsidR="000B27BE" w:rsidRPr="00514E03">
        <w:rPr>
          <w:rFonts w:ascii="Times New Roman" w:hAnsi="Times New Roman" w:cs="Times New Roman"/>
          <w:b/>
          <w:i/>
          <w:color w:val="000000" w:themeColor="text1"/>
          <w:sz w:val="24"/>
          <w:szCs w:val="24"/>
        </w:rPr>
        <w:t>Of</w:t>
      </w:r>
      <w:proofErr w:type="gramEnd"/>
      <w:r w:rsidR="000B27BE" w:rsidRPr="00514E03">
        <w:rPr>
          <w:rFonts w:ascii="Times New Roman" w:hAnsi="Times New Roman" w:cs="Times New Roman"/>
          <w:b/>
          <w:i/>
          <w:color w:val="000000" w:themeColor="text1"/>
          <w:sz w:val="24"/>
          <w:szCs w:val="24"/>
        </w:rPr>
        <w:t xml:space="preserve"> Use</w:t>
      </w:r>
    </w:p>
    <w:tbl>
      <w:tblPr>
        <w:tblW w:w="7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960"/>
        <w:gridCol w:w="960"/>
        <w:gridCol w:w="960"/>
        <w:gridCol w:w="960"/>
        <w:gridCol w:w="960"/>
        <w:gridCol w:w="960"/>
      </w:tblGrid>
      <w:tr w:rsidR="000B27BE" w:rsidRPr="00514E03" w14:paraId="037BDDB1" w14:textId="77777777" w:rsidTr="00514E03">
        <w:trPr>
          <w:trHeight w:val="300"/>
          <w:jc w:val="center"/>
        </w:trPr>
        <w:tc>
          <w:tcPr>
            <w:tcW w:w="1790" w:type="dxa"/>
            <w:shd w:val="clear" w:color="auto" w:fill="auto"/>
            <w:noWrap/>
            <w:vAlign w:val="bottom"/>
            <w:hideMark/>
          </w:tcPr>
          <w:p w14:paraId="61CF1AD3"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No Responden</w:t>
            </w:r>
          </w:p>
        </w:tc>
        <w:tc>
          <w:tcPr>
            <w:tcW w:w="960" w:type="dxa"/>
            <w:shd w:val="clear" w:color="auto" w:fill="auto"/>
            <w:noWrap/>
            <w:vAlign w:val="bottom"/>
            <w:hideMark/>
          </w:tcPr>
          <w:p w14:paraId="6144F1D5"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x2.1</w:t>
            </w:r>
          </w:p>
        </w:tc>
        <w:tc>
          <w:tcPr>
            <w:tcW w:w="960" w:type="dxa"/>
            <w:shd w:val="clear" w:color="auto" w:fill="auto"/>
            <w:noWrap/>
            <w:vAlign w:val="bottom"/>
            <w:hideMark/>
          </w:tcPr>
          <w:p w14:paraId="2CFE68C6"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x2.2</w:t>
            </w:r>
          </w:p>
        </w:tc>
        <w:tc>
          <w:tcPr>
            <w:tcW w:w="960" w:type="dxa"/>
            <w:shd w:val="clear" w:color="auto" w:fill="auto"/>
            <w:noWrap/>
            <w:vAlign w:val="bottom"/>
            <w:hideMark/>
          </w:tcPr>
          <w:p w14:paraId="37063917"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x2.3</w:t>
            </w:r>
          </w:p>
        </w:tc>
        <w:tc>
          <w:tcPr>
            <w:tcW w:w="960" w:type="dxa"/>
            <w:shd w:val="clear" w:color="auto" w:fill="auto"/>
            <w:noWrap/>
            <w:vAlign w:val="bottom"/>
            <w:hideMark/>
          </w:tcPr>
          <w:p w14:paraId="04C8F3F0"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x2.4</w:t>
            </w:r>
          </w:p>
        </w:tc>
        <w:tc>
          <w:tcPr>
            <w:tcW w:w="960" w:type="dxa"/>
            <w:shd w:val="clear" w:color="auto" w:fill="auto"/>
            <w:noWrap/>
            <w:vAlign w:val="bottom"/>
            <w:hideMark/>
          </w:tcPr>
          <w:p w14:paraId="2C42E3BA"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x2.5</w:t>
            </w:r>
          </w:p>
        </w:tc>
        <w:tc>
          <w:tcPr>
            <w:tcW w:w="960" w:type="dxa"/>
            <w:shd w:val="clear" w:color="auto" w:fill="auto"/>
            <w:noWrap/>
            <w:vAlign w:val="bottom"/>
            <w:hideMark/>
          </w:tcPr>
          <w:p w14:paraId="1D27307D"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x2.6</w:t>
            </w:r>
          </w:p>
        </w:tc>
      </w:tr>
      <w:tr w:rsidR="000B27BE" w:rsidRPr="00514E03" w14:paraId="73AAF033" w14:textId="77777777" w:rsidTr="00514E03">
        <w:trPr>
          <w:trHeight w:val="300"/>
          <w:jc w:val="center"/>
        </w:trPr>
        <w:tc>
          <w:tcPr>
            <w:tcW w:w="1790" w:type="dxa"/>
            <w:shd w:val="clear" w:color="auto" w:fill="auto"/>
            <w:noWrap/>
            <w:vAlign w:val="bottom"/>
            <w:hideMark/>
          </w:tcPr>
          <w:p w14:paraId="41F47E35"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lastRenderedPageBreak/>
              <w:t>1</w:t>
            </w:r>
          </w:p>
        </w:tc>
        <w:tc>
          <w:tcPr>
            <w:tcW w:w="960" w:type="dxa"/>
            <w:shd w:val="clear" w:color="auto" w:fill="auto"/>
            <w:noWrap/>
            <w:vAlign w:val="bottom"/>
            <w:hideMark/>
          </w:tcPr>
          <w:p w14:paraId="5B9A85D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20DEAC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AF5251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99DD2A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A73A1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86C73F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800217D" w14:textId="77777777" w:rsidTr="00514E03">
        <w:trPr>
          <w:trHeight w:val="300"/>
          <w:jc w:val="center"/>
        </w:trPr>
        <w:tc>
          <w:tcPr>
            <w:tcW w:w="1790" w:type="dxa"/>
            <w:shd w:val="clear" w:color="auto" w:fill="auto"/>
            <w:noWrap/>
            <w:vAlign w:val="bottom"/>
            <w:hideMark/>
          </w:tcPr>
          <w:p w14:paraId="7FCDCA63"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w:t>
            </w:r>
          </w:p>
        </w:tc>
        <w:tc>
          <w:tcPr>
            <w:tcW w:w="960" w:type="dxa"/>
            <w:shd w:val="clear" w:color="auto" w:fill="auto"/>
            <w:noWrap/>
            <w:vAlign w:val="bottom"/>
            <w:hideMark/>
          </w:tcPr>
          <w:p w14:paraId="14DA2D8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1116DB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4AB890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3B4D98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C0A509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2C3437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0A404FC1" w14:textId="77777777" w:rsidTr="00514E03">
        <w:trPr>
          <w:trHeight w:val="300"/>
          <w:jc w:val="center"/>
        </w:trPr>
        <w:tc>
          <w:tcPr>
            <w:tcW w:w="1790" w:type="dxa"/>
            <w:shd w:val="clear" w:color="auto" w:fill="auto"/>
            <w:noWrap/>
            <w:vAlign w:val="bottom"/>
            <w:hideMark/>
          </w:tcPr>
          <w:p w14:paraId="3811C2E1"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1C6DFEF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DC142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FFE6A7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E46736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FC6F88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F3974B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D3A0209" w14:textId="77777777" w:rsidTr="00514E03">
        <w:trPr>
          <w:trHeight w:val="300"/>
          <w:jc w:val="center"/>
        </w:trPr>
        <w:tc>
          <w:tcPr>
            <w:tcW w:w="1790" w:type="dxa"/>
            <w:shd w:val="clear" w:color="auto" w:fill="auto"/>
            <w:noWrap/>
            <w:vAlign w:val="bottom"/>
            <w:hideMark/>
          </w:tcPr>
          <w:p w14:paraId="6040518A"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4</w:t>
            </w:r>
          </w:p>
        </w:tc>
        <w:tc>
          <w:tcPr>
            <w:tcW w:w="960" w:type="dxa"/>
            <w:shd w:val="clear" w:color="auto" w:fill="auto"/>
            <w:noWrap/>
            <w:vAlign w:val="bottom"/>
            <w:hideMark/>
          </w:tcPr>
          <w:p w14:paraId="1E84FE5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1E15F6"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03D6DB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FA6B5F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9F65E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315FA8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38F951DE" w14:textId="77777777" w:rsidTr="00514E03">
        <w:trPr>
          <w:trHeight w:val="300"/>
          <w:jc w:val="center"/>
        </w:trPr>
        <w:tc>
          <w:tcPr>
            <w:tcW w:w="1790" w:type="dxa"/>
            <w:shd w:val="clear" w:color="auto" w:fill="auto"/>
            <w:noWrap/>
            <w:vAlign w:val="bottom"/>
            <w:hideMark/>
          </w:tcPr>
          <w:p w14:paraId="656CF50D"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5</w:t>
            </w:r>
          </w:p>
        </w:tc>
        <w:tc>
          <w:tcPr>
            <w:tcW w:w="960" w:type="dxa"/>
            <w:shd w:val="clear" w:color="auto" w:fill="auto"/>
            <w:noWrap/>
            <w:vAlign w:val="bottom"/>
            <w:hideMark/>
          </w:tcPr>
          <w:p w14:paraId="2001CF36"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0771C2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47F5C8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50DA3E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7549EE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4616F5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1928BC21" w14:textId="77777777" w:rsidTr="00514E03">
        <w:trPr>
          <w:trHeight w:val="300"/>
          <w:jc w:val="center"/>
        </w:trPr>
        <w:tc>
          <w:tcPr>
            <w:tcW w:w="1790" w:type="dxa"/>
            <w:shd w:val="clear" w:color="auto" w:fill="auto"/>
            <w:noWrap/>
            <w:vAlign w:val="bottom"/>
            <w:hideMark/>
          </w:tcPr>
          <w:p w14:paraId="4FC695C1"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6</w:t>
            </w:r>
          </w:p>
        </w:tc>
        <w:tc>
          <w:tcPr>
            <w:tcW w:w="960" w:type="dxa"/>
            <w:shd w:val="clear" w:color="auto" w:fill="auto"/>
            <w:noWrap/>
            <w:vAlign w:val="bottom"/>
            <w:hideMark/>
          </w:tcPr>
          <w:p w14:paraId="106BDA5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4A5060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19E588D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5BEBC4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14AB1E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980C9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6487330" w14:textId="77777777" w:rsidTr="00514E03">
        <w:trPr>
          <w:trHeight w:val="300"/>
          <w:jc w:val="center"/>
        </w:trPr>
        <w:tc>
          <w:tcPr>
            <w:tcW w:w="1790" w:type="dxa"/>
            <w:shd w:val="clear" w:color="auto" w:fill="auto"/>
            <w:noWrap/>
            <w:vAlign w:val="bottom"/>
            <w:hideMark/>
          </w:tcPr>
          <w:p w14:paraId="4AC5F057"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7</w:t>
            </w:r>
          </w:p>
        </w:tc>
        <w:tc>
          <w:tcPr>
            <w:tcW w:w="960" w:type="dxa"/>
            <w:shd w:val="clear" w:color="auto" w:fill="auto"/>
            <w:noWrap/>
            <w:vAlign w:val="bottom"/>
            <w:hideMark/>
          </w:tcPr>
          <w:p w14:paraId="26A215D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32CC9F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84C37E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F08B35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BD3F894"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DF40AA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6ABE666" w14:textId="77777777" w:rsidTr="00514E03">
        <w:trPr>
          <w:trHeight w:val="300"/>
          <w:jc w:val="center"/>
        </w:trPr>
        <w:tc>
          <w:tcPr>
            <w:tcW w:w="1790" w:type="dxa"/>
            <w:shd w:val="clear" w:color="auto" w:fill="auto"/>
            <w:noWrap/>
            <w:vAlign w:val="bottom"/>
            <w:hideMark/>
          </w:tcPr>
          <w:p w14:paraId="5477FB30"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8</w:t>
            </w:r>
          </w:p>
        </w:tc>
        <w:tc>
          <w:tcPr>
            <w:tcW w:w="960" w:type="dxa"/>
            <w:shd w:val="clear" w:color="auto" w:fill="auto"/>
            <w:noWrap/>
            <w:vAlign w:val="bottom"/>
            <w:hideMark/>
          </w:tcPr>
          <w:p w14:paraId="19EC38E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650C9C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45A479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79335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2B34F0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3EB586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0B27BE" w:rsidRPr="00514E03" w14:paraId="5C8AE958" w14:textId="77777777" w:rsidTr="00514E03">
        <w:trPr>
          <w:trHeight w:val="300"/>
          <w:jc w:val="center"/>
        </w:trPr>
        <w:tc>
          <w:tcPr>
            <w:tcW w:w="1790" w:type="dxa"/>
            <w:shd w:val="clear" w:color="auto" w:fill="auto"/>
            <w:noWrap/>
            <w:vAlign w:val="bottom"/>
            <w:hideMark/>
          </w:tcPr>
          <w:p w14:paraId="1BB2B59E"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9</w:t>
            </w:r>
          </w:p>
        </w:tc>
        <w:tc>
          <w:tcPr>
            <w:tcW w:w="960" w:type="dxa"/>
            <w:shd w:val="clear" w:color="auto" w:fill="auto"/>
            <w:noWrap/>
            <w:vAlign w:val="bottom"/>
            <w:hideMark/>
          </w:tcPr>
          <w:p w14:paraId="31EE2AB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8E990C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36454D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4B17DCE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D825C1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D14A85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689E4C8" w14:textId="77777777" w:rsidTr="00514E03">
        <w:trPr>
          <w:trHeight w:val="300"/>
          <w:jc w:val="center"/>
        </w:trPr>
        <w:tc>
          <w:tcPr>
            <w:tcW w:w="1790" w:type="dxa"/>
            <w:shd w:val="clear" w:color="auto" w:fill="auto"/>
            <w:noWrap/>
            <w:vAlign w:val="bottom"/>
            <w:hideMark/>
          </w:tcPr>
          <w:p w14:paraId="5826C9B5"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10</w:t>
            </w:r>
          </w:p>
        </w:tc>
        <w:tc>
          <w:tcPr>
            <w:tcW w:w="960" w:type="dxa"/>
            <w:shd w:val="clear" w:color="auto" w:fill="auto"/>
            <w:noWrap/>
            <w:vAlign w:val="bottom"/>
            <w:hideMark/>
          </w:tcPr>
          <w:p w14:paraId="6314FE7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7721F26"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021D67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D2C542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8A5A20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546C1E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30D9E2F7" w14:textId="77777777" w:rsidTr="00514E03">
        <w:trPr>
          <w:trHeight w:val="300"/>
          <w:jc w:val="center"/>
        </w:trPr>
        <w:tc>
          <w:tcPr>
            <w:tcW w:w="1790" w:type="dxa"/>
            <w:shd w:val="clear" w:color="auto" w:fill="auto"/>
            <w:noWrap/>
            <w:vAlign w:val="bottom"/>
            <w:hideMark/>
          </w:tcPr>
          <w:p w14:paraId="031A9E08"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11</w:t>
            </w:r>
          </w:p>
        </w:tc>
        <w:tc>
          <w:tcPr>
            <w:tcW w:w="960" w:type="dxa"/>
            <w:shd w:val="clear" w:color="auto" w:fill="auto"/>
            <w:noWrap/>
            <w:vAlign w:val="bottom"/>
            <w:hideMark/>
          </w:tcPr>
          <w:p w14:paraId="2F2D566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9594BF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1C3642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E6BD2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1F2906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19A8B2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39528FEB" w14:textId="77777777" w:rsidTr="00514E03">
        <w:trPr>
          <w:trHeight w:val="300"/>
          <w:jc w:val="center"/>
        </w:trPr>
        <w:tc>
          <w:tcPr>
            <w:tcW w:w="1790" w:type="dxa"/>
            <w:shd w:val="clear" w:color="auto" w:fill="auto"/>
            <w:noWrap/>
            <w:vAlign w:val="bottom"/>
            <w:hideMark/>
          </w:tcPr>
          <w:p w14:paraId="31E4EF41"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12</w:t>
            </w:r>
          </w:p>
        </w:tc>
        <w:tc>
          <w:tcPr>
            <w:tcW w:w="960" w:type="dxa"/>
            <w:shd w:val="clear" w:color="auto" w:fill="auto"/>
            <w:noWrap/>
            <w:vAlign w:val="bottom"/>
            <w:hideMark/>
          </w:tcPr>
          <w:p w14:paraId="36BB5C1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CC7CEA4"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84F5AF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60C8F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7095C8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D30845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0A577561" w14:textId="77777777" w:rsidTr="00514E03">
        <w:trPr>
          <w:trHeight w:val="300"/>
          <w:jc w:val="center"/>
        </w:trPr>
        <w:tc>
          <w:tcPr>
            <w:tcW w:w="1790" w:type="dxa"/>
            <w:shd w:val="clear" w:color="auto" w:fill="auto"/>
            <w:noWrap/>
            <w:vAlign w:val="bottom"/>
            <w:hideMark/>
          </w:tcPr>
          <w:p w14:paraId="2F6803B0"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13</w:t>
            </w:r>
          </w:p>
        </w:tc>
        <w:tc>
          <w:tcPr>
            <w:tcW w:w="960" w:type="dxa"/>
            <w:shd w:val="clear" w:color="auto" w:fill="auto"/>
            <w:noWrap/>
            <w:vAlign w:val="bottom"/>
            <w:hideMark/>
          </w:tcPr>
          <w:p w14:paraId="44623E3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F8D40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EB4F3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14B9534"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BA7AEA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AE4107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9335250" w14:textId="77777777" w:rsidTr="00514E03">
        <w:trPr>
          <w:trHeight w:val="300"/>
          <w:jc w:val="center"/>
        </w:trPr>
        <w:tc>
          <w:tcPr>
            <w:tcW w:w="1790" w:type="dxa"/>
            <w:shd w:val="clear" w:color="auto" w:fill="auto"/>
            <w:noWrap/>
            <w:vAlign w:val="bottom"/>
            <w:hideMark/>
          </w:tcPr>
          <w:p w14:paraId="583EB1CD"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14</w:t>
            </w:r>
          </w:p>
        </w:tc>
        <w:tc>
          <w:tcPr>
            <w:tcW w:w="960" w:type="dxa"/>
            <w:shd w:val="clear" w:color="auto" w:fill="auto"/>
            <w:noWrap/>
            <w:vAlign w:val="bottom"/>
            <w:hideMark/>
          </w:tcPr>
          <w:p w14:paraId="7837DBB6"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1F4D7F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90D181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61CE2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12F413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E646B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23F67F58" w14:textId="77777777" w:rsidTr="00514E03">
        <w:trPr>
          <w:trHeight w:val="300"/>
          <w:jc w:val="center"/>
        </w:trPr>
        <w:tc>
          <w:tcPr>
            <w:tcW w:w="1790" w:type="dxa"/>
            <w:shd w:val="clear" w:color="auto" w:fill="auto"/>
            <w:noWrap/>
            <w:vAlign w:val="bottom"/>
            <w:hideMark/>
          </w:tcPr>
          <w:p w14:paraId="70E9A89E"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15</w:t>
            </w:r>
          </w:p>
        </w:tc>
        <w:tc>
          <w:tcPr>
            <w:tcW w:w="960" w:type="dxa"/>
            <w:shd w:val="clear" w:color="auto" w:fill="auto"/>
            <w:noWrap/>
            <w:vAlign w:val="bottom"/>
            <w:hideMark/>
          </w:tcPr>
          <w:p w14:paraId="4EF6A24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6BC080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68DFCD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02AAD3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042CA6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D5C961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C00A799" w14:textId="77777777" w:rsidTr="00514E03">
        <w:trPr>
          <w:trHeight w:val="300"/>
          <w:jc w:val="center"/>
        </w:trPr>
        <w:tc>
          <w:tcPr>
            <w:tcW w:w="1790" w:type="dxa"/>
            <w:shd w:val="clear" w:color="auto" w:fill="auto"/>
            <w:noWrap/>
            <w:vAlign w:val="bottom"/>
            <w:hideMark/>
          </w:tcPr>
          <w:p w14:paraId="42801308"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16</w:t>
            </w:r>
          </w:p>
        </w:tc>
        <w:tc>
          <w:tcPr>
            <w:tcW w:w="960" w:type="dxa"/>
            <w:shd w:val="clear" w:color="auto" w:fill="auto"/>
            <w:noWrap/>
            <w:vAlign w:val="bottom"/>
            <w:hideMark/>
          </w:tcPr>
          <w:p w14:paraId="4666FF5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85F440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9C10DE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E3EC5C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9358CE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6B4346"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14B51D6" w14:textId="77777777" w:rsidTr="00514E03">
        <w:trPr>
          <w:trHeight w:val="300"/>
          <w:jc w:val="center"/>
        </w:trPr>
        <w:tc>
          <w:tcPr>
            <w:tcW w:w="1790" w:type="dxa"/>
            <w:shd w:val="clear" w:color="auto" w:fill="auto"/>
            <w:noWrap/>
            <w:vAlign w:val="bottom"/>
            <w:hideMark/>
          </w:tcPr>
          <w:p w14:paraId="402A8A40"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17</w:t>
            </w:r>
          </w:p>
        </w:tc>
        <w:tc>
          <w:tcPr>
            <w:tcW w:w="960" w:type="dxa"/>
            <w:shd w:val="clear" w:color="auto" w:fill="auto"/>
            <w:noWrap/>
            <w:vAlign w:val="bottom"/>
            <w:hideMark/>
          </w:tcPr>
          <w:p w14:paraId="3B0681D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3B088C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7BE21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99D046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17BF269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B38E8E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EA6D77B" w14:textId="77777777" w:rsidTr="00514E03">
        <w:trPr>
          <w:trHeight w:val="300"/>
          <w:jc w:val="center"/>
        </w:trPr>
        <w:tc>
          <w:tcPr>
            <w:tcW w:w="1790" w:type="dxa"/>
            <w:shd w:val="clear" w:color="auto" w:fill="auto"/>
            <w:noWrap/>
            <w:vAlign w:val="bottom"/>
            <w:hideMark/>
          </w:tcPr>
          <w:p w14:paraId="718F64DE"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18</w:t>
            </w:r>
          </w:p>
        </w:tc>
        <w:tc>
          <w:tcPr>
            <w:tcW w:w="960" w:type="dxa"/>
            <w:shd w:val="clear" w:color="auto" w:fill="auto"/>
            <w:noWrap/>
            <w:vAlign w:val="bottom"/>
            <w:hideMark/>
          </w:tcPr>
          <w:p w14:paraId="251D88A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910D0E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52A098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8BC461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DA26E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113C63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47444366" w14:textId="77777777" w:rsidTr="00514E03">
        <w:trPr>
          <w:trHeight w:val="300"/>
          <w:jc w:val="center"/>
        </w:trPr>
        <w:tc>
          <w:tcPr>
            <w:tcW w:w="1790" w:type="dxa"/>
            <w:shd w:val="clear" w:color="auto" w:fill="auto"/>
            <w:noWrap/>
            <w:vAlign w:val="bottom"/>
            <w:hideMark/>
          </w:tcPr>
          <w:p w14:paraId="11A584CC"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19</w:t>
            </w:r>
          </w:p>
        </w:tc>
        <w:tc>
          <w:tcPr>
            <w:tcW w:w="960" w:type="dxa"/>
            <w:shd w:val="clear" w:color="auto" w:fill="auto"/>
            <w:noWrap/>
            <w:vAlign w:val="bottom"/>
            <w:hideMark/>
          </w:tcPr>
          <w:p w14:paraId="15E42F8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E00D27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098144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54F906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864D09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EA2D14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2A2D40CC" w14:textId="77777777" w:rsidTr="00514E03">
        <w:trPr>
          <w:trHeight w:val="300"/>
          <w:jc w:val="center"/>
        </w:trPr>
        <w:tc>
          <w:tcPr>
            <w:tcW w:w="1790" w:type="dxa"/>
            <w:shd w:val="clear" w:color="auto" w:fill="auto"/>
            <w:noWrap/>
            <w:vAlign w:val="bottom"/>
            <w:hideMark/>
          </w:tcPr>
          <w:p w14:paraId="20DA8463"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20</w:t>
            </w:r>
          </w:p>
        </w:tc>
        <w:tc>
          <w:tcPr>
            <w:tcW w:w="960" w:type="dxa"/>
            <w:shd w:val="clear" w:color="auto" w:fill="auto"/>
            <w:noWrap/>
            <w:vAlign w:val="bottom"/>
            <w:hideMark/>
          </w:tcPr>
          <w:p w14:paraId="7A1585C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B93B5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B27618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0D59D3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DFBFAC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D1657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4B3CCADE" w14:textId="77777777" w:rsidTr="00514E03">
        <w:trPr>
          <w:trHeight w:val="300"/>
          <w:jc w:val="center"/>
        </w:trPr>
        <w:tc>
          <w:tcPr>
            <w:tcW w:w="1790" w:type="dxa"/>
            <w:shd w:val="clear" w:color="auto" w:fill="auto"/>
            <w:noWrap/>
            <w:vAlign w:val="bottom"/>
            <w:hideMark/>
          </w:tcPr>
          <w:p w14:paraId="251B940C"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21</w:t>
            </w:r>
          </w:p>
        </w:tc>
        <w:tc>
          <w:tcPr>
            <w:tcW w:w="960" w:type="dxa"/>
            <w:shd w:val="clear" w:color="auto" w:fill="auto"/>
            <w:noWrap/>
            <w:vAlign w:val="bottom"/>
            <w:hideMark/>
          </w:tcPr>
          <w:p w14:paraId="2E0B643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10028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F3E7EA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B8E166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4FD39D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19FD1B4"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0B27BE" w:rsidRPr="00514E03" w14:paraId="3F7E1AC0" w14:textId="77777777" w:rsidTr="00514E03">
        <w:trPr>
          <w:trHeight w:val="300"/>
          <w:jc w:val="center"/>
        </w:trPr>
        <w:tc>
          <w:tcPr>
            <w:tcW w:w="1790" w:type="dxa"/>
            <w:shd w:val="clear" w:color="auto" w:fill="auto"/>
            <w:noWrap/>
            <w:vAlign w:val="bottom"/>
            <w:hideMark/>
          </w:tcPr>
          <w:p w14:paraId="763F96BD"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22</w:t>
            </w:r>
          </w:p>
        </w:tc>
        <w:tc>
          <w:tcPr>
            <w:tcW w:w="960" w:type="dxa"/>
            <w:shd w:val="clear" w:color="auto" w:fill="auto"/>
            <w:noWrap/>
            <w:vAlign w:val="bottom"/>
            <w:hideMark/>
          </w:tcPr>
          <w:p w14:paraId="0086C6A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D80919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85F522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BDED1B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E1F705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72632F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3DCB1BD" w14:textId="77777777" w:rsidTr="00514E03">
        <w:trPr>
          <w:trHeight w:val="300"/>
          <w:jc w:val="center"/>
        </w:trPr>
        <w:tc>
          <w:tcPr>
            <w:tcW w:w="1790" w:type="dxa"/>
            <w:shd w:val="clear" w:color="auto" w:fill="auto"/>
            <w:noWrap/>
            <w:vAlign w:val="bottom"/>
            <w:hideMark/>
          </w:tcPr>
          <w:p w14:paraId="63D51C9A"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23</w:t>
            </w:r>
          </w:p>
        </w:tc>
        <w:tc>
          <w:tcPr>
            <w:tcW w:w="960" w:type="dxa"/>
            <w:shd w:val="clear" w:color="auto" w:fill="auto"/>
            <w:noWrap/>
            <w:vAlign w:val="bottom"/>
            <w:hideMark/>
          </w:tcPr>
          <w:p w14:paraId="01B72C8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B33A55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75B995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0172E3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455055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CBAC32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29DADEBD" w14:textId="77777777" w:rsidTr="00514E03">
        <w:trPr>
          <w:trHeight w:val="300"/>
          <w:jc w:val="center"/>
        </w:trPr>
        <w:tc>
          <w:tcPr>
            <w:tcW w:w="1790" w:type="dxa"/>
            <w:shd w:val="clear" w:color="auto" w:fill="auto"/>
            <w:noWrap/>
            <w:vAlign w:val="bottom"/>
            <w:hideMark/>
          </w:tcPr>
          <w:p w14:paraId="549B771A"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24</w:t>
            </w:r>
          </w:p>
        </w:tc>
        <w:tc>
          <w:tcPr>
            <w:tcW w:w="960" w:type="dxa"/>
            <w:shd w:val="clear" w:color="auto" w:fill="auto"/>
            <w:noWrap/>
            <w:vAlign w:val="bottom"/>
            <w:hideMark/>
          </w:tcPr>
          <w:p w14:paraId="6B34F94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A4D35D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F1894B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D0CF44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5037D6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1EE310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FAA2E3C" w14:textId="77777777" w:rsidTr="00514E03">
        <w:trPr>
          <w:trHeight w:val="300"/>
          <w:jc w:val="center"/>
        </w:trPr>
        <w:tc>
          <w:tcPr>
            <w:tcW w:w="1790" w:type="dxa"/>
            <w:shd w:val="clear" w:color="auto" w:fill="auto"/>
            <w:noWrap/>
            <w:vAlign w:val="bottom"/>
            <w:hideMark/>
          </w:tcPr>
          <w:p w14:paraId="4C9FB74D"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25</w:t>
            </w:r>
          </w:p>
        </w:tc>
        <w:tc>
          <w:tcPr>
            <w:tcW w:w="960" w:type="dxa"/>
            <w:shd w:val="clear" w:color="auto" w:fill="auto"/>
            <w:noWrap/>
            <w:vAlign w:val="bottom"/>
            <w:hideMark/>
          </w:tcPr>
          <w:p w14:paraId="2647F01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0D3A55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7B9AE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AF3748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8C93CC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B2C5AF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9D7F3AE" w14:textId="77777777" w:rsidTr="00514E03">
        <w:trPr>
          <w:trHeight w:val="300"/>
          <w:jc w:val="center"/>
        </w:trPr>
        <w:tc>
          <w:tcPr>
            <w:tcW w:w="1790" w:type="dxa"/>
            <w:shd w:val="clear" w:color="auto" w:fill="auto"/>
            <w:noWrap/>
            <w:vAlign w:val="bottom"/>
            <w:hideMark/>
          </w:tcPr>
          <w:p w14:paraId="1EBCADB5"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26</w:t>
            </w:r>
          </w:p>
        </w:tc>
        <w:tc>
          <w:tcPr>
            <w:tcW w:w="960" w:type="dxa"/>
            <w:shd w:val="clear" w:color="auto" w:fill="auto"/>
            <w:noWrap/>
            <w:vAlign w:val="bottom"/>
            <w:hideMark/>
          </w:tcPr>
          <w:p w14:paraId="4760C08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C7220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3726E9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80897B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CB0A4D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FB18F6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1168E3B" w14:textId="77777777" w:rsidTr="00514E03">
        <w:trPr>
          <w:trHeight w:val="300"/>
          <w:jc w:val="center"/>
        </w:trPr>
        <w:tc>
          <w:tcPr>
            <w:tcW w:w="1790" w:type="dxa"/>
            <w:shd w:val="clear" w:color="auto" w:fill="auto"/>
            <w:noWrap/>
            <w:vAlign w:val="bottom"/>
            <w:hideMark/>
          </w:tcPr>
          <w:p w14:paraId="6CAC450E"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27</w:t>
            </w:r>
          </w:p>
        </w:tc>
        <w:tc>
          <w:tcPr>
            <w:tcW w:w="960" w:type="dxa"/>
            <w:shd w:val="clear" w:color="auto" w:fill="auto"/>
            <w:noWrap/>
            <w:vAlign w:val="bottom"/>
            <w:hideMark/>
          </w:tcPr>
          <w:p w14:paraId="27E22B3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A9FA914"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A26398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77A0B5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01303B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4836DC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FA99DAC" w14:textId="77777777" w:rsidTr="00514E03">
        <w:trPr>
          <w:trHeight w:val="300"/>
          <w:jc w:val="center"/>
        </w:trPr>
        <w:tc>
          <w:tcPr>
            <w:tcW w:w="1790" w:type="dxa"/>
            <w:shd w:val="clear" w:color="auto" w:fill="auto"/>
            <w:noWrap/>
            <w:vAlign w:val="bottom"/>
            <w:hideMark/>
          </w:tcPr>
          <w:p w14:paraId="695B56B5"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28</w:t>
            </w:r>
          </w:p>
        </w:tc>
        <w:tc>
          <w:tcPr>
            <w:tcW w:w="960" w:type="dxa"/>
            <w:shd w:val="clear" w:color="auto" w:fill="auto"/>
            <w:noWrap/>
            <w:vAlign w:val="bottom"/>
            <w:hideMark/>
          </w:tcPr>
          <w:p w14:paraId="701A3F7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A01665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2BED9C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EB6D6B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758996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D02CE1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D43AE10" w14:textId="77777777" w:rsidTr="00514E03">
        <w:trPr>
          <w:trHeight w:val="300"/>
          <w:jc w:val="center"/>
        </w:trPr>
        <w:tc>
          <w:tcPr>
            <w:tcW w:w="1790" w:type="dxa"/>
            <w:shd w:val="clear" w:color="auto" w:fill="auto"/>
            <w:noWrap/>
            <w:vAlign w:val="bottom"/>
            <w:hideMark/>
          </w:tcPr>
          <w:p w14:paraId="5912D4C8"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29</w:t>
            </w:r>
          </w:p>
        </w:tc>
        <w:tc>
          <w:tcPr>
            <w:tcW w:w="960" w:type="dxa"/>
            <w:shd w:val="clear" w:color="auto" w:fill="auto"/>
            <w:noWrap/>
            <w:vAlign w:val="bottom"/>
            <w:hideMark/>
          </w:tcPr>
          <w:p w14:paraId="4279DBE4"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7F58E7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26881B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E4532A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FB617F4"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7C1B4D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22FF4F5A" w14:textId="77777777" w:rsidTr="00514E03">
        <w:trPr>
          <w:trHeight w:val="300"/>
          <w:jc w:val="center"/>
        </w:trPr>
        <w:tc>
          <w:tcPr>
            <w:tcW w:w="1790" w:type="dxa"/>
            <w:shd w:val="clear" w:color="auto" w:fill="auto"/>
            <w:noWrap/>
            <w:vAlign w:val="bottom"/>
            <w:hideMark/>
          </w:tcPr>
          <w:p w14:paraId="587995B8"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30</w:t>
            </w:r>
          </w:p>
        </w:tc>
        <w:tc>
          <w:tcPr>
            <w:tcW w:w="960" w:type="dxa"/>
            <w:shd w:val="clear" w:color="auto" w:fill="auto"/>
            <w:noWrap/>
            <w:vAlign w:val="bottom"/>
            <w:hideMark/>
          </w:tcPr>
          <w:p w14:paraId="4B71A21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163211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2F8808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267EF2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84F37E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21BA9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6B054FF" w14:textId="77777777" w:rsidTr="00514E03">
        <w:trPr>
          <w:trHeight w:val="300"/>
          <w:jc w:val="center"/>
        </w:trPr>
        <w:tc>
          <w:tcPr>
            <w:tcW w:w="1790" w:type="dxa"/>
            <w:shd w:val="clear" w:color="auto" w:fill="auto"/>
            <w:noWrap/>
            <w:vAlign w:val="bottom"/>
            <w:hideMark/>
          </w:tcPr>
          <w:p w14:paraId="37940125"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lastRenderedPageBreak/>
              <w:t>31</w:t>
            </w:r>
          </w:p>
        </w:tc>
        <w:tc>
          <w:tcPr>
            <w:tcW w:w="960" w:type="dxa"/>
            <w:shd w:val="clear" w:color="auto" w:fill="auto"/>
            <w:noWrap/>
            <w:vAlign w:val="bottom"/>
            <w:hideMark/>
          </w:tcPr>
          <w:p w14:paraId="43FCACE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4F82DAA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A0C5C9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747FD3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FCA1F5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820357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563D193" w14:textId="77777777" w:rsidTr="00514E03">
        <w:trPr>
          <w:trHeight w:val="300"/>
          <w:jc w:val="center"/>
        </w:trPr>
        <w:tc>
          <w:tcPr>
            <w:tcW w:w="1790" w:type="dxa"/>
            <w:shd w:val="clear" w:color="auto" w:fill="auto"/>
            <w:noWrap/>
            <w:vAlign w:val="bottom"/>
            <w:hideMark/>
          </w:tcPr>
          <w:p w14:paraId="65B9A602"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32</w:t>
            </w:r>
          </w:p>
        </w:tc>
        <w:tc>
          <w:tcPr>
            <w:tcW w:w="960" w:type="dxa"/>
            <w:shd w:val="clear" w:color="auto" w:fill="auto"/>
            <w:noWrap/>
            <w:vAlign w:val="bottom"/>
            <w:hideMark/>
          </w:tcPr>
          <w:p w14:paraId="1E227FC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C8DDCF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9622B5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24C8D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C3A016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8558F36"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4F46F7AD" w14:textId="77777777" w:rsidTr="00514E03">
        <w:trPr>
          <w:trHeight w:val="300"/>
          <w:jc w:val="center"/>
        </w:trPr>
        <w:tc>
          <w:tcPr>
            <w:tcW w:w="1790" w:type="dxa"/>
            <w:shd w:val="clear" w:color="auto" w:fill="auto"/>
            <w:noWrap/>
            <w:vAlign w:val="bottom"/>
            <w:hideMark/>
          </w:tcPr>
          <w:p w14:paraId="716BCEC3"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33</w:t>
            </w:r>
          </w:p>
        </w:tc>
        <w:tc>
          <w:tcPr>
            <w:tcW w:w="960" w:type="dxa"/>
            <w:shd w:val="clear" w:color="auto" w:fill="auto"/>
            <w:noWrap/>
            <w:vAlign w:val="bottom"/>
            <w:hideMark/>
          </w:tcPr>
          <w:p w14:paraId="4FE8114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4EC26D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9BC41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CBEEEC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3DB90F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954A4E6"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bl>
    <w:p w14:paraId="2110745C"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p w14:paraId="0F4CBA9A" w14:textId="0E5B8B29" w:rsidR="00175816" w:rsidRPr="00514E03" w:rsidRDefault="00175816"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Ke-1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35BA8FF5"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0D9F5CDF"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x2.1</w:t>
            </w:r>
          </w:p>
        </w:tc>
      </w:tr>
      <w:tr w:rsidR="00175816" w:rsidRPr="00514E03" w14:paraId="11B2539F"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513185A4"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73E0C409"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10CD76D9"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355513C3"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1BE3EAC5"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3AF8E81C"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013EBC41"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5EC8B3A6"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54A0BD53"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358BEC2D"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53F037B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41963841"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r>
      <w:tr w:rsidR="00175816" w:rsidRPr="00514E03" w14:paraId="1C9ECEC9"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79ED537C"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20A8A9AB"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0181D513"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CD7E61C"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31A3A075"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6D4F7740"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1C12A400"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136FA44D"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3CFEE90D"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1A3F71B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0EFA32BB"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2F78DAB8"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4A6B93D1"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r>
    </w:tbl>
    <w:p w14:paraId="122A5D22"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p w14:paraId="7E439F9D" w14:textId="69A7B40D" w:rsidR="00175816" w:rsidRPr="00514E03" w:rsidRDefault="00175816"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Ke-2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138C7BBC"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034F4812"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x2.2</w:t>
            </w:r>
          </w:p>
        </w:tc>
      </w:tr>
      <w:tr w:rsidR="00175816" w:rsidRPr="00514E03" w14:paraId="631F473A"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0F73A0B0"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61E82BB2"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22E12881"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32DB925D"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2C8AC7C9"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7D3307FD"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41FC7AC6"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0DFEDDB1"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058B880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54EE14E9"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24.2</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4CA51A7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24.2</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74F52FAD"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24.2</w:t>
            </w:r>
          </w:p>
        </w:tc>
      </w:tr>
      <w:tr w:rsidR="00175816" w:rsidRPr="00514E03" w14:paraId="4F9BCE62"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29C676C3"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3DC6E870"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12CFE31D"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4C487B85"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75.8</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13B768B3"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75.8</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7E384429"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19761B9B"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27495840"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43CB5023"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69CE341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26B14D58"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7AF0ED86"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07D5359A"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r>
    </w:tbl>
    <w:p w14:paraId="630DC7CC"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p w14:paraId="22B6C9AF" w14:textId="5AAD0BFD" w:rsidR="00175816" w:rsidRPr="00514E03" w:rsidRDefault="00175816"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Ke-3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6B6C0155"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5963F99E"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x2.3</w:t>
            </w:r>
          </w:p>
        </w:tc>
      </w:tr>
      <w:tr w:rsidR="00175816" w:rsidRPr="00514E03" w14:paraId="4CC8D350"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297BF90A"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140DC27C"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6EEADE52"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435FD05F"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4DC9AB98"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62E928DF"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4F5F8FE2"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201FB98E"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7C1E3800"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11</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2E5759C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33.3</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681BF1D8"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33.3</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1319E169"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33.3</w:t>
            </w:r>
          </w:p>
        </w:tc>
      </w:tr>
      <w:tr w:rsidR="00175816" w:rsidRPr="00514E03" w14:paraId="2199AEF5"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25D1E7E7"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00BA4A2F"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05BCA892"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22</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319BA50F"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66.7</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3B180261"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66.7</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23201A32"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649B4531"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1FD9A8B9"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7C2A9220"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0834DC6D"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6EF8EC61"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5E913A93"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048104A1"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r>
    </w:tbl>
    <w:p w14:paraId="33BA4530"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p w14:paraId="0BFD1ADB" w14:textId="0B7B1560" w:rsidR="00175816" w:rsidRPr="00514E03" w:rsidRDefault="00175816"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Ke-4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6A2F4FB2"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07FC03ED"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x2.4</w:t>
            </w:r>
          </w:p>
        </w:tc>
      </w:tr>
      <w:tr w:rsidR="00175816" w:rsidRPr="00514E03" w14:paraId="26DF66EB"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34114D23"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16C8F9A8"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371E4F83"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20DD383F"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61C392B0"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3662F2AB"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637C1E4F"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2BA3ADD8"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4150F596"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59EA4538"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45.5</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0B6E6B5C"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45.5</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26195F1F"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45.5</w:t>
            </w:r>
          </w:p>
        </w:tc>
      </w:tr>
      <w:tr w:rsidR="00175816" w:rsidRPr="00514E03" w14:paraId="34B0D9C9"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0D044BC3"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78DB2FCF"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0BC60C5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47D42E10"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54.5</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31F7E81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54.5</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0E8F90C0"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7B538BE7"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7F9FCB28"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3041C740"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6685B6B1"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32BE995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550D6DCE"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7F3A5172"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r>
    </w:tbl>
    <w:p w14:paraId="4F2B291C"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p w14:paraId="45D4EB51" w14:textId="3F4F7BE9" w:rsidR="00175816" w:rsidRPr="00514E03" w:rsidRDefault="00175816"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Ke-5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034A8F8B"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14545B98"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x2.5</w:t>
            </w:r>
          </w:p>
        </w:tc>
      </w:tr>
      <w:tr w:rsidR="00175816" w:rsidRPr="00514E03" w14:paraId="644BD4EC"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5E71793F"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4245571B"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792B82E4"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15496E1A"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3D1185EE"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7F2FEEF9"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4C345D4A"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0FEBCDE1"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6445FD1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6C0B38B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058BAAC3"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5A22AC11"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r>
      <w:tr w:rsidR="00175816" w:rsidRPr="00514E03" w14:paraId="1AC8BD7D"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6CEFCEC0"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46DB852D"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6E90D8B3"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45D64490"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84.8</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481113C4"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84.8</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52301CAB"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581D3854"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221A376F"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62CD5AB0"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7B1D0912"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23F1F06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13A05272"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0887ADA5"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r>
    </w:tbl>
    <w:p w14:paraId="7406E0DA"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p w14:paraId="46ED1271" w14:textId="0755220D" w:rsidR="00175816" w:rsidRPr="00514E03" w:rsidRDefault="00175816"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Ke-6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04548F8F"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0FE94DA6"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x2.6</w:t>
            </w:r>
          </w:p>
        </w:tc>
      </w:tr>
      <w:tr w:rsidR="00175816" w:rsidRPr="00514E03" w14:paraId="185F0D7F"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3B14018B"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098C0BDD"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5CAFD302"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603ED6A1"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65BCD5B2"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34B57201"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11956FF8"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2CF544BA"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585A5FEC"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1E1EBE19"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1C6F8500"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7D4E0226"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r>
      <w:tr w:rsidR="00175816" w:rsidRPr="00514E03" w14:paraId="6C245184"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2FE35021"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3E85CB91"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2DDF61C1"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DB5E80D"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76942ABD"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2D3883C8"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4FCDC464"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48582831"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790AC7B9"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2D9D01F0"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7B60263B"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32A7A1AA"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63F1D6E4"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r>
    </w:tbl>
    <w:p w14:paraId="23F408D2" w14:textId="77777777" w:rsidR="00175816" w:rsidRPr="00514E03" w:rsidRDefault="00175816" w:rsidP="00175816">
      <w:pPr>
        <w:autoSpaceDE w:val="0"/>
        <w:autoSpaceDN w:val="0"/>
        <w:adjustRightInd w:val="0"/>
        <w:spacing w:after="0" w:line="400" w:lineRule="atLeast"/>
        <w:rPr>
          <w:rFonts w:ascii="Times New Roman" w:hAnsi="Times New Roman" w:cs="Times New Roman"/>
          <w:sz w:val="24"/>
          <w:szCs w:val="24"/>
        </w:rPr>
      </w:pPr>
    </w:p>
    <w:p w14:paraId="31DB5C0F" w14:textId="77777777" w:rsidR="00175816" w:rsidRPr="00514E03" w:rsidRDefault="00175816" w:rsidP="00456E24">
      <w:pPr>
        <w:pStyle w:val="ListParagraph"/>
        <w:spacing w:after="0" w:line="360" w:lineRule="auto"/>
        <w:ind w:left="0"/>
        <w:jc w:val="center"/>
        <w:rPr>
          <w:rFonts w:ascii="Times New Roman" w:hAnsi="Times New Roman" w:cs="Times New Roman"/>
          <w:sz w:val="24"/>
          <w:szCs w:val="24"/>
        </w:rPr>
      </w:pPr>
    </w:p>
    <w:p w14:paraId="2B0E9C77" w14:textId="799944FE" w:rsidR="0050380D" w:rsidRDefault="0050380D">
      <w:pPr>
        <w:rPr>
          <w:rFonts w:ascii="Times New Roman" w:hAnsi="Times New Roman" w:cs="Times New Roman"/>
          <w:b/>
          <w:sz w:val="24"/>
          <w:szCs w:val="24"/>
        </w:rPr>
      </w:pPr>
      <w:r>
        <w:rPr>
          <w:rFonts w:ascii="Times New Roman" w:hAnsi="Times New Roman" w:cs="Times New Roman"/>
          <w:b/>
          <w:sz w:val="24"/>
          <w:szCs w:val="24"/>
        </w:rPr>
        <w:br w:type="page"/>
      </w:r>
    </w:p>
    <w:p w14:paraId="6BB64396" w14:textId="15B6A05C" w:rsidR="0050380D" w:rsidRPr="00514E03" w:rsidRDefault="0050380D" w:rsidP="0050380D">
      <w:pPr>
        <w:pStyle w:val="ListParagraph"/>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LAMPIRAN 4</w:t>
      </w:r>
    </w:p>
    <w:p w14:paraId="4A4BCEEC" w14:textId="7C72F792" w:rsidR="0050380D" w:rsidRDefault="0050380D" w:rsidP="0050380D">
      <w:pPr>
        <w:pStyle w:val="ListParagraph"/>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t>LINK SISTEM DAN LINK VIDEO TRAINING SISTEM</w:t>
      </w:r>
    </w:p>
    <w:p w14:paraId="61909E56" w14:textId="041744A7" w:rsidR="0050380D" w:rsidRDefault="0050380D" w:rsidP="0050380D">
      <w:pPr>
        <w:pStyle w:val="ListParagraph"/>
        <w:spacing w:after="0" w:line="360" w:lineRule="auto"/>
        <w:ind w:left="0"/>
        <w:jc w:val="center"/>
        <w:rPr>
          <w:rFonts w:ascii="Times New Roman" w:hAnsi="Times New Roman" w:cs="Times New Roman"/>
          <w:b/>
          <w:sz w:val="24"/>
          <w:szCs w:val="24"/>
        </w:rPr>
      </w:pPr>
    </w:p>
    <w:p w14:paraId="574167EB" w14:textId="012CEF0C" w:rsidR="00C96D8D" w:rsidRDefault="00C96D8D" w:rsidP="008D0BBA">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Link Sistem</w:t>
      </w:r>
    </w:p>
    <w:p w14:paraId="573F3153" w14:textId="01348791" w:rsidR="0050380D" w:rsidRPr="0050380D" w:rsidRDefault="00A55E1D" w:rsidP="00C96D8D">
      <w:pPr>
        <w:pStyle w:val="ListParagraph"/>
        <w:spacing w:after="0" w:line="360" w:lineRule="auto"/>
        <w:jc w:val="both"/>
        <w:rPr>
          <w:rFonts w:ascii="Times New Roman" w:hAnsi="Times New Roman" w:cs="Times New Roman"/>
          <w:sz w:val="24"/>
          <w:szCs w:val="24"/>
        </w:rPr>
      </w:pPr>
      <w:hyperlink r:id="rId53" w:tgtFrame="_blank" w:history="1">
        <w:r w:rsidR="0050380D" w:rsidRPr="0050380D">
          <w:rPr>
            <w:rStyle w:val="Hyperlink"/>
            <w:rFonts w:ascii="Times New Roman" w:hAnsi="Times New Roman" w:cs="Times New Roman"/>
            <w:color w:val="auto"/>
            <w:sz w:val="24"/>
            <w:szCs w:val="24"/>
            <w:u w:val="none"/>
            <w:shd w:val="clear" w:color="auto" w:fill="F9F9F9"/>
          </w:rPr>
          <w:t>http://tari.oss.web.id/</w:t>
        </w:r>
      </w:hyperlink>
    </w:p>
    <w:p w14:paraId="7F9B5232" w14:textId="5900AE9F" w:rsidR="00C96D8D" w:rsidRDefault="00C96D8D" w:rsidP="008D0BBA">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Link Video Training Sistem</w:t>
      </w:r>
    </w:p>
    <w:p w14:paraId="07F8B7F7" w14:textId="33DB5010" w:rsidR="00C4369E" w:rsidRPr="008822C2" w:rsidRDefault="0050380D" w:rsidP="00C96D8D">
      <w:pPr>
        <w:pStyle w:val="ListParagraph"/>
        <w:spacing w:after="0" w:line="360" w:lineRule="auto"/>
        <w:jc w:val="both"/>
        <w:rPr>
          <w:rFonts w:ascii="Times New Roman" w:hAnsi="Times New Roman" w:cs="Times New Roman"/>
          <w:sz w:val="24"/>
          <w:szCs w:val="24"/>
        </w:rPr>
      </w:pPr>
      <w:r w:rsidRPr="0050380D">
        <w:rPr>
          <w:rFonts w:ascii="Times New Roman" w:hAnsi="Times New Roman" w:cs="Times New Roman"/>
          <w:sz w:val="24"/>
          <w:szCs w:val="24"/>
        </w:rPr>
        <w:t>https://youtu.be/mZHECZ_vgME</w:t>
      </w:r>
    </w:p>
    <w:sectPr w:rsidR="00C4369E" w:rsidRPr="008822C2" w:rsidSect="001815B5">
      <w:headerReference w:type="default" r:id="rId54"/>
      <w:pgSz w:w="11906" w:h="16838" w:code="9"/>
      <w:pgMar w:top="1701" w:right="1701" w:bottom="2268"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Cokorda Pramartha" w:date="2020-05-29T14:35:00Z" w:initials="CP">
    <w:p w14:paraId="5292CB8D" w14:textId="77777777" w:rsidR="00A55E1D" w:rsidRDefault="00A55E1D">
      <w:pPr>
        <w:pStyle w:val="CommentText"/>
      </w:pPr>
      <w:r>
        <w:rPr>
          <w:rStyle w:val="CommentReference"/>
        </w:rPr>
        <w:annotationRef/>
      </w:r>
      <w:r>
        <w:t>Abstrak terdiri atas</w:t>
      </w:r>
    </w:p>
    <w:p w14:paraId="178CB950" w14:textId="77777777" w:rsidR="00A55E1D" w:rsidRDefault="00A55E1D" w:rsidP="00A55E1D">
      <w:pPr>
        <w:pStyle w:val="CommentText"/>
        <w:numPr>
          <w:ilvl w:val="0"/>
          <w:numId w:val="47"/>
        </w:numPr>
      </w:pPr>
      <w:r>
        <w:t>Pendahuluan</w:t>
      </w:r>
    </w:p>
    <w:p w14:paraId="174768BA" w14:textId="6AE86AA6" w:rsidR="00A55E1D" w:rsidRDefault="00A55E1D" w:rsidP="00A55E1D">
      <w:pPr>
        <w:pStyle w:val="CommentText"/>
        <w:numPr>
          <w:ilvl w:val="0"/>
          <w:numId w:val="47"/>
        </w:numPr>
      </w:pPr>
      <w:r>
        <w:t>Metode/approach</w:t>
      </w:r>
    </w:p>
    <w:p w14:paraId="57EE3632" w14:textId="5F5A56D7" w:rsidR="00A55E1D" w:rsidRDefault="00A55E1D" w:rsidP="00A55E1D">
      <w:pPr>
        <w:pStyle w:val="CommentText"/>
        <w:numPr>
          <w:ilvl w:val="0"/>
          <w:numId w:val="47"/>
        </w:numPr>
      </w:pPr>
      <w:r>
        <w:t>Hasil</w:t>
      </w:r>
    </w:p>
  </w:comment>
  <w:comment w:id="24" w:author="Cokorda Pramartha" w:date="2020-05-29T14:37:00Z" w:initials="CP">
    <w:p w14:paraId="1D0BFF95" w14:textId="017079CB" w:rsidR="00A55E1D" w:rsidRDefault="00A55E1D">
      <w:pPr>
        <w:pStyle w:val="CommentText"/>
      </w:pPr>
      <w:r>
        <w:rPr>
          <w:rStyle w:val="CommentReference"/>
        </w:rPr>
        <w:annotationRef/>
      </w:r>
      <w:r>
        <w:t>Maksudnya?</w:t>
      </w:r>
    </w:p>
  </w:comment>
  <w:comment w:id="25" w:author="Cokorda Pramartha" w:date="2020-05-29T14:38:00Z" w:initials="CP">
    <w:p w14:paraId="4CEC1C06" w14:textId="0DA9931B" w:rsidR="00A55E1D" w:rsidRDefault="00A55E1D">
      <w:pPr>
        <w:pStyle w:val="CommentText"/>
      </w:pPr>
      <w:r>
        <w:rPr>
          <w:rStyle w:val="CommentReference"/>
        </w:rPr>
        <w:annotationRef/>
      </w:r>
      <w:r>
        <w:t>Selain itu, tujuan resources terstruktur adalah agar mesin/komputer dapat dengan mudah memanipulasi data.</w:t>
      </w:r>
    </w:p>
  </w:comment>
  <w:comment w:id="179" w:author="Cokorda Pramartha" w:date="2020-05-29T14:42:00Z" w:initials="CP">
    <w:p w14:paraId="29210F20" w14:textId="3F323B8E" w:rsidR="003D0D93" w:rsidRDefault="003D0D93">
      <w:pPr>
        <w:pStyle w:val="CommentText"/>
      </w:pPr>
      <w:r>
        <w:rPr>
          <w:rStyle w:val="CommentReference"/>
        </w:rPr>
        <w:annotationRef/>
      </w:r>
      <w:r>
        <w:t>Caption/text muncul duluan baru gambar (gambar sebaiknya setelah paragraph ini ditempatkan)</w:t>
      </w:r>
    </w:p>
  </w:comment>
  <w:comment w:id="230" w:author="Cokorda Pramartha" w:date="2020-05-29T14:44:00Z" w:initials="CP">
    <w:p w14:paraId="42AB7147" w14:textId="7652A4E5" w:rsidR="003D0D93" w:rsidRDefault="003D0D93">
      <w:pPr>
        <w:pStyle w:val="CommentText"/>
      </w:pPr>
      <w:r>
        <w:rPr>
          <w:rStyle w:val="CommentReference"/>
        </w:rPr>
        <w:annotationRef/>
      </w:r>
      <w:r>
        <w:t>Valid percent dan cumulative percent fungsinya untuk apa? Apakah perlu ditampilkan? Please check kesemua table lainnya.</w:t>
      </w:r>
    </w:p>
  </w:comment>
  <w:comment w:id="231" w:author="Cokorda Pramartha" w:date="2020-05-29T14:45:00Z" w:initials="CP">
    <w:p w14:paraId="68447C42" w14:textId="00ABDDCC" w:rsidR="003D0D93" w:rsidRDefault="003D0D93">
      <w:pPr>
        <w:pStyle w:val="CommentText"/>
      </w:pPr>
      <w:r>
        <w:rPr>
          <w:rStyle w:val="CommentReference"/>
        </w:rPr>
        <w:annotationRef/>
      </w:r>
      <w:r>
        <w:t>Tidak penting untuk ditampilkan dalam document tugas akhir</w:t>
      </w:r>
    </w:p>
  </w:comment>
  <w:comment w:id="232" w:author="Cokorda Pramartha" w:date="2020-05-29T14:46:00Z" w:initials="CP">
    <w:p w14:paraId="4331951B" w14:textId="7BED0103" w:rsidR="003D0D93" w:rsidRDefault="003D0D93">
      <w:pPr>
        <w:pStyle w:val="CommentText"/>
      </w:pPr>
      <w:r>
        <w:rPr>
          <w:rStyle w:val="CommentReference"/>
        </w:rPr>
        <w:annotationRef/>
      </w:r>
      <w:r>
        <w:t>Ini juga tidak penting</w:t>
      </w:r>
    </w:p>
  </w:comment>
  <w:comment w:id="248" w:author="Cokorda Pramartha" w:date="2020-05-29T14:48:00Z" w:initials="CP">
    <w:p w14:paraId="378A34B9" w14:textId="4CCC6211" w:rsidR="003170F0" w:rsidRDefault="003170F0">
      <w:pPr>
        <w:pStyle w:val="CommentText"/>
      </w:pPr>
      <w:r>
        <w:rPr>
          <w:rStyle w:val="CommentReference"/>
        </w:rPr>
        <w:annotationRef/>
      </w:r>
      <w:r>
        <w:t>Apa maksud valid dan missing disini?</w:t>
      </w:r>
    </w:p>
  </w:comment>
  <w:comment w:id="285" w:author="Cokorda Pramartha" w:date="2020-05-29T14:49:00Z" w:initials="CP">
    <w:p w14:paraId="04D4303C" w14:textId="00DF178C" w:rsidR="003170F0" w:rsidRDefault="003170F0">
      <w:pPr>
        <w:pStyle w:val="CommentText"/>
      </w:pPr>
      <w:r>
        <w:rPr>
          <w:rStyle w:val="CommentReference"/>
        </w:rPr>
        <w:annotationRef/>
      </w:r>
      <w:r>
        <w:t>Cek seluruh table apakah valid dan missing ini perlu?</w:t>
      </w:r>
    </w:p>
  </w:comment>
  <w:comment w:id="315" w:author="Cokorda Pramartha" w:date="2020-05-29T14:40:00Z" w:initials="CP">
    <w:p w14:paraId="1FB186FA" w14:textId="05868BB2" w:rsidR="00A55E1D" w:rsidRDefault="00A55E1D">
      <w:pPr>
        <w:pStyle w:val="CommentText"/>
      </w:pPr>
      <w:r>
        <w:rPr>
          <w:rStyle w:val="CommentReference"/>
        </w:rPr>
        <w:annotationRef/>
      </w:r>
      <w:r>
        <w:t>Maksudnya ini?</w:t>
      </w:r>
    </w:p>
  </w:comment>
  <w:comment w:id="316" w:author="Cokorda Pramartha" w:date="2020-05-29T14:41:00Z" w:initials="CP">
    <w:p w14:paraId="047B9D39" w14:textId="06E35EA7" w:rsidR="003D0D93" w:rsidRDefault="003D0D93">
      <w:pPr>
        <w:pStyle w:val="CommentText"/>
      </w:pPr>
      <w:r>
        <w:rPr>
          <w:rStyle w:val="CommentReference"/>
        </w:rPr>
        <w:annotationRef/>
      </w:r>
      <w:r>
        <w:t>ambigue</w:t>
      </w:r>
    </w:p>
  </w:comment>
  <w:comment w:id="317" w:author="Cokorda Pramartha" w:date="2020-05-29T14:50:00Z" w:initials="CP">
    <w:p w14:paraId="717F2707" w14:textId="435FF40C" w:rsidR="003170F0" w:rsidRDefault="003170F0">
      <w:pPr>
        <w:pStyle w:val="CommentText"/>
      </w:pPr>
      <w:r>
        <w:rPr>
          <w:rStyle w:val="CommentReference"/>
        </w:rPr>
        <w:annotationRef/>
      </w:r>
      <w:r>
        <w:t>maksudnya?</w:t>
      </w:r>
    </w:p>
  </w:comment>
  <w:comment w:id="322" w:author="Cokorda Pramartha" w:date="2020-05-29T14:51:00Z" w:initials="CP">
    <w:p w14:paraId="143C1B64" w14:textId="6F8EF94C" w:rsidR="003170F0" w:rsidRDefault="003170F0">
      <w:pPr>
        <w:pStyle w:val="CommentText"/>
      </w:pPr>
      <w:r>
        <w:rPr>
          <w:rStyle w:val="CommentReference"/>
        </w:rPr>
        <w:annotationRef/>
      </w:r>
      <w:r>
        <w:t>??</w:t>
      </w:r>
      <w:bookmarkStart w:id="323" w:name="_GoBack"/>
      <w:bookmarkEnd w:id="32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EE3632" w15:done="0"/>
  <w15:commentEx w15:paraId="1D0BFF95" w15:done="0"/>
  <w15:commentEx w15:paraId="4CEC1C06" w15:done="0"/>
  <w15:commentEx w15:paraId="29210F20" w15:done="0"/>
  <w15:commentEx w15:paraId="42AB7147" w15:done="0"/>
  <w15:commentEx w15:paraId="68447C42" w15:done="0"/>
  <w15:commentEx w15:paraId="4331951B" w15:done="0"/>
  <w15:commentEx w15:paraId="378A34B9" w15:done="0"/>
  <w15:commentEx w15:paraId="04D4303C" w15:done="0"/>
  <w15:commentEx w15:paraId="1FB186FA" w15:done="0"/>
  <w15:commentEx w15:paraId="047B9D39" w15:done="0"/>
  <w15:commentEx w15:paraId="717F2707" w15:done="0"/>
  <w15:commentEx w15:paraId="143C1B6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EE3632" w16cid:durableId="227B9C37"/>
  <w16cid:commentId w16cid:paraId="1D0BFF95" w16cid:durableId="227B9CA8"/>
  <w16cid:commentId w16cid:paraId="4CEC1C06" w16cid:durableId="227B9CE7"/>
  <w16cid:commentId w16cid:paraId="29210F20" w16cid:durableId="227B9DD3"/>
  <w16cid:commentId w16cid:paraId="42AB7147" w16cid:durableId="227B9E43"/>
  <w16cid:commentId w16cid:paraId="68447C42" w16cid:durableId="227B9E9B"/>
  <w16cid:commentId w16cid:paraId="4331951B" w16cid:durableId="227B9EB5"/>
  <w16cid:commentId w16cid:paraId="378A34B9" w16cid:durableId="227B9F32"/>
  <w16cid:commentId w16cid:paraId="04D4303C" w16cid:durableId="227B9F93"/>
  <w16cid:commentId w16cid:paraId="1FB186FA" w16cid:durableId="227B9D4E"/>
  <w16cid:commentId w16cid:paraId="047B9D39" w16cid:durableId="227B9D7D"/>
  <w16cid:commentId w16cid:paraId="717F2707" w16cid:durableId="227B9FCE"/>
  <w16cid:commentId w16cid:paraId="143C1B64" w16cid:durableId="227B9F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6EABE3" w14:textId="77777777" w:rsidR="002F7FA5" w:rsidRDefault="002F7FA5" w:rsidP="00A73C74">
      <w:pPr>
        <w:spacing w:after="0" w:line="240" w:lineRule="auto"/>
      </w:pPr>
      <w:r>
        <w:separator/>
      </w:r>
    </w:p>
  </w:endnote>
  <w:endnote w:type="continuationSeparator" w:id="0">
    <w:p w14:paraId="53C112D7" w14:textId="77777777" w:rsidR="002F7FA5" w:rsidRDefault="002F7FA5" w:rsidP="00A73C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MSY10">
    <w:altName w:val="Times New Roman"/>
    <w:panose1 w:val="020B0604020202020204"/>
    <w:charset w:val="00"/>
    <w:family w:val="roman"/>
    <w:notTrueType/>
    <w:pitch w:val="default"/>
  </w:font>
  <w:font w:name="Segoe UI">
    <w:altName w:val="Sylfaen"/>
    <w:panose1 w:val="020B0604020202020204"/>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3108C" w14:textId="77777777" w:rsidR="00A55E1D" w:rsidRPr="00321A60" w:rsidRDefault="00A55E1D">
    <w:pPr>
      <w:pStyle w:val="Footer"/>
      <w:jc w:val="center"/>
      <w:rPr>
        <w:rFonts w:ascii="Times New Roman" w:hAnsi="Times New Roman" w:cs="Times New Roman"/>
        <w:sz w:val="24"/>
      </w:rPr>
    </w:pPr>
  </w:p>
  <w:p w14:paraId="3C8E8F1F" w14:textId="77777777" w:rsidR="00A55E1D" w:rsidRDefault="00A55E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9407661"/>
      <w:docPartObj>
        <w:docPartGallery w:val="Page Numbers (Bottom of Page)"/>
        <w:docPartUnique/>
      </w:docPartObj>
    </w:sdtPr>
    <w:sdtEndPr>
      <w:rPr>
        <w:rFonts w:ascii="Times New Roman" w:hAnsi="Times New Roman" w:cs="Times New Roman"/>
        <w:noProof/>
        <w:sz w:val="24"/>
      </w:rPr>
    </w:sdtEndPr>
    <w:sdtContent>
      <w:p w14:paraId="02C1E3E9" w14:textId="77777777" w:rsidR="00A55E1D" w:rsidRPr="0049569F" w:rsidRDefault="00A55E1D">
        <w:pPr>
          <w:pStyle w:val="Footer"/>
          <w:jc w:val="center"/>
          <w:rPr>
            <w:rFonts w:ascii="Times New Roman" w:hAnsi="Times New Roman" w:cs="Times New Roman"/>
            <w:sz w:val="24"/>
          </w:rPr>
        </w:pPr>
        <w:r w:rsidRPr="0049569F">
          <w:rPr>
            <w:rFonts w:ascii="Times New Roman" w:hAnsi="Times New Roman" w:cs="Times New Roman"/>
            <w:sz w:val="24"/>
          </w:rPr>
          <w:fldChar w:fldCharType="begin"/>
        </w:r>
        <w:r w:rsidRPr="0049569F">
          <w:rPr>
            <w:rFonts w:ascii="Times New Roman" w:hAnsi="Times New Roman" w:cs="Times New Roman"/>
            <w:sz w:val="24"/>
          </w:rPr>
          <w:instrText xml:space="preserve"> PAGE   \* MERGEFORMAT </w:instrText>
        </w:r>
        <w:r w:rsidRPr="0049569F">
          <w:rPr>
            <w:rFonts w:ascii="Times New Roman" w:hAnsi="Times New Roman" w:cs="Times New Roman"/>
            <w:sz w:val="24"/>
          </w:rPr>
          <w:fldChar w:fldCharType="separate"/>
        </w:r>
        <w:r>
          <w:rPr>
            <w:rFonts w:ascii="Times New Roman" w:hAnsi="Times New Roman" w:cs="Times New Roman"/>
            <w:noProof/>
            <w:sz w:val="24"/>
          </w:rPr>
          <w:t>59</w:t>
        </w:r>
        <w:r w:rsidRPr="0049569F">
          <w:rPr>
            <w:rFonts w:ascii="Times New Roman" w:hAnsi="Times New Roman" w:cs="Times New Roman"/>
            <w:noProof/>
            <w:sz w:val="24"/>
          </w:rPr>
          <w:fldChar w:fldCharType="end"/>
        </w:r>
      </w:p>
    </w:sdtContent>
  </w:sdt>
  <w:p w14:paraId="635110B3" w14:textId="77777777" w:rsidR="00A55E1D" w:rsidRDefault="00A55E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177414"/>
      <w:docPartObj>
        <w:docPartGallery w:val="Page Numbers (Bottom of Page)"/>
        <w:docPartUnique/>
      </w:docPartObj>
    </w:sdtPr>
    <w:sdtEndPr>
      <w:rPr>
        <w:rFonts w:ascii="Times New Roman" w:hAnsi="Times New Roman" w:cs="Times New Roman"/>
        <w:noProof/>
        <w:sz w:val="24"/>
      </w:rPr>
    </w:sdtEndPr>
    <w:sdtContent>
      <w:p w14:paraId="1FFCB4AB" w14:textId="28BE8C1D" w:rsidR="00A55E1D" w:rsidRPr="00321A60" w:rsidRDefault="00A55E1D">
        <w:pPr>
          <w:pStyle w:val="Footer"/>
          <w:jc w:val="center"/>
          <w:rPr>
            <w:rFonts w:ascii="Times New Roman" w:hAnsi="Times New Roman" w:cs="Times New Roman"/>
            <w:sz w:val="24"/>
          </w:rPr>
        </w:pPr>
        <w:r w:rsidRPr="00321A60">
          <w:rPr>
            <w:rFonts w:ascii="Times New Roman" w:hAnsi="Times New Roman" w:cs="Times New Roman"/>
            <w:sz w:val="24"/>
          </w:rPr>
          <w:fldChar w:fldCharType="begin"/>
        </w:r>
        <w:r w:rsidRPr="00321A60">
          <w:rPr>
            <w:rFonts w:ascii="Times New Roman" w:hAnsi="Times New Roman" w:cs="Times New Roman"/>
            <w:sz w:val="24"/>
          </w:rPr>
          <w:instrText xml:space="preserve"> PAGE   \* MERGEFORMAT </w:instrText>
        </w:r>
        <w:r w:rsidRPr="00321A60">
          <w:rPr>
            <w:rFonts w:ascii="Times New Roman" w:hAnsi="Times New Roman" w:cs="Times New Roman"/>
            <w:sz w:val="24"/>
          </w:rPr>
          <w:fldChar w:fldCharType="separate"/>
        </w:r>
        <w:r>
          <w:rPr>
            <w:rFonts w:ascii="Times New Roman" w:hAnsi="Times New Roman" w:cs="Times New Roman"/>
            <w:noProof/>
            <w:sz w:val="24"/>
          </w:rPr>
          <w:t>xiii</w:t>
        </w:r>
        <w:r w:rsidRPr="00321A60">
          <w:rPr>
            <w:rFonts w:ascii="Times New Roman" w:hAnsi="Times New Roman" w:cs="Times New Roman"/>
            <w:noProof/>
            <w:sz w:val="24"/>
          </w:rPr>
          <w:fldChar w:fldCharType="end"/>
        </w:r>
      </w:p>
    </w:sdtContent>
  </w:sdt>
  <w:p w14:paraId="3CABD98A" w14:textId="77777777" w:rsidR="00A55E1D" w:rsidRDefault="00A55E1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5545807"/>
      <w:docPartObj>
        <w:docPartGallery w:val="Page Numbers (Bottom of Page)"/>
        <w:docPartUnique/>
      </w:docPartObj>
    </w:sdtPr>
    <w:sdtEndPr>
      <w:rPr>
        <w:rFonts w:ascii="Times New Roman" w:hAnsi="Times New Roman" w:cs="Times New Roman"/>
        <w:noProof/>
        <w:sz w:val="24"/>
      </w:rPr>
    </w:sdtEndPr>
    <w:sdtContent>
      <w:p w14:paraId="59F40979" w14:textId="0E351C95" w:rsidR="00A55E1D" w:rsidRPr="0049569F" w:rsidRDefault="00A55E1D">
        <w:pPr>
          <w:pStyle w:val="Footer"/>
          <w:jc w:val="center"/>
          <w:rPr>
            <w:rFonts w:ascii="Times New Roman" w:hAnsi="Times New Roman" w:cs="Times New Roman"/>
            <w:sz w:val="24"/>
          </w:rPr>
        </w:pPr>
        <w:r w:rsidRPr="0049569F">
          <w:rPr>
            <w:rFonts w:ascii="Times New Roman" w:hAnsi="Times New Roman" w:cs="Times New Roman"/>
            <w:sz w:val="24"/>
          </w:rPr>
          <w:fldChar w:fldCharType="begin"/>
        </w:r>
        <w:r w:rsidRPr="0049569F">
          <w:rPr>
            <w:rFonts w:ascii="Times New Roman" w:hAnsi="Times New Roman" w:cs="Times New Roman"/>
            <w:sz w:val="24"/>
          </w:rPr>
          <w:instrText xml:space="preserve"> PAGE   \* MERGEFORMAT </w:instrText>
        </w:r>
        <w:r w:rsidRPr="0049569F">
          <w:rPr>
            <w:rFonts w:ascii="Times New Roman" w:hAnsi="Times New Roman" w:cs="Times New Roman"/>
            <w:sz w:val="24"/>
          </w:rPr>
          <w:fldChar w:fldCharType="separate"/>
        </w:r>
        <w:r>
          <w:rPr>
            <w:rFonts w:ascii="Times New Roman" w:hAnsi="Times New Roman" w:cs="Times New Roman"/>
            <w:noProof/>
            <w:sz w:val="24"/>
          </w:rPr>
          <w:t>5</w:t>
        </w:r>
        <w:r w:rsidRPr="0049569F">
          <w:rPr>
            <w:rFonts w:ascii="Times New Roman" w:hAnsi="Times New Roman" w:cs="Times New Roman"/>
            <w:noProof/>
            <w:sz w:val="24"/>
          </w:rPr>
          <w:fldChar w:fldCharType="end"/>
        </w:r>
      </w:p>
    </w:sdtContent>
  </w:sdt>
  <w:p w14:paraId="021C4572" w14:textId="77777777" w:rsidR="00A55E1D" w:rsidRDefault="00A55E1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6F280" w14:textId="77777777" w:rsidR="00A55E1D" w:rsidRPr="00321A60" w:rsidRDefault="00A55E1D">
    <w:pPr>
      <w:pStyle w:val="Footer"/>
      <w:jc w:val="center"/>
      <w:rPr>
        <w:rFonts w:ascii="Times New Roman" w:hAnsi="Times New Roman" w:cs="Times New Roman"/>
        <w:sz w:val="24"/>
      </w:rPr>
    </w:pPr>
  </w:p>
  <w:p w14:paraId="52C1D411" w14:textId="77777777" w:rsidR="00A55E1D" w:rsidRDefault="00A55E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59BA2F" w14:textId="77777777" w:rsidR="002F7FA5" w:rsidRDefault="002F7FA5" w:rsidP="00A73C74">
      <w:pPr>
        <w:spacing w:after="0" w:line="240" w:lineRule="auto"/>
      </w:pPr>
      <w:r>
        <w:separator/>
      </w:r>
    </w:p>
  </w:footnote>
  <w:footnote w:type="continuationSeparator" w:id="0">
    <w:p w14:paraId="363DE0C1" w14:textId="77777777" w:rsidR="002F7FA5" w:rsidRDefault="002F7FA5" w:rsidP="00A73C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1F559" w14:textId="77777777" w:rsidR="00A55E1D" w:rsidRPr="0040232A" w:rsidRDefault="00A55E1D">
    <w:pPr>
      <w:pStyle w:val="Header"/>
      <w:jc w:val="right"/>
      <w:rPr>
        <w:rFonts w:ascii="Times New Roman" w:hAnsi="Times New Roman" w:cs="Times New Roman"/>
        <w:sz w:val="24"/>
      </w:rPr>
    </w:pPr>
  </w:p>
  <w:p w14:paraId="284E4DDF" w14:textId="77777777" w:rsidR="00A55E1D" w:rsidRDefault="00A55E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9337023"/>
      <w:docPartObj>
        <w:docPartGallery w:val="Page Numbers (Top of Page)"/>
        <w:docPartUnique/>
      </w:docPartObj>
    </w:sdtPr>
    <w:sdtEndPr>
      <w:rPr>
        <w:rFonts w:ascii="Times New Roman" w:hAnsi="Times New Roman" w:cs="Times New Roman"/>
        <w:noProof/>
        <w:sz w:val="24"/>
      </w:rPr>
    </w:sdtEndPr>
    <w:sdtContent>
      <w:p w14:paraId="631BAE44" w14:textId="51B91072" w:rsidR="00A55E1D" w:rsidRPr="0040232A" w:rsidRDefault="00A55E1D">
        <w:pPr>
          <w:pStyle w:val="Header"/>
          <w:jc w:val="right"/>
          <w:rPr>
            <w:rFonts w:ascii="Times New Roman" w:hAnsi="Times New Roman" w:cs="Times New Roman"/>
            <w:sz w:val="24"/>
          </w:rPr>
        </w:pPr>
        <w:r w:rsidRPr="0040232A">
          <w:rPr>
            <w:rFonts w:ascii="Times New Roman" w:hAnsi="Times New Roman" w:cs="Times New Roman"/>
            <w:sz w:val="24"/>
          </w:rPr>
          <w:fldChar w:fldCharType="begin"/>
        </w:r>
        <w:r w:rsidRPr="0040232A">
          <w:rPr>
            <w:rFonts w:ascii="Times New Roman" w:hAnsi="Times New Roman" w:cs="Times New Roman"/>
            <w:sz w:val="24"/>
          </w:rPr>
          <w:instrText xml:space="preserve"> PAGE   \* MERGEFORMAT </w:instrText>
        </w:r>
        <w:r w:rsidRPr="0040232A">
          <w:rPr>
            <w:rFonts w:ascii="Times New Roman" w:hAnsi="Times New Roman" w:cs="Times New Roman"/>
            <w:sz w:val="24"/>
          </w:rPr>
          <w:fldChar w:fldCharType="separate"/>
        </w:r>
        <w:r>
          <w:rPr>
            <w:rFonts w:ascii="Times New Roman" w:hAnsi="Times New Roman" w:cs="Times New Roman"/>
            <w:noProof/>
            <w:sz w:val="24"/>
          </w:rPr>
          <w:t>74</w:t>
        </w:r>
        <w:r w:rsidRPr="0040232A">
          <w:rPr>
            <w:rFonts w:ascii="Times New Roman" w:hAnsi="Times New Roman" w:cs="Times New Roman"/>
            <w:noProof/>
            <w:sz w:val="24"/>
          </w:rPr>
          <w:fldChar w:fldCharType="end"/>
        </w:r>
      </w:p>
    </w:sdtContent>
  </w:sdt>
  <w:p w14:paraId="37F96329" w14:textId="77777777" w:rsidR="00A55E1D" w:rsidRDefault="00A55E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FF25A" w14:textId="77777777" w:rsidR="00A55E1D" w:rsidRPr="0040232A" w:rsidRDefault="00A55E1D">
    <w:pPr>
      <w:pStyle w:val="Header"/>
      <w:jc w:val="right"/>
      <w:rPr>
        <w:rFonts w:ascii="Times New Roman" w:hAnsi="Times New Roman" w:cs="Times New Roman"/>
        <w:sz w:val="24"/>
      </w:rPr>
    </w:pPr>
  </w:p>
  <w:p w14:paraId="16915D76" w14:textId="77777777" w:rsidR="00A55E1D" w:rsidRDefault="00A55E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E692B"/>
    <w:multiLevelType w:val="hybridMultilevel"/>
    <w:tmpl w:val="A962B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E2D66"/>
    <w:multiLevelType w:val="hybridMultilevel"/>
    <w:tmpl w:val="AD18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C5730"/>
    <w:multiLevelType w:val="hybridMultilevel"/>
    <w:tmpl w:val="C5B4FE78"/>
    <w:lvl w:ilvl="0" w:tplc="F98888E0">
      <w:start w:val="1"/>
      <w:numFmt w:val="decimal"/>
      <w:lvlText w:val="%1."/>
      <w:lvlJc w:val="left"/>
      <w:pPr>
        <w:ind w:left="1287" w:hanging="360"/>
      </w:pPr>
      <w:rPr>
        <w:rFonts w:ascii="Times New Roman" w:eastAsiaTheme="minorHAnsi" w:hAnsi="Times New Roman" w:cs="Times New Roman"/>
      </w:r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3" w15:restartNumberingAfterBreak="0">
    <w:nsid w:val="0F2E0A89"/>
    <w:multiLevelType w:val="hybridMultilevel"/>
    <w:tmpl w:val="A294A8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D2A58"/>
    <w:multiLevelType w:val="hybridMultilevel"/>
    <w:tmpl w:val="58D09096"/>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5" w15:restartNumberingAfterBreak="0">
    <w:nsid w:val="12CD7EAF"/>
    <w:multiLevelType w:val="hybridMultilevel"/>
    <w:tmpl w:val="B8FC1E38"/>
    <w:lvl w:ilvl="0" w:tplc="F30E1B4A">
      <w:start w:val="1"/>
      <w:numFmt w:val="lowerLetter"/>
      <w:lvlText w:val="%1."/>
      <w:lvlJc w:val="left"/>
      <w:pPr>
        <w:ind w:left="1571"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8C6C8D26">
      <w:start w:val="1"/>
      <w:numFmt w:val="decimal"/>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4176562"/>
    <w:multiLevelType w:val="hybridMultilevel"/>
    <w:tmpl w:val="2542B948"/>
    <w:lvl w:ilvl="0" w:tplc="7160D3F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885D2C"/>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305B43"/>
    <w:multiLevelType w:val="hybridMultilevel"/>
    <w:tmpl w:val="0480F9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535BD4"/>
    <w:multiLevelType w:val="hybridMultilevel"/>
    <w:tmpl w:val="3CA054A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E113D9"/>
    <w:multiLevelType w:val="hybridMultilevel"/>
    <w:tmpl w:val="B41E71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846C23"/>
    <w:multiLevelType w:val="multilevel"/>
    <w:tmpl w:val="099613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206A73"/>
    <w:multiLevelType w:val="hybridMultilevel"/>
    <w:tmpl w:val="77264DE4"/>
    <w:lvl w:ilvl="0" w:tplc="AF224C76">
      <w:start w:val="1"/>
      <w:numFmt w:val="lowerLetter"/>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042AEA"/>
    <w:multiLevelType w:val="hybridMultilevel"/>
    <w:tmpl w:val="24F65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097CE4"/>
    <w:multiLevelType w:val="hybridMultilevel"/>
    <w:tmpl w:val="29144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D621E1"/>
    <w:multiLevelType w:val="multilevel"/>
    <w:tmpl w:val="C7C0B1AA"/>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16" w15:restartNumberingAfterBreak="0">
    <w:nsid w:val="2C6A1EC9"/>
    <w:multiLevelType w:val="hybridMultilevel"/>
    <w:tmpl w:val="5860BDA4"/>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30E155F0"/>
    <w:multiLevelType w:val="multilevel"/>
    <w:tmpl w:val="6A9AF0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i w:val="0"/>
        <w:color w:val="auto"/>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1B23528"/>
    <w:multiLevelType w:val="hybridMultilevel"/>
    <w:tmpl w:val="F09E68B2"/>
    <w:lvl w:ilvl="0" w:tplc="419418C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15:restartNumberingAfterBreak="0">
    <w:nsid w:val="35390739"/>
    <w:multiLevelType w:val="hybridMultilevel"/>
    <w:tmpl w:val="EAA0A374"/>
    <w:lvl w:ilvl="0" w:tplc="419092D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416AF9"/>
    <w:multiLevelType w:val="hybridMultilevel"/>
    <w:tmpl w:val="6BEE1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CF1697"/>
    <w:multiLevelType w:val="hybridMultilevel"/>
    <w:tmpl w:val="E3804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99010B"/>
    <w:multiLevelType w:val="hybridMultilevel"/>
    <w:tmpl w:val="FF24B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C91886"/>
    <w:multiLevelType w:val="hybridMultilevel"/>
    <w:tmpl w:val="EAA0A374"/>
    <w:lvl w:ilvl="0" w:tplc="419092D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3E6A8D"/>
    <w:multiLevelType w:val="hybridMultilevel"/>
    <w:tmpl w:val="D400BF90"/>
    <w:lvl w:ilvl="0" w:tplc="DF9E71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34D1F8B"/>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1053F3"/>
    <w:multiLevelType w:val="multilevel"/>
    <w:tmpl w:val="A8F43E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56163F6"/>
    <w:multiLevelType w:val="hybridMultilevel"/>
    <w:tmpl w:val="DEACECB0"/>
    <w:lvl w:ilvl="0" w:tplc="BA003200">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8" w15:restartNumberingAfterBreak="0">
    <w:nsid w:val="45A10403"/>
    <w:multiLevelType w:val="hybridMultilevel"/>
    <w:tmpl w:val="EAA0A374"/>
    <w:lvl w:ilvl="0" w:tplc="419092D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FE0B35"/>
    <w:multiLevelType w:val="multilevel"/>
    <w:tmpl w:val="30B02B6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3D85325"/>
    <w:multiLevelType w:val="hybridMultilevel"/>
    <w:tmpl w:val="578630FE"/>
    <w:lvl w:ilvl="0" w:tplc="F6FA6B04">
      <w:start w:val="1"/>
      <w:numFmt w:val="decimal"/>
      <w:lvlText w:val="%1."/>
      <w:lvlJc w:val="left"/>
      <w:pPr>
        <w:ind w:left="644" w:hanging="360"/>
      </w:pPr>
      <w:rPr>
        <w:rFonts w:hint="default"/>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1" w15:restartNumberingAfterBreak="0">
    <w:nsid w:val="56B34FCC"/>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522F76"/>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463A74"/>
    <w:multiLevelType w:val="hybridMultilevel"/>
    <w:tmpl w:val="8CB80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AD31E2"/>
    <w:multiLevelType w:val="hybridMultilevel"/>
    <w:tmpl w:val="5A7A83FA"/>
    <w:lvl w:ilvl="0" w:tplc="A7EA3C68">
      <w:start w:val="1"/>
      <w:numFmt w:val="upp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2C4F79"/>
    <w:multiLevelType w:val="multilevel"/>
    <w:tmpl w:val="65B6591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2761829"/>
    <w:multiLevelType w:val="multilevel"/>
    <w:tmpl w:val="2A1CD72C"/>
    <w:lvl w:ilvl="0">
      <w:start w:val="1"/>
      <w:numFmt w:val="decimal"/>
      <w:pStyle w:val="Sub1Bab"/>
      <w:lvlText w:val="%1."/>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isLgl/>
      <w:lvlText w:val="%1.%2"/>
      <w:lvlJc w:val="left"/>
      <w:pPr>
        <w:ind w:left="1291" w:hanging="720"/>
      </w:pPr>
      <w:rPr>
        <w:rFonts w:hint="default"/>
      </w:rPr>
    </w:lvl>
    <w:lvl w:ilvl="2">
      <w:start w:val="4"/>
      <w:numFmt w:val="decimal"/>
      <w:isLgl/>
      <w:lvlText w:val="%1.%2.%3"/>
      <w:lvlJc w:val="left"/>
      <w:pPr>
        <w:ind w:left="1502"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284" w:hanging="1080"/>
      </w:pPr>
      <w:rPr>
        <w:rFonts w:hint="default"/>
      </w:rPr>
    </w:lvl>
    <w:lvl w:ilvl="5">
      <w:start w:val="1"/>
      <w:numFmt w:val="decimal"/>
      <w:isLgl/>
      <w:lvlText w:val="%1.%2.%3.%4.%5.%6"/>
      <w:lvlJc w:val="left"/>
      <w:pPr>
        <w:ind w:left="2495" w:hanging="1080"/>
      </w:pPr>
      <w:rPr>
        <w:rFonts w:hint="default"/>
      </w:rPr>
    </w:lvl>
    <w:lvl w:ilvl="6">
      <w:start w:val="1"/>
      <w:numFmt w:val="decimal"/>
      <w:isLgl/>
      <w:lvlText w:val="%1.%2.%3.%4.%5.%6.%7"/>
      <w:lvlJc w:val="left"/>
      <w:pPr>
        <w:ind w:left="3066" w:hanging="1440"/>
      </w:pPr>
      <w:rPr>
        <w:rFonts w:hint="default"/>
      </w:rPr>
    </w:lvl>
    <w:lvl w:ilvl="7">
      <w:start w:val="1"/>
      <w:numFmt w:val="decimal"/>
      <w:isLgl/>
      <w:lvlText w:val="%1.%2.%3.%4.%5.%6.%7.%8"/>
      <w:lvlJc w:val="left"/>
      <w:pPr>
        <w:ind w:left="3277" w:hanging="1440"/>
      </w:pPr>
      <w:rPr>
        <w:rFonts w:hint="default"/>
      </w:rPr>
    </w:lvl>
    <w:lvl w:ilvl="8">
      <w:start w:val="1"/>
      <w:numFmt w:val="decimal"/>
      <w:isLgl/>
      <w:lvlText w:val="%1.%2.%3.%4.%5.%6.%7.%8.%9"/>
      <w:lvlJc w:val="left"/>
      <w:pPr>
        <w:ind w:left="3848" w:hanging="1800"/>
      </w:pPr>
      <w:rPr>
        <w:rFonts w:hint="default"/>
      </w:rPr>
    </w:lvl>
  </w:abstractNum>
  <w:abstractNum w:abstractNumId="37" w15:restartNumberingAfterBreak="0">
    <w:nsid w:val="6A5C1D4A"/>
    <w:multiLevelType w:val="multilevel"/>
    <w:tmpl w:val="CDAAA4B8"/>
    <w:lvl w:ilvl="0">
      <w:start w:val="1"/>
      <w:numFmt w:val="decimal"/>
      <w:lvlText w:val="%1."/>
      <w:lvlJc w:val="left"/>
      <w:pPr>
        <w:ind w:left="720" w:hanging="360"/>
      </w:pPr>
    </w:lvl>
    <w:lvl w:ilvl="1">
      <w:start w:val="1"/>
      <w:numFmt w:val="decimal"/>
      <w:pStyle w:val="Style2"/>
      <w:isLgl/>
      <w:lvlText w:val="%1.%2"/>
      <w:lvlJc w:val="left"/>
      <w:pPr>
        <w:ind w:left="1080" w:hanging="360"/>
      </w:pPr>
      <w:rPr>
        <w:b/>
      </w:rPr>
    </w:lvl>
    <w:lvl w:ilvl="2">
      <w:start w:val="1"/>
      <w:numFmt w:val="decimal"/>
      <w:pStyle w:val="Style3"/>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38" w15:restartNumberingAfterBreak="0">
    <w:nsid w:val="6DB576EC"/>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BA5113"/>
    <w:multiLevelType w:val="hybridMultilevel"/>
    <w:tmpl w:val="205A761E"/>
    <w:lvl w:ilvl="0" w:tplc="F7D666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EEB037E"/>
    <w:multiLevelType w:val="hybridMultilevel"/>
    <w:tmpl w:val="1BC49A4A"/>
    <w:lvl w:ilvl="0" w:tplc="E8326CD8">
      <w:start w:val="1"/>
      <w:numFmt w:val="decimal"/>
      <w:lvlText w:val="%1."/>
      <w:lvlJc w:val="left"/>
      <w:pPr>
        <w:ind w:left="927" w:hanging="360"/>
      </w:pPr>
      <w:rPr>
        <w:rFonts w:eastAsiaTheme="minorHAnsi"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753421C2"/>
    <w:multiLevelType w:val="hybridMultilevel"/>
    <w:tmpl w:val="EAA0A374"/>
    <w:lvl w:ilvl="0" w:tplc="419092D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030458"/>
    <w:multiLevelType w:val="hybridMultilevel"/>
    <w:tmpl w:val="FABA567C"/>
    <w:lvl w:ilvl="0" w:tplc="4B72AF40">
      <w:start w:val="1"/>
      <w:numFmt w:val="decimal"/>
      <w:lvlText w:val="%1."/>
      <w:lvlJc w:val="left"/>
      <w:pPr>
        <w:ind w:left="1211" w:hanging="360"/>
      </w:pPr>
      <w:rPr>
        <w:rFonts w:ascii="Times New Roman" w:eastAsiaTheme="minorHAnsi" w:hAnsi="Times New Roman" w:cs="Times New Roman"/>
        <w:b w:val="0"/>
        <w:color w:val="auto"/>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3" w15:restartNumberingAfterBreak="0">
    <w:nsid w:val="77485C42"/>
    <w:multiLevelType w:val="hybridMultilevel"/>
    <w:tmpl w:val="64F8E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841634"/>
    <w:multiLevelType w:val="hybridMultilevel"/>
    <w:tmpl w:val="8D08E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6C51EC"/>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A854B1"/>
    <w:multiLevelType w:val="hybridMultilevel"/>
    <w:tmpl w:val="97F64DD8"/>
    <w:lvl w:ilvl="0" w:tplc="9E3E2C58">
      <w:start w:val="1"/>
      <w:numFmt w:val="lowerLetter"/>
      <w:lvlText w:val="%1."/>
      <w:lvlJc w:val="left"/>
      <w:pPr>
        <w:ind w:left="720" w:hanging="360"/>
      </w:pPr>
      <w:rPr>
        <w:rFonts w:eastAsiaTheme="minorHAnsi"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6"/>
  </w:num>
  <w:num w:numId="3">
    <w:abstractNumId w:val="39"/>
  </w:num>
  <w:num w:numId="4">
    <w:abstractNumId w:val="18"/>
  </w:num>
  <w:num w:numId="5">
    <w:abstractNumId w:val="42"/>
  </w:num>
  <w:num w:numId="6">
    <w:abstractNumId w:val="27"/>
  </w:num>
  <w:num w:numId="7">
    <w:abstractNumId w:val="36"/>
  </w:num>
  <w:num w:numId="8">
    <w:abstractNumId w:val="5"/>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2"/>
  </w:num>
  <w:num w:numId="13">
    <w:abstractNumId w:val="6"/>
  </w:num>
  <w:num w:numId="14">
    <w:abstractNumId w:val="30"/>
  </w:num>
  <w:num w:numId="15">
    <w:abstractNumId w:val="29"/>
  </w:num>
  <w:num w:numId="16">
    <w:abstractNumId w:val="13"/>
  </w:num>
  <w:num w:numId="17">
    <w:abstractNumId w:val="35"/>
  </w:num>
  <w:num w:numId="18">
    <w:abstractNumId w:val="34"/>
  </w:num>
  <w:num w:numId="19">
    <w:abstractNumId w:val="46"/>
  </w:num>
  <w:num w:numId="20">
    <w:abstractNumId w:val="3"/>
  </w:num>
  <w:num w:numId="21">
    <w:abstractNumId w:val="8"/>
  </w:num>
  <w:num w:numId="22">
    <w:abstractNumId w:val="19"/>
  </w:num>
  <w:num w:numId="23">
    <w:abstractNumId w:val="41"/>
  </w:num>
  <w:num w:numId="24">
    <w:abstractNumId w:val="23"/>
  </w:num>
  <w:num w:numId="25">
    <w:abstractNumId w:val="28"/>
  </w:num>
  <w:num w:numId="26">
    <w:abstractNumId w:val="1"/>
  </w:num>
  <w:num w:numId="27">
    <w:abstractNumId w:val="43"/>
  </w:num>
  <w:num w:numId="28">
    <w:abstractNumId w:val="40"/>
  </w:num>
  <w:num w:numId="29">
    <w:abstractNumId w:val="9"/>
  </w:num>
  <w:num w:numId="30">
    <w:abstractNumId w:val="4"/>
  </w:num>
  <w:num w:numId="31">
    <w:abstractNumId w:val="0"/>
  </w:num>
  <w:num w:numId="32">
    <w:abstractNumId w:val="44"/>
  </w:num>
  <w:num w:numId="33">
    <w:abstractNumId w:val="32"/>
  </w:num>
  <w:num w:numId="34">
    <w:abstractNumId w:val="45"/>
  </w:num>
  <w:num w:numId="35">
    <w:abstractNumId w:val="31"/>
  </w:num>
  <w:num w:numId="36">
    <w:abstractNumId w:val="38"/>
  </w:num>
  <w:num w:numId="37">
    <w:abstractNumId w:val="7"/>
  </w:num>
  <w:num w:numId="38">
    <w:abstractNumId w:val="25"/>
  </w:num>
  <w:num w:numId="39">
    <w:abstractNumId w:val="21"/>
  </w:num>
  <w:num w:numId="40">
    <w:abstractNumId w:val="11"/>
  </w:num>
  <w:num w:numId="41">
    <w:abstractNumId w:val="26"/>
  </w:num>
  <w:num w:numId="42">
    <w:abstractNumId w:val="17"/>
  </w:num>
  <w:num w:numId="43">
    <w:abstractNumId w:val="15"/>
  </w:num>
  <w:num w:numId="44">
    <w:abstractNumId w:val="33"/>
  </w:num>
  <w:num w:numId="45">
    <w:abstractNumId w:val="22"/>
  </w:num>
  <w:num w:numId="46">
    <w:abstractNumId w:val="14"/>
  </w:num>
  <w:num w:numId="47">
    <w:abstractNumId w:val="20"/>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korda Pramartha">
    <w15:presenceInfo w15:providerId="AD" w15:userId="S::cokorda@cs.unud.ac.id::9d0b5fff-525b-4c11-a4cd-8ca7955f27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E09"/>
    <w:rsid w:val="00001188"/>
    <w:rsid w:val="00001A7F"/>
    <w:rsid w:val="000058E4"/>
    <w:rsid w:val="000058F1"/>
    <w:rsid w:val="00006DB9"/>
    <w:rsid w:val="000072F9"/>
    <w:rsid w:val="00007E54"/>
    <w:rsid w:val="00010179"/>
    <w:rsid w:val="00011B8B"/>
    <w:rsid w:val="00011C6A"/>
    <w:rsid w:val="000137B0"/>
    <w:rsid w:val="00016138"/>
    <w:rsid w:val="00020C9E"/>
    <w:rsid w:val="000231F2"/>
    <w:rsid w:val="00025ABB"/>
    <w:rsid w:val="00026166"/>
    <w:rsid w:val="000269FF"/>
    <w:rsid w:val="00026B62"/>
    <w:rsid w:val="00031EDB"/>
    <w:rsid w:val="00033398"/>
    <w:rsid w:val="00033C7F"/>
    <w:rsid w:val="00034691"/>
    <w:rsid w:val="00034879"/>
    <w:rsid w:val="00035F93"/>
    <w:rsid w:val="000374CF"/>
    <w:rsid w:val="00037A7D"/>
    <w:rsid w:val="00040297"/>
    <w:rsid w:val="000426D2"/>
    <w:rsid w:val="000428F9"/>
    <w:rsid w:val="00042FCD"/>
    <w:rsid w:val="00043769"/>
    <w:rsid w:val="0004469B"/>
    <w:rsid w:val="000467E8"/>
    <w:rsid w:val="00046AA9"/>
    <w:rsid w:val="000506FA"/>
    <w:rsid w:val="00051CC2"/>
    <w:rsid w:val="000524BA"/>
    <w:rsid w:val="00056D89"/>
    <w:rsid w:val="000607CB"/>
    <w:rsid w:val="00061693"/>
    <w:rsid w:val="00064466"/>
    <w:rsid w:val="0006634B"/>
    <w:rsid w:val="00066787"/>
    <w:rsid w:val="00067B87"/>
    <w:rsid w:val="0007001E"/>
    <w:rsid w:val="000706A3"/>
    <w:rsid w:val="00072071"/>
    <w:rsid w:val="0007345D"/>
    <w:rsid w:val="0007362C"/>
    <w:rsid w:val="00073B04"/>
    <w:rsid w:val="00075164"/>
    <w:rsid w:val="00076B3C"/>
    <w:rsid w:val="00080575"/>
    <w:rsid w:val="000805CF"/>
    <w:rsid w:val="00082C09"/>
    <w:rsid w:val="00082DC1"/>
    <w:rsid w:val="0008639D"/>
    <w:rsid w:val="00087516"/>
    <w:rsid w:val="0008767B"/>
    <w:rsid w:val="00087F30"/>
    <w:rsid w:val="00090439"/>
    <w:rsid w:val="0009140B"/>
    <w:rsid w:val="00092C59"/>
    <w:rsid w:val="00092C77"/>
    <w:rsid w:val="0009308A"/>
    <w:rsid w:val="000946E0"/>
    <w:rsid w:val="000948D5"/>
    <w:rsid w:val="00094A81"/>
    <w:rsid w:val="00094F2B"/>
    <w:rsid w:val="00095508"/>
    <w:rsid w:val="00096AC9"/>
    <w:rsid w:val="000A1744"/>
    <w:rsid w:val="000A3729"/>
    <w:rsid w:val="000A4D53"/>
    <w:rsid w:val="000A731D"/>
    <w:rsid w:val="000B0CB6"/>
    <w:rsid w:val="000B1E66"/>
    <w:rsid w:val="000B27BE"/>
    <w:rsid w:val="000B4A9A"/>
    <w:rsid w:val="000B69E2"/>
    <w:rsid w:val="000B7003"/>
    <w:rsid w:val="000C39F9"/>
    <w:rsid w:val="000C4199"/>
    <w:rsid w:val="000C5020"/>
    <w:rsid w:val="000C6BAD"/>
    <w:rsid w:val="000C6C39"/>
    <w:rsid w:val="000C7CDF"/>
    <w:rsid w:val="000D02D6"/>
    <w:rsid w:val="000D1A3B"/>
    <w:rsid w:val="000D1B39"/>
    <w:rsid w:val="000D34E8"/>
    <w:rsid w:val="000D3947"/>
    <w:rsid w:val="000D42B0"/>
    <w:rsid w:val="000D62C1"/>
    <w:rsid w:val="000D7445"/>
    <w:rsid w:val="000D7AD3"/>
    <w:rsid w:val="000D7BD4"/>
    <w:rsid w:val="000E0A5E"/>
    <w:rsid w:val="000E13A5"/>
    <w:rsid w:val="000E1705"/>
    <w:rsid w:val="000E3E24"/>
    <w:rsid w:val="000E415B"/>
    <w:rsid w:val="000E63E8"/>
    <w:rsid w:val="000E6BFB"/>
    <w:rsid w:val="000F560A"/>
    <w:rsid w:val="000F5864"/>
    <w:rsid w:val="000F705A"/>
    <w:rsid w:val="000F76F5"/>
    <w:rsid w:val="000F7D3F"/>
    <w:rsid w:val="00101215"/>
    <w:rsid w:val="00101710"/>
    <w:rsid w:val="00101C25"/>
    <w:rsid w:val="001074A9"/>
    <w:rsid w:val="001100CC"/>
    <w:rsid w:val="00110191"/>
    <w:rsid w:val="00111A57"/>
    <w:rsid w:val="00112B52"/>
    <w:rsid w:val="00114B09"/>
    <w:rsid w:val="001174F5"/>
    <w:rsid w:val="00117765"/>
    <w:rsid w:val="00120749"/>
    <w:rsid w:val="00120F23"/>
    <w:rsid w:val="001213F2"/>
    <w:rsid w:val="00121808"/>
    <w:rsid w:val="0012206A"/>
    <w:rsid w:val="00126F44"/>
    <w:rsid w:val="00141971"/>
    <w:rsid w:val="001419D8"/>
    <w:rsid w:val="00142867"/>
    <w:rsid w:val="001433EF"/>
    <w:rsid w:val="00143CFE"/>
    <w:rsid w:val="0014474E"/>
    <w:rsid w:val="001454AF"/>
    <w:rsid w:val="00146DAA"/>
    <w:rsid w:val="00147651"/>
    <w:rsid w:val="001478ED"/>
    <w:rsid w:val="00151F54"/>
    <w:rsid w:val="001575ED"/>
    <w:rsid w:val="001577D8"/>
    <w:rsid w:val="00157E91"/>
    <w:rsid w:val="00161428"/>
    <w:rsid w:val="0017009E"/>
    <w:rsid w:val="00170CF1"/>
    <w:rsid w:val="0017185F"/>
    <w:rsid w:val="00175816"/>
    <w:rsid w:val="00177625"/>
    <w:rsid w:val="001803CD"/>
    <w:rsid w:val="00180AE2"/>
    <w:rsid w:val="001815B5"/>
    <w:rsid w:val="00181D16"/>
    <w:rsid w:val="00182AFD"/>
    <w:rsid w:val="00183BD8"/>
    <w:rsid w:val="00187C4F"/>
    <w:rsid w:val="001907C3"/>
    <w:rsid w:val="00192D87"/>
    <w:rsid w:val="0019451A"/>
    <w:rsid w:val="00195149"/>
    <w:rsid w:val="001957B3"/>
    <w:rsid w:val="00195843"/>
    <w:rsid w:val="001967C9"/>
    <w:rsid w:val="001971C8"/>
    <w:rsid w:val="001A18F3"/>
    <w:rsid w:val="001A1E14"/>
    <w:rsid w:val="001A2DD6"/>
    <w:rsid w:val="001A2DFF"/>
    <w:rsid w:val="001A30A7"/>
    <w:rsid w:val="001A705F"/>
    <w:rsid w:val="001B0843"/>
    <w:rsid w:val="001B1676"/>
    <w:rsid w:val="001B1A02"/>
    <w:rsid w:val="001B1DC9"/>
    <w:rsid w:val="001B296E"/>
    <w:rsid w:val="001B4052"/>
    <w:rsid w:val="001B42CE"/>
    <w:rsid w:val="001B556D"/>
    <w:rsid w:val="001B67E1"/>
    <w:rsid w:val="001C225D"/>
    <w:rsid w:val="001C2E8D"/>
    <w:rsid w:val="001C2F43"/>
    <w:rsid w:val="001C4229"/>
    <w:rsid w:val="001C547C"/>
    <w:rsid w:val="001C65DF"/>
    <w:rsid w:val="001C6A15"/>
    <w:rsid w:val="001D0E40"/>
    <w:rsid w:val="001D17ED"/>
    <w:rsid w:val="001D3E89"/>
    <w:rsid w:val="001E1A5A"/>
    <w:rsid w:val="001E430C"/>
    <w:rsid w:val="001E5CC0"/>
    <w:rsid w:val="001F02AF"/>
    <w:rsid w:val="001F1BF2"/>
    <w:rsid w:val="001F2C8E"/>
    <w:rsid w:val="001F3FB8"/>
    <w:rsid w:val="001F59D6"/>
    <w:rsid w:val="001F5E18"/>
    <w:rsid w:val="001F722D"/>
    <w:rsid w:val="0020346F"/>
    <w:rsid w:val="0020441E"/>
    <w:rsid w:val="0020767B"/>
    <w:rsid w:val="00211C18"/>
    <w:rsid w:val="0021456E"/>
    <w:rsid w:val="002166C1"/>
    <w:rsid w:val="00217075"/>
    <w:rsid w:val="002211C1"/>
    <w:rsid w:val="00222174"/>
    <w:rsid w:val="002229B3"/>
    <w:rsid w:val="002274D5"/>
    <w:rsid w:val="00227557"/>
    <w:rsid w:val="00230033"/>
    <w:rsid w:val="0023005E"/>
    <w:rsid w:val="00231743"/>
    <w:rsid w:val="002335F4"/>
    <w:rsid w:val="00233C32"/>
    <w:rsid w:val="0023400E"/>
    <w:rsid w:val="002365A9"/>
    <w:rsid w:val="002375B8"/>
    <w:rsid w:val="00241154"/>
    <w:rsid w:val="002420A8"/>
    <w:rsid w:val="00251D3C"/>
    <w:rsid w:val="00254E7C"/>
    <w:rsid w:val="0026163C"/>
    <w:rsid w:val="00266B5D"/>
    <w:rsid w:val="00267EA0"/>
    <w:rsid w:val="00272D65"/>
    <w:rsid w:val="00277D4F"/>
    <w:rsid w:val="00277D55"/>
    <w:rsid w:val="00281758"/>
    <w:rsid w:val="0028189F"/>
    <w:rsid w:val="0028226D"/>
    <w:rsid w:val="002836B1"/>
    <w:rsid w:val="00287C31"/>
    <w:rsid w:val="002922A0"/>
    <w:rsid w:val="00292B3F"/>
    <w:rsid w:val="00295E88"/>
    <w:rsid w:val="002A0036"/>
    <w:rsid w:val="002A3069"/>
    <w:rsid w:val="002A3B73"/>
    <w:rsid w:val="002A3C54"/>
    <w:rsid w:val="002A7F74"/>
    <w:rsid w:val="002B0B5A"/>
    <w:rsid w:val="002B1F4A"/>
    <w:rsid w:val="002B5D64"/>
    <w:rsid w:val="002B5F55"/>
    <w:rsid w:val="002C2461"/>
    <w:rsid w:val="002C29F1"/>
    <w:rsid w:val="002C41EF"/>
    <w:rsid w:val="002C4F81"/>
    <w:rsid w:val="002C5610"/>
    <w:rsid w:val="002C6B87"/>
    <w:rsid w:val="002C719C"/>
    <w:rsid w:val="002C7573"/>
    <w:rsid w:val="002D09B1"/>
    <w:rsid w:val="002D0BBA"/>
    <w:rsid w:val="002D1529"/>
    <w:rsid w:val="002D1A55"/>
    <w:rsid w:val="002D1CBF"/>
    <w:rsid w:val="002D4CFB"/>
    <w:rsid w:val="002D511A"/>
    <w:rsid w:val="002E01F2"/>
    <w:rsid w:val="002E02FC"/>
    <w:rsid w:val="002E0453"/>
    <w:rsid w:val="002E0B52"/>
    <w:rsid w:val="002E14D9"/>
    <w:rsid w:val="002E27C4"/>
    <w:rsid w:val="002E33C3"/>
    <w:rsid w:val="002E5E03"/>
    <w:rsid w:val="002F1A2E"/>
    <w:rsid w:val="002F5F26"/>
    <w:rsid w:val="002F7FA5"/>
    <w:rsid w:val="003010B3"/>
    <w:rsid w:val="0030142F"/>
    <w:rsid w:val="00301467"/>
    <w:rsid w:val="00301BC3"/>
    <w:rsid w:val="00302DC1"/>
    <w:rsid w:val="003036EC"/>
    <w:rsid w:val="0030420F"/>
    <w:rsid w:val="00304F3F"/>
    <w:rsid w:val="00304F8B"/>
    <w:rsid w:val="00305DC2"/>
    <w:rsid w:val="0031339D"/>
    <w:rsid w:val="00313D4C"/>
    <w:rsid w:val="00313EC0"/>
    <w:rsid w:val="00316208"/>
    <w:rsid w:val="003170F0"/>
    <w:rsid w:val="00317B19"/>
    <w:rsid w:val="00320694"/>
    <w:rsid w:val="00321A60"/>
    <w:rsid w:val="003224AD"/>
    <w:rsid w:val="003225DB"/>
    <w:rsid w:val="00322972"/>
    <w:rsid w:val="003253AC"/>
    <w:rsid w:val="00325D1B"/>
    <w:rsid w:val="003343A6"/>
    <w:rsid w:val="00341873"/>
    <w:rsid w:val="00342018"/>
    <w:rsid w:val="00342597"/>
    <w:rsid w:val="00344A41"/>
    <w:rsid w:val="003464AA"/>
    <w:rsid w:val="003538DD"/>
    <w:rsid w:val="00355F46"/>
    <w:rsid w:val="0035641C"/>
    <w:rsid w:val="00356A45"/>
    <w:rsid w:val="00360DD8"/>
    <w:rsid w:val="00360F0A"/>
    <w:rsid w:val="00364320"/>
    <w:rsid w:val="00365175"/>
    <w:rsid w:val="00370B56"/>
    <w:rsid w:val="00371F3A"/>
    <w:rsid w:val="003738E5"/>
    <w:rsid w:val="003745E3"/>
    <w:rsid w:val="00374723"/>
    <w:rsid w:val="00374EC6"/>
    <w:rsid w:val="00383792"/>
    <w:rsid w:val="003842B3"/>
    <w:rsid w:val="00390EAA"/>
    <w:rsid w:val="003937D9"/>
    <w:rsid w:val="00395406"/>
    <w:rsid w:val="0039587F"/>
    <w:rsid w:val="00397862"/>
    <w:rsid w:val="003A0059"/>
    <w:rsid w:val="003A2077"/>
    <w:rsid w:val="003A2297"/>
    <w:rsid w:val="003B14F8"/>
    <w:rsid w:val="003C129C"/>
    <w:rsid w:val="003C16EB"/>
    <w:rsid w:val="003C3D74"/>
    <w:rsid w:val="003C3E20"/>
    <w:rsid w:val="003C5E7B"/>
    <w:rsid w:val="003C7C2E"/>
    <w:rsid w:val="003D0D93"/>
    <w:rsid w:val="003D2D42"/>
    <w:rsid w:val="003D52FE"/>
    <w:rsid w:val="003D60F9"/>
    <w:rsid w:val="003D6166"/>
    <w:rsid w:val="003D66EA"/>
    <w:rsid w:val="003E2063"/>
    <w:rsid w:val="003E2110"/>
    <w:rsid w:val="003E28C8"/>
    <w:rsid w:val="003E2B00"/>
    <w:rsid w:val="003E2FB7"/>
    <w:rsid w:val="003E3F0F"/>
    <w:rsid w:val="003E5883"/>
    <w:rsid w:val="003E7250"/>
    <w:rsid w:val="003F2E25"/>
    <w:rsid w:val="003F3084"/>
    <w:rsid w:val="003F3C75"/>
    <w:rsid w:val="003F45DC"/>
    <w:rsid w:val="003F48E0"/>
    <w:rsid w:val="003F624A"/>
    <w:rsid w:val="003F6CC2"/>
    <w:rsid w:val="003F7967"/>
    <w:rsid w:val="0040232A"/>
    <w:rsid w:val="004047A8"/>
    <w:rsid w:val="00404D7F"/>
    <w:rsid w:val="00406855"/>
    <w:rsid w:val="004073E0"/>
    <w:rsid w:val="004138EE"/>
    <w:rsid w:val="00417CEA"/>
    <w:rsid w:val="004200B0"/>
    <w:rsid w:val="00422AD3"/>
    <w:rsid w:val="0042333F"/>
    <w:rsid w:val="004252B4"/>
    <w:rsid w:val="0042548C"/>
    <w:rsid w:val="00427F6F"/>
    <w:rsid w:val="00430714"/>
    <w:rsid w:val="00430E03"/>
    <w:rsid w:val="004319B9"/>
    <w:rsid w:val="004328F1"/>
    <w:rsid w:val="00432C03"/>
    <w:rsid w:val="0043308B"/>
    <w:rsid w:val="00433158"/>
    <w:rsid w:val="00434DFD"/>
    <w:rsid w:val="0043666B"/>
    <w:rsid w:val="00436B3F"/>
    <w:rsid w:val="00441050"/>
    <w:rsid w:val="00443A88"/>
    <w:rsid w:val="004460C4"/>
    <w:rsid w:val="0044751F"/>
    <w:rsid w:val="00450C31"/>
    <w:rsid w:val="00452FF4"/>
    <w:rsid w:val="00453B96"/>
    <w:rsid w:val="00453F17"/>
    <w:rsid w:val="00456E24"/>
    <w:rsid w:val="00460604"/>
    <w:rsid w:val="00462486"/>
    <w:rsid w:val="00462BCA"/>
    <w:rsid w:val="00463B16"/>
    <w:rsid w:val="00463EC9"/>
    <w:rsid w:val="00464A9B"/>
    <w:rsid w:val="00470471"/>
    <w:rsid w:val="0047224C"/>
    <w:rsid w:val="0047557D"/>
    <w:rsid w:val="00475ECB"/>
    <w:rsid w:val="00476EB4"/>
    <w:rsid w:val="00482660"/>
    <w:rsid w:val="00482D52"/>
    <w:rsid w:val="004848A2"/>
    <w:rsid w:val="004866FA"/>
    <w:rsid w:val="00490D93"/>
    <w:rsid w:val="0049451A"/>
    <w:rsid w:val="0049569F"/>
    <w:rsid w:val="004960B0"/>
    <w:rsid w:val="00497AFB"/>
    <w:rsid w:val="004A2E38"/>
    <w:rsid w:val="004A38EB"/>
    <w:rsid w:val="004A58EA"/>
    <w:rsid w:val="004B0AA1"/>
    <w:rsid w:val="004B144A"/>
    <w:rsid w:val="004B18EB"/>
    <w:rsid w:val="004B3AC9"/>
    <w:rsid w:val="004B4268"/>
    <w:rsid w:val="004B4D8C"/>
    <w:rsid w:val="004B5229"/>
    <w:rsid w:val="004B7519"/>
    <w:rsid w:val="004C0875"/>
    <w:rsid w:val="004C12D2"/>
    <w:rsid w:val="004C13CE"/>
    <w:rsid w:val="004C3A6C"/>
    <w:rsid w:val="004C41EE"/>
    <w:rsid w:val="004C4DCE"/>
    <w:rsid w:val="004C711C"/>
    <w:rsid w:val="004D103A"/>
    <w:rsid w:val="004D6806"/>
    <w:rsid w:val="004E65FC"/>
    <w:rsid w:val="004E7013"/>
    <w:rsid w:val="004E7D62"/>
    <w:rsid w:val="004F0D70"/>
    <w:rsid w:val="004F0EE3"/>
    <w:rsid w:val="004F3931"/>
    <w:rsid w:val="004F48F4"/>
    <w:rsid w:val="004F6272"/>
    <w:rsid w:val="004F64D6"/>
    <w:rsid w:val="005028E5"/>
    <w:rsid w:val="00503581"/>
    <w:rsid w:val="005037C9"/>
    <w:rsid w:val="0050380D"/>
    <w:rsid w:val="00507F11"/>
    <w:rsid w:val="0051105D"/>
    <w:rsid w:val="005125D7"/>
    <w:rsid w:val="00512C82"/>
    <w:rsid w:val="0051404A"/>
    <w:rsid w:val="00514E03"/>
    <w:rsid w:val="00514FE2"/>
    <w:rsid w:val="005151F4"/>
    <w:rsid w:val="00516797"/>
    <w:rsid w:val="00524B8B"/>
    <w:rsid w:val="00525CE7"/>
    <w:rsid w:val="00532E90"/>
    <w:rsid w:val="005372CE"/>
    <w:rsid w:val="0054124D"/>
    <w:rsid w:val="00541A6C"/>
    <w:rsid w:val="00544AEC"/>
    <w:rsid w:val="00554898"/>
    <w:rsid w:val="00554B06"/>
    <w:rsid w:val="00556C24"/>
    <w:rsid w:val="00561E9C"/>
    <w:rsid w:val="00562E0F"/>
    <w:rsid w:val="00563E1F"/>
    <w:rsid w:val="00564FC7"/>
    <w:rsid w:val="00567FA9"/>
    <w:rsid w:val="00571242"/>
    <w:rsid w:val="00571C34"/>
    <w:rsid w:val="00574061"/>
    <w:rsid w:val="00574659"/>
    <w:rsid w:val="00576B2C"/>
    <w:rsid w:val="005777A2"/>
    <w:rsid w:val="00581FF0"/>
    <w:rsid w:val="005838FF"/>
    <w:rsid w:val="00586642"/>
    <w:rsid w:val="00586C1B"/>
    <w:rsid w:val="00586E1B"/>
    <w:rsid w:val="00594981"/>
    <w:rsid w:val="00596232"/>
    <w:rsid w:val="00597360"/>
    <w:rsid w:val="005A04C7"/>
    <w:rsid w:val="005A18D4"/>
    <w:rsid w:val="005A2B4F"/>
    <w:rsid w:val="005A2E62"/>
    <w:rsid w:val="005A34CA"/>
    <w:rsid w:val="005A43E5"/>
    <w:rsid w:val="005A59C4"/>
    <w:rsid w:val="005B0387"/>
    <w:rsid w:val="005B208E"/>
    <w:rsid w:val="005B2253"/>
    <w:rsid w:val="005B3BD9"/>
    <w:rsid w:val="005B6461"/>
    <w:rsid w:val="005B6B2B"/>
    <w:rsid w:val="005C1F04"/>
    <w:rsid w:val="005C203E"/>
    <w:rsid w:val="005C2397"/>
    <w:rsid w:val="005C36E5"/>
    <w:rsid w:val="005C59A2"/>
    <w:rsid w:val="005D2551"/>
    <w:rsid w:val="005D7C0E"/>
    <w:rsid w:val="005D7DA6"/>
    <w:rsid w:val="005E05AA"/>
    <w:rsid w:val="005E599B"/>
    <w:rsid w:val="005E6E39"/>
    <w:rsid w:val="005F0C85"/>
    <w:rsid w:val="005F114A"/>
    <w:rsid w:val="005F1564"/>
    <w:rsid w:val="005F436B"/>
    <w:rsid w:val="005F4FDF"/>
    <w:rsid w:val="005F6DD5"/>
    <w:rsid w:val="00601308"/>
    <w:rsid w:val="0060381B"/>
    <w:rsid w:val="00604AD8"/>
    <w:rsid w:val="00605D9A"/>
    <w:rsid w:val="0061127A"/>
    <w:rsid w:val="00612231"/>
    <w:rsid w:val="0061469B"/>
    <w:rsid w:val="00614D87"/>
    <w:rsid w:val="00615443"/>
    <w:rsid w:val="0061549C"/>
    <w:rsid w:val="00623A4A"/>
    <w:rsid w:val="00623F87"/>
    <w:rsid w:val="00624403"/>
    <w:rsid w:val="00625C87"/>
    <w:rsid w:val="006269DC"/>
    <w:rsid w:val="00632C11"/>
    <w:rsid w:val="00633D68"/>
    <w:rsid w:val="00633DA6"/>
    <w:rsid w:val="00640E94"/>
    <w:rsid w:val="00642411"/>
    <w:rsid w:val="006424F6"/>
    <w:rsid w:val="006432C5"/>
    <w:rsid w:val="006441CC"/>
    <w:rsid w:val="00644B11"/>
    <w:rsid w:val="00644DEA"/>
    <w:rsid w:val="00644FFD"/>
    <w:rsid w:val="00654099"/>
    <w:rsid w:val="00656AAE"/>
    <w:rsid w:val="00656FBC"/>
    <w:rsid w:val="0066167B"/>
    <w:rsid w:val="0066241A"/>
    <w:rsid w:val="00662667"/>
    <w:rsid w:val="006639F2"/>
    <w:rsid w:val="00664A9A"/>
    <w:rsid w:val="006678CF"/>
    <w:rsid w:val="00670162"/>
    <w:rsid w:val="006716CA"/>
    <w:rsid w:val="0067263D"/>
    <w:rsid w:val="0067282D"/>
    <w:rsid w:val="00676B15"/>
    <w:rsid w:val="006821A9"/>
    <w:rsid w:val="006856E8"/>
    <w:rsid w:val="00685F2F"/>
    <w:rsid w:val="00686650"/>
    <w:rsid w:val="00692E58"/>
    <w:rsid w:val="006930AD"/>
    <w:rsid w:val="00693EBB"/>
    <w:rsid w:val="00696002"/>
    <w:rsid w:val="0069628C"/>
    <w:rsid w:val="00697450"/>
    <w:rsid w:val="006A17E2"/>
    <w:rsid w:val="006A3921"/>
    <w:rsid w:val="006B01C5"/>
    <w:rsid w:val="006B71C7"/>
    <w:rsid w:val="006B7443"/>
    <w:rsid w:val="006C3406"/>
    <w:rsid w:val="006C39BB"/>
    <w:rsid w:val="006C5963"/>
    <w:rsid w:val="006C5CB6"/>
    <w:rsid w:val="006D1FED"/>
    <w:rsid w:val="006D6717"/>
    <w:rsid w:val="006E0819"/>
    <w:rsid w:val="006E20FF"/>
    <w:rsid w:val="006E3001"/>
    <w:rsid w:val="006E3EF1"/>
    <w:rsid w:val="006E4052"/>
    <w:rsid w:val="006E4234"/>
    <w:rsid w:val="006E6BB1"/>
    <w:rsid w:val="006F0B7A"/>
    <w:rsid w:val="006F1FDE"/>
    <w:rsid w:val="006F25CB"/>
    <w:rsid w:val="006F4F81"/>
    <w:rsid w:val="006F5CEE"/>
    <w:rsid w:val="00711520"/>
    <w:rsid w:val="00711CA7"/>
    <w:rsid w:val="00711D21"/>
    <w:rsid w:val="0071448A"/>
    <w:rsid w:val="00714F3B"/>
    <w:rsid w:val="00725FF4"/>
    <w:rsid w:val="00727528"/>
    <w:rsid w:val="00740558"/>
    <w:rsid w:val="0074262A"/>
    <w:rsid w:val="00744510"/>
    <w:rsid w:val="0074668A"/>
    <w:rsid w:val="00747E05"/>
    <w:rsid w:val="00750E35"/>
    <w:rsid w:val="00750F2C"/>
    <w:rsid w:val="00752722"/>
    <w:rsid w:val="0075345A"/>
    <w:rsid w:val="00756285"/>
    <w:rsid w:val="007603CD"/>
    <w:rsid w:val="00763AEE"/>
    <w:rsid w:val="007643CE"/>
    <w:rsid w:val="00770330"/>
    <w:rsid w:val="00771DE3"/>
    <w:rsid w:val="00771EA7"/>
    <w:rsid w:val="00771F7F"/>
    <w:rsid w:val="00772DDE"/>
    <w:rsid w:val="00772F7A"/>
    <w:rsid w:val="00774744"/>
    <w:rsid w:val="00780B2F"/>
    <w:rsid w:val="0078518E"/>
    <w:rsid w:val="00786AD4"/>
    <w:rsid w:val="007957E3"/>
    <w:rsid w:val="007965A3"/>
    <w:rsid w:val="00796E7F"/>
    <w:rsid w:val="007A43C0"/>
    <w:rsid w:val="007A7974"/>
    <w:rsid w:val="007A7D76"/>
    <w:rsid w:val="007B0EAA"/>
    <w:rsid w:val="007B2A22"/>
    <w:rsid w:val="007B382F"/>
    <w:rsid w:val="007B698F"/>
    <w:rsid w:val="007C057A"/>
    <w:rsid w:val="007C545C"/>
    <w:rsid w:val="007D1735"/>
    <w:rsid w:val="007D2577"/>
    <w:rsid w:val="007D2D52"/>
    <w:rsid w:val="007D4895"/>
    <w:rsid w:val="007D6753"/>
    <w:rsid w:val="007D69F6"/>
    <w:rsid w:val="007D7D76"/>
    <w:rsid w:val="007E197D"/>
    <w:rsid w:val="007E3BF4"/>
    <w:rsid w:val="007E58FF"/>
    <w:rsid w:val="007E6497"/>
    <w:rsid w:val="007E64AD"/>
    <w:rsid w:val="007E6ACF"/>
    <w:rsid w:val="007F01A9"/>
    <w:rsid w:val="007F08D8"/>
    <w:rsid w:val="007F1360"/>
    <w:rsid w:val="007F41C6"/>
    <w:rsid w:val="007F7087"/>
    <w:rsid w:val="008000C2"/>
    <w:rsid w:val="00800A33"/>
    <w:rsid w:val="0080672E"/>
    <w:rsid w:val="0081106A"/>
    <w:rsid w:val="0081296F"/>
    <w:rsid w:val="00813DF0"/>
    <w:rsid w:val="0081595B"/>
    <w:rsid w:val="00815CCD"/>
    <w:rsid w:val="00815DAC"/>
    <w:rsid w:val="008212EA"/>
    <w:rsid w:val="00822117"/>
    <w:rsid w:val="008228A3"/>
    <w:rsid w:val="00825681"/>
    <w:rsid w:val="00826277"/>
    <w:rsid w:val="008271BA"/>
    <w:rsid w:val="008301BB"/>
    <w:rsid w:val="00830AA5"/>
    <w:rsid w:val="0083235B"/>
    <w:rsid w:val="00836264"/>
    <w:rsid w:val="00837D6A"/>
    <w:rsid w:val="008402F0"/>
    <w:rsid w:val="008421B9"/>
    <w:rsid w:val="008461EF"/>
    <w:rsid w:val="008467B7"/>
    <w:rsid w:val="00847A53"/>
    <w:rsid w:val="0085184C"/>
    <w:rsid w:val="00853512"/>
    <w:rsid w:val="008612F2"/>
    <w:rsid w:val="0086137B"/>
    <w:rsid w:val="00861932"/>
    <w:rsid w:val="00862CDD"/>
    <w:rsid w:val="00864A60"/>
    <w:rsid w:val="00864AC4"/>
    <w:rsid w:val="00865448"/>
    <w:rsid w:val="00867026"/>
    <w:rsid w:val="008704CF"/>
    <w:rsid w:val="008712E7"/>
    <w:rsid w:val="0087254B"/>
    <w:rsid w:val="00877BE1"/>
    <w:rsid w:val="00877CEE"/>
    <w:rsid w:val="00880287"/>
    <w:rsid w:val="00881E31"/>
    <w:rsid w:val="008822C2"/>
    <w:rsid w:val="008844A3"/>
    <w:rsid w:val="008862A7"/>
    <w:rsid w:val="0089373C"/>
    <w:rsid w:val="0089386D"/>
    <w:rsid w:val="008945E3"/>
    <w:rsid w:val="008955C7"/>
    <w:rsid w:val="00896919"/>
    <w:rsid w:val="00896F3B"/>
    <w:rsid w:val="008A005B"/>
    <w:rsid w:val="008A09B0"/>
    <w:rsid w:val="008A2021"/>
    <w:rsid w:val="008A24E6"/>
    <w:rsid w:val="008A2CA9"/>
    <w:rsid w:val="008A2D7A"/>
    <w:rsid w:val="008A63F2"/>
    <w:rsid w:val="008B05B1"/>
    <w:rsid w:val="008B1864"/>
    <w:rsid w:val="008B24F2"/>
    <w:rsid w:val="008B4F12"/>
    <w:rsid w:val="008B512E"/>
    <w:rsid w:val="008B7B39"/>
    <w:rsid w:val="008C11CD"/>
    <w:rsid w:val="008C2F96"/>
    <w:rsid w:val="008C4543"/>
    <w:rsid w:val="008D0B8E"/>
    <w:rsid w:val="008D0BBA"/>
    <w:rsid w:val="008D57DC"/>
    <w:rsid w:val="008D5E64"/>
    <w:rsid w:val="008D7401"/>
    <w:rsid w:val="008D7EE7"/>
    <w:rsid w:val="008E0EE7"/>
    <w:rsid w:val="008E2EBF"/>
    <w:rsid w:val="008E3457"/>
    <w:rsid w:val="008E3C39"/>
    <w:rsid w:val="008E42C4"/>
    <w:rsid w:val="008E5C98"/>
    <w:rsid w:val="008E6E97"/>
    <w:rsid w:val="008E7997"/>
    <w:rsid w:val="008F07BA"/>
    <w:rsid w:val="008F097A"/>
    <w:rsid w:val="008F0E2F"/>
    <w:rsid w:val="008F2C8B"/>
    <w:rsid w:val="008F3FE6"/>
    <w:rsid w:val="008F5312"/>
    <w:rsid w:val="0090033F"/>
    <w:rsid w:val="009004A3"/>
    <w:rsid w:val="00901152"/>
    <w:rsid w:val="00901E59"/>
    <w:rsid w:val="00905829"/>
    <w:rsid w:val="009069B3"/>
    <w:rsid w:val="009069C1"/>
    <w:rsid w:val="0091202A"/>
    <w:rsid w:val="009120BE"/>
    <w:rsid w:val="00913D8B"/>
    <w:rsid w:val="009145FB"/>
    <w:rsid w:val="009155C9"/>
    <w:rsid w:val="0091606B"/>
    <w:rsid w:val="00916B88"/>
    <w:rsid w:val="00920758"/>
    <w:rsid w:val="00922292"/>
    <w:rsid w:val="00923E0A"/>
    <w:rsid w:val="00925F99"/>
    <w:rsid w:val="00925FAC"/>
    <w:rsid w:val="00927AA7"/>
    <w:rsid w:val="00932AF2"/>
    <w:rsid w:val="00932F3A"/>
    <w:rsid w:val="009406FC"/>
    <w:rsid w:val="00941692"/>
    <w:rsid w:val="00941BAD"/>
    <w:rsid w:val="009425B4"/>
    <w:rsid w:val="0094577E"/>
    <w:rsid w:val="009472A5"/>
    <w:rsid w:val="00952622"/>
    <w:rsid w:val="0095486D"/>
    <w:rsid w:val="00954FFB"/>
    <w:rsid w:val="00955A49"/>
    <w:rsid w:val="00955B62"/>
    <w:rsid w:val="009561C1"/>
    <w:rsid w:val="00964889"/>
    <w:rsid w:val="009724BB"/>
    <w:rsid w:val="009730B6"/>
    <w:rsid w:val="009748EE"/>
    <w:rsid w:val="00980C00"/>
    <w:rsid w:val="009825A2"/>
    <w:rsid w:val="00985913"/>
    <w:rsid w:val="009868DD"/>
    <w:rsid w:val="00986D60"/>
    <w:rsid w:val="00987AF1"/>
    <w:rsid w:val="0099030F"/>
    <w:rsid w:val="00991C5D"/>
    <w:rsid w:val="00992A98"/>
    <w:rsid w:val="00994983"/>
    <w:rsid w:val="00994E00"/>
    <w:rsid w:val="00996EE2"/>
    <w:rsid w:val="009A4ABE"/>
    <w:rsid w:val="009A506E"/>
    <w:rsid w:val="009B18C2"/>
    <w:rsid w:val="009B2704"/>
    <w:rsid w:val="009B3049"/>
    <w:rsid w:val="009C012B"/>
    <w:rsid w:val="009C0952"/>
    <w:rsid w:val="009C0E6A"/>
    <w:rsid w:val="009C1F11"/>
    <w:rsid w:val="009C4EA3"/>
    <w:rsid w:val="009C5D70"/>
    <w:rsid w:val="009C7592"/>
    <w:rsid w:val="009D00D0"/>
    <w:rsid w:val="009D04B5"/>
    <w:rsid w:val="009D2FA1"/>
    <w:rsid w:val="009D5072"/>
    <w:rsid w:val="009D6371"/>
    <w:rsid w:val="009E107A"/>
    <w:rsid w:val="009E1BD4"/>
    <w:rsid w:val="009E32F8"/>
    <w:rsid w:val="009E7A6C"/>
    <w:rsid w:val="009F012B"/>
    <w:rsid w:val="009F0D7D"/>
    <w:rsid w:val="009F1811"/>
    <w:rsid w:val="009F2328"/>
    <w:rsid w:val="009F4087"/>
    <w:rsid w:val="009F6DB0"/>
    <w:rsid w:val="00A02A4D"/>
    <w:rsid w:val="00A02BD4"/>
    <w:rsid w:val="00A046E8"/>
    <w:rsid w:val="00A06ADC"/>
    <w:rsid w:val="00A071B5"/>
    <w:rsid w:val="00A07581"/>
    <w:rsid w:val="00A101B1"/>
    <w:rsid w:val="00A11316"/>
    <w:rsid w:val="00A114DF"/>
    <w:rsid w:val="00A1275D"/>
    <w:rsid w:val="00A12E69"/>
    <w:rsid w:val="00A13146"/>
    <w:rsid w:val="00A133D8"/>
    <w:rsid w:val="00A143E7"/>
    <w:rsid w:val="00A15EF2"/>
    <w:rsid w:val="00A160C3"/>
    <w:rsid w:val="00A168E1"/>
    <w:rsid w:val="00A20FAA"/>
    <w:rsid w:val="00A21C37"/>
    <w:rsid w:val="00A22763"/>
    <w:rsid w:val="00A22BE7"/>
    <w:rsid w:val="00A23982"/>
    <w:rsid w:val="00A25B70"/>
    <w:rsid w:val="00A276C6"/>
    <w:rsid w:val="00A27912"/>
    <w:rsid w:val="00A27B49"/>
    <w:rsid w:val="00A339A7"/>
    <w:rsid w:val="00A34E82"/>
    <w:rsid w:val="00A406F3"/>
    <w:rsid w:val="00A42008"/>
    <w:rsid w:val="00A42F86"/>
    <w:rsid w:val="00A43F49"/>
    <w:rsid w:val="00A443DF"/>
    <w:rsid w:val="00A44CCE"/>
    <w:rsid w:val="00A47C0E"/>
    <w:rsid w:val="00A5566D"/>
    <w:rsid w:val="00A559BC"/>
    <w:rsid w:val="00A55CB4"/>
    <w:rsid w:val="00A55E1D"/>
    <w:rsid w:val="00A60052"/>
    <w:rsid w:val="00A701E0"/>
    <w:rsid w:val="00A73C74"/>
    <w:rsid w:val="00A7609F"/>
    <w:rsid w:val="00A77122"/>
    <w:rsid w:val="00A77431"/>
    <w:rsid w:val="00A80EE4"/>
    <w:rsid w:val="00A81A91"/>
    <w:rsid w:val="00A81D6C"/>
    <w:rsid w:val="00A82ADF"/>
    <w:rsid w:val="00A85E4F"/>
    <w:rsid w:val="00A85E83"/>
    <w:rsid w:val="00A8637B"/>
    <w:rsid w:val="00A86961"/>
    <w:rsid w:val="00A93F7C"/>
    <w:rsid w:val="00A94880"/>
    <w:rsid w:val="00A96468"/>
    <w:rsid w:val="00A967EF"/>
    <w:rsid w:val="00AA0656"/>
    <w:rsid w:val="00AA22E9"/>
    <w:rsid w:val="00AA605A"/>
    <w:rsid w:val="00AA68DF"/>
    <w:rsid w:val="00AA6AE2"/>
    <w:rsid w:val="00AA7423"/>
    <w:rsid w:val="00AB1916"/>
    <w:rsid w:val="00AB1B91"/>
    <w:rsid w:val="00AB5072"/>
    <w:rsid w:val="00AB6248"/>
    <w:rsid w:val="00AB768E"/>
    <w:rsid w:val="00AC1AFA"/>
    <w:rsid w:val="00AC2381"/>
    <w:rsid w:val="00AC380A"/>
    <w:rsid w:val="00AC43AE"/>
    <w:rsid w:val="00AC46D5"/>
    <w:rsid w:val="00AD04C7"/>
    <w:rsid w:val="00AD3B2B"/>
    <w:rsid w:val="00AD543A"/>
    <w:rsid w:val="00AD6806"/>
    <w:rsid w:val="00AD6E39"/>
    <w:rsid w:val="00AD7027"/>
    <w:rsid w:val="00AE14E3"/>
    <w:rsid w:val="00AE2A04"/>
    <w:rsid w:val="00AE4EB5"/>
    <w:rsid w:val="00AE5391"/>
    <w:rsid w:val="00AE5D8E"/>
    <w:rsid w:val="00AF4817"/>
    <w:rsid w:val="00B0001D"/>
    <w:rsid w:val="00B00CF8"/>
    <w:rsid w:val="00B00F1A"/>
    <w:rsid w:val="00B02009"/>
    <w:rsid w:val="00B02237"/>
    <w:rsid w:val="00B026DF"/>
    <w:rsid w:val="00B028A1"/>
    <w:rsid w:val="00B0333E"/>
    <w:rsid w:val="00B076F5"/>
    <w:rsid w:val="00B10806"/>
    <w:rsid w:val="00B10B30"/>
    <w:rsid w:val="00B11899"/>
    <w:rsid w:val="00B13085"/>
    <w:rsid w:val="00B1595B"/>
    <w:rsid w:val="00B1624C"/>
    <w:rsid w:val="00B235A1"/>
    <w:rsid w:val="00B23B5F"/>
    <w:rsid w:val="00B24D82"/>
    <w:rsid w:val="00B25DC4"/>
    <w:rsid w:val="00B27C72"/>
    <w:rsid w:val="00B30C73"/>
    <w:rsid w:val="00B32A59"/>
    <w:rsid w:val="00B33AA0"/>
    <w:rsid w:val="00B35947"/>
    <w:rsid w:val="00B366E5"/>
    <w:rsid w:val="00B42B20"/>
    <w:rsid w:val="00B42F6F"/>
    <w:rsid w:val="00B45B12"/>
    <w:rsid w:val="00B502D6"/>
    <w:rsid w:val="00B50BAF"/>
    <w:rsid w:val="00B518BA"/>
    <w:rsid w:val="00B5248F"/>
    <w:rsid w:val="00B52C75"/>
    <w:rsid w:val="00B5341E"/>
    <w:rsid w:val="00B55D4B"/>
    <w:rsid w:val="00B61D2A"/>
    <w:rsid w:val="00B6370D"/>
    <w:rsid w:val="00B65DE2"/>
    <w:rsid w:val="00B67148"/>
    <w:rsid w:val="00B72D94"/>
    <w:rsid w:val="00B76F35"/>
    <w:rsid w:val="00B7735A"/>
    <w:rsid w:val="00B774F0"/>
    <w:rsid w:val="00B8011C"/>
    <w:rsid w:val="00B80A52"/>
    <w:rsid w:val="00B80B5C"/>
    <w:rsid w:val="00B83822"/>
    <w:rsid w:val="00B85A28"/>
    <w:rsid w:val="00B86ED1"/>
    <w:rsid w:val="00B8780B"/>
    <w:rsid w:val="00B92EBD"/>
    <w:rsid w:val="00B94111"/>
    <w:rsid w:val="00B946C9"/>
    <w:rsid w:val="00B94F9B"/>
    <w:rsid w:val="00B95BB7"/>
    <w:rsid w:val="00BA0D41"/>
    <w:rsid w:val="00BA602C"/>
    <w:rsid w:val="00BB0022"/>
    <w:rsid w:val="00BB0D43"/>
    <w:rsid w:val="00BB37A9"/>
    <w:rsid w:val="00BB42F9"/>
    <w:rsid w:val="00BB4C2C"/>
    <w:rsid w:val="00BB50A6"/>
    <w:rsid w:val="00BB5870"/>
    <w:rsid w:val="00BC11FD"/>
    <w:rsid w:val="00BC2925"/>
    <w:rsid w:val="00BC2D4E"/>
    <w:rsid w:val="00BC34CC"/>
    <w:rsid w:val="00BC5E8C"/>
    <w:rsid w:val="00BD10DD"/>
    <w:rsid w:val="00BD50A9"/>
    <w:rsid w:val="00BD5F65"/>
    <w:rsid w:val="00BE254C"/>
    <w:rsid w:val="00BE349B"/>
    <w:rsid w:val="00BE68EE"/>
    <w:rsid w:val="00BE7F40"/>
    <w:rsid w:val="00BF01BC"/>
    <w:rsid w:val="00BF06F9"/>
    <w:rsid w:val="00BF0C52"/>
    <w:rsid w:val="00BF5570"/>
    <w:rsid w:val="00BF71A2"/>
    <w:rsid w:val="00BF7740"/>
    <w:rsid w:val="00C0634D"/>
    <w:rsid w:val="00C07213"/>
    <w:rsid w:val="00C07C72"/>
    <w:rsid w:val="00C104E5"/>
    <w:rsid w:val="00C1184C"/>
    <w:rsid w:val="00C12D91"/>
    <w:rsid w:val="00C133F7"/>
    <w:rsid w:val="00C134C8"/>
    <w:rsid w:val="00C13EF8"/>
    <w:rsid w:val="00C1502E"/>
    <w:rsid w:val="00C15986"/>
    <w:rsid w:val="00C165B1"/>
    <w:rsid w:val="00C174CF"/>
    <w:rsid w:val="00C21E65"/>
    <w:rsid w:val="00C25860"/>
    <w:rsid w:val="00C260C1"/>
    <w:rsid w:val="00C2666F"/>
    <w:rsid w:val="00C31206"/>
    <w:rsid w:val="00C330E3"/>
    <w:rsid w:val="00C34D22"/>
    <w:rsid w:val="00C35DE3"/>
    <w:rsid w:val="00C36A8F"/>
    <w:rsid w:val="00C37469"/>
    <w:rsid w:val="00C4020A"/>
    <w:rsid w:val="00C405E0"/>
    <w:rsid w:val="00C4369E"/>
    <w:rsid w:val="00C4786D"/>
    <w:rsid w:val="00C47E60"/>
    <w:rsid w:val="00C53586"/>
    <w:rsid w:val="00C53BF9"/>
    <w:rsid w:val="00C6226F"/>
    <w:rsid w:val="00C676AA"/>
    <w:rsid w:val="00C71923"/>
    <w:rsid w:val="00C745D8"/>
    <w:rsid w:val="00C76031"/>
    <w:rsid w:val="00C7729F"/>
    <w:rsid w:val="00C803BC"/>
    <w:rsid w:val="00C81E1D"/>
    <w:rsid w:val="00C835D6"/>
    <w:rsid w:val="00C83B6D"/>
    <w:rsid w:val="00C84551"/>
    <w:rsid w:val="00C8458F"/>
    <w:rsid w:val="00C845C0"/>
    <w:rsid w:val="00C86C41"/>
    <w:rsid w:val="00C90009"/>
    <w:rsid w:val="00C91328"/>
    <w:rsid w:val="00C93056"/>
    <w:rsid w:val="00C9362A"/>
    <w:rsid w:val="00C93B87"/>
    <w:rsid w:val="00C96262"/>
    <w:rsid w:val="00C96D8D"/>
    <w:rsid w:val="00C96ECA"/>
    <w:rsid w:val="00CA0C31"/>
    <w:rsid w:val="00CA73EA"/>
    <w:rsid w:val="00CB2B35"/>
    <w:rsid w:val="00CB2F59"/>
    <w:rsid w:val="00CB36A5"/>
    <w:rsid w:val="00CB371C"/>
    <w:rsid w:val="00CB4FB1"/>
    <w:rsid w:val="00CC4F70"/>
    <w:rsid w:val="00CC4F83"/>
    <w:rsid w:val="00CC5EB2"/>
    <w:rsid w:val="00CD0E81"/>
    <w:rsid w:val="00CD1D93"/>
    <w:rsid w:val="00CD3A8A"/>
    <w:rsid w:val="00CD4E1C"/>
    <w:rsid w:val="00CD52FC"/>
    <w:rsid w:val="00CE263E"/>
    <w:rsid w:val="00CE4BA8"/>
    <w:rsid w:val="00CE64BC"/>
    <w:rsid w:val="00CE6EE2"/>
    <w:rsid w:val="00CF1C13"/>
    <w:rsid w:val="00CF21C5"/>
    <w:rsid w:val="00CF278D"/>
    <w:rsid w:val="00CF3A1B"/>
    <w:rsid w:val="00CF4514"/>
    <w:rsid w:val="00CF468B"/>
    <w:rsid w:val="00CF74A6"/>
    <w:rsid w:val="00D003A8"/>
    <w:rsid w:val="00D01B89"/>
    <w:rsid w:val="00D02738"/>
    <w:rsid w:val="00D04321"/>
    <w:rsid w:val="00D1137F"/>
    <w:rsid w:val="00D13545"/>
    <w:rsid w:val="00D1480E"/>
    <w:rsid w:val="00D14849"/>
    <w:rsid w:val="00D20926"/>
    <w:rsid w:val="00D22AB1"/>
    <w:rsid w:val="00D30128"/>
    <w:rsid w:val="00D302B6"/>
    <w:rsid w:val="00D307B3"/>
    <w:rsid w:val="00D34448"/>
    <w:rsid w:val="00D3528F"/>
    <w:rsid w:val="00D354BA"/>
    <w:rsid w:val="00D35ADB"/>
    <w:rsid w:val="00D42FAF"/>
    <w:rsid w:val="00D5519B"/>
    <w:rsid w:val="00D56224"/>
    <w:rsid w:val="00D56CF7"/>
    <w:rsid w:val="00D60414"/>
    <w:rsid w:val="00D62C75"/>
    <w:rsid w:val="00D63D05"/>
    <w:rsid w:val="00D6404D"/>
    <w:rsid w:val="00D661F5"/>
    <w:rsid w:val="00D67BEE"/>
    <w:rsid w:val="00D72980"/>
    <w:rsid w:val="00D72F05"/>
    <w:rsid w:val="00D7366C"/>
    <w:rsid w:val="00D760FE"/>
    <w:rsid w:val="00D807B8"/>
    <w:rsid w:val="00D817F0"/>
    <w:rsid w:val="00D90E09"/>
    <w:rsid w:val="00D92C8C"/>
    <w:rsid w:val="00D94324"/>
    <w:rsid w:val="00D94EEA"/>
    <w:rsid w:val="00DA17CD"/>
    <w:rsid w:val="00DA1E39"/>
    <w:rsid w:val="00DA2591"/>
    <w:rsid w:val="00DA2DB0"/>
    <w:rsid w:val="00DA37A9"/>
    <w:rsid w:val="00DA7057"/>
    <w:rsid w:val="00DB01F5"/>
    <w:rsid w:val="00DB18B0"/>
    <w:rsid w:val="00DB1BA7"/>
    <w:rsid w:val="00DB3333"/>
    <w:rsid w:val="00DB7571"/>
    <w:rsid w:val="00DC1D34"/>
    <w:rsid w:val="00DC5F15"/>
    <w:rsid w:val="00DD0706"/>
    <w:rsid w:val="00DD33ED"/>
    <w:rsid w:val="00DD5532"/>
    <w:rsid w:val="00DD7405"/>
    <w:rsid w:val="00DD774C"/>
    <w:rsid w:val="00DE03B7"/>
    <w:rsid w:val="00DE2A94"/>
    <w:rsid w:val="00DE2DB5"/>
    <w:rsid w:val="00DE31A8"/>
    <w:rsid w:val="00DE5A84"/>
    <w:rsid w:val="00DE6414"/>
    <w:rsid w:val="00DF19CF"/>
    <w:rsid w:val="00DF2FB7"/>
    <w:rsid w:val="00DF4CD7"/>
    <w:rsid w:val="00DF628D"/>
    <w:rsid w:val="00DF65EB"/>
    <w:rsid w:val="00E00FD0"/>
    <w:rsid w:val="00E02ED4"/>
    <w:rsid w:val="00E0325A"/>
    <w:rsid w:val="00E048F7"/>
    <w:rsid w:val="00E053E1"/>
    <w:rsid w:val="00E067B5"/>
    <w:rsid w:val="00E113C2"/>
    <w:rsid w:val="00E1188B"/>
    <w:rsid w:val="00E12163"/>
    <w:rsid w:val="00E121AE"/>
    <w:rsid w:val="00E13963"/>
    <w:rsid w:val="00E169E4"/>
    <w:rsid w:val="00E16FCD"/>
    <w:rsid w:val="00E203F5"/>
    <w:rsid w:val="00E22347"/>
    <w:rsid w:val="00E232E4"/>
    <w:rsid w:val="00E23C93"/>
    <w:rsid w:val="00E25017"/>
    <w:rsid w:val="00E262DD"/>
    <w:rsid w:val="00E26EBD"/>
    <w:rsid w:val="00E31046"/>
    <w:rsid w:val="00E31533"/>
    <w:rsid w:val="00E3361F"/>
    <w:rsid w:val="00E368A2"/>
    <w:rsid w:val="00E36A92"/>
    <w:rsid w:val="00E4034F"/>
    <w:rsid w:val="00E406A7"/>
    <w:rsid w:val="00E4091D"/>
    <w:rsid w:val="00E43C58"/>
    <w:rsid w:val="00E50D1B"/>
    <w:rsid w:val="00E537CD"/>
    <w:rsid w:val="00E60D31"/>
    <w:rsid w:val="00E617E7"/>
    <w:rsid w:val="00E63A6D"/>
    <w:rsid w:val="00E63E98"/>
    <w:rsid w:val="00E66166"/>
    <w:rsid w:val="00E6677E"/>
    <w:rsid w:val="00E705CF"/>
    <w:rsid w:val="00E70E41"/>
    <w:rsid w:val="00E75ACF"/>
    <w:rsid w:val="00E7710B"/>
    <w:rsid w:val="00E77596"/>
    <w:rsid w:val="00E82A6D"/>
    <w:rsid w:val="00E83082"/>
    <w:rsid w:val="00E85589"/>
    <w:rsid w:val="00E86BF8"/>
    <w:rsid w:val="00E87110"/>
    <w:rsid w:val="00E87DF6"/>
    <w:rsid w:val="00E87E9E"/>
    <w:rsid w:val="00E90623"/>
    <w:rsid w:val="00E916E5"/>
    <w:rsid w:val="00E94576"/>
    <w:rsid w:val="00E94860"/>
    <w:rsid w:val="00E95159"/>
    <w:rsid w:val="00E95BFD"/>
    <w:rsid w:val="00E97DBF"/>
    <w:rsid w:val="00EA17DF"/>
    <w:rsid w:val="00EA2B14"/>
    <w:rsid w:val="00EA5FCD"/>
    <w:rsid w:val="00EA67EC"/>
    <w:rsid w:val="00EA6C0C"/>
    <w:rsid w:val="00EA713E"/>
    <w:rsid w:val="00EA73EC"/>
    <w:rsid w:val="00EB3C51"/>
    <w:rsid w:val="00EC6729"/>
    <w:rsid w:val="00EE0862"/>
    <w:rsid w:val="00EE21E9"/>
    <w:rsid w:val="00EE2422"/>
    <w:rsid w:val="00EE39CC"/>
    <w:rsid w:val="00EE67A6"/>
    <w:rsid w:val="00EF0F13"/>
    <w:rsid w:val="00EF26FF"/>
    <w:rsid w:val="00EF394D"/>
    <w:rsid w:val="00EF42A0"/>
    <w:rsid w:val="00EF4A1C"/>
    <w:rsid w:val="00EF5E5B"/>
    <w:rsid w:val="00EF7EB8"/>
    <w:rsid w:val="00F01DBA"/>
    <w:rsid w:val="00F06729"/>
    <w:rsid w:val="00F12A13"/>
    <w:rsid w:val="00F12FD7"/>
    <w:rsid w:val="00F16AA7"/>
    <w:rsid w:val="00F16C54"/>
    <w:rsid w:val="00F21258"/>
    <w:rsid w:val="00F22D2B"/>
    <w:rsid w:val="00F23DCA"/>
    <w:rsid w:val="00F26864"/>
    <w:rsid w:val="00F303C7"/>
    <w:rsid w:val="00F326A7"/>
    <w:rsid w:val="00F327A5"/>
    <w:rsid w:val="00F32AA2"/>
    <w:rsid w:val="00F340CD"/>
    <w:rsid w:val="00F35868"/>
    <w:rsid w:val="00F37DFE"/>
    <w:rsid w:val="00F402F8"/>
    <w:rsid w:val="00F40D07"/>
    <w:rsid w:val="00F434AF"/>
    <w:rsid w:val="00F464FD"/>
    <w:rsid w:val="00F466D1"/>
    <w:rsid w:val="00F46A10"/>
    <w:rsid w:val="00F5582C"/>
    <w:rsid w:val="00F5712A"/>
    <w:rsid w:val="00F61FDE"/>
    <w:rsid w:val="00F63548"/>
    <w:rsid w:val="00F63D03"/>
    <w:rsid w:val="00F646AC"/>
    <w:rsid w:val="00F71252"/>
    <w:rsid w:val="00F713DF"/>
    <w:rsid w:val="00F72406"/>
    <w:rsid w:val="00F73647"/>
    <w:rsid w:val="00F73A08"/>
    <w:rsid w:val="00F776F8"/>
    <w:rsid w:val="00F77982"/>
    <w:rsid w:val="00F82639"/>
    <w:rsid w:val="00F829CF"/>
    <w:rsid w:val="00F832CC"/>
    <w:rsid w:val="00F840AE"/>
    <w:rsid w:val="00F840FE"/>
    <w:rsid w:val="00F86354"/>
    <w:rsid w:val="00F870C7"/>
    <w:rsid w:val="00F93DEC"/>
    <w:rsid w:val="00F94748"/>
    <w:rsid w:val="00F9584D"/>
    <w:rsid w:val="00F95C0E"/>
    <w:rsid w:val="00FA1A81"/>
    <w:rsid w:val="00FA1E1F"/>
    <w:rsid w:val="00FA3E3A"/>
    <w:rsid w:val="00FB15F9"/>
    <w:rsid w:val="00FB3BF1"/>
    <w:rsid w:val="00FB58C7"/>
    <w:rsid w:val="00FC0C98"/>
    <w:rsid w:val="00FC1518"/>
    <w:rsid w:val="00FC1725"/>
    <w:rsid w:val="00FC211E"/>
    <w:rsid w:val="00FC3609"/>
    <w:rsid w:val="00FC3904"/>
    <w:rsid w:val="00FC408A"/>
    <w:rsid w:val="00FC5033"/>
    <w:rsid w:val="00FC769E"/>
    <w:rsid w:val="00FC7B25"/>
    <w:rsid w:val="00FC7B63"/>
    <w:rsid w:val="00FD2663"/>
    <w:rsid w:val="00FD2CE3"/>
    <w:rsid w:val="00FD7401"/>
    <w:rsid w:val="00FE3DB6"/>
    <w:rsid w:val="00FE3E31"/>
    <w:rsid w:val="00FE69D9"/>
    <w:rsid w:val="00FF1B6A"/>
    <w:rsid w:val="00FF30A3"/>
    <w:rsid w:val="00FF4EF0"/>
    <w:rsid w:val="00FF5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C1FE1"/>
  <w15:chartTrackingRefBased/>
  <w15:docId w15:val="{AA2049F1-A22E-45F9-85DF-A17080DCD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7450"/>
    <w:pPr>
      <w:keepNext/>
      <w:keepLines/>
      <w:spacing w:before="240" w:after="0"/>
      <w:outlineLvl w:val="0"/>
    </w:pPr>
    <w:rPr>
      <w:rFonts w:ascii="Cambria" w:eastAsia="Times New Roman" w:hAnsi="Cambria" w:cs="Times New Roman"/>
      <w:color w:val="365F91"/>
      <w:sz w:val="32"/>
      <w:szCs w:val="32"/>
    </w:rPr>
  </w:style>
  <w:style w:type="paragraph" w:styleId="Heading2">
    <w:name w:val="heading 2"/>
    <w:basedOn w:val="Normal"/>
    <w:next w:val="Normal"/>
    <w:link w:val="Heading2Char"/>
    <w:uiPriority w:val="9"/>
    <w:unhideWhenUsed/>
    <w:qFormat/>
    <w:rsid w:val="00837D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7D6A"/>
    <w:pPr>
      <w:keepNext/>
      <w:keepLines/>
      <w:spacing w:before="40" w:after="0" w:line="256"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B296E"/>
    <w:pPr>
      <w:ind w:left="720"/>
      <w:contextualSpacing/>
    </w:pPr>
  </w:style>
  <w:style w:type="character" w:customStyle="1" w:styleId="fontstyle21">
    <w:name w:val="fontstyle21"/>
    <w:rsid w:val="005B2253"/>
    <w:rPr>
      <w:rFonts w:ascii="CMSY10" w:hAnsi="CMSY10" w:hint="default"/>
      <w:b w:val="0"/>
      <w:bCs w:val="0"/>
      <w:i w:val="0"/>
      <w:iCs w:val="0"/>
      <w:color w:val="000000"/>
      <w:sz w:val="22"/>
      <w:szCs w:val="22"/>
    </w:rPr>
  </w:style>
  <w:style w:type="character" w:styleId="Hyperlink">
    <w:name w:val="Hyperlink"/>
    <w:uiPriority w:val="99"/>
    <w:unhideWhenUsed/>
    <w:rsid w:val="00697450"/>
    <w:rPr>
      <w:color w:val="0563C1"/>
      <w:u w:val="single"/>
    </w:rPr>
  </w:style>
  <w:style w:type="character" w:customStyle="1" w:styleId="Heading1Char">
    <w:name w:val="Heading 1 Char"/>
    <w:basedOn w:val="DefaultParagraphFont"/>
    <w:link w:val="Heading1"/>
    <w:uiPriority w:val="9"/>
    <w:rsid w:val="00697450"/>
    <w:rPr>
      <w:rFonts w:ascii="Cambria" w:eastAsia="Times New Roman" w:hAnsi="Cambria" w:cs="Times New Roman"/>
      <w:color w:val="365F91"/>
      <w:sz w:val="32"/>
      <w:szCs w:val="32"/>
    </w:rPr>
  </w:style>
  <w:style w:type="character" w:customStyle="1" w:styleId="fontstyle01">
    <w:name w:val="fontstyle01"/>
    <w:basedOn w:val="DefaultParagraphFont"/>
    <w:rsid w:val="0091202A"/>
    <w:rPr>
      <w:rFonts w:ascii="Calibri" w:hAnsi="Calibri" w:cs="Calibri" w:hint="default"/>
      <w:b w:val="0"/>
      <w:bCs w:val="0"/>
      <w:i w:val="0"/>
      <w:iCs w:val="0"/>
      <w:color w:val="000000"/>
      <w:sz w:val="22"/>
      <w:szCs w:val="22"/>
    </w:rPr>
  </w:style>
  <w:style w:type="paragraph" w:styleId="Header">
    <w:name w:val="header"/>
    <w:basedOn w:val="Normal"/>
    <w:link w:val="HeaderChar"/>
    <w:uiPriority w:val="99"/>
    <w:unhideWhenUsed/>
    <w:rsid w:val="00A73C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C74"/>
  </w:style>
  <w:style w:type="paragraph" w:styleId="Footer">
    <w:name w:val="footer"/>
    <w:basedOn w:val="Normal"/>
    <w:link w:val="FooterChar"/>
    <w:uiPriority w:val="99"/>
    <w:unhideWhenUsed/>
    <w:rsid w:val="00A73C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C74"/>
  </w:style>
  <w:style w:type="paragraph" w:styleId="Caption">
    <w:name w:val="caption"/>
    <w:basedOn w:val="Normal"/>
    <w:next w:val="Normal"/>
    <w:link w:val="CaptionChar"/>
    <w:uiPriority w:val="35"/>
    <w:unhideWhenUsed/>
    <w:qFormat/>
    <w:rsid w:val="00066787"/>
    <w:pPr>
      <w:spacing w:after="0" w:line="360" w:lineRule="auto"/>
      <w:jc w:val="center"/>
    </w:pPr>
    <w:rPr>
      <w:rFonts w:ascii="Times New Roman" w:eastAsia="Calibri" w:hAnsi="Times New Roman" w:cs="Times New Roman"/>
      <w:iCs/>
      <w:noProof/>
      <w:sz w:val="24"/>
      <w:szCs w:val="24"/>
      <w:lang w:val="id-ID"/>
    </w:rPr>
  </w:style>
  <w:style w:type="table" w:styleId="TableGrid">
    <w:name w:val="Table Grid"/>
    <w:basedOn w:val="TableNormal"/>
    <w:uiPriority w:val="39"/>
    <w:rsid w:val="00E50D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50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50D1B"/>
    <w:rPr>
      <w:rFonts w:ascii="Courier New" w:eastAsia="Times New Roman" w:hAnsi="Courier New" w:cs="Courier New"/>
      <w:sz w:val="20"/>
      <w:szCs w:val="20"/>
    </w:rPr>
  </w:style>
  <w:style w:type="character" w:styleId="PlaceholderText">
    <w:name w:val="Placeholder Text"/>
    <w:basedOn w:val="DefaultParagraphFont"/>
    <w:uiPriority w:val="99"/>
    <w:semiHidden/>
    <w:rsid w:val="009F012B"/>
    <w:rPr>
      <w:color w:val="808080"/>
    </w:rPr>
  </w:style>
  <w:style w:type="paragraph" w:styleId="TOCHeading">
    <w:name w:val="TOC Heading"/>
    <w:basedOn w:val="Heading1"/>
    <w:next w:val="Normal"/>
    <w:uiPriority w:val="39"/>
    <w:unhideWhenUsed/>
    <w:qFormat/>
    <w:rsid w:val="000E13A5"/>
    <w:pPr>
      <w:outlineLvl w:val="9"/>
    </w:pPr>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644B11"/>
    <w:pPr>
      <w:tabs>
        <w:tab w:val="right" w:leader="dot" w:pos="7927"/>
      </w:tabs>
      <w:spacing w:after="100"/>
    </w:pPr>
  </w:style>
  <w:style w:type="paragraph" w:styleId="TOC2">
    <w:name w:val="toc 2"/>
    <w:basedOn w:val="Normal"/>
    <w:next w:val="Normal"/>
    <w:autoRedefine/>
    <w:uiPriority w:val="39"/>
    <w:unhideWhenUsed/>
    <w:rsid w:val="000E13A5"/>
    <w:pPr>
      <w:spacing w:after="100"/>
      <w:ind w:left="220"/>
    </w:pPr>
  </w:style>
  <w:style w:type="paragraph" w:styleId="TOC3">
    <w:name w:val="toc 3"/>
    <w:basedOn w:val="Normal"/>
    <w:next w:val="Normal"/>
    <w:autoRedefine/>
    <w:uiPriority w:val="39"/>
    <w:unhideWhenUsed/>
    <w:rsid w:val="000E13A5"/>
    <w:pPr>
      <w:spacing w:after="100"/>
      <w:ind w:left="440"/>
    </w:pPr>
  </w:style>
  <w:style w:type="paragraph" w:styleId="TableofFigures">
    <w:name w:val="table of figures"/>
    <w:basedOn w:val="Normal"/>
    <w:next w:val="Normal"/>
    <w:uiPriority w:val="99"/>
    <w:unhideWhenUsed/>
    <w:rsid w:val="000E13A5"/>
    <w:pPr>
      <w:spacing w:after="0"/>
    </w:pPr>
  </w:style>
  <w:style w:type="paragraph" w:styleId="BalloonText">
    <w:name w:val="Balloon Text"/>
    <w:basedOn w:val="Normal"/>
    <w:link w:val="BalloonTextChar"/>
    <w:uiPriority w:val="99"/>
    <w:semiHidden/>
    <w:unhideWhenUsed/>
    <w:rsid w:val="006D1F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1FED"/>
    <w:rPr>
      <w:rFonts w:ascii="Segoe UI" w:hAnsi="Segoe UI" w:cs="Segoe UI"/>
      <w:sz w:val="18"/>
      <w:szCs w:val="18"/>
    </w:rPr>
  </w:style>
  <w:style w:type="character" w:styleId="CommentReference">
    <w:name w:val="annotation reference"/>
    <w:basedOn w:val="DefaultParagraphFont"/>
    <w:uiPriority w:val="99"/>
    <w:semiHidden/>
    <w:unhideWhenUsed/>
    <w:rsid w:val="00E203F5"/>
    <w:rPr>
      <w:sz w:val="16"/>
      <w:szCs w:val="16"/>
    </w:rPr>
  </w:style>
  <w:style w:type="paragraph" w:styleId="CommentText">
    <w:name w:val="annotation text"/>
    <w:basedOn w:val="Normal"/>
    <w:link w:val="CommentTextChar"/>
    <w:uiPriority w:val="99"/>
    <w:semiHidden/>
    <w:unhideWhenUsed/>
    <w:rsid w:val="00E203F5"/>
    <w:pPr>
      <w:spacing w:line="240" w:lineRule="auto"/>
    </w:pPr>
    <w:rPr>
      <w:sz w:val="20"/>
      <w:szCs w:val="20"/>
    </w:rPr>
  </w:style>
  <w:style w:type="character" w:customStyle="1" w:styleId="CommentTextChar">
    <w:name w:val="Comment Text Char"/>
    <w:basedOn w:val="DefaultParagraphFont"/>
    <w:link w:val="CommentText"/>
    <w:uiPriority w:val="99"/>
    <w:semiHidden/>
    <w:rsid w:val="00E203F5"/>
    <w:rPr>
      <w:sz w:val="20"/>
      <w:szCs w:val="20"/>
    </w:rPr>
  </w:style>
  <w:style w:type="paragraph" w:styleId="CommentSubject">
    <w:name w:val="annotation subject"/>
    <w:basedOn w:val="CommentText"/>
    <w:next w:val="CommentText"/>
    <w:link w:val="CommentSubjectChar"/>
    <w:uiPriority w:val="99"/>
    <w:semiHidden/>
    <w:unhideWhenUsed/>
    <w:rsid w:val="00E203F5"/>
    <w:rPr>
      <w:b/>
      <w:bCs/>
    </w:rPr>
  </w:style>
  <w:style w:type="character" w:customStyle="1" w:styleId="CommentSubjectChar">
    <w:name w:val="Comment Subject Char"/>
    <w:basedOn w:val="CommentTextChar"/>
    <w:link w:val="CommentSubject"/>
    <w:uiPriority w:val="99"/>
    <w:semiHidden/>
    <w:rsid w:val="00E203F5"/>
    <w:rPr>
      <w:b/>
      <w:bCs/>
      <w:sz w:val="20"/>
      <w:szCs w:val="20"/>
    </w:rPr>
  </w:style>
  <w:style w:type="character" w:styleId="FootnoteReference">
    <w:name w:val="footnote reference"/>
    <w:basedOn w:val="DefaultParagraphFont"/>
    <w:uiPriority w:val="99"/>
    <w:semiHidden/>
    <w:unhideWhenUsed/>
    <w:rsid w:val="00E87110"/>
    <w:rPr>
      <w:vertAlign w:val="superscript"/>
    </w:rPr>
  </w:style>
  <w:style w:type="character" w:customStyle="1" w:styleId="ListParagraphChar">
    <w:name w:val="List Paragraph Char"/>
    <w:link w:val="ListParagraph"/>
    <w:uiPriority w:val="34"/>
    <w:rsid w:val="00E87110"/>
  </w:style>
  <w:style w:type="paragraph" w:customStyle="1" w:styleId="Sub1Bab">
    <w:name w:val="Sub1Bab"/>
    <w:basedOn w:val="Heading1"/>
    <w:rsid w:val="00422AD3"/>
    <w:pPr>
      <w:numPr>
        <w:numId w:val="7"/>
      </w:numPr>
      <w:spacing w:before="0" w:line="360" w:lineRule="auto"/>
      <w:ind w:left="426" w:hanging="426"/>
    </w:pPr>
    <w:rPr>
      <w:rFonts w:ascii="Times New Roman" w:hAnsi="Times New Roman"/>
      <w:b/>
      <w:color w:val="auto"/>
      <w:sz w:val="24"/>
      <w:szCs w:val="24"/>
      <w:lang w:val="en-ID"/>
    </w:rPr>
  </w:style>
  <w:style w:type="paragraph" w:customStyle="1" w:styleId="IsiSub3Bab">
    <w:name w:val="IsiSub3Bab"/>
    <w:basedOn w:val="Normal"/>
    <w:link w:val="IsiSub3BabChar"/>
    <w:qFormat/>
    <w:rsid w:val="00F326A7"/>
    <w:pPr>
      <w:spacing w:after="0" w:line="360" w:lineRule="auto"/>
      <w:ind w:left="426" w:firstLine="567"/>
      <w:jc w:val="both"/>
    </w:pPr>
    <w:rPr>
      <w:rFonts w:ascii="Times New Roman" w:eastAsia="Calibri" w:hAnsi="Times New Roman" w:cs="Times New Roman"/>
      <w:noProof/>
      <w:sz w:val="24"/>
      <w:szCs w:val="24"/>
      <w:lang w:val="en-ID"/>
    </w:rPr>
  </w:style>
  <w:style w:type="character" w:customStyle="1" w:styleId="IsiSub3BabChar">
    <w:name w:val="IsiSub3Bab Char"/>
    <w:basedOn w:val="DefaultParagraphFont"/>
    <w:link w:val="IsiSub3Bab"/>
    <w:rsid w:val="00F326A7"/>
    <w:rPr>
      <w:rFonts w:ascii="Times New Roman" w:eastAsia="Calibri" w:hAnsi="Times New Roman" w:cs="Times New Roman"/>
      <w:noProof/>
      <w:sz w:val="24"/>
      <w:szCs w:val="24"/>
      <w:lang w:val="en-ID"/>
    </w:rPr>
  </w:style>
  <w:style w:type="paragraph" w:customStyle="1" w:styleId="6221">
    <w:name w:val="6.2.2.1"/>
    <w:basedOn w:val="IsiSub3Bab"/>
    <w:link w:val="6221Char"/>
    <w:rsid w:val="0030142F"/>
  </w:style>
  <w:style w:type="character" w:customStyle="1" w:styleId="6221Char">
    <w:name w:val="6.2.2.1 Char"/>
    <w:basedOn w:val="IsiSub3BabChar"/>
    <w:link w:val="6221"/>
    <w:rsid w:val="0030142F"/>
    <w:rPr>
      <w:rFonts w:ascii="Times New Roman" w:eastAsia="Calibri" w:hAnsi="Times New Roman" w:cs="Times New Roman"/>
      <w:noProof/>
      <w:sz w:val="24"/>
      <w:szCs w:val="24"/>
      <w:lang w:val="en-ID"/>
    </w:rPr>
  </w:style>
  <w:style w:type="paragraph" w:customStyle="1" w:styleId="IsiSubBab">
    <w:name w:val="IsiSubBab"/>
    <w:basedOn w:val="ListParagraph"/>
    <w:link w:val="IsiSubBabChar"/>
    <w:qFormat/>
    <w:rsid w:val="00370B56"/>
    <w:pPr>
      <w:spacing w:after="0" w:line="360" w:lineRule="auto"/>
      <w:ind w:left="0" w:firstLine="851"/>
      <w:jc w:val="both"/>
    </w:pPr>
    <w:rPr>
      <w:rFonts w:ascii="Times New Roman" w:hAnsi="Times New Roman" w:cs="Times New Roman"/>
      <w:sz w:val="24"/>
    </w:rPr>
  </w:style>
  <w:style w:type="paragraph" w:customStyle="1" w:styleId="CaptionStyle">
    <w:name w:val="CaptionStyle"/>
    <w:basedOn w:val="Caption"/>
    <w:link w:val="CaptionStyleChar"/>
    <w:qFormat/>
    <w:rsid w:val="00E232E4"/>
    <w:pPr>
      <w:spacing w:after="200" w:line="240" w:lineRule="auto"/>
    </w:pPr>
    <w:rPr>
      <w:b/>
      <w:szCs w:val="18"/>
    </w:rPr>
  </w:style>
  <w:style w:type="character" w:customStyle="1" w:styleId="IsiSubBabChar">
    <w:name w:val="IsiSubBab Char"/>
    <w:basedOn w:val="ListParagraphChar"/>
    <w:link w:val="IsiSubBab"/>
    <w:rsid w:val="00370B56"/>
    <w:rPr>
      <w:rFonts w:ascii="Times New Roman" w:hAnsi="Times New Roman" w:cs="Times New Roman"/>
      <w:sz w:val="24"/>
    </w:rPr>
  </w:style>
  <w:style w:type="character" w:customStyle="1" w:styleId="CaptionStyleChar">
    <w:name w:val="CaptionStyle Char"/>
    <w:basedOn w:val="DefaultParagraphFont"/>
    <w:link w:val="CaptionStyle"/>
    <w:rsid w:val="00E232E4"/>
    <w:rPr>
      <w:rFonts w:ascii="Times New Roman" w:eastAsia="Calibri" w:hAnsi="Times New Roman" w:cs="Times New Roman"/>
      <w:b/>
      <w:iCs/>
      <w:noProof/>
      <w:sz w:val="24"/>
      <w:szCs w:val="18"/>
      <w:lang w:val="id-ID"/>
    </w:rPr>
  </w:style>
  <w:style w:type="table" w:customStyle="1" w:styleId="TableGrid1">
    <w:name w:val="Table Grid1"/>
    <w:basedOn w:val="TableNormal"/>
    <w:next w:val="TableGrid"/>
    <w:uiPriority w:val="59"/>
    <w:rsid w:val="00DE2A9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A21C37"/>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b">
    <w:name w:val="Bab"/>
    <w:basedOn w:val="Heading1"/>
    <w:link w:val="BabChar"/>
    <w:qFormat/>
    <w:rsid w:val="00E121AE"/>
    <w:pPr>
      <w:jc w:val="center"/>
    </w:pPr>
    <w:rPr>
      <w:rFonts w:ascii="Times New Roman" w:hAnsi="Times New Roman"/>
      <w:b/>
      <w:sz w:val="24"/>
      <w:szCs w:val="24"/>
      <w:lang w:val="en-ID"/>
    </w:rPr>
  </w:style>
  <w:style w:type="character" w:customStyle="1" w:styleId="BabChar">
    <w:name w:val="Bab Char"/>
    <w:basedOn w:val="Heading1Char"/>
    <w:link w:val="Bab"/>
    <w:rsid w:val="00E121AE"/>
    <w:rPr>
      <w:rFonts w:ascii="Times New Roman" w:eastAsia="Times New Roman" w:hAnsi="Times New Roman" w:cs="Times New Roman"/>
      <w:b/>
      <w:color w:val="365F91"/>
      <w:sz w:val="24"/>
      <w:szCs w:val="24"/>
      <w:lang w:val="en-ID"/>
    </w:rPr>
  </w:style>
  <w:style w:type="character" w:customStyle="1" w:styleId="Heading3Char">
    <w:name w:val="Heading 3 Char"/>
    <w:basedOn w:val="DefaultParagraphFont"/>
    <w:link w:val="Heading3"/>
    <w:uiPriority w:val="9"/>
    <w:rsid w:val="00837D6A"/>
    <w:rPr>
      <w:rFonts w:asciiTheme="majorHAnsi" w:eastAsiaTheme="majorEastAsia" w:hAnsiTheme="majorHAnsi" w:cstheme="majorBidi"/>
      <w:color w:val="1F4D78" w:themeColor="accent1" w:themeShade="7F"/>
      <w:sz w:val="24"/>
      <w:szCs w:val="24"/>
    </w:rPr>
  </w:style>
  <w:style w:type="character" w:customStyle="1" w:styleId="Style2Char">
    <w:name w:val="Style2 Char"/>
    <w:basedOn w:val="DefaultParagraphFont"/>
    <w:link w:val="Style2"/>
    <w:locked/>
    <w:rsid w:val="00837D6A"/>
    <w:rPr>
      <w:rFonts w:ascii="Times New Roman" w:eastAsiaTheme="majorEastAsia" w:hAnsi="Times New Roman" w:cs="Times New Roman"/>
      <w:color w:val="000000" w:themeColor="text1"/>
      <w:sz w:val="24"/>
      <w:szCs w:val="26"/>
      <w:lang w:val="id-ID"/>
    </w:rPr>
  </w:style>
  <w:style w:type="paragraph" w:customStyle="1" w:styleId="Style2">
    <w:name w:val="Style2"/>
    <w:basedOn w:val="Heading2"/>
    <w:link w:val="Style2Char"/>
    <w:qFormat/>
    <w:rsid w:val="00837D6A"/>
    <w:pPr>
      <w:numPr>
        <w:ilvl w:val="1"/>
        <w:numId w:val="10"/>
      </w:numPr>
      <w:spacing w:line="256" w:lineRule="auto"/>
    </w:pPr>
    <w:rPr>
      <w:rFonts w:ascii="Times New Roman" w:hAnsi="Times New Roman" w:cs="Times New Roman"/>
      <w:color w:val="000000" w:themeColor="text1"/>
      <w:sz w:val="24"/>
      <w:lang w:val="id-ID"/>
    </w:rPr>
  </w:style>
  <w:style w:type="paragraph" w:customStyle="1" w:styleId="Style3">
    <w:name w:val="Style3"/>
    <w:basedOn w:val="Heading3"/>
    <w:qFormat/>
    <w:rsid w:val="00837D6A"/>
    <w:pPr>
      <w:numPr>
        <w:ilvl w:val="2"/>
        <w:numId w:val="10"/>
      </w:numPr>
      <w:spacing w:line="360" w:lineRule="auto"/>
      <w:ind w:left="2159"/>
    </w:pPr>
    <w:rPr>
      <w:rFonts w:ascii="Times New Roman" w:hAnsi="Times New Roman" w:cs="Times New Roman"/>
      <w:color w:val="000000" w:themeColor="text1"/>
      <w:lang w:val="id-ID"/>
    </w:rPr>
  </w:style>
  <w:style w:type="character" w:styleId="Strong">
    <w:name w:val="Strong"/>
    <w:basedOn w:val="DefaultParagraphFont"/>
    <w:uiPriority w:val="22"/>
    <w:qFormat/>
    <w:rsid w:val="00837D6A"/>
    <w:rPr>
      <w:b/>
      <w:bCs/>
    </w:rPr>
  </w:style>
  <w:style w:type="character" w:styleId="Emphasis">
    <w:name w:val="Emphasis"/>
    <w:basedOn w:val="DefaultParagraphFont"/>
    <w:uiPriority w:val="20"/>
    <w:qFormat/>
    <w:rsid w:val="00837D6A"/>
    <w:rPr>
      <w:i/>
      <w:iCs/>
    </w:rPr>
  </w:style>
  <w:style w:type="character" w:customStyle="1" w:styleId="Heading2Char">
    <w:name w:val="Heading 2 Char"/>
    <w:basedOn w:val="DefaultParagraphFont"/>
    <w:link w:val="Heading2"/>
    <w:uiPriority w:val="9"/>
    <w:rsid w:val="00837D6A"/>
    <w:rPr>
      <w:rFonts w:asciiTheme="majorHAnsi" w:eastAsiaTheme="majorEastAsia" w:hAnsiTheme="majorHAnsi" w:cstheme="majorBidi"/>
      <w:color w:val="2E74B5" w:themeColor="accent1" w:themeShade="BF"/>
      <w:sz w:val="26"/>
      <w:szCs w:val="26"/>
    </w:rPr>
  </w:style>
  <w:style w:type="character" w:customStyle="1" w:styleId="t32cc">
    <w:name w:val="t32cc"/>
    <w:basedOn w:val="DefaultParagraphFont"/>
    <w:rsid w:val="00A02BD4"/>
  </w:style>
  <w:style w:type="character" w:customStyle="1" w:styleId="EndNoteBibliographyChar">
    <w:name w:val="EndNote Bibliography Char"/>
    <w:basedOn w:val="DefaultParagraphFont"/>
    <w:link w:val="EndNoteBibliography"/>
    <w:locked/>
    <w:rsid w:val="005F4FDF"/>
    <w:rPr>
      <w:rFonts w:ascii="Calibri" w:hAnsi="Calibri" w:cs="Calibri"/>
    </w:rPr>
  </w:style>
  <w:style w:type="paragraph" w:customStyle="1" w:styleId="EndNoteBibliography">
    <w:name w:val="EndNote Bibliography"/>
    <w:basedOn w:val="Normal"/>
    <w:link w:val="EndNoteBibliographyChar"/>
    <w:rsid w:val="005F4FDF"/>
    <w:pPr>
      <w:spacing w:after="200" w:line="240" w:lineRule="auto"/>
    </w:pPr>
    <w:rPr>
      <w:rFonts w:ascii="Calibri" w:hAnsi="Calibri" w:cs="Calibri"/>
    </w:rPr>
  </w:style>
  <w:style w:type="character" w:customStyle="1" w:styleId="CaptionChar">
    <w:name w:val="Caption Char"/>
    <w:basedOn w:val="DefaultParagraphFont"/>
    <w:link w:val="Caption"/>
    <w:uiPriority w:val="35"/>
    <w:locked/>
    <w:rsid w:val="005C1F04"/>
    <w:rPr>
      <w:rFonts w:ascii="Times New Roman" w:eastAsia="Calibri" w:hAnsi="Times New Roman" w:cs="Times New Roman"/>
      <w:iCs/>
      <w:noProof/>
      <w:sz w:val="24"/>
      <w:szCs w:val="24"/>
      <w:lang w:val="id-ID"/>
    </w:rPr>
  </w:style>
  <w:style w:type="paragraph" w:styleId="NormalWeb">
    <w:name w:val="Normal (Web)"/>
    <w:basedOn w:val="Normal"/>
    <w:uiPriority w:val="99"/>
    <w:semiHidden/>
    <w:unhideWhenUsed/>
    <w:rsid w:val="002F1A2E"/>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8402F0"/>
    <w:pPr>
      <w:spacing w:after="100"/>
      <w:ind w:left="660"/>
    </w:pPr>
    <w:rPr>
      <w:rFonts w:eastAsiaTheme="minorEastAsia"/>
    </w:rPr>
  </w:style>
  <w:style w:type="paragraph" w:styleId="TOC5">
    <w:name w:val="toc 5"/>
    <w:basedOn w:val="Normal"/>
    <w:next w:val="Normal"/>
    <w:autoRedefine/>
    <w:uiPriority w:val="39"/>
    <w:unhideWhenUsed/>
    <w:rsid w:val="008402F0"/>
    <w:pPr>
      <w:spacing w:after="100"/>
      <w:ind w:left="880"/>
    </w:pPr>
    <w:rPr>
      <w:rFonts w:eastAsiaTheme="minorEastAsia"/>
    </w:rPr>
  </w:style>
  <w:style w:type="paragraph" w:styleId="TOC6">
    <w:name w:val="toc 6"/>
    <w:basedOn w:val="Normal"/>
    <w:next w:val="Normal"/>
    <w:autoRedefine/>
    <w:uiPriority w:val="39"/>
    <w:unhideWhenUsed/>
    <w:rsid w:val="008402F0"/>
    <w:pPr>
      <w:spacing w:after="100"/>
      <w:ind w:left="1100"/>
    </w:pPr>
    <w:rPr>
      <w:rFonts w:eastAsiaTheme="minorEastAsia"/>
    </w:rPr>
  </w:style>
  <w:style w:type="paragraph" w:styleId="TOC7">
    <w:name w:val="toc 7"/>
    <w:basedOn w:val="Normal"/>
    <w:next w:val="Normal"/>
    <w:autoRedefine/>
    <w:uiPriority w:val="39"/>
    <w:unhideWhenUsed/>
    <w:rsid w:val="008402F0"/>
    <w:pPr>
      <w:spacing w:after="100"/>
      <w:ind w:left="1320"/>
    </w:pPr>
    <w:rPr>
      <w:rFonts w:eastAsiaTheme="minorEastAsia"/>
    </w:rPr>
  </w:style>
  <w:style w:type="paragraph" w:styleId="TOC8">
    <w:name w:val="toc 8"/>
    <w:basedOn w:val="Normal"/>
    <w:next w:val="Normal"/>
    <w:autoRedefine/>
    <w:uiPriority w:val="39"/>
    <w:unhideWhenUsed/>
    <w:rsid w:val="008402F0"/>
    <w:pPr>
      <w:spacing w:after="100"/>
      <w:ind w:left="1540"/>
    </w:pPr>
    <w:rPr>
      <w:rFonts w:eastAsiaTheme="minorEastAsia"/>
    </w:rPr>
  </w:style>
  <w:style w:type="paragraph" w:styleId="TOC9">
    <w:name w:val="toc 9"/>
    <w:basedOn w:val="Normal"/>
    <w:next w:val="Normal"/>
    <w:autoRedefine/>
    <w:uiPriority w:val="39"/>
    <w:unhideWhenUsed/>
    <w:rsid w:val="008402F0"/>
    <w:pPr>
      <w:spacing w:after="100"/>
      <w:ind w:left="1760"/>
    </w:pPr>
    <w:rPr>
      <w:rFonts w:eastAsiaTheme="minorEastAsia"/>
    </w:rPr>
  </w:style>
  <w:style w:type="character" w:customStyle="1" w:styleId="docssharedwiztogglelabeledlabeltext">
    <w:name w:val="docssharedwiztogglelabeledlabeltext"/>
    <w:basedOn w:val="DefaultParagraphFont"/>
    <w:rsid w:val="00092C77"/>
  </w:style>
  <w:style w:type="paragraph" w:styleId="Revision">
    <w:name w:val="Revision"/>
    <w:hidden/>
    <w:uiPriority w:val="99"/>
    <w:semiHidden/>
    <w:rsid w:val="00A55E1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14810">
      <w:bodyDiv w:val="1"/>
      <w:marLeft w:val="0"/>
      <w:marRight w:val="0"/>
      <w:marTop w:val="0"/>
      <w:marBottom w:val="0"/>
      <w:divBdr>
        <w:top w:val="none" w:sz="0" w:space="0" w:color="auto"/>
        <w:left w:val="none" w:sz="0" w:space="0" w:color="auto"/>
        <w:bottom w:val="none" w:sz="0" w:space="0" w:color="auto"/>
        <w:right w:val="none" w:sz="0" w:space="0" w:color="auto"/>
      </w:divBdr>
    </w:div>
    <w:div w:id="32923137">
      <w:bodyDiv w:val="1"/>
      <w:marLeft w:val="0"/>
      <w:marRight w:val="0"/>
      <w:marTop w:val="0"/>
      <w:marBottom w:val="0"/>
      <w:divBdr>
        <w:top w:val="none" w:sz="0" w:space="0" w:color="auto"/>
        <w:left w:val="none" w:sz="0" w:space="0" w:color="auto"/>
        <w:bottom w:val="none" w:sz="0" w:space="0" w:color="auto"/>
        <w:right w:val="none" w:sz="0" w:space="0" w:color="auto"/>
      </w:divBdr>
    </w:div>
    <w:div w:id="107284765">
      <w:bodyDiv w:val="1"/>
      <w:marLeft w:val="0"/>
      <w:marRight w:val="0"/>
      <w:marTop w:val="0"/>
      <w:marBottom w:val="0"/>
      <w:divBdr>
        <w:top w:val="none" w:sz="0" w:space="0" w:color="auto"/>
        <w:left w:val="none" w:sz="0" w:space="0" w:color="auto"/>
        <w:bottom w:val="none" w:sz="0" w:space="0" w:color="auto"/>
        <w:right w:val="none" w:sz="0" w:space="0" w:color="auto"/>
      </w:divBdr>
    </w:div>
    <w:div w:id="107550298">
      <w:bodyDiv w:val="1"/>
      <w:marLeft w:val="0"/>
      <w:marRight w:val="0"/>
      <w:marTop w:val="0"/>
      <w:marBottom w:val="0"/>
      <w:divBdr>
        <w:top w:val="none" w:sz="0" w:space="0" w:color="auto"/>
        <w:left w:val="none" w:sz="0" w:space="0" w:color="auto"/>
        <w:bottom w:val="none" w:sz="0" w:space="0" w:color="auto"/>
        <w:right w:val="none" w:sz="0" w:space="0" w:color="auto"/>
      </w:divBdr>
    </w:div>
    <w:div w:id="113866623">
      <w:bodyDiv w:val="1"/>
      <w:marLeft w:val="0"/>
      <w:marRight w:val="0"/>
      <w:marTop w:val="0"/>
      <w:marBottom w:val="0"/>
      <w:divBdr>
        <w:top w:val="none" w:sz="0" w:space="0" w:color="auto"/>
        <w:left w:val="none" w:sz="0" w:space="0" w:color="auto"/>
        <w:bottom w:val="none" w:sz="0" w:space="0" w:color="auto"/>
        <w:right w:val="none" w:sz="0" w:space="0" w:color="auto"/>
      </w:divBdr>
    </w:div>
    <w:div w:id="116534793">
      <w:bodyDiv w:val="1"/>
      <w:marLeft w:val="0"/>
      <w:marRight w:val="0"/>
      <w:marTop w:val="0"/>
      <w:marBottom w:val="0"/>
      <w:divBdr>
        <w:top w:val="none" w:sz="0" w:space="0" w:color="auto"/>
        <w:left w:val="none" w:sz="0" w:space="0" w:color="auto"/>
        <w:bottom w:val="none" w:sz="0" w:space="0" w:color="auto"/>
        <w:right w:val="none" w:sz="0" w:space="0" w:color="auto"/>
      </w:divBdr>
    </w:div>
    <w:div w:id="119227140">
      <w:bodyDiv w:val="1"/>
      <w:marLeft w:val="0"/>
      <w:marRight w:val="0"/>
      <w:marTop w:val="0"/>
      <w:marBottom w:val="0"/>
      <w:divBdr>
        <w:top w:val="none" w:sz="0" w:space="0" w:color="auto"/>
        <w:left w:val="none" w:sz="0" w:space="0" w:color="auto"/>
        <w:bottom w:val="none" w:sz="0" w:space="0" w:color="auto"/>
        <w:right w:val="none" w:sz="0" w:space="0" w:color="auto"/>
      </w:divBdr>
    </w:div>
    <w:div w:id="129252574">
      <w:bodyDiv w:val="1"/>
      <w:marLeft w:val="0"/>
      <w:marRight w:val="0"/>
      <w:marTop w:val="0"/>
      <w:marBottom w:val="0"/>
      <w:divBdr>
        <w:top w:val="none" w:sz="0" w:space="0" w:color="auto"/>
        <w:left w:val="none" w:sz="0" w:space="0" w:color="auto"/>
        <w:bottom w:val="none" w:sz="0" w:space="0" w:color="auto"/>
        <w:right w:val="none" w:sz="0" w:space="0" w:color="auto"/>
      </w:divBdr>
    </w:div>
    <w:div w:id="192232258">
      <w:bodyDiv w:val="1"/>
      <w:marLeft w:val="0"/>
      <w:marRight w:val="0"/>
      <w:marTop w:val="0"/>
      <w:marBottom w:val="0"/>
      <w:divBdr>
        <w:top w:val="none" w:sz="0" w:space="0" w:color="auto"/>
        <w:left w:val="none" w:sz="0" w:space="0" w:color="auto"/>
        <w:bottom w:val="none" w:sz="0" w:space="0" w:color="auto"/>
        <w:right w:val="none" w:sz="0" w:space="0" w:color="auto"/>
      </w:divBdr>
    </w:div>
    <w:div w:id="203107064">
      <w:bodyDiv w:val="1"/>
      <w:marLeft w:val="0"/>
      <w:marRight w:val="0"/>
      <w:marTop w:val="0"/>
      <w:marBottom w:val="0"/>
      <w:divBdr>
        <w:top w:val="none" w:sz="0" w:space="0" w:color="auto"/>
        <w:left w:val="none" w:sz="0" w:space="0" w:color="auto"/>
        <w:bottom w:val="none" w:sz="0" w:space="0" w:color="auto"/>
        <w:right w:val="none" w:sz="0" w:space="0" w:color="auto"/>
      </w:divBdr>
    </w:div>
    <w:div w:id="208542892">
      <w:bodyDiv w:val="1"/>
      <w:marLeft w:val="0"/>
      <w:marRight w:val="0"/>
      <w:marTop w:val="0"/>
      <w:marBottom w:val="0"/>
      <w:divBdr>
        <w:top w:val="none" w:sz="0" w:space="0" w:color="auto"/>
        <w:left w:val="none" w:sz="0" w:space="0" w:color="auto"/>
        <w:bottom w:val="none" w:sz="0" w:space="0" w:color="auto"/>
        <w:right w:val="none" w:sz="0" w:space="0" w:color="auto"/>
      </w:divBdr>
    </w:div>
    <w:div w:id="233439672">
      <w:bodyDiv w:val="1"/>
      <w:marLeft w:val="0"/>
      <w:marRight w:val="0"/>
      <w:marTop w:val="0"/>
      <w:marBottom w:val="0"/>
      <w:divBdr>
        <w:top w:val="none" w:sz="0" w:space="0" w:color="auto"/>
        <w:left w:val="none" w:sz="0" w:space="0" w:color="auto"/>
        <w:bottom w:val="none" w:sz="0" w:space="0" w:color="auto"/>
        <w:right w:val="none" w:sz="0" w:space="0" w:color="auto"/>
      </w:divBdr>
    </w:div>
    <w:div w:id="235557070">
      <w:bodyDiv w:val="1"/>
      <w:marLeft w:val="0"/>
      <w:marRight w:val="0"/>
      <w:marTop w:val="0"/>
      <w:marBottom w:val="0"/>
      <w:divBdr>
        <w:top w:val="none" w:sz="0" w:space="0" w:color="auto"/>
        <w:left w:val="none" w:sz="0" w:space="0" w:color="auto"/>
        <w:bottom w:val="none" w:sz="0" w:space="0" w:color="auto"/>
        <w:right w:val="none" w:sz="0" w:space="0" w:color="auto"/>
      </w:divBdr>
    </w:div>
    <w:div w:id="244806098">
      <w:bodyDiv w:val="1"/>
      <w:marLeft w:val="0"/>
      <w:marRight w:val="0"/>
      <w:marTop w:val="0"/>
      <w:marBottom w:val="0"/>
      <w:divBdr>
        <w:top w:val="none" w:sz="0" w:space="0" w:color="auto"/>
        <w:left w:val="none" w:sz="0" w:space="0" w:color="auto"/>
        <w:bottom w:val="none" w:sz="0" w:space="0" w:color="auto"/>
        <w:right w:val="none" w:sz="0" w:space="0" w:color="auto"/>
      </w:divBdr>
    </w:div>
    <w:div w:id="249437595">
      <w:bodyDiv w:val="1"/>
      <w:marLeft w:val="0"/>
      <w:marRight w:val="0"/>
      <w:marTop w:val="0"/>
      <w:marBottom w:val="0"/>
      <w:divBdr>
        <w:top w:val="none" w:sz="0" w:space="0" w:color="auto"/>
        <w:left w:val="none" w:sz="0" w:space="0" w:color="auto"/>
        <w:bottom w:val="none" w:sz="0" w:space="0" w:color="auto"/>
        <w:right w:val="none" w:sz="0" w:space="0" w:color="auto"/>
      </w:divBdr>
    </w:div>
    <w:div w:id="270212144">
      <w:bodyDiv w:val="1"/>
      <w:marLeft w:val="0"/>
      <w:marRight w:val="0"/>
      <w:marTop w:val="0"/>
      <w:marBottom w:val="0"/>
      <w:divBdr>
        <w:top w:val="none" w:sz="0" w:space="0" w:color="auto"/>
        <w:left w:val="none" w:sz="0" w:space="0" w:color="auto"/>
        <w:bottom w:val="none" w:sz="0" w:space="0" w:color="auto"/>
        <w:right w:val="none" w:sz="0" w:space="0" w:color="auto"/>
      </w:divBdr>
    </w:div>
    <w:div w:id="308554916">
      <w:bodyDiv w:val="1"/>
      <w:marLeft w:val="0"/>
      <w:marRight w:val="0"/>
      <w:marTop w:val="0"/>
      <w:marBottom w:val="0"/>
      <w:divBdr>
        <w:top w:val="none" w:sz="0" w:space="0" w:color="auto"/>
        <w:left w:val="none" w:sz="0" w:space="0" w:color="auto"/>
        <w:bottom w:val="none" w:sz="0" w:space="0" w:color="auto"/>
        <w:right w:val="none" w:sz="0" w:space="0" w:color="auto"/>
      </w:divBdr>
    </w:div>
    <w:div w:id="319122004">
      <w:bodyDiv w:val="1"/>
      <w:marLeft w:val="0"/>
      <w:marRight w:val="0"/>
      <w:marTop w:val="0"/>
      <w:marBottom w:val="0"/>
      <w:divBdr>
        <w:top w:val="none" w:sz="0" w:space="0" w:color="auto"/>
        <w:left w:val="none" w:sz="0" w:space="0" w:color="auto"/>
        <w:bottom w:val="none" w:sz="0" w:space="0" w:color="auto"/>
        <w:right w:val="none" w:sz="0" w:space="0" w:color="auto"/>
      </w:divBdr>
    </w:div>
    <w:div w:id="345792036">
      <w:bodyDiv w:val="1"/>
      <w:marLeft w:val="0"/>
      <w:marRight w:val="0"/>
      <w:marTop w:val="0"/>
      <w:marBottom w:val="0"/>
      <w:divBdr>
        <w:top w:val="none" w:sz="0" w:space="0" w:color="auto"/>
        <w:left w:val="none" w:sz="0" w:space="0" w:color="auto"/>
        <w:bottom w:val="none" w:sz="0" w:space="0" w:color="auto"/>
        <w:right w:val="none" w:sz="0" w:space="0" w:color="auto"/>
      </w:divBdr>
    </w:div>
    <w:div w:id="354356300">
      <w:bodyDiv w:val="1"/>
      <w:marLeft w:val="0"/>
      <w:marRight w:val="0"/>
      <w:marTop w:val="0"/>
      <w:marBottom w:val="0"/>
      <w:divBdr>
        <w:top w:val="none" w:sz="0" w:space="0" w:color="auto"/>
        <w:left w:val="none" w:sz="0" w:space="0" w:color="auto"/>
        <w:bottom w:val="none" w:sz="0" w:space="0" w:color="auto"/>
        <w:right w:val="none" w:sz="0" w:space="0" w:color="auto"/>
      </w:divBdr>
    </w:div>
    <w:div w:id="361979705">
      <w:bodyDiv w:val="1"/>
      <w:marLeft w:val="0"/>
      <w:marRight w:val="0"/>
      <w:marTop w:val="0"/>
      <w:marBottom w:val="0"/>
      <w:divBdr>
        <w:top w:val="none" w:sz="0" w:space="0" w:color="auto"/>
        <w:left w:val="none" w:sz="0" w:space="0" w:color="auto"/>
        <w:bottom w:val="none" w:sz="0" w:space="0" w:color="auto"/>
        <w:right w:val="none" w:sz="0" w:space="0" w:color="auto"/>
      </w:divBdr>
    </w:div>
    <w:div w:id="404113373">
      <w:bodyDiv w:val="1"/>
      <w:marLeft w:val="0"/>
      <w:marRight w:val="0"/>
      <w:marTop w:val="0"/>
      <w:marBottom w:val="0"/>
      <w:divBdr>
        <w:top w:val="none" w:sz="0" w:space="0" w:color="auto"/>
        <w:left w:val="none" w:sz="0" w:space="0" w:color="auto"/>
        <w:bottom w:val="none" w:sz="0" w:space="0" w:color="auto"/>
        <w:right w:val="none" w:sz="0" w:space="0" w:color="auto"/>
      </w:divBdr>
    </w:div>
    <w:div w:id="416023076">
      <w:bodyDiv w:val="1"/>
      <w:marLeft w:val="0"/>
      <w:marRight w:val="0"/>
      <w:marTop w:val="0"/>
      <w:marBottom w:val="0"/>
      <w:divBdr>
        <w:top w:val="none" w:sz="0" w:space="0" w:color="auto"/>
        <w:left w:val="none" w:sz="0" w:space="0" w:color="auto"/>
        <w:bottom w:val="none" w:sz="0" w:space="0" w:color="auto"/>
        <w:right w:val="none" w:sz="0" w:space="0" w:color="auto"/>
      </w:divBdr>
    </w:div>
    <w:div w:id="421997486">
      <w:bodyDiv w:val="1"/>
      <w:marLeft w:val="0"/>
      <w:marRight w:val="0"/>
      <w:marTop w:val="0"/>
      <w:marBottom w:val="0"/>
      <w:divBdr>
        <w:top w:val="none" w:sz="0" w:space="0" w:color="auto"/>
        <w:left w:val="none" w:sz="0" w:space="0" w:color="auto"/>
        <w:bottom w:val="none" w:sz="0" w:space="0" w:color="auto"/>
        <w:right w:val="none" w:sz="0" w:space="0" w:color="auto"/>
      </w:divBdr>
    </w:div>
    <w:div w:id="423768872">
      <w:bodyDiv w:val="1"/>
      <w:marLeft w:val="0"/>
      <w:marRight w:val="0"/>
      <w:marTop w:val="0"/>
      <w:marBottom w:val="0"/>
      <w:divBdr>
        <w:top w:val="none" w:sz="0" w:space="0" w:color="auto"/>
        <w:left w:val="none" w:sz="0" w:space="0" w:color="auto"/>
        <w:bottom w:val="none" w:sz="0" w:space="0" w:color="auto"/>
        <w:right w:val="none" w:sz="0" w:space="0" w:color="auto"/>
      </w:divBdr>
    </w:div>
    <w:div w:id="431436546">
      <w:bodyDiv w:val="1"/>
      <w:marLeft w:val="0"/>
      <w:marRight w:val="0"/>
      <w:marTop w:val="0"/>
      <w:marBottom w:val="0"/>
      <w:divBdr>
        <w:top w:val="none" w:sz="0" w:space="0" w:color="auto"/>
        <w:left w:val="none" w:sz="0" w:space="0" w:color="auto"/>
        <w:bottom w:val="none" w:sz="0" w:space="0" w:color="auto"/>
        <w:right w:val="none" w:sz="0" w:space="0" w:color="auto"/>
      </w:divBdr>
    </w:div>
    <w:div w:id="435054405">
      <w:bodyDiv w:val="1"/>
      <w:marLeft w:val="0"/>
      <w:marRight w:val="0"/>
      <w:marTop w:val="0"/>
      <w:marBottom w:val="0"/>
      <w:divBdr>
        <w:top w:val="none" w:sz="0" w:space="0" w:color="auto"/>
        <w:left w:val="none" w:sz="0" w:space="0" w:color="auto"/>
        <w:bottom w:val="none" w:sz="0" w:space="0" w:color="auto"/>
        <w:right w:val="none" w:sz="0" w:space="0" w:color="auto"/>
      </w:divBdr>
    </w:div>
    <w:div w:id="437217375">
      <w:bodyDiv w:val="1"/>
      <w:marLeft w:val="0"/>
      <w:marRight w:val="0"/>
      <w:marTop w:val="0"/>
      <w:marBottom w:val="0"/>
      <w:divBdr>
        <w:top w:val="none" w:sz="0" w:space="0" w:color="auto"/>
        <w:left w:val="none" w:sz="0" w:space="0" w:color="auto"/>
        <w:bottom w:val="none" w:sz="0" w:space="0" w:color="auto"/>
        <w:right w:val="none" w:sz="0" w:space="0" w:color="auto"/>
      </w:divBdr>
    </w:div>
    <w:div w:id="442190291">
      <w:bodyDiv w:val="1"/>
      <w:marLeft w:val="0"/>
      <w:marRight w:val="0"/>
      <w:marTop w:val="0"/>
      <w:marBottom w:val="0"/>
      <w:divBdr>
        <w:top w:val="none" w:sz="0" w:space="0" w:color="auto"/>
        <w:left w:val="none" w:sz="0" w:space="0" w:color="auto"/>
        <w:bottom w:val="none" w:sz="0" w:space="0" w:color="auto"/>
        <w:right w:val="none" w:sz="0" w:space="0" w:color="auto"/>
      </w:divBdr>
    </w:div>
    <w:div w:id="466244232">
      <w:bodyDiv w:val="1"/>
      <w:marLeft w:val="0"/>
      <w:marRight w:val="0"/>
      <w:marTop w:val="0"/>
      <w:marBottom w:val="0"/>
      <w:divBdr>
        <w:top w:val="none" w:sz="0" w:space="0" w:color="auto"/>
        <w:left w:val="none" w:sz="0" w:space="0" w:color="auto"/>
        <w:bottom w:val="none" w:sz="0" w:space="0" w:color="auto"/>
        <w:right w:val="none" w:sz="0" w:space="0" w:color="auto"/>
      </w:divBdr>
    </w:div>
    <w:div w:id="470942467">
      <w:bodyDiv w:val="1"/>
      <w:marLeft w:val="0"/>
      <w:marRight w:val="0"/>
      <w:marTop w:val="0"/>
      <w:marBottom w:val="0"/>
      <w:divBdr>
        <w:top w:val="none" w:sz="0" w:space="0" w:color="auto"/>
        <w:left w:val="none" w:sz="0" w:space="0" w:color="auto"/>
        <w:bottom w:val="none" w:sz="0" w:space="0" w:color="auto"/>
        <w:right w:val="none" w:sz="0" w:space="0" w:color="auto"/>
      </w:divBdr>
    </w:div>
    <w:div w:id="482089124">
      <w:bodyDiv w:val="1"/>
      <w:marLeft w:val="0"/>
      <w:marRight w:val="0"/>
      <w:marTop w:val="0"/>
      <w:marBottom w:val="0"/>
      <w:divBdr>
        <w:top w:val="none" w:sz="0" w:space="0" w:color="auto"/>
        <w:left w:val="none" w:sz="0" w:space="0" w:color="auto"/>
        <w:bottom w:val="none" w:sz="0" w:space="0" w:color="auto"/>
        <w:right w:val="none" w:sz="0" w:space="0" w:color="auto"/>
      </w:divBdr>
    </w:div>
    <w:div w:id="527566517">
      <w:bodyDiv w:val="1"/>
      <w:marLeft w:val="0"/>
      <w:marRight w:val="0"/>
      <w:marTop w:val="0"/>
      <w:marBottom w:val="0"/>
      <w:divBdr>
        <w:top w:val="none" w:sz="0" w:space="0" w:color="auto"/>
        <w:left w:val="none" w:sz="0" w:space="0" w:color="auto"/>
        <w:bottom w:val="none" w:sz="0" w:space="0" w:color="auto"/>
        <w:right w:val="none" w:sz="0" w:space="0" w:color="auto"/>
      </w:divBdr>
    </w:div>
    <w:div w:id="531462415">
      <w:bodyDiv w:val="1"/>
      <w:marLeft w:val="0"/>
      <w:marRight w:val="0"/>
      <w:marTop w:val="0"/>
      <w:marBottom w:val="0"/>
      <w:divBdr>
        <w:top w:val="none" w:sz="0" w:space="0" w:color="auto"/>
        <w:left w:val="none" w:sz="0" w:space="0" w:color="auto"/>
        <w:bottom w:val="none" w:sz="0" w:space="0" w:color="auto"/>
        <w:right w:val="none" w:sz="0" w:space="0" w:color="auto"/>
      </w:divBdr>
    </w:div>
    <w:div w:id="535585098">
      <w:bodyDiv w:val="1"/>
      <w:marLeft w:val="0"/>
      <w:marRight w:val="0"/>
      <w:marTop w:val="0"/>
      <w:marBottom w:val="0"/>
      <w:divBdr>
        <w:top w:val="none" w:sz="0" w:space="0" w:color="auto"/>
        <w:left w:val="none" w:sz="0" w:space="0" w:color="auto"/>
        <w:bottom w:val="none" w:sz="0" w:space="0" w:color="auto"/>
        <w:right w:val="none" w:sz="0" w:space="0" w:color="auto"/>
      </w:divBdr>
    </w:div>
    <w:div w:id="535970769">
      <w:bodyDiv w:val="1"/>
      <w:marLeft w:val="0"/>
      <w:marRight w:val="0"/>
      <w:marTop w:val="0"/>
      <w:marBottom w:val="0"/>
      <w:divBdr>
        <w:top w:val="none" w:sz="0" w:space="0" w:color="auto"/>
        <w:left w:val="none" w:sz="0" w:space="0" w:color="auto"/>
        <w:bottom w:val="none" w:sz="0" w:space="0" w:color="auto"/>
        <w:right w:val="none" w:sz="0" w:space="0" w:color="auto"/>
      </w:divBdr>
    </w:div>
    <w:div w:id="566962214">
      <w:bodyDiv w:val="1"/>
      <w:marLeft w:val="0"/>
      <w:marRight w:val="0"/>
      <w:marTop w:val="0"/>
      <w:marBottom w:val="0"/>
      <w:divBdr>
        <w:top w:val="none" w:sz="0" w:space="0" w:color="auto"/>
        <w:left w:val="none" w:sz="0" w:space="0" w:color="auto"/>
        <w:bottom w:val="none" w:sz="0" w:space="0" w:color="auto"/>
        <w:right w:val="none" w:sz="0" w:space="0" w:color="auto"/>
      </w:divBdr>
    </w:div>
    <w:div w:id="578443571">
      <w:bodyDiv w:val="1"/>
      <w:marLeft w:val="0"/>
      <w:marRight w:val="0"/>
      <w:marTop w:val="0"/>
      <w:marBottom w:val="0"/>
      <w:divBdr>
        <w:top w:val="none" w:sz="0" w:space="0" w:color="auto"/>
        <w:left w:val="none" w:sz="0" w:space="0" w:color="auto"/>
        <w:bottom w:val="none" w:sz="0" w:space="0" w:color="auto"/>
        <w:right w:val="none" w:sz="0" w:space="0" w:color="auto"/>
      </w:divBdr>
    </w:div>
    <w:div w:id="591593488">
      <w:bodyDiv w:val="1"/>
      <w:marLeft w:val="0"/>
      <w:marRight w:val="0"/>
      <w:marTop w:val="0"/>
      <w:marBottom w:val="0"/>
      <w:divBdr>
        <w:top w:val="none" w:sz="0" w:space="0" w:color="auto"/>
        <w:left w:val="none" w:sz="0" w:space="0" w:color="auto"/>
        <w:bottom w:val="none" w:sz="0" w:space="0" w:color="auto"/>
        <w:right w:val="none" w:sz="0" w:space="0" w:color="auto"/>
      </w:divBdr>
    </w:div>
    <w:div w:id="620495517">
      <w:bodyDiv w:val="1"/>
      <w:marLeft w:val="0"/>
      <w:marRight w:val="0"/>
      <w:marTop w:val="0"/>
      <w:marBottom w:val="0"/>
      <w:divBdr>
        <w:top w:val="none" w:sz="0" w:space="0" w:color="auto"/>
        <w:left w:val="none" w:sz="0" w:space="0" w:color="auto"/>
        <w:bottom w:val="none" w:sz="0" w:space="0" w:color="auto"/>
        <w:right w:val="none" w:sz="0" w:space="0" w:color="auto"/>
      </w:divBdr>
    </w:div>
    <w:div w:id="644286079">
      <w:bodyDiv w:val="1"/>
      <w:marLeft w:val="0"/>
      <w:marRight w:val="0"/>
      <w:marTop w:val="0"/>
      <w:marBottom w:val="0"/>
      <w:divBdr>
        <w:top w:val="none" w:sz="0" w:space="0" w:color="auto"/>
        <w:left w:val="none" w:sz="0" w:space="0" w:color="auto"/>
        <w:bottom w:val="none" w:sz="0" w:space="0" w:color="auto"/>
        <w:right w:val="none" w:sz="0" w:space="0" w:color="auto"/>
      </w:divBdr>
    </w:div>
    <w:div w:id="671487839">
      <w:bodyDiv w:val="1"/>
      <w:marLeft w:val="0"/>
      <w:marRight w:val="0"/>
      <w:marTop w:val="0"/>
      <w:marBottom w:val="0"/>
      <w:divBdr>
        <w:top w:val="none" w:sz="0" w:space="0" w:color="auto"/>
        <w:left w:val="none" w:sz="0" w:space="0" w:color="auto"/>
        <w:bottom w:val="none" w:sz="0" w:space="0" w:color="auto"/>
        <w:right w:val="none" w:sz="0" w:space="0" w:color="auto"/>
      </w:divBdr>
    </w:div>
    <w:div w:id="676810019">
      <w:bodyDiv w:val="1"/>
      <w:marLeft w:val="0"/>
      <w:marRight w:val="0"/>
      <w:marTop w:val="0"/>
      <w:marBottom w:val="0"/>
      <w:divBdr>
        <w:top w:val="none" w:sz="0" w:space="0" w:color="auto"/>
        <w:left w:val="none" w:sz="0" w:space="0" w:color="auto"/>
        <w:bottom w:val="none" w:sz="0" w:space="0" w:color="auto"/>
        <w:right w:val="none" w:sz="0" w:space="0" w:color="auto"/>
      </w:divBdr>
    </w:div>
    <w:div w:id="684864987">
      <w:bodyDiv w:val="1"/>
      <w:marLeft w:val="0"/>
      <w:marRight w:val="0"/>
      <w:marTop w:val="0"/>
      <w:marBottom w:val="0"/>
      <w:divBdr>
        <w:top w:val="none" w:sz="0" w:space="0" w:color="auto"/>
        <w:left w:val="none" w:sz="0" w:space="0" w:color="auto"/>
        <w:bottom w:val="none" w:sz="0" w:space="0" w:color="auto"/>
        <w:right w:val="none" w:sz="0" w:space="0" w:color="auto"/>
      </w:divBdr>
    </w:div>
    <w:div w:id="687020502">
      <w:bodyDiv w:val="1"/>
      <w:marLeft w:val="0"/>
      <w:marRight w:val="0"/>
      <w:marTop w:val="0"/>
      <w:marBottom w:val="0"/>
      <w:divBdr>
        <w:top w:val="none" w:sz="0" w:space="0" w:color="auto"/>
        <w:left w:val="none" w:sz="0" w:space="0" w:color="auto"/>
        <w:bottom w:val="none" w:sz="0" w:space="0" w:color="auto"/>
        <w:right w:val="none" w:sz="0" w:space="0" w:color="auto"/>
      </w:divBdr>
    </w:div>
    <w:div w:id="696271182">
      <w:bodyDiv w:val="1"/>
      <w:marLeft w:val="0"/>
      <w:marRight w:val="0"/>
      <w:marTop w:val="0"/>
      <w:marBottom w:val="0"/>
      <w:divBdr>
        <w:top w:val="none" w:sz="0" w:space="0" w:color="auto"/>
        <w:left w:val="none" w:sz="0" w:space="0" w:color="auto"/>
        <w:bottom w:val="none" w:sz="0" w:space="0" w:color="auto"/>
        <w:right w:val="none" w:sz="0" w:space="0" w:color="auto"/>
      </w:divBdr>
    </w:div>
    <w:div w:id="705712059">
      <w:bodyDiv w:val="1"/>
      <w:marLeft w:val="0"/>
      <w:marRight w:val="0"/>
      <w:marTop w:val="0"/>
      <w:marBottom w:val="0"/>
      <w:divBdr>
        <w:top w:val="none" w:sz="0" w:space="0" w:color="auto"/>
        <w:left w:val="none" w:sz="0" w:space="0" w:color="auto"/>
        <w:bottom w:val="none" w:sz="0" w:space="0" w:color="auto"/>
        <w:right w:val="none" w:sz="0" w:space="0" w:color="auto"/>
      </w:divBdr>
    </w:div>
    <w:div w:id="712777857">
      <w:bodyDiv w:val="1"/>
      <w:marLeft w:val="0"/>
      <w:marRight w:val="0"/>
      <w:marTop w:val="0"/>
      <w:marBottom w:val="0"/>
      <w:divBdr>
        <w:top w:val="none" w:sz="0" w:space="0" w:color="auto"/>
        <w:left w:val="none" w:sz="0" w:space="0" w:color="auto"/>
        <w:bottom w:val="none" w:sz="0" w:space="0" w:color="auto"/>
        <w:right w:val="none" w:sz="0" w:space="0" w:color="auto"/>
      </w:divBdr>
    </w:div>
    <w:div w:id="729114994">
      <w:bodyDiv w:val="1"/>
      <w:marLeft w:val="0"/>
      <w:marRight w:val="0"/>
      <w:marTop w:val="0"/>
      <w:marBottom w:val="0"/>
      <w:divBdr>
        <w:top w:val="none" w:sz="0" w:space="0" w:color="auto"/>
        <w:left w:val="none" w:sz="0" w:space="0" w:color="auto"/>
        <w:bottom w:val="none" w:sz="0" w:space="0" w:color="auto"/>
        <w:right w:val="none" w:sz="0" w:space="0" w:color="auto"/>
      </w:divBdr>
    </w:div>
    <w:div w:id="761072115">
      <w:bodyDiv w:val="1"/>
      <w:marLeft w:val="0"/>
      <w:marRight w:val="0"/>
      <w:marTop w:val="0"/>
      <w:marBottom w:val="0"/>
      <w:divBdr>
        <w:top w:val="none" w:sz="0" w:space="0" w:color="auto"/>
        <w:left w:val="none" w:sz="0" w:space="0" w:color="auto"/>
        <w:bottom w:val="none" w:sz="0" w:space="0" w:color="auto"/>
        <w:right w:val="none" w:sz="0" w:space="0" w:color="auto"/>
      </w:divBdr>
    </w:div>
    <w:div w:id="779300494">
      <w:bodyDiv w:val="1"/>
      <w:marLeft w:val="0"/>
      <w:marRight w:val="0"/>
      <w:marTop w:val="0"/>
      <w:marBottom w:val="0"/>
      <w:divBdr>
        <w:top w:val="none" w:sz="0" w:space="0" w:color="auto"/>
        <w:left w:val="none" w:sz="0" w:space="0" w:color="auto"/>
        <w:bottom w:val="none" w:sz="0" w:space="0" w:color="auto"/>
        <w:right w:val="none" w:sz="0" w:space="0" w:color="auto"/>
      </w:divBdr>
    </w:div>
    <w:div w:id="822161310">
      <w:bodyDiv w:val="1"/>
      <w:marLeft w:val="0"/>
      <w:marRight w:val="0"/>
      <w:marTop w:val="0"/>
      <w:marBottom w:val="0"/>
      <w:divBdr>
        <w:top w:val="none" w:sz="0" w:space="0" w:color="auto"/>
        <w:left w:val="none" w:sz="0" w:space="0" w:color="auto"/>
        <w:bottom w:val="none" w:sz="0" w:space="0" w:color="auto"/>
        <w:right w:val="none" w:sz="0" w:space="0" w:color="auto"/>
      </w:divBdr>
    </w:div>
    <w:div w:id="831717591">
      <w:bodyDiv w:val="1"/>
      <w:marLeft w:val="0"/>
      <w:marRight w:val="0"/>
      <w:marTop w:val="0"/>
      <w:marBottom w:val="0"/>
      <w:divBdr>
        <w:top w:val="none" w:sz="0" w:space="0" w:color="auto"/>
        <w:left w:val="none" w:sz="0" w:space="0" w:color="auto"/>
        <w:bottom w:val="none" w:sz="0" w:space="0" w:color="auto"/>
        <w:right w:val="none" w:sz="0" w:space="0" w:color="auto"/>
      </w:divBdr>
    </w:div>
    <w:div w:id="846947410">
      <w:bodyDiv w:val="1"/>
      <w:marLeft w:val="0"/>
      <w:marRight w:val="0"/>
      <w:marTop w:val="0"/>
      <w:marBottom w:val="0"/>
      <w:divBdr>
        <w:top w:val="none" w:sz="0" w:space="0" w:color="auto"/>
        <w:left w:val="none" w:sz="0" w:space="0" w:color="auto"/>
        <w:bottom w:val="none" w:sz="0" w:space="0" w:color="auto"/>
        <w:right w:val="none" w:sz="0" w:space="0" w:color="auto"/>
      </w:divBdr>
    </w:div>
    <w:div w:id="854611409">
      <w:bodyDiv w:val="1"/>
      <w:marLeft w:val="0"/>
      <w:marRight w:val="0"/>
      <w:marTop w:val="0"/>
      <w:marBottom w:val="0"/>
      <w:divBdr>
        <w:top w:val="none" w:sz="0" w:space="0" w:color="auto"/>
        <w:left w:val="none" w:sz="0" w:space="0" w:color="auto"/>
        <w:bottom w:val="none" w:sz="0" w:space="0" w:color="auto"/>
        <w:right w:val="none" w:sz="0" w:space="0" w:color="auto"/>
      </w:divBdr>
    </w:div>
    <w:div w:id="855850753">
      <w:bodyDiv w:val="1"/>
      <w:marLeft w:val="0"/>
      <w:marRight w:val="0"/>
      <w:marTop w:val="0"/>
      <w:marBottom w:val="0"/>
      <w:divBdr>
        <w:top w:val="none" w:sz="0" w:space="0" w:color="auto"/>
        <w:left w:val="none" w:sz="0" w:space="0" w:color="auto"/>
        <w:bottom w:val="none" w:sz="0" w:space="0" w:color="auto"/>
        <w:right w:val="none" w:sz="0" w:space="0" w:color="auto"/>
      </w:divBdr>
    </w:div>
    <w:div w:id="859322184">
      <w:bodyDiv w:val="1"/>
      <w:marLeft w:val="0"/>
      <w:marRight w:val="0"/>
      <w:marTop w:val="0"/>
      <w:marBottom w:val="0"/>
      <w:divBdr>
        <w:top w:val="none" w:sz="0" w:space="0" w:color="auto"/>
        <w:left w:val="none" w:sz="0" w:space="0" w:color="auto"/>
        <w:bottom w:val="none" w:sz="0" w:space="0" w:color="auto"/>
        <w:right w:val="none" w:sz="0" w:space="0" w:color="auto"/>
      </w:divBdr>
    </w:div>
    <w:div w:id="870528757">
      <w:bodyDiv w:val="1"/>
      <w:marLeft w:val="0"/>
      <w:marRight w:val="0"/>
      <w:marTop w:val="0"/>
      <w:marBottom w:val="0"/>
      <w:divBdr>
        <w:top w:val="none" w:sz="0" w:space="0" w:color="auto"/>
        <w:left w:val="none" w:sz="0" w:space="0" w:color="auto"/>
        <w:bottom w:val="none" w:sz="0" w:space="0" w:color="auto"/>
        <w:right w:val="none" w:sz="0" w:space="0" w:color="auto"/>
      </w:divBdr>
    </w:div>
    <w:div w:id="882910069">
      <w:bodyDiv w:val="1"/>
      <w:marLeft w:val="0"/>
      <w:marRight w:val="0"/>
      <w:marTop w:val="0"/>
      <w:marBottom w:val="0"/>
      <w:divBdr>
        <w:top w:val="none" w:sz="0" w:space="0" w:color="auto"/>
        <w:left w:val="none" w:sz="0" w:space="0" w:color="auto"/>
        <w:bottom w:val="none" w:sz="0" w:space="0" w:color="auto"/>
        <w:right w:val="none" w:sz="0" w:space="0" w:color="auto"/>
      </w:divBdr>
    </w:div>
    <w:div w:id="886264767">
      <w:bodyDiv w:val="1"/>
      <w:marLeft w:val="0"/>
      <w:marRight w:val="0"/>
      <w:marTop w:val="0"/>
      <w:marBottom w:val="0"/>
      <w:divBdr>
        <w:top w:val="none" w:sz="0" w:space="0" w:color="auto"/>
        <w:left w:val="none" w:sz="0" w:space="0" w:color="auto"/>
        <w:bottom w:val="none" w:sz="0" w:space="0" w:color="auto"/>
        <w:right w:val="none" w:sz="0" w:space="0" w:color="auto"/>
      </w:divBdr>
    </w:div>
    <w:div w:id="915824411">
      <w:bodyDiv w:val="1"/>
      <w:marLeft w:val="0"/>
      <w:marRight w:val="0"/>
      <w:marTop w:val="0"/>
      <w:marBottom w:val="0"/>
      <w:divBdr>
        <w:top w:val="none" w:sz="0" w:space="0" w:color="auto"/>
        <w:left w:val="none" w:sz="0" w:space="0" w:color="auto"/>
        <w:bottom w:val="none" w:sz="0" w:space="0" w:color="auto"/>
        <w:right w:val="none" w:sz="0" w:space="0" w:color="auto"/>
      </w:divBdr>
    </w:div>
    <w:div w:id="954095574">
      <w:bodyDiv w:val="1"/>
      <w:marLeft w:val="0"/>
      <w:marRight w:val="0"/>
      <w:marTop w:val="0"/>
      <w:marBottom w:val="0"/>
      <w:divBdr>
        <w:top w:val="none" w:sz="0" w:space="0" w:color="auto"/>
        <w:left w:val="none" w:sz="0" w:space="0" w:color="auto"/>
        <w:bottom w:val="none" w:sz="0" w:space="0" w:color="auto"/>
        <w:right w:val="none" w:sz="0" w:space="0" w:color="auto"/>
      </w:divBdr>
    </w:div>
    <w:div w:id="956370391">
      <w:bodyDiv w:val="1"/>
      <w:marLeft w:val="0"/>
      <w:marRight w:val="0"/>
      <w:marTop w:val="0"/>
      <w:marBottom w:val="0"/>
      <w:divBdr>
        <w:top w:val="none" w:sz="0" w:space="0" w:color="auto"/>
        <w:left w:val="none" w:sz="0" w:space="0" w:color="auto"/>
        <w:bottom w:val="none" w:sz="0" w:space="0" w:color="auto"/>
        <w:right w:val="none" w:sz="0" w:space="0" w:color="auto"/>
      </w:divBdr>
    </w:div>
    <w:div w:id="968586710">
      <w:bodyDiv w:val="1"/>
      <w:marLeft w:val="0"/>
      <w:marRight w:val="0"/>
      <w:marTop w:val="0"/>
      <w:marBottom w:val="0"/>
      <w:divBdr>
        <w:top w:val="none" w:sz="0" w:space="0" w:color="auto"/>
        <w:left w:val="none" w:sz="0" w:space="0" w:color="auto"/>
        <w:bottom w:val="none" w:sz="0" w:space="0" w:color="auto"/>
        <w:right w:val="none" w:sz="0" w:space="0" w:color="auto"/>
      </w:divBdr>
    </w:div>
    <w:div w:id="997147034">
      <w:bodyDiv w:val="1"/>
      <w:marLeft w:val="0"/>
      <w:marRight w:val="0"/>
      <w:marTop w:val="0"/>
      <w:marBottom w:val="0"/>
      <w:divBdr>
        <w:top w:val="none" w:sz="0" w:space="0" w:color="auto"/>
        <w:left w:val="none" w:sz="0" w:space="0" w:color="auto"/>
        <w:bottom w:val="none" w:sz="0" w:space="0" w:color="auto"/>
        <w:right w:val="none" w:sz="0" w:space="0" w:color="auto"/>
      </w:divBdr>
    </w:div>
    <w:div w:id="1007711778">
      <w:bodyDiv w:val="1"/>
      <w:marLeft w:val="0"/>
      <w:marRight w:val="0"/>
      <w:marTop w:val="0"/>
      <w:marBottom w:val="0"/>
      <w:divBdr>
        <w:top w:val="none" w:sz="0" w:space="0" w:color="auto"/>
        <w:left w:val="none" w:sz="0" w:space="0" w:color="auto"/>
        <w:bottom w:val="none" w:sz="0" w:space="0" w:color="auto"/>
        <w:right w:val="none" w:sz="0" w:space="0" w:color="auto"/>
      </w:divBdr>
    </w:div>
    <w:div w:id="1031494633">
      <w:bodyDiv w:val="1"/>
      <w:marLeft w:val="0"/>
      <w:marRight w:val="0"/>
      <w:marTop w:val="0"/>
      <w:marBottom w:val="0"/>
      <w:divBdr>
        <w:top w:val="none" w:sz="0" w:space="0" w:color="auto"/>
        <w:left w:val="none" w:sz="0" w:space="0" w:color="auto"/>
        <w:bottom w:val="none" w:sz="0" w:space="0" w:color="auto"/>
        <w:right w:val="none" w:sz="0" w:space="0" w:color="auto"/>
      </w:divBdr>
    </w:div>
    <w:div w:id="1053042780">
      <w:bodyDiv w:val="1"/>
      <w:marLeft w:val="0"/>
      <w:marRight w:val="0"/>
      <w:marTop w:val="0"/>
      <w:marBottom w:val="0"/>
      <w:divBdr>
        <w:top w:val="none" w:sz="0" w:space="0" w:color="auto"/>
        <w:left w:val="none" w:sz="0" w:space="0" w:color="auto"/>
        <w:bottom w:val="none" w:sz="0" w:space="0" w:color="auto"/>
        <w:right w:val="none" w:sz="0" w:space="0" w:color="auto"/>
      </w:divBdr>
    </w:div>
    <w:div w:id="1058093841">
      <w:bodyDiv w:val="1"/>
      <w:marLeft w:val="0"/>
      <w:marRight w:val="0"/>
      <w:marTop w:val="0"/>
      <w:marBottom w:val="0"/>
      <w:divBdr>
        <w:top w:val="none" w:sz="0" w:space="0" w:color="auto"/>
        <w:left w:val="none" w:sz="0" w:space="0" w:color="auto"/>
        <w:bottom w:val="none" w:sz="0" w:space="0" w:color="auto"/>
        <w:right w:val="none" w:sz="0" w:space="0" w:color="auto"/>
      </w:divBdr>
    </w:div>
    <w:div w:id="1090470756">
      <w:bodyDiv w:val="1"/>
      <w:marLeft w:val="0"/>
      <w:marRight w:val="0"/>
      <w:marTop w:val="0"/>
      <w:marBottom w:val="0"/>
      <w:divBdr>
        <w:top w:val="none" w:sz="0" w:space="0" w:color="auto"/>
        <w:left w:val="none" w:sz="0" w:space="0" w:color="auto"/>
        <w:bottom w:val="none" w:sz="0" w:space="0" w:color="auto"/>
        <w:right w:val="none" w:sz="0" w:space="0" w:color="auto"/>
      </w:divBdr>
    </w:div>
    <w:div w:id="1109663845">
      <w:bodyDiv w:val="1"/>
      <w:marLeft w:val="0"/>
      <w:marRight w:val="0"/>
      <w:marTop w:val="0"/>
      <w:marBottom w:val="0"/>
      <w:divBdr>
        <w:top w:val="none" w:sz="0" w:space="0" w:color="auto"/>
        <w:left w:val="none" w:sz="0" w:space="0" w:color="auto"/>
        <w:bottom w:val="none" w:sz="0" w:space="0" w:color="auto"/>
        <w:right w:val="none" w:sz="0" w:space="0" w:color="auto"/>
      </w:divBdr>
    </w:div>
    <w:div w:id="1130708443">
      <w:bodyDiv w:val="1"/>
      <w:marLeft w:val="0"/>
      <w:marRight w:val="0"/>
      <w:marTop w:val="0"/>
      <w:marBottom w:val="0"/>
      <w:divBdr>
        <w:top w:val="none" w:sz="0" w:space="0" w:color="auto"/>
        <w:left w:val="none" w:sz="0" w:space="0" w:color="auto"/>
        <w:bottom w:val="none" w:sz="0" w:space="0" w:color="auto"/>
        <w:right w:val="none" w:sz="0" w:space="0" w:color="auto"/>
      </w:divBdr>
    </w:div>
    <w:div w:id="1139230996">
      <w:bodyDiv w:val="1"/>
      <w:marLeft w:val="0"/>
      <w:marRight w:val="0"/>
      <w:marTop w:val="0"/>
      <w:marBottom w:val="0"/>
      <w:divBdr>
        <w:top w:val="none" w:sz="0" w:space="0" w:color="auto"/>
        <w:left w:val="none" w:sz="0" w:space="0" w:color="auto"/>
        <w:bottom w:val="none" w:sz="0" w:space="0" w:color="auto"/>
        <w:right w:val="none" w:sz="0" w:space="0" w:color="auto"/>
      </w:divBdr>
    </w:div>
    <w:div w:id="1141381885">
      <w:bodyDiv w:val="1"/>
      <w:marLeft w:val="0"/>
      <w:marRight w:val="0"/>
      <w:marTop w:val="0"/>
      <w:marBottom w:val="0"/>
      <w:divBdr>
        <w:top w:val="none" w:sz="0" w:space="0" w:color="auto"/>
        <w:left w:val="none" w:sz="0" w:space="0" w:color="auto"/>
        <w:bottom w:val="none" w:sz="0" w:space="0" w:color="auto"/>
        <w:right w:val="none" w:sz="0" w:space="0" w:color="auto"/>
      </w:divBdr>
    </w:div>
    <w:div w:id="1141461297">
      <w:bodyDiv w:val="1"/>
      <w:marLeft w:val="0"/>
      <w:marRight w:val="0"/>
      <w:marTop w:val="0"/>
      <w:marBottom w:val="0"/>
      <w:divBdr>
        <w:top w:val="none" w:sz="0" w:space="0" w:color="auto"/>
        <w:left w:val="none" w:sz="0" w:space="0" w:color="auto"/>
        <w:bottom w:val="none" w:sz="0" w:space="0" w:color="auto"/>
        <w:right w:val="none" w:sz="0" w:space="0" w:color="auto"/>
      </w:divBdr>
    </w:div>
    <w:div w:id="1144539407">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7960677">
      <w:bodyDiv w:val="1"/>
      <w:marLeft w:val="0"/>
      <w:marRight w:val="0"/>
      <w:marTop w:val="0"/>
      <w:marBottom w:val="0"/>
      <w:divBdr>
        <w:top w:val="none" w:sz="0" w:space="0" w:color="auto"/>
        <w:left w:val="none" w:sz="0" w:space="0" w:color="auto"/>
        <w:bottom w:val="none" w:sz="0" w:space="0" w:color="auto"/>
        <w:right w:val="none" w:sz="0" w:space="0" w:color="auto"/>
      </w:divBdr>
    </w:div>
    <w:div w:id="1173957116">
      <w:bodyDiv w:val="1"/>
      <w:marLeft w:val="0"/>
      <w:marRight w:val="0"/>
      <w:marTop w:val="0"/>
      <w:marBottom w:val="0"/>
      <w:divBdr>
        <w:top w:val="none" w:sz="0" w:space="0" w:color="auto"/>
        <w:left w:val="none" w:sz="0" w:space="0" w:color="auto"/>
        <w:bottom w:val="none" w:sz="0" w:space="0" w:color="auto"/>
        <w:right w:val="none" w:sz="0" w:space="0" w:color="auto"/>
      </w:divBdr>
    </w:div>
    <w:div w:id="1218395127">
      <w:bodyDiv w:val="1"/>
      <w:marLeft w:val="0"/>
      <w:marRight w:val="0"/>
      <w:marTop w:val="0"/>
      <w:marBottom w:val="0"/>
      <w:divBdr>
        <w:top w:val="none" w:sz="0" w:space="0" w:color="auto"/>
        <w:left w:val="none" w:sz="0" w:space="0" w:color="auto"/>
        <w:bottom w:val="none" w:sz="0" w:space="0" w:color="auto"/>
        <w:right w:val="none" w:sz="0" w:space="0" w:color="auto"/>
      </w:divBdr>
    </w:div>
    <w:div w:id="1256593514">
      <w:bodyDiv w:val="1"/>
      <w:marLeft w:val="0"/>
      <w:marRight w:val="0"/>
      <w:marTop w:val="0"/>
      <w:marBottom w:val="0"/>
      <w:divBdr>
        <w:top w:val="none" w:sz="0" w:space="0" w:color="auto"/>
        <w:left w:val="none" w:sz="0" w:space="0" w:color="auto"/>
        <w:bottom w:val="none" w:sz="0" w:space="0" w:color="auto"/>
        <w:right w:val="none" w:sz="0" w:space="0" w:color="auto"/>
      </w:divBdr>
    </w:div>
    <w:div w:id="1258099588">
      <w:bodyDiv w:val="1"/>
      <w:marLeft w:val="0"/>
      <w:marRight w:val="0"/>
      <w:marTop w:val="0"/>
      <w:marBottom w:val="0"/>
      <w:divBdr>
        <w:top w:val="none" w:sz="0" w:space="0" w:color="auto"/>
        <w:left w:val="none" w:sz="0" w:space="0" w:color="auto"/>
        <w:bottom w:val="none" w:sz="0" w:space="0" w:color="auto"/>
        <w:right w:val="none" w:sz="0" w:space="0" w:color="auto"/>
      </w:divBdr>
    </w:div>
    <w:div w:id="1265263817">
      <w:bodyDiv w:val="1"/>
      <w:marLeft w:val="0"/>
      <w:marRight w:val="0"/>
      <w:marTop w:val="0"/>
      <w:marBottom w:val="0"/>
      <w:divBdr>
        <w:top w:val="none" w:sz="0" w:space="0" w:color="auto"/>
        <w:left w:val="none" w:sz="0" w:space="0" w:color="auto"/>
        <w:bottom w:val="none" w:sz="0" w:space="0" w:color="auto"/>
        <w:right w:val="none" w:sz="0" w:space="0" w:color="auto"/>
      </w:divBdr>
    </w:div>
    <w:div w:id="1270358603">
      <w:bodyDiv w:val="1"/>
      <w:marLeft w:val="0"/>
      <w:marRight w:val="0"/>
      <w:marTop w:val="0"/>
      <w:marBottom w:val="0"/>
      <w:divBdr>
        <w:top w:val="none" w:sz="0" w:space="0" w:color="auto"/>
        <w:left w:val="none" w:sz="0" w:space="0" w:color="auto"/>
        <w:bottom w:val="none" w:sz="0" w:space="0" w:color="auto"/>
        <w:right w:val="none" w:sz="0" w:space="0" w:color="auto"/>
      </w:divBdr>
    </w:div>
    <w:div w:id="1272477009">
      <w:bodyDiv w:val="1"/>
      <w:marLeft w:val="0"/>
      <w:marRight w:val="0"/>
      <w:marTop w:val="0"/>
      <w:marBottom w:val="0"/>
      <w:divBdr>
        <w:top w:val="none" w:sz="0" w:space="0" w:color="auto"/>
        <w:left w:val="none" w:sz="0" w:space="0" w:color="auto"/>
        <w:bottom w:val="none" w:sz="0" w:space="0" w:color="auto"/>
        <w:right w:val="none" w:sz="0" w:space="0" w:color="auto"/>
      </w:divBdr>
    </w:div>
    <w:div w:id="1284799499">
      <w:bodyDiv w:val="1"/>
      <w:marLeft w:val="0"/>
      <w:marRight w:val="0"/>
      <w:marTop w:val="0"/>
      <w:marBottom w:val="0"/>
      <w:divBdr>
        <w:top w:val="none" w:sz="0" w:space="0" w:color="auto"/>
        <w:left w:val="none" w:sz="0" w:space="0" w:color="auto"/>
        <w:bottom w:val="none" w:sz="0" w:space="0" w:color="auto"/>
        <w:right w:val="none" w:sz="0" w:space="0" w:color="auto"/>
      </w:divBdr>
    </w:div>
    <w:div w:id="1299535577">
      <w:bodyDiv w:val="1"/>
      <w:marLeft w:val="0"/>
      <w:marRight w:val="0"/>
      <w:marTop w:val="0"/>
      <w:marBottom w:val="0"/>
      <w:divBdr>
        <w:top w:val="none" w:sz="0" w:space="0" w:color="auto"/>
        <w:left w:val="none" w:sz="0" w:space="0" w:color="auto"/>
        <w:bottom w:val="none" w:sz="0" w:space="0" w:color="auto"/>
        <w:right w:val="none" w:sz="0" w:space="0" w:color="auto"/>
      </w:divBdr>
    </w:div>
    <w:div w:id="1326782680">
      <w:bodyDiv w:val="1"/>
      <w:marLeft w:val="0"/>
      <w:marRight w:val="0"/>
      <w:marTop w:val="0"/>
      <w:marBottom w:val="0"/>
      <w:divBdr>
        <w:top w:val="none" w:sz="0" w:space="0" w:color="auto"/>
        <w:left w:val="none" w:sz="0" w:space="0" w:color="auto"/>
        <w:bottom w:val="none" w:sz="0" w:space="0" w:color="auto"/>
        <w:right w:val="none" w:sz="0" w:space="0" w:color="auto"/>
      </w:divBdr>
    </w:div>
    <w:div w:id="1330525448">
      <w:bodyDiv w:val="1"/>
      <w:marLeft w:val="0"/>
      <w:marRight w:val="0"/>
      <w:marTop w:val="0"/>
      <w:marBottom w:val="0"/>
      <w:divBdr>
        <w:top w:val="none" w:sz="0" w:space="0" w:color="auto"/>
        <w:left w:val="none" w:sz="0" w:space="0" w:color="auto"/>
        <w:bottom w:val="none" w:sz="0" w:space="0" w:color="auto"/>
        <w:right w:val="none" w:sz="0" w:space="0" w:color="auto"/>
      </w:divBdr>
    </w:div>
    <w:div w:id="1345130129">
      <w:bodyDiv w:val="1"/>
      <w:marLeft w:val="0"/>
      <w:marRight w:val="0"/>
      <w:marTop w:val="0"/>
      <w:marBottom w:val="0"/>
      <w:divBdr>
        <w:top w:val="none" w:sz="0" w:space="0" w:color="auto"/>
        <w:left w:val="none" w:sz="0" w:space="0" w:color="auto"/>
        <w:bottom w:val="none" w:sz="0" w:space="0" w:color="auto"/>
        <w:right w:val="none" w:sz="0" w:space="0" w:color="auto"/>
      </w:divBdr>
    </w:div>
    <w:div w:id="1352487703">
      <w:bodyDiv w:val="1"/>
      <w:marLeft w:val="0"/>
      <w:marRight w:val="0"/>
      <w:marTop w:val="0"/>
      <w:marBottom w:val="0"/>
      <w:divBdr>
        <w:top w:val="none" w:sz="0" w:space="0" w:color="auto"/>
        <w:left w:val="none" w:sz="0" w:space="0" w:color="auto"/>
        <w:bottom w:val="none" w:sz="0" w:space="0" w:color="auto"/>
        <w:right w:val="none" w:sz="0" w:space="0" w:color="auto"/>
      </w:divBdr>
    </w:div>
    <w:div w:id="1355618352">
      <w:bodyDiv w:val="1"/>
      <w:marLeft w:val="0"/>
      <w:marRight w:val="0"/>
      <w:marTop w:val="0"/>
      <w:marBottom w:val="0"/>
      <w:divBdr>
        <w:top w:val="none" w:sz="0" w:space="0" w:color="auto"/>
        <w:left w:val="none" w:sz="0" w:space="0" w:color="auto"/>
        <w:bottom w:val="none" w:sz="0" w:space="0" w:color="auto"/>
        <w:right w:val="none" w:sz="0" w:space="0" w:color="auto"/>
      </w:divBdr>
    </w:div>
    <w:div w:id="1360858744">
      <w:bodyDiv w:val="1"/>
      <w:marLeft w:val="0"/>
      <w:marRight w:val="0"/>
      <w:marTop w:val="0"/>
      <w:marBottom w:val="0"/>
      <w:divBdr>
        <w:top w:val="none" w:sz="0" w:space="0" w:color="auto"/>
        <w:left w:val="none" w:sz="0" w:space="0" w:color="auto"/>
        <w:bottom w:val="none" w:sz="0" w:space="0" w:color="auto"/>
        <w:right w:val="none" w:sz="0" w:space="0" w:color="auto"/>
      </w:divBdr>
    </w:div>
    <w:div w:id="1363021728">
      <w:bodyDiv w:val="1"/>
      <w:marLeft w:val="0"/>
      <w:marRight w:val="0"/>
      <w:marTop w:val="0"/>
      <w:marBottom w:val="0"/>
      <w:divBdr>
        <w:top w:val="none" w:sz="0" w:space="0" w:color="auto"/>
        <w:left w:val="none" w:sz="0" w:space="0" w:color="auto"/>
        <w:bottom w:val="none" w:sz="0" w:space="0" w:color="auto"/>
        <w:right w:val="none" w:sz="0" w:space="0" w:color="auto"/>
      </w:divBdr>
    </w:div>
    <w:div w:id="1371538867">
      <w:bodyDiv w:val="1"/>
      <w:marLeft w:val="0"/>
      <w:marRight w:val="0"/>
      <w:marTop w:val="0"/>
      <w:marBottom w:val="0"/>
      <w:divBdr>
        <w:top w:val="none" w:sz="0" w:space="0" w:color="auto"/>
        <w:left w:val="none" w:sz="0" w:space="0" w:color="auto"/>
        <w:bottom w:val="none" w:sz="0" w:space="0" w:color="auto"/>
        <w:right w:val="none" w:sz="0" w:space="0" w:color="auto"/>
      </w:divBdr>
    </w:div>
    <w:div w:id="1436057243">
      <w:bodyDiv w:val="1"/>
      <w:marLeft w:val="0"/>
      <w:marRight w:val="0"/>
      <w:marTop w:val="0"/>
      <w:marBottom w:val="0"/>
      <w:divBdr>
        <w:top w:val="none" w:sz="0" w:space="0" w:color="auto"/>
        <w:left w:val="none" w:sz="0" w:space="0" w:color="auto"/>
        <w:bottom w:val="none" w:sz="0" w:space="0" w:color="auto"/>
        <w:right w:val="none" w:sz="0" w:space="0" w:color="auto"/>
      </w:divBdr>
    </w:div>
    <w:div w:id="1450970480">
      <w:bodyDiv w:val="1"/>
      <w:marLeft w:val="0"/>
      <w:marRight w:val="0"/>
      <w:marTop w:val="0"/>
      <w:marBottom w:val="0"/>
      <w:divBdr>
        <w:top w:val="none" w:sz="0" w:space="0" w:color="auto"/>
        <w:left w:val="none" w:sz="0" w:space="0" w:color="auto"/>
        <w:bottom w:val="none" w:sz="0" w:space="0" w:color="auto"/>
        <w:right w:val="none" w:sz="0" w:space="0" w:color="auto"/>
      </w:divBdr>
    </w:div>
    <w:div w:id="1497377717">
      <w:bodyDiv w:val="1"/>
      <w:marLeft w:val="0"/>
      <w:marRight w:val="0"/>
      <w:marTop w:val="0"/>
      <w:marBottom w:val="0"/>
      <w:divBdr>
        <w:top w:val="none" w:sz="0" w:space="0" w:color="auto"/>
        <w:left w:val="none" w:sz="0" w:space="0" w:color="auto"/>
        <w:bottom w:val="none" w:sz="0" w:space="0" w:color="auto"/>
        <w:right w:val="none" w:sz="0" w:space="0" w:color="auto"/>
      </w:divBdr>
    </w:div>
    <w:div w:id="1507163099">
      <w:bodyDiv w:val="1"/>
      <w:marLeft w:val="0"/>
      <w:marRight w:val="0"/>
      <w:marTop w:val="0"/>
      <w:marBottom w:val="0"/>
      <w:divBdr>
        <w:top w:val="none" w:sz="0" w:space="0" w:color="auto"/>
        <w:left w:val="none" w:sz="0" w:space="0" w:color="auto"/>
        <w:bottom w:val="none" w:sz="0" w:space="0" w:color="auto"/>
        <w:right w:val="none" w:sz="0" w:space="0" w:color="auto"/>
      </w:divBdr>
    </w:div>
    <w:div w:id="1514145094">
      <w:bodyDiv w:val="1"/>
      <w:marLeft w:val="0"/>
      <w:marRight w:val="0"/>
      <w:marTop w:val="0"/>
      <w:marBottom w:val="0"/>
      <w:divBdr>
        <w:top w:val="none" w:sz="0" w:space="0" w:color="auto"/>
        <w:left w:val="none" w:sz="0" w:space="0" w:color="auto"/>
        <w:bottom w:val="none" w:sz="0" w:space="0" w:color="auto"/>
        <w:right w:val="none" w:sz="0" w:space="0" w:color="auto"/>
      </w:divBdr>
    </w:div>
    <w:div w:id="1515070585">
      <w:bodyDiv w:val="1"/>
      <w:marLeft w:val="0"/>
      <w:marRight w:val="0"/>
      <w:marTop w:val="0"/>
      <w:marBottom w:val="0"/>
      <w:divBdr>
        <w:top w:val="none" w:sz="0" w:space="0" w:color="auto"/>
        <w:left w:val="none" w:sz="0" w:space="0" w:color="auto"/>
        <w:bottom w:val="none" w:sz="0" w:space="0" w:color="auto"/>
        <w:right w:val="none" w:sz="0" w:space="0" w:color="auto"/>
      </w:divBdr>
    </w:div>
    <w:div w:id="1519198957">
      <w:bodyDiv w:val="1"/>
      <w:marLeft w:val="0"/>
      <w:marRight w:val="0"/>
      <w:marTop w:val="0"/>
      <w:marBottom w:val="0"/>
      <w:divBdr>
        <w:top w:val="none" w:sz="0" w:space="0" w:color="auto"/>
        <w:left w:val="none" w:sz="0" w:space="0" w:color="auto"/>
        <w:bottom w:val="none" w:sz="0" w:space="0" w:color="auto"/>
        <w:right w:val="none" w:sz="0" w:space="0" w:color="auto"/>
      </w:divBdr>
    </w:div>
    <w:div w:id="1528256382">
      <w:bodyDiv w:val="1"/>
      <w:marLeft w:val="0"/>
      <w:marRight w:val="0"/>
      <w:marTop w:val="0"/>
      <w:marBottom w:val="0"/>
      <w:divBdr>
        <w:top w:val="none" w:sz="0" w:space="0" w:color="auto"/>
        <w:left w:val="none" w:sz="0" w:space="0" w:color="auto"/>
        <w:bottom w:val="none" w:sz="0" w:space="0" w:color="auto"/>
        <w:right w:val="none" w:sz="0" w:space="0" w:color="auto"/>
      </w:divBdr>
    </w:div>
    <w:div w:id="1533959602">
      <w:bodyDiv w:val="1"/>
      <w:marLeft w:val="0"/>
      <w:marRight w:val="0"/>
      <w:marTop w:val="0"/>
      <w:marBottom w:val="0"/>
      <w:divBdr>
        <w:top w:val="none" w:sz="0" w:space="0" w:color="auto"/>
        <w:left w:val="none" w:sz="0" w:space="0" w:color="auto"/>
        <w:bottom w:val="none" w:sz="0" w:space="0" w:color="auto"/>
        <w:right w:val="none" w:sz="0" w:space="0" w:color="auto"/>
      </w:divBdr>
    </w:div>
    <w:div w:id="1534418728">
      <w:bodyDiv w:val="1"/>
      <w:marLeft w:val="0"/>
      <w:marRight w:val="0"/>
      <w:marTop w:val="0"/>
      <w:marBottom w:val="0"/>
      <w:divBdr>
        <w:top w:val="none" w:sz="0" w:space="0" w:color="auto"/>
        <w:left w:val="none" w:sz="0" w:space="0" w:color="auto"/>
        <w:bottom w:val="none" w:sz="0" w:space="0" w:color="auto"/>
        <w:right w:val="none" w:sz="0" w:space="0" w:color="auto"/>
      </w:divBdr>
    </w:div>
    <w:div w:id="1535848577">
      <w:bodyDiv w:val="1"/>
      <w:marLeft w:val="0"/>
      <w:marRight w:val="0"/>
      <w:marTop w:val="0"/>
      <w:marBottom w:val="0"/>
      <w:divBdr>
        <w:top w:val="none" w:sz="0" w:space="0" w:color="auto"/>
        <w:left w:val="none" w:sz="0" w:space="0" w:color="auto"/>
        <w:bottom w:val="none" w:sz="0" w:space="0" w:color="auto"/>
        <w:right w:val="none" w:sz="0" w:space="0" w:color="auto"/>
      </w:divBdr>
    </w:div>
    <w:div w:id="1606769140">
      <w:bodyDiv w:val="1"/>
      <w:marLeft w:val="0"/>
      <w:marRight w:val="0"/>
      <w:marTop w:val="0"/>
      <w:marBottom w:val="0"/>
      <w:divBdr>
        <w:top w:val="none" w:sz="0" w:space="0" w:color="auto"/>
        <w:left w:val="none" w:sz="0" w:space="0" w:color="auto"/>
        <w:bottom w:val="none" w:sz="0" w:space="0" w:color="auto"/>
        <w:right w:val="none" w:sz="0" w:space="0" w:color="auto"/>
      </w:divBdr>
    </w:div>
    <w:div w:id="1607884392">
      <w:bodyDiv w:val="1"/>
      <w:marLeft w:val="0"/>
      <w:marRight w:val="0"/>
      <w:marTop w:val="0"/>
      <w:marBottom w:val="0"/>
      <w:divBdr>
        <w:top w:val="none" w:sz="0" w:space="0" w:color="auto"/>
        <w:left w:val="none" w:sz="0" w:space="0" w:color="auto"/>
        <w:bottom w:val="none" w:sz="0" w:space="0" w:color="auto"/>
        <w:right w:val="none" w:sz="0" w:space="0" w:color="auto"/>
      </w:divBdr>
    </w:div>
    <w:div w:id="1636527257">
      <w:bodyDiv w:val="1"/>
      <w:marLeft w:val="0"/>
      <w:marRight w:val="0"/>
      <w:marTop w:val="0"/>
      <w:marBottom w:val="0"/>
      <w:divBdr>
        <w:top w:val="none" w:sz="0" w:space="0" w:color="auto"/>
        <w:left w:val="none" w:sz="0" w:space="0" w:color="auto"/>
        <w:bottom w:val="none" w:sz="0" w:space="0" w:color="auto"/>
        <w:right w:val="none" w:sz="0" w:space="0" w:color="auto"/>
      </w:divBdr>
    </w:div>
    <w:div w:id="1644966549">
      <w:bodyDiv w:val="1"/>
      <w:marLeft w:val="0"/>
      <w:marRight w:val="0"/>
      <w:marTop w:val="0"/>
      <w:marBottom w:val="0"/>
      <w:divBdr>
        <w:top w:val="none" w:sz="0" w:space="0" w:color="auto"/>
        <w:left w:val="none" w:sz="0" w:space="0" w:color="auto"/>
        <w:bottom w:val="none" w:sz="0" w:space="0" w:color="auto"/>
        <w:right w:val="none" w:sz="0" w:space="0" w:color="auto"/>
      </w:divBdr>
    </w:div>
    <w:div w:id="1646230505">
      <w:bodyDiv w:val="1"/>
      <w:marLeft w:val="0"/>
      <w:marRight w:val="0"/>
      <w:marTop w:val="0"/>
      <w:marBottom w:val="0"/>
      <w:divBdr>
        <w:top w:val="none" w:sz="0" w:space="0" w:color="auto"/>
        <w:left w:val="none" w:sz="0" w:space="0" w:color="auto"/>
        <w:bottom w:val="none" w:sz="0" w:space="0" w:color="auto"/>
        <w:right w:val="none" w:sz="0" w:space="0" w:color="auto"/>
      </w:divBdr>
    </w:div>
    <w:div w:id="1655255322">
      <w:bodyDiv w:val="1"/>
      <w:marLeft w:val="0"/>
      <w:marRight w:val="0"/>
      <w:marTop w:val="0"/>
      <w:marBottom w:val="0"/>
      <w:divBdr>
        <w:top w:val="none" w:sz="0" w:space="0" w:color="auto"/>
        <w:left w:val="none" w:sz="0" w:space="0" w:color="auto"/>
        <w:bottom w:val="none" w:sz="0" w:space="0" w:color="auto"/>
        <w:right w:val="none" w:sz="0" w:space="0" w:color="auto"/>
      </w:divBdr>
    </w:div>
    <w:div w:id="1667513340">
      <w:bodyDiv w:val="1"/>
      <w:marLeft w:val="0"/>
      <w:marRight w:val="0"/>
      <w:marTop w:val="0"/>
      <w:marBottom w:val="0"/>
      <w:divBdr>
        <w:top w:val="none" w:sz="0" w:space="0" w:color="auto"/>
        <w:left w:val="none" w:sz="0" w:space="0" w:color="auto"/>
        <w:bottom w:val="none" w:sz="0" w:space="0" w:color="auto"/>
        <w:right w:val="none" w:sz="0" w:space="0" w:color="auto"/>
      </w:divBdr>
    </w:div>
    <w:div w:id="1672216989">
      <w:bodyDiv w:val="1"/>
      <w:marLeft w:val="0"/>
      <w:marRight w:val="0"/>
      <w:marTop w:val="0"/>
      <w:marBottom w:val="0"/>
      <w:divBdr>
        <w:top w:val="none" w:sz="0" w:space="0" w:color="auto"/>
        <w:left w:val="none" w:sz="0" w:space="0" w:color="auto"/>
        <w:bottom w:val="none" w:sz="0" w:space="0" w:color="auto"/>
        <w:right w:val="none" w:sz="0" w:space="0" w:color="auto"/>
      </w:divBdr>
    </w:div>
    <w:div w:id="1679379596">
      <w:bodyDiv w:val="1"/>
      <w:marLeft w:val="0"/>
      <w:marRight w:val="0"/>
      <w:marTop w:val="0"/>
      <w:marBottom w:val="0"/>
      <w:divBdr>
        <w:top w:val="none" w:sz="0" w:space="0" w:color="auto"/>
        <w:left w:val="none" w:sz="0" w:space="0" w:color="auto"/>
        <w:bottom w:val="none" w:sz="0" w:space="0" w:color="auto"/>
        <w:right w:val="none" w:sz="0" w:space="0" w:color="auto"/>
      </w:divBdr>
    </w:div>
    <w:div w:id="1685009159">
      <w:bodyDiv w:val="1"/>
      <w:marLeft w:val="0"/>
      <w:marRight w:val="0"/>
      <w:marTop w:val="0"/>
      <w:marBottom w:val="0"/>
      <w:divBdr>
        <w:top w:val="none" w:sz="0" w:space="0" w:color="auto"/>
        <w:left w:val="none" w:sz="0" w:space="0" w:color="auto"/>
        <w:bottom w:val="none" w:sz="0" w:space="0" w:color="auto"/>
        <w:right w:val="none" w:sz="0" w:space="0" w:color="auto"/>
      </w:divBdr>
    </w:div>
    <w:div w:id="1690721391">
      <w:bodyDiv w:val="1"/>
      <w:marLeft w:val="0"/>
      <w:marRight w:val="0"/>
      <w:marTop w:val="0"/>
      <w:marBottom w:val="0"/>
      <w:divBdr>
        <w:top w:val="none" w:sz="0" w:space="0" w:color="auto"/>
        <w:left w:val="none" w:sz="0" w:space="0" w:color="auto"/>
        <w:bottom w:val="none" w:sz="0" w:space="0" w:color="auto"/>
        <w:right w:val="none" w:sz="0" w:space="0" w:color="auto"/>
      </w:divBdr>
    </w:div>
    <w:div w:id="1702852825">
      <w:bodyDiv w:val="1"/>
      <w:marLeft w:val="0"/>
      <w:marRight w:val="0"/>
      <w:marTop w:val="0"/>
      <w:marBottom w:val="0"/>
      <w:divBdr>
        <w:top w:val="none" w:sz="0" w:space="0" w:color="auto"/>
        <w:left w:val="none" w:sz="0" w:space="0" w:color="auto"/>
        <w:bottom w:val="none" w:sz="0" w:space="0" w:color="auto"/>
        <w:right w:val="none" w:sz="0" w:space="0" w:color="auto"/>
      </w:divBdr>
    </w:div>
    <w:div w:id="1706903928">
      <w:bodyDiv w:val="1"/>
      <w:marLeft w:val="0"/>
      <w:marRight w:val="0"/>
      <w:marTop w:val="0"/>
      <w:marBottom w:val="0"/>
      <w:divBdr>
        <w:top w:val="none" w:sz="0" w:space="0" w:color="auto"/>
        <w:left w:val="none" w:sz="0" w:space="0" w:color="auto"/>
        <w:bottom w:val="none" w:sz="0" w:space="0" w:color="auto"/>
        <w:right w:val="none" w:sz="0" w:space="0" w:color="auto"/>
      </w:divBdr>
    </w:div>
    <w:div w:id="1720593830">
      <w:bodyDiv w:val="1"/>
      <w:marLeft w:val="0"/>
      <w:marRight w:val="0"/>
      <w:marTop w:val="0"/>
      <w:marBottom w:val="0"/>
      <w:divBdr>
        <w:top w:val="none" w:sz="0" w:space="0" w:color="auto"/>
        <w:left w:val="none" w:sz="0" w:space="0" w:color="auto"/>
        <w:bottom w:val="none" w:sz="0" w:space="0" w:color="auto"/>
        <w:right w:val="none" w:sz="0" w:space="0" w:color="auto"/>
      </w:divBdr>
    </w:div>
    <w:div w:id="1735658695">
      <w:bodyDiv w:val="1"/>
      <w:marLeft w:val="0"/>
      <w:marRight w:val="0"/>
      <w:marTop w:val="0"/>
      <w:marBottom w:val="0"/>
      <w:divBdr>
        <w:top w:val="none" w:sz="0" w:space="0" w:color="auto"/>
        <w:left w:val="none" w:sz="0" w:space="0" w:color="auto"/>
        <w:bottom w:val="none" w:sz="0" w:space="0" w:color="auto"/>
        <w:right w:val="none" w:sz="0" w:space="0" w:color="auto"/>
      </w:divBdr>
    </w:div>
    <w:div w:id="1760829388">
      <w:bodyDiv w:val="1"/>
      <w:marLeft w:val="0"/>
      <w:marRight w:val="0"/>
      <w:marTop w:val="0"/>
      <w:marBottom w:val="0"/>
      <w:divBdr>
        <w:top w:val="none" w:sz="0" w:space="0" w:color="auto"/>
        <w:left w:val="none" w:sz="0" w:space="0" w:color="auto"/>
        <w:bottom w:val="none" w:sz="0" w:space="0" w:color="auto"/>
        <w:right w:val="none" w:sz="0" w:space="0" w:color="auto"/>
      </w:divBdr>
    </w:div>
    <w:div w:id="1767723630">
      <w:bodyDiv w:val="1"/>
      <w:marLeft w:val="0"/>
      <w:marRight w:val="0"/>
      <w:marTop w:val="0"/>
      <w:marBottom w:val="0"/>
      <w:divBdr>
        <w:top w:val="none" w:sz="0" w:space="0" w:color="auto"/>
        <w:left w:val="none" w:sz="0" w:space="0" w:color="auto"/>
        <w:bottom w:val="none" w:sz="0" w:space="0" w:color="auto"/>
        <w:right w:val="none" w:sz="0" w:space="0" w:color="auto"/>
      </w:divBdr>
    </w:div>
    <w:div w:id="1772974773">
      <w:bodyDiv w:val="1"/>
      <w:marLeft w:val="0"/>
      <w:marRight w:val="0"/>
      <w:marTop w:val="0"/>
      <w:marBottom w:val="0"/>
      <w:divBdr>
        <w:top w:val="none" w:sz="0" w:space="0" w:color="auto"/>
        <w:left w:val="none" w:sz="0" w:space="0" w:color="auto"/>
        <w:bottom w:val="none" w:sz="0" w:space="0" w:color="auto"/>
        <w:right w:val="none" w:sz="0" w:space="0" w:color="auto"/>
      </w:divBdr>
    </w:div>
    <w:div w:id="1779566081">
      <w:bodyDiv w:val="1"/>
      <w:marLeft w:val="0"/>
      <w:marRight w:val="0"/>
      <w:marTop w:val="0"/>
      <w:marBottom w:val="0"/>
      <w:divBdr>
        <w:top w:val="none" w:sz="0" w:space="0" w:color="auto"/>
        <w:left w:val="none" w:sz="0" w:space="0" w:color="auto"/>
        <w:bottom w:val="none" w:sz="0" w:space="0" w:color="auto"/>
        <w:right w:val="none" w:sz="0" w:space="0" w:color="auto"/>
      </w:divBdr>
    </w:div>
    <w:div w:id="1812093335">
      <w:bodyDiv w:val="1"/>
      <w:marLeft w:val="0"/>
      <w:marRight w:val="0"/>
      <w:marTop w:val="0"/>
      <w:marBottom w:val="0"/>
      <w:divBdr>
        <w:top w:val="none" w:sz="0" w:space="0" w:color="auto"/>
        <w:left w:val="none" w:sz="0" w:space="0" w:color="auto"/>
        <w:bottom w:val="none" w:sz="0" w:space="0" w:color="auto"/>
        <w:right w:val="none" w:sz="0" w:space="0" w:color="auto"/>
      </w:divBdr>
    </w:div>
    <w:div w:id="1815218687">
      <w:bodyDiv w:val="1"/>
      <w:marLeft w:val="0"/>
      <w:marRight w:val="0"/>
      <w:marTop w:val="0"/>
      <w:marBottom w:val="0"/>
      <w:divBdr>
        <w:top w:val="none" w:sz="0" w:space="0" w:color="auto"/>
        <w:left w:val="none" w:sz="0" w:space="0" w:color="auto"/>
        <w:bottom w:val="none" w:sz="0" w:space="0" w:color="auto"/>
        <w:right w:val="none" w:sz="0" w:space="0" w:color="auto"/>
      </w:divBdr>
    </w:div>
    <w:div w:id="1840534288">
      <w:bodyDiv w:val="1"/>
      <w:marLeft w:val="0"/>
      <w:marRight w:val="0"/>
      <w:marTop w:val="0"/>
      <w:marBottom w:val="0"/>
      <w:divBdr>
        <w:top w:val="none" w:sz="0" w:space="0" w:color="auto"/>
        <w:left w:val="none" w:sz="0" w:space="0" w:color="auto"/>
        <w:bottom w:val="none" w:sz="0" w:space="0" w:color="auto"/>
        <w:right w:val="none" w:sz="0" w:space="0" w:color="auto"/>
      </w:divBdr>
    </w:div>
    <w:div w:id="1841308699">
      <w:bodyDiv w:val="1"/>
      <w:marLeft w:val="0"/>
      <w:marRight w:val="0"/>
      <w:marTop w:val="0"/>
      <w:marBottom w:val="0"/>
      <w:divBdr>
        <w:top w:val="none" w:sz="0" w:space="0" w:color="auto"/>
        <w:left w:val="none" w:sz="0" w:space="0" w:color="auto"/>
        <w:bottom w:val="none" w:sz="0" w:space="0" w:color="auto"/>
        <w:right w:val="none" w:sz="0" w:space="0" w:color="auto"/>
      </w:divBdr>
      <w:divsChild>
        <w:div w:id="453914033">
          <w:marLeft w:val="0"/>
          <w:marRight w:val="0"/>
          <w:marTop w:val="0"/>
          <w:marBottom w:val="0"/>
          <w:divBdr>
            <w:top w:val="none" w:sz="0" w:space="0" w:color="auto"/>
            <w:left w:val="none" w:sz="0" w:space="0" w:color="auto"/>
            <w:bottom w:val="none" w:sz="0" w:space="0" w:color="auto"/>
            <w:right w:val="none" w:sz="0" w:space="0" w:color="auto"/>
          </w:divBdr>
          <w:divsChild>
            <w:div w:id="809135689">
              <w:marLeft w:val="0"/>
              <w:marRight w:val="0"/>
              <w:marTop w:val="0"/>
              <w:marBottom w:val="0"/>
              <w:divBdr>
                <w:top w:val="none" w:sz="0" w:space="0" w:color="auto"/>
                <w:left w:val="none" w:sz="0" w:space="0" w:color="auto"/>
                <w:bottom w:val="none" w:sz="0" w:space="0" w:color="auto"/>
                <w:right w:val="none" w:sz="0" w:space="0" w:color="auto"/>
              </w:divBdr>
              <w:divsChild>
                <w:div w:id="186649268">
                  <w:marLeft w:val="180"/>
                  <w:marRight w:val="0"/>
                  <w:marTop w:val="0"/>
                  <w:marBottom w:val="0"/>
                  <w:divBdr>
                    <w:top w:val="none" w:sz="0" w:space="0" w:color="auto"/>
                    <w:left w:val="none" w:sz="0" w:space="0" w:color="auto"/>
                    <w:bottom w:val="none" w:sz="0" w:space="0" w:color="auto"/>
                    <w:right w:val="none" w:sz="0" w:space="0" w:color="auto"/>
                  </w:divBdr>
                  <w:divsChild>
                    <w:div w:id="49515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496676">
          <w:marLeft w:val="0"/>
          <w:marRight w:val="0"/>
          <w:marTop w:val="0"/>
          <w:marBottom w:val="0"/>
          <w:divBdr>
            <w:top w:val="none" w:sz="0" w:space="0" w:color="auto"/>
            <w:left w:val="none" w:sz="0" w:space="0" w:color="auto"/>
            <w:bottom w:val="none" w:sz="0" w:space="0" w:color="auto"/>
            <w:right w:val="none" w:sz="0" w:space="0" w:color="auto"/>
          </w:divBdr>
          <w:divsChild>
            <w:div w:id="52314343">
              <w:marLeft w:val="0"/>
              <w:marRight w:val="0"/>
              <w:marTop w:val="0"/>
              <w:marBottom w:val="0"/>
              <w:divBdr>
                <w:top w:val="none" w:sz="0" w:space="0" w:color="auto"/>
                <w:left w:val="none" w:sz="0" w:space="0" w:color="auto"/>
                <w:bottom w:val="none" w:sz="0" w:space="0" w:color="auto"/>
                <w:right w:val="none" w:sz="0" w:space="0" w:color="auto"/>
              </w:divBdr>
              <w:divsChild>
                <w:div w:id="477847765">
                  <w:marLeft w:val="180"/>
                  <w:marRight w:val="0"/>
                  <w:marTop w:val="0"/>
                  <w:marBottom w:val="0"/>
                  <w:divBdr>
                    <w:top w:val="none" w:sz="0" w:space="0" w:color="auto"/>
                    <w:left w:val="none" w:sz="0" w:space="0" w:color="auto"/>
                    <w:bottom w:val="none" w:sz="0" w:space="0" w:color="auto"/>
                    <w:right w:val="none" w:sz="0" w:space="0" w:color="auto"/>
                  </w:divBdr>
                  <w:divsChild>
                    <w:div w:id="10161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081947">
          <w:marLeft w:val="0"/>
          <w:marRight w:val="0"/>
          <w:marTop w:val="0"/>
          <w:marBottom w:val="0"/>
          <w:divBdr>
            <w:top w:val="none" w:sz="0" w:space="0" w:color="auto"/>
            <w:left w:val="none" w:sz="0" w:space="0" w:color="auto"/>
            <w:bottom w:val="none" w:sz="0" w:space="0" w:color="auto"/>
            <w:right w:val="none" w:sz="0" w:space="0" w:color="auto"/>
          </w:divBdr>
          <w:divsChild>
            <w:div w:id="238440528">
              <w:marLeft w:val="0"/>
              <w:marRight w:val="0"/>
              <w:marTop w:val="0"/>
              <w:marBottom w:val="0"/>
              <w:divBdr>
                <w:top w:val="none" w:sz="0" w:space="0" w:color="auto"/>
                <w:left w:val="none" w:sz="0" w:space="0" w:color="auto"/>
                <w:bottom w:val="none" w:sz="0" w:space="0" w:color="auto"/>
                <w:right w:val="none" w:sz="0" w:space="0" w:color="auto"/>
              </w:divBdr>
              <w:divsChild>
                <w:div w:id="1084305041">
                  <w:marLeft w:val="180"/>
                  <w:marRight w:val="0"/>
                  <w:marTop w:val="0"/>
                  <w:marBottom w:val="0"/>
                  <w:divBdr>
                    <w:top w:val="none" w:sz="0" w:space="0" w:color="auto"/>
                    <w:left w:val="none" w:sz="0" w:space="0" w:color="auto"/>
                    <w:bottom w:val="none" w:sz="0" w:space="0" w:color="auto"/>
                    <w:right w:val="none" w:sz="0" w:space="0" w:color="auto"/>
                  </w:divBdr>
                  <w:divsChild>
                    <w:div w:id="10768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670105">
          <w:marLeft w:val="0"/>
          <w:marRight w:val="0"/>
          <w:marTop w:val="0"/>
          <w:marBottom w:val="0"/>
          <w:divBdr>
            <w:top w:val="none" w:sz="0" w:space="0" w:color="auto"/>
            <w:left w:val="none" w:sz="0" w:space="0" w:color="auto"/>
            <w:bottom w:val="none" w:sz="0" w:space="0" w:color="auto"/>
            <w:right w:val="none" w:sz="0" w:space="0" w:color="auto"/>
          </w:divBdr>
          <w:divsChild>
            <w:div w:id="544105238">
              <w:marLeft w:val="0"/>
              <w:marRight w:val="0"/>
              <w:marTop w:val="0"/>
              <w:marBottom w:val="0"/>
              <w:divBdr>
                <w:top w:val="none" w:sz="0" w:space="0" w:color="auto"/>
                <w:left w:val="none" w:sz="0" w:space="0" w:color="auto"/>
                <w:bottom w:val="none" w:sz="0" w:space="0" w:color="auto"/>
                <w:right w:val="none" w:sz="0" w:space="0" w:color="auto"/>
              </w:divBdr>
              <w:divsChild>
                <w:div w:id="1689024791">
                  <w:marLeft w:val="180"/>
                  <w:marRight w:val="0"/>
                  <w:marTop w:val="0"/>
                  <w:marBottom w:val="0"/>
                  <w:divBdr>
                    <w:top w:val="none" w:sz="0" w:space="0" w:color="auto"/>
                    <w:left w:val="none" w:sz="0" w:space="0" w:color="auto"/>
                    <w:bottom w:val="none" w:sz="0" w:space="0" w:color="auto"/>
                    <w:right w:val="none" w:sz="0" w:space="0" w:color="auto"/>
                  </w:divBdr>
                  <w:divsChild>
                    <w:div w:id="113105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287227">
      <w:bodyDiv w:val="1"/>
      <w:marLeft w:val="0"/>
      <w:marRight w:val="0"/>
      <w:marTop w:val="0"/>
      <w:marBottom w:val="0"/>
      <w:divBdr>
        <w:top w:val="none" w:sz="0" w:space="0" w:color="auto"/>
        <w:left w:val="none" w:sz="0" w:space="0" w:color="auto"/>
        <w:bottom w:val="none" w:sz="0" w:space="0" w:color="auto"/>
        <w:right w:val="none" w:sz="0" w:space="0" w:color="auto"/>
      </w:divBdr>
    </w:div>
    <w:div w:id="1866169109">
      <w:bodyDiv w:val="1"/>
      <w:marLeft w:val="0"/>
      <w:marRight w:val="0"/>
      <w:marTop w:val="0"/>
      <w:marBottom w:val="0"/>
      <w:divBdr>
        <w:top w:val="none" w:sz="0" w:space="0" w:color="auto"/>
        <w:left w:val="none" w:sz="0" w:space="0" w:color="auto"/>
        <w:bottom w:val="none" w:sz="0" w:space="0" w:color="auto"/>
        <w:right w:val="none" w:sz="0" w:space="0" w:color="auto"/>
      </w:divBdr>
    </w:div>
    <w:div w:id="1871265170">
      <w:bodyDiv w:val="1"/>
      <w:marLeft w:val="0"/>
      <w:marRight w:val="0"/>
      <w:marTop w:val="0"/>
      <w:marBottom w:val="0"/>
      <w:divBdr>
        <w:top w:val="none" w:sz="0" w:space="0" w:color="auto"/>
        <w:left w:val="none" w:sz="0" w:space="0" w:color="auto"/>
        <w:bottom w:val="none" w:sz="0" w:space="0" w:color="auto"/>
        <w:right w:val="none" w:sz="0" w:space="0" w:color="auto"/>
      </w:divBdr>
    </w:div>
    <w:div w:id="1909150367">
      <w:bodyDiv w:val="1"/>
      <w:marLeft w:val="0"/>
      <w:marRight w:val="0"/>
      <w:marTop w:val="0"/>
      <w:marBottom w:val="0"/>
      <w:divBdr>
        <w:top w:val="none" w:sz="0" w:space="0" w:color="auto"/>
        <w:left w:val="none" w:sz="0" w:space="0" w:color="auto"/>
        <w:bottom w:val="none" w:sz="0" w:space="0" w:color="auto"/>
        <w:right w:val="none" w:sz="0" w:space="0" w:color="auto"/>
      </w:divBdr>
    </w:div>
    <w:div w:id="1918712935">
      <w:bodyDiv w:val="1"/>
      <w:marLeft w:val="0"/>
      <w:marRight w:val="0"/>
      <w:marTop w:val="0"/>
      <w:marBottom w:val="0"/>
      <w:divBdr>
        <w:top w:val="none" w:sz="0" w:space="0" w:color="auto"/>
        <w:left w:val="none" w:sz="0" w:space="0" w:color="auto"/>
        <w:bottom w:val="none" w:sz="0" w:space="0" w:color="auto"/>
        <w:right w:val="none" w:sz="0" w:space="0" w:color="auto"/>
      </w:divBdr>
    </w:div>
    <w:div w:id="1927641544">
      <w:bodyDiv w:val="1"/>
      <w:marLeft w:val="0"/>
      <w:marRight w:val="0"/>
      <w:marTop w:val="0"/>
      <w:marBottom w:val="0"/>
      <w:divBdr>
        <w:top w:val="none" w:sz="0" w:space="0" w:color="auto"/>
        <w:left w:val="none" w:sz="0" w:space="0" w:color="auto"/>
        <w:bottom w:val="none" w:sz="0" w:space="0" w:color="auto"/>
        <w:right w:val="none" w:sz="0" w:space="0" w:color="auto"/>
      </w:divBdr>
    </w:div>
    <w:div w:id="1966235952">
      <w:bodyDiv w:val="1"/>
      <w:marLeft w:val="0"/>
      <w:marRight w:val="0"/>
      <w:marTop w:val="0"/>
      <w:marBottom w:val="0"/>
      <w:divBdr>
        <w:top w:val="none" w:sz="0" w:space="0" w:color="auto"/>
        <w:left w:val="none" w:sz="0" w:space="0" w:color="auto"/>
        <w:bottom w:val="none" w:sz="0" w:space="0" w:color="auto"/>
        <w:right w:val="none" w:sz="0" w:space="0" w:color="auto"/>
      </w:divBdr>
    </w:div>
    <w:div w:id="1967078010">
      <w:bodyDiv w:val="1"/>
      <w:marLeft w:val="0"/>
      <w:marRight w:val="0"/>
      <w:marTop w:val="0"/>
      <w:marBottom w:val="0"/>
      <w:divBdr>
        <w:top w:val="none" w:sz="0" w:space="0" w:color="auto"/>
        <w:left w:val="none" w:sz="0" w:space="0" w:color="auto"/>
        <w:bottom w:val="none" w:sz="0" w:space="0" w:color="auto"/>
        <w:right w:val="none" w:sz="0" w:space="0" w:color="auto"/>
      </w:divBdr>
    </w:div>
    <w:div w:id="1995405934">
      <w:bodyDiv w:val="1"/>
      <w:marLeft w:val="0"/>
      <w:marRight w:val="0"/>
      <w:marTop w:val="0"/>
      <w:marBottom w:val="0"/>
      <w:divBdr>
        <w:top w:val="none" w:sz="0" w:space="0" w:color="auto"/>
        <w:left w:val="none" w:sz="0" w:space="0" w:color="auto"/>
        <w:bottom w:val="none" w:sz="0" w:space="0" w:color="auto"/>
        <w:right w:val="none" w:sz="0" w:space="0" w:color="auto"/>
      </w:divBdr>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
    <w:div w:id="2015961142">
      <w:bodyDiv w:val="1"/>
      <w:marLeft w:val="0"/>
      <w:marRight w:val="0"/>
      <w:marTop w:val="0"/>
      <w:marBottom w:val="0"/>
      <w:divBdr>
        <w:top w:val="none" w:sz="0" w:space="0" w:color="auto"/>
        <w:left w:val="none" w:sz="0" w:space="0" w:color="auto"/>
        <w:bottom w:val="none" w:sz="0" w:space="0" w:color="auto"/>
        <w:right w:val="none" w:sz="0" w:space="0" w:color="auto"/>
      </w:divBdr>
    </w:div>
    <w:div w:id="2036038195">
      <w:bodyDiv w:val="1"/>
      <w:marLeft w:val="0"/>
      <w:marRight w:val="0"/>
      <w:marTop w:val="0"/>
      <w:marBottom w:val="0"/>
      <w:divBdr>
        <w:top w:val="none" w:sz="0" w:space="0" w:color="auto"/>
        <w:left w:val="none" w:sz="0" w:space="0" w:color="auto"/>
        <w:bottom w:val="none" w:sz="0" w:space="0" w:color="auto"/>
        <w:right w:val="none" w:sz="0" w:space="0" w:color="auto"/>
      </w:divBdr>
    </w:div>
    <w:div w:id="2044863617">
      <w:bodyDiv w:val="1"/>
      <w:marLeft w:val="0"/>
      <w:marRight w:val="0"/>
      <w:marTop w:val="0"/>
      <w:marBottom w:val="0"/>
      <w:divBdr>
        <w:top w:val="none" w:sz="0" w:space="0" w:color="auto"/>
        <w:left w:val="none" w:sz="0" w:space="0" w:color="auto"/>
        <w:bottom w:val="none" w:sz="0" w:space="0" w:color="auto"/>
        <w:right w:val="none" w:sz="0" w:space="0" w:color="auto"/>
      </w:divBdr>
    </w:div>
    <w:div w:id="2066950096">
      <w:bodyDiv w:val="1"/>
      <w:marLeft w:val="0"/>
      <w:marRight w:val="0"/>
      <w:marTop w:val="0"/>
      <w:marBottom w:val="0"/>
      <w:divBdr>
        <w:top w:val="none" w:sz="0" w:space="0" w:color="auto"/>
        <w:left w:val="none" w:sz="0" w:space="0" w:color="auto"/>
        <w:bottom w:val="none" w:sz="0" w:space="0" w:color="auto"/>
        <w:right w:val="none" w:sz="0" w:space="0" w:color="auto"/>
      </w:divBdr>
    </w:div>
    <w:div w:id="2073194485">
      <w:bodyDiv w:val="1"/>
      <w:marLeft w:val="0"/>
      <w:marRight w:val="0"/>
      <w:marTop w:val="0"/>
      <w:marBottom w:val="0"/>
      <w:divBdr>
        <w:top w:val="none" w:sz="0" w:space="0" w:color="auto"/>
        <w:left w:val="none" w:sz="0" w:space="0" w:color="auto"/>
        <w:bottom w:val="none" w:sz="0" w:space="0" w:color="auto"/>
        <w:right w:val="none" w:sz="0" w:space="0" w:color="auto"/>
      </w:divBdr>
    </w:div>
    <w:div w:id="2076317910">
      <w:bodyDiv w:val="1"/>
      <w:marLeft w:val="0"/>
      <w:marRight w:val="0"/>
      <w:marTop w:val="0"/>
      <w:marBottom w:val="0"/>
      <w:divBdr>
        <w:top w:val="none" w:sz="0" w:space="0" w:color="auto"/>
        <w:left w:val="none" w:sz="0" w:space="0" w:color="auto"/>
        <w:bottom w:val="none" w:sz="0" w:space="0" w:color="auto"/>
        <w:right w:val="none" w:sz="0" w:space="0" w:color="auto"/>
      </w:divBdr>
    </w:div>
    <w:div w:id="2094886962">
      <w:bodyDiv w:val="1"/>
      <w:marLeft w:val="0"/>
      <w:marRight w:val="0"/>
      <w:marTop w:val="0"/>
      <w:marBottom w:val="0"/>
      <w:divBdr>
        <w:top w:val="none" w:sz="0" w:space="0" w:color="auto"/>
        <w:left w:val="none" w:sz="0" w:space="0" w:color="auto"/>
        <w:bottom w:val="none" w:sz="0" w:space="0" w:color="auto"/>
        <w:right w:val="none" w:sz="0" w:space="0" w:color="auto"/>
      </w:divBdr>
    </w:div>
    <w:div w:id="2131052891">
      <w:bodyDiv w:val="1"/>
      <w:marLeft w:val="0"/>
      <w:marRight w:val="0"/>
      <w:marTop w:val="0"/>
      <w:marBottom w:val="0"/>
      <w:divBdr>
        <w:top w:val="none" w:sz="0" w:space="0" w:color="auto"/>
        <w:left w:val="none" w:sz="0" w:space="0" w:color="auto"/>
        <w:bottom w:val="none" w:sz="0" w:space="0" w:color="auto"/>
        <w:right w:val="none" w:sz="0" w:space="0" w:color="auto"/>
      </w:divBdr>
    </w:div>
    <w:div w:id="2142069250">
      <w:bodyDiv w:val="1"/>
      <w:marLeft w:val="0"/>
      <w:marRight w:val="0"/>
      <w:marTop w:val="0"/>
      <w:marBottom w:val="0"/>
      <w:divBdr>
        <w:top w:val="none" w:sz="0" w:space="0" w:color="auto"/>
        <w:left w:val="none" w:sz="0" w:space="0" w:color="auto"/>
        <w:bottom w:val="none" w:sz="0" w:space="0" w:color="auto"/>
        <w:right w:val="none" w:sz="0" w:space="0" w:color="auto"/>
      </w:divBdr>
    </w:div>
    <w:div w:id="2143300130">
      <w:bodyDiv w:val="1"/>
      <w:marLeft w:val="0"/>
      <w:marRight w:val="0"/>
      <w:marTop w:val="0"/>
      <w:marBottom w:val="0"/>
      <w:divBdr>
        <w:top w:val="none" w:sz="0" w:space="0" w:color="auto"/>
        <w:left w:val="none" w:sz="0" w:space="0" w:color="auto"/>
        <w:bottom w:val="none" w:sz="0" w:space="0" w:color="auto"/>
        <w:right w:val="none" w:sz="0" w:space="0" w:color="auto"/>
      </w:divBdr>
    </w:div>
    <w:div w:id="214585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youtube.com/redirect?q=http%3A%2F%2Ftari.oss.web.id%2F&amp;event=video_description&amp;redir_token=u5wjrP_pAgAznbf_NlLbT7buxLR8MTU5MDA3NDY2NEAxNTg5OTg4MjY0&amp;v=mZHECZ_vgME" TargetMode="External"/><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Gun14</b:Tag>
    <b:SourceType>JournalArticle</b:SourceType>
    <b:Guid>{7FE3DB1F-845D-415E-B1FE-F22CC98924AE}</b:Guid>
    <b:LCID>en-ID</b:LCID>
    <b:Year>2014</b:Year>
    <b:Author>
      <b:Author>
        <b:NameList>
          <b:Person>
            <b:Last>Gunawan</b:Last>
            <b:First>Fandi</b:First>
            <b:Middle>Halim</b:Middle>
          </b:Person>
        </b:NameList>
      </b:Author>
    </b:Author>
    <b:JournalName>PENERAPAN WEB SEMANTIK UNTUK APLIKASI PENCARIAN PADA REPOSITORI KOLEKSI PENELITIAN, STUDI KASUS: PROGRAM STUDI SISTEM INFORMASI STMIK MIKROSKIL MEDAN </b:JournalName>
    <b:Pages>4</b:Pages>
    <b:RefOrder>1</b:RefOrder>
  </b:Source>
</b:Sources>
</file>

<file path=customXml/itemProps1.xml><?xml version="1.0" encoding="utf-8"?>
<ds:datastoreItem xmlns:ds="http://schemas.openxmlformats.org/officeDocument/2006/customXml" ds:itemID="{B510A9D8-1784-F949-B19F-FA39F0061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116</Pages>
  <Words>20246</Words>
  <Characters>115405</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Nova Artawan</dc:creator>
  <cp:keywords/>
  <dc:description/>
  <cp:lastModifiedBy>Cokorda Pramartha</cp:lastModifiedBy>
  <cp:revision>89</cp:revision>
  <cp:lastPrinted>2019-03-26T13:16:00Z</cp:lastPrinted>
  <dcterms:created xsi:type="dcterms:W3CDTF">2020-05-20T09:20:00Z</dcterms:created>
  <dcterms:modified xsi:type="dcterms:W3CDTF">2020-05-29T06:51:00Z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bc554315-891a-3e33-959b-05749a0b16be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