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DC47C" w14:textId="34989BFE" w:rsidR="000D1563" w:rsidRPr="007039D5" w:rsidRDefault="00C878AC" w:rsidP="00332B1D">
      <w:pPr>
        <w:spacing w:line="360" w:lineRule="auto"/>
        <w:jc w:val="center"/>
        <w:rPr>
          <w:rFonts w:ascii="Times New Roman" w:hAnsi="Times New Roman" w:cs="Times New Roman"/>
          <w:b/>
          <w:sz w:val="24"/>
          <w:szCs w:val="24"/>
        </w:rPr>
      </w:pPr>
      <w:r w:rsidRPr="00D922E0">
        <w:rPr>
          <w:rFonts w:ascii="Times New Roman" w:hAnsi="Times New Roman" w:cs="Times New Roman"/>
          <w:b/>
          <w:bCs/>
          <w:sz w:val="24"/>
          <w:szCs w:val="24"/>
        </w:rPr>
        <w:t>SISTEM MANAJEMEN PENGETA</w:t>
      </w:r>
      <w:bookmarkStart w:id="0" w:name="_GoBack"/>
      <w:bookmarkEnd w:id="0"/>
      <w:r w:rsidRPr="00D922E0">
        <w:rPr>
          <w:rFonts w:ascii="Times New Roman" w:hAnsi="Times New Roman" w:cs="Times New Roman"/>
          <w:b/>
          <w:bCs/>
          <w:sz w:val="24"/>
          <w:szCs w:val="24"/>
        </w:rPr>
        <w:t>HUAN DENGAN PENDEKATAN ONTOLOGI SEMANTIK UNTUK SILSILAH KELUARGA PURI KLUNGKUNG</w:t>
      </w:r>
    </w:p>
    <w:p w14:paraId="155D6BCE" w14:textId="3BFD6C5E" w:rsidR="00C00031" w:rsidRDefault="00C00031" w:rsidP="00332B1D">
      <w:pPr>
        <w:spacing w:line="360" w:lineRule="auto"/>
        <w:jc w:val="center"/>
        <w:rPr>
          <w:rFonts w:ascii="Times New Roman" w:hAnsi="Times New Roman" w:cs="Times New Roman"/>
          <w:b/>
          <w:sz w:val="24"/>
          <w:szCs w:val="24"/>
        </w:rPr>
      </w:pPr>
    </w:p>
    <w:p w14:paraId="04332446" w14:textId="390347E7" w:rsidR="00C00031" w:rsidRDefault="00C00031" w:rsidP="00332B1D">
      <w:pPr>
        <w:spacing w:line="360" w:lineRule="auto"/>
        <w:jc w:val="center"/>
        <w:rPr>
          <w:rFonts w:ascii="Times New Roman" w:hAnsi="Times New Roman" w:cs="Times New Roman"/>
          <w:b/>
          <w:sz w:val="24"/>
          <w:szCs w:val="24"/>
        </w:rPr>
      </w:pPr>
    </w:p>
    <w:p w14:paraId="61572DE1" w14:textId="24F08584" w:rsidR="000D1563" w:rsidRDefault="00DC3268" w:rsidP="00DC3268">
      <w:pPr>
        <w:spacing w:line="360" w:lineRule="auto"/>
        <w:jc w:val="center"/>
        <w:rPr>
          <w:rFonts w:ascii="Times New Roman" w:hAnsi="Times New Roman" w:cs="Times New Roman"/>
          <w:b/>
          <w:bCs/>
          <w:sz w:val="24"/>
          <w:szCs w:val="24"/>
        </w:rPr>
      </w:pPr>
      <w:r w:rsidRPr="00DC3268">
        <w:rPr>
          <w:rFonts w:ascii="Times New Roman" w:hAnsi="Times New Roman" w:cs="Times New Roman"/>
          <w:b/>
          <w:bCs/>
          <w:sz w:val="24"/>
          <w:szCs w:val="24"/>
        </w:rPr>
        <w:t>SKRIPSI</w:t>
      </w:r>
    </w:p>
    <w:p w14:paraId="7C38819E" w14:textId="550DD3B9" w:rsidR="00DC3268" w:rsidRPr="00DC3268" w:rsidRDefault="00DC3268" w:rsidP="00DC3268">
      <w:pPr>
        <w:spacing w:line="360" w:lineRule="auto"/>
        <w:jc w:val="center"/>
        <w:rPr>
          <w:rFonts w:ascii="Times New Roman" w:hAnsi="Times New Roman" w:cs="Times New Roman"/>
          <w:b/>
          <w:bCs/>
          <w:sz w:val="24"/>
          <w:szCs w:val="24"/>
        </w:rPr>
      </w:pPr>
    </w:p>
    <w:p w14:paraId="68880B78" w14:textId="0E803DA5" w:rsidR="000D1563" w:rsidRPr="000E3C5E" w:rsidRDefault="00EC2D61" w:rsidP="000D1563">
      <w:pPr>
        <w:spacing w:line="360" w:lineRule="auto"/>
        <w:jc w:val="center"/>
        <w:rPr>
          <w:rFonts w:ascii="Times New Roman" w:hAnsi="Times New Roman" w:cs="Times New Roman"/>
          <w:sz w:val="24"/>
          <w:szCs w:val="24"/>
        </w:rPr>
      </w:pPr>
      <w:r w:rsidRPr="00DC3268">
        <w:rPr>
          <w:b/>
          <w:bCs/>
          <w:noProof/>
          <w:lang w:val="id-ID" w:eastAsia="id-ID"/>
        </w:rPr>
        <w:drawing>
          <wp:anchor distT="0" distB="0" distL="114300" distR="114300" simplePos="0" relativeHeight="251659264" behindDoc="0" locked="0" layoutInCell="1" allowOverlap="1" wp14:anchorId="2FFDD16C" wp14:editId="1B84D70D">
            <wp:simplePos x="0" y="0"/>
            <wp:positionH relativeFrom="margin">
              <wp:posOffset>1772920</wp:posOffset>
            </wp:positionH>
            <wp:positionV relativeFrom="paragraph">
              <wp:posOffset>4445</wp:posOffset>
            </wp:positionV>
            <wp:extent cx="1440815" cy="14395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815"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CE8AA" w14:textId="77777777" w:rsidR="000D1563" w:rsidRPr="000E3C5E" w:rsidRDefault="000D1563" w:rsidP="000D1563">
      <w:pPr>
        <w:spacing w:line="360" w:lineRule="auto"/>
        <w:jc w:val="center"/>
        <w:rPr>
          <w:rFonts w:ascii="Times New Roman" w:hAnsi="Times New Roman" w:cs="Times New Roman"/>
          <w:sz w:val="24"/>
          <w:szCs w:val="24"/>
        </w:rPr>
      </w:pPr>
    </w:p>
    <w:p w14:paraId="43E69514" w14:textId="77777777" w:rsidR="000D1563" w:rsidRDefault="000D1563" w:rsidP="000D1563">
      <w:pPr>
        <w:spacing w:line="360" w:lineRule="auto"/>
        <w:jc w:val="center"/>
        <w:rPr>
          <w:rFonts w:ascii="Times New Roman" w:hAnsi="Times New Roman" w:cs="Times New Roman"/>
          <w:sz w:val="24"/>
          <w:szCs w:val="24"/>
        </w:rPr>
      </w:pPr>
    </w:p>
    <w:p w14:paraId="00FDB085" w14:textId="79C0E779" w:rsidR="000D1563" w:rsidRDefault="000D1563" w:rsidP="001E167A">
      <w:pPr>
        <w:spacing w:line="360" w:lineRule="auto"/>
        <w:rPr>
          <w:rFonts w:ascii="Times New Roman" w:hAnsi="Times New Roman" w:cs="Times New Roman"/>
          <w:sz w:val="24"/>
          <w:szCs w:val="24"/>
        </w:rPr>
      </w:pPr>
    </w:p>
    <w:p w14:paraId="57D292B1" w14:textId="77777777" w:rsidR="000D1563" w:rsidRDefault="000D1563" w:rsidP="007602EF">
      <w:pPr>
        <w:spacing w:line="360" w:lineRule="auto"/>
        <w:rPr>
          <w:rFonts w:ascii="Times New Roman" w:hAnsi="Times New Roman" w:cs="Times New Roman"/>
          <w:sz w:val="24"/>
          <w:szCs w:val="24"/>
        </w:rPr>
      </w:pPr>
    </w:p>
    <w:p w14:paraId="2F307440" w14:textId="421A189B" w:rsidR="000D1563" w:rsidRPr="000E3C5E" w:rsidRDefault="000D1563" w:rsidP="000D1563">
      <w:pPr>
        <w:spacing w:line="360" w:lineRule="auto"/>
        <w:rPr>
          <w:rFonts w:ascii="Times New Roman" w:hAnsi="Times New Roman" w:cs="Times New Roman"/>
          <w:b/>
          <w:sz w:val="24"/>
          <w:szCs w:val="24"/>
        </w:rPr>
      </w:pPr>
    </w:p>
    <w:p w14:paraId="1E4A6B25" w14:textId="169C53E8" w:rsidR="000D1563" w:rsidRDefault="00C878AC" w:rsidP="000D1563">
      <w:pPr>
        <w:spacing w:line="360" w:lineRule="auto"/>
        <w:jc w:val="center"/>
        <w:rPr>
          <w:rFonts w:ascii="Times New Roman" w:hAnsi="Times New Roman" w:cs="Times New Roman"/>
          <w:sz w:val="24"/>
          <w:szCs w:val="24"/>
        </w:rPr>
      </w:pPr>
      <w:r>
        <w:rPr>
          <w:rFonts w:ascii="Times New Roman" w:hAnsi="Times New Roman" w:cs="Times New Roman"/>
          <w:b/>
          <w:sz w:val="24"/>
          <w:szCs w:val="24"/>
        </w:rPr>
        <w:t>PUTU RYAN GANESWARA</w:t>
      </w:r>
    </w:p>
    <w:p w14:paraId="2286194E" w14:textId="40AC40FC" w:rsidR="000D1563" w:rsidRPr="00E81A12" w:rsidRDefault="000D1563" w:rsidP="00E81A12">
      <w:pPr>
        <w:spacing w:line="360" w:lineRule="auto"/>
        <w:jc w:val="center"/>
        <w:rPr>
          <w:rFonts w:ascii="Times New Roman" w:hAnsi="Times New Roman" w:cs="Times New Roman"/>
          <w:b/>
          <w:sz w:val="24"/>
          <w:szCs w:val="24"/>
        </w:rPr>
      </w:pPr>
      <w:r w:rsidRPr="000D1563">
        <w:rPr>
          <w:rFonts w:ascii="Times New Roman" w:hAnsi="Times New Roman" w:cs="Times New Roman"/>
          <w:b/>
          <w:sz w:val="24"/>
          <w:szCs w:val="24"/>
        </w:rPr>
        <w:t>NIM. 16085610</w:t>
      </w:r>
      <w:r w:rsidR="00C878AC">
        <w:rPr>
          <w:rFonts w:ascii="Times New Roman" w:hAnsi="Times New Roman" w:cs="Times New Roman"/>
          <w:b/>
          <w:sz w:val="24"/>
          <w:szCs w:val="24"/>
        </w:rPr>
        <w:t>66</w:t>
      </w:r>
    </w:p>
    <w:p w14:paraId="7BF336EF" w14:textId="3DD73968" w:rsidR="00694926" w:rsidRDefault="00694926" w:rsidP="00694926">
      <w:pPr>
        <w:spacing w:line="360" w:lineRule="auto"/>
        <w:rPr>
          <w:rFonts w:ascii="Times New Roman" w:hAnsi="Times New Roman" w:cs="Times New Roman"/>
          <w:b/>
          <w:bCs/>
          <w:sz w:val="24"/>
          <w:szCs w:val="24"/>
        </w:rPr>
      </w:pPr>
    </w:p>
    <w:p w14:paraId="0EE20821" w14:textId="77777777" w:rsidR="00C00031" w:rsidRDefault="00C00031" w:rsidP="00694926">
      <w:pPr>
        <w:spacing w:line="360" w:lineRule="auto"/>
        <w:rPr>
          <w:rFonts w:ascii="Times New Roman" w:hAnsi="Times New Roman" w:cs="Times New Roman"/>
          <w:sz w:val="24"/>
          <w:szCs w:val="24"/>
        </w:rPr>
      </w:pPr>
    </w:p>
    <w:p w14:paraId="08464C71" w14:textId="77777777" w:rsidR="007602EF" w:rsidRDefault="007602EF" w:rsidP="00694926">
      <w:pPr>
        <w:spacing w:line="360" w:lineRule="auto"/>
        <w:rPr>
          <w:rFonts w:ascii="Times New Roman" w:hAnsi="Times New Roman" w:cs="Times New Roman"/>
          <w:sz w:val="24"/>
          <w:szCs w:val="24"/>
        </w:rPr>
      </w:pPr>
    </w:p>
    <w:p w14:paraId="26B7F1B8" w14:textId="77777777" w:rsidR="000D1563" w:rsidRPr="000E3C5E" w:rsidRDefault="000D1563" w:rsidP="000D1563">
      <w:pPr>
        <w:spacing w:line="360" w:lineRule="auto"/>
        <w:jc w:val="center"/>
        <w:rPr>
          <w:rFonts w:ascii="Times New Roman" w:hAnsi="Times New Roman" w:cs="Times New Roman"/>
          <w:sz w:val="24"/>
          <w:szCs w:val="24"/>
        </w:rPr>
      </w:pPr>
    </w:p>
    <w:p w14:paraId="6204F970" w14:textId="22665BD8" w:rsidR="008305B4" w:rsidRPr="000E3C5E" w:rsidRDefault="000D1563" w:rsidP="008305B4">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PROGRAM STUDI TEKNIK INFORMATIKA</w:t>
      </w:r>
    </w:p>
    <w:p w14:paraId="57DB85AD" w14:textId="77777777" w:rsidR="000D1563" w:rsidRPr="000E3C5E" w:rsidRDefault="000D1563" w:rsidP="000D156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FAKULTAS MATEMATIKA DAN ILMU PENGETAHUAN ALAM</w:t>
      </w:r>
    </w:p>
    <w:p w14:paraId="1BA41405" w14:textId="4BDE231E" w:rsidR="000D1563" w:rsidRDefault="000D1563" w:rsidP="000D156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UNIVERSITAS UDAYANA</w:t>
      </w:r>
    </w:p>
    <w:p w14:paraId="23F611D6" w14:textId="01F7BE63" w:rsidR="008305B4" w:rsidRPr="000E3C5E" w:rsidRDefault="008305B4" w:rsidP="000D156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BUKIT JIMBARAN</w:t>
      </w:r>
    </w:p>
    <w:p w14:paraId="42DD60AF" w14:textId="2AB01BB9" w:rsidR="00BE01B3" w:rsidRDefault="000D1563" w:rsidP="00BE01B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20</w:t>
      </w:r>
      <w:r w:rsidR="009F14D8">
        <w:rPr>
          <w:rFonts w:ascii="Times New Roman" w:hAnsi="Times New Roman" w:cs="Times New Roman"/>
          <w:b/>
          <w:sz w:val="24"/>
          <w:szCs w:val="24"/>
        </w:rPr>
        <w:t>20</w:t>
      </w:r>
    </w:p>
    <w:p w14:paraId="36DEC05D" w14:textId="72A78DF1" w:rsidR="00562F8F" w:rsidRDefault="00562F8F" w:rsidP="00562F8F">
      <w:pPr>
        <w:pStyle w:val="BAB"/>
        <w:rPr>
          <w:sz w:val="24"/>
          <w:szCs w:val="24"/>
          <w:lang w:val="id-ID"/>
        </w:rPr>
      </w:pPr>
      <w:bookmarkStart w:id="1" w:name="_Toc34587360"/>
      <w:bookmarkStart w:id="2" w:name="_Toc41326014"/>
      <w:bookmarkStart w:id="3" w:name="_Toc34587361"/>
      <w:r w:rsidRPr="00562F8F">
        <w:rPr>
          <w:sz w:val="24"/>
          <w:szCs w:val="24"/>
          <w:lang w:val="id-ID"/>
        </w:rPr>
        <w:lastRenderedPageBreak/>
        <w:t>SURAT PERNYATAAN KEASLIAN KARYA ILMIAH</w:t>
      </w:r>
      <w:bookmarkEnd w:id="1"/>
      <w:bookmarkEnd w:id="2"/>
    </w:p>
    <w:p w14:paraId="20FD49CB" w14:textId="77777777" w:rsidR="00BD4DD1" w:rsidRPr="00562F8F" w:rsidRDefault="00BD4DD1" w:rsidP="00562F8F">
      <w:pPr>
        <w:pStyle w:val="BAB"/>
        <w:rPr>
          <w:sz w:val="24"/>
          <w:szCs w:val="24"/>
          <w:lang w:val="id-ID"/>
        </w:rPr>
      </w:pPr>
    </w:p>
    <w:p w14:paraId="1A867180" w14:textId="518EE49D" w:rsidR="00562F8F" w:rsidRPr="00D502F9" w:rsidRDefault="00562F8F" w:rsidP="00D502F9">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 xml:space="preserve">Yang bertanda tangan di bawah ini menyatakan bahwa naskah Skripsi dengan judul: </w:t>
      </w:r>
      <w:r w:rsidR="003C6206" w:rsidRPr="00D922E0">
        <w:rPr>
          <w:rFonts w:ascii="Times New Roman" w:hAnsi="Times New Roman" w:cs="Times New Roman"/>
          <w:b/>
          <w:bCs/>
          <w:sz w:val="24"/>
          <w:szCs w:val="24"/>
        </w:rPr>
        <w:t>SISTEM MANAJEMEN PENGETAHUAN DENGAN PENDEKATAN ONTOLOGI SEMANTIK UNTUK SILSILAH KELUARGA PURI KLUNGKUNG</w:t>
      </w:r>
    </w:p>
    <w:p w14:paraId="32BCFA71" w14:textId="3AC897DB"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Nama</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Putu Ryan Ganeswara</w:t>
      </w:r>
    </w:p>
    <w:p w14:paraId="16E08AB5" w14:textId="1FA58444"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NIM</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16085610</w:t>
      </w:r>
      <w:r w:rsidR="003C6206">
        <w:rPr>
          <w:rFonts w:ascii="Times New Roman" w:hAnsi="Times New Roman" w:cs="Times New Roman"/>
          <w:sz w:val="24"/>
          <w:szCs w:val="24"/>
        </w:rPr>
        <w:t>66</w:t>
      </w:r>
    </w:p>
    <w:p w14:paraId="3F360A6F" w14:textId="77777777"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Program Studi</w:t>
      </w:r>
      <w:r w:rsidRPr="00562F8F">
        <w:rPr>
          <w:rFonts w:ascii="Times New Roman" w:hAnsi="Times New Roman" w:cs="Times New Roman"/>
          <w:sz w:val="24"/>
          <w:szCs w:val="24"/>
        </w:rPr>
        <w:tab/>
      </w:r>
      <w:r w:rsidRPr="00562F8F">
        <w:rPr>
          <w:rFonts w:ascii="Times New Roman" w:hAnsi="Times New Roman" w:cs="Times New Roman"/>
          <w:sz w:val="24"/>
          <w:szCs w:val="24"/>
        </w:rPr>
        <w:tab/>
        <w:t>: Teknik Informatika</w:t>
      </w:r>
    </w:p>
    <w:p w14:paraId="173B2582" w14:textId="35C640E3"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E-mail</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ryanganeswara11@gmail.com</w:t>
      </w:r>
    </w:p>
    <w:p w14:paraId="531AB641" w14:textId="220DFF67"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Nomor telp./HP</w:t>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081216694363</w:t>
      </w:r>
    </w:p>
    <w:p w14:paraId="42CEC723" w14:textId="29EEAD6C"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Alamat</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003C6206">
        <w:rPr>
          <w:rFonts w:ascii="Times New Roman" w:hAnsi="Times New Roman" w:cs="Times New Roman"/>
          <w:sz w:val="24"/>
          <w:szCs w:val="24"/>
        </w:rPr>
        <w:tab/>
      </w:r>
      <w:r w:rsidRPr="00562F8F">
        <w:rPr>
          <w:rFonts w:ascii="Times New Roman" w:hAnsi="Times New Roman" w:cs="Times New Roman"/>
          <w:sz w:val="24"/>
          <w:szCs w:val="24"/>
        </w:rPr>
        <w:t xml:space="preserve">: </w:t>
      </w:r>
      <w:r w:rsidR="003C6206">
        <w:rPr>
          <w:rFonts w:ascii="Times New Roman" w:eastAsia="Times New Roman" w:hAnsi="Times New Roman" w:cs="Times New Roman"/>
          <w:color w:val="000000"/>
          <w:sz w:val="24"/>
        </w:rPr>
        <w:t>Jalan Raya Batubulan Nomor 23 Banjar Batur, Batubulan</w:t>
      </w:r>
    </w:p>
    <w:p w14:paraId="11BA564B" w14:textId="77777777" w:rsidR="00562F8F" w:rsidRPr="00562F8F" w:rsidRDefault="00562F8F" w:rsidP="00562F8F">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2AEF56B8" w14:textId="0DC5F5A1" w:rsidR="00562F8F" w:rsidRPr="00562F8F" w:rsidRDefault="00562F8F" w:rsidP="00562F8F">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Demikian Surat Pernyataan ini saya buat dengan sesungguhnya untuk dapat dipergunakan bilamana diperlukan.</w:t>
      </w:r>
    </w:p>
    <w:p w14:paraId="3ADEA97C" w14:textId="251606AB"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r w:rsidRPr="00562F8F">
        <w:rPr>
          <w:rFonts w:ascii="Times New Roman" w:hAnsi="Times New Roman" w:cs="Times New Roman"/>
          <w:sz w:val="24"/>
          <w:szCs w:val="24"/>
        </w:rPr>
        <w:tab/>
        <w:t xml:space="preserve">Jimbaran, </w:t>
      </w:r>
      <w:ins w:id="4" w:author="Ryan Ganeswara" w:date="2020-06-09T15:29:00Z">
        <w:r w:rsidR="008B4A97">
          <w:rPr>
            <w:rFonts w:ascii="Times New Roman" w:hAnsi="Times New Roman" w:cs="Times New Roman"/>
            <w:sz w:val="24"/>
            <w:szCs w:val="24"/>
            <w:lang w:val="en-US"/>
          </w:rPr>
          <w:t>Juni</w:t>
        </w:r>
      </w:ins>
      <w:del w:id="5" w:author="Ryan Ganeswara" w:date="2020-06-09T15:29:00Z">
        <w:r w:rsidR="003C6206" w:rsidDel="008B4A97">
          <w:rPr>
            <w:rFonts w:ascii="Times New Roman" w:hAnsi="Times New Roman" w:cs="Times New Roman"/>
            <w:sz w:val="24"/>
            <w:szCs w:val="24"/>
            <w:lang w:val="en-US"/>
          </w:rPr>
          <w:delText>April</w:delText>
        </w:r>
      </w:del>
      <w:r w:rsidRPr="00562F8F">
        <w:rPr>
          <w:rFonts w:ascii="Times New Roman" w:hAnsi="Times New Roman" w:cs="Times New Roman"/>
          <w:sz w:val="24"/>
          <w:szCs w:val="24"/>
        </w:rPr>
        <w:t xml:space="preserve"> 2020</w:t>
      </w:r>
    </w:p>
    <w:p w14:paraId="0B18CF52"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r w:rsidRPr="00562F8F">
        <w:rPr>
          <w:rFonts w:ascii="Times New Roman" w:hAnsi="Times New Roman" w:cs="Times New Roman"/>
          <w:sz w:val="24"/>
          <w:szCs w:val="24"/>
        </w:rPr>
        <w:tab/>
        <w:t>Yang membuat pernyataan,</w:t>
      </w:r>
    </w:p>
    <w:p w14:paraId="51D62506"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p>
    <w:p w14:paraId="1F5745C7"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p>
    <w:p w14:paraId="3ADA9218" w14:textId="6E5A446E" w:rsidR="00562F8F" w:rsidRPr="00562F8F" w:rsidRDefault="00562F8F" w:rsidP="00562F8F">
      <w:pPr>
        <w:tabs>
          <w:tab w:val="left" w:pos="5245"/>
        </w:tabs>
        <w:spacing w:line="360" w:lineRule="auto"/>
        <w:ind w:left="5040"/>
        <w:jc w:val="both"/>
        <w:rPr>
          <w:rFonts w:ascii="Times New Roman" w:hAnsi="Times New Roman" w:cs="Times New Roman"/>
          <w:sz w:val="24"/>
          <w:szCs w:val="24"/>
        </w:rPr>
      </w:pPr>
      <w:r w:rsidRPr="00562F8F">
        <w:rPr>
          <w:rFonts w:ascii="Times New Roman" w:hAnsi="Times New Roman" w:cs="Times New Roman"/>
          <w:sz w:val="24"/>
          <w:szCs w:val="24"/>
        </w:rPr>
        <w:tab/>
      </w:r>
      <w:r w:rsidR="003C6206">
        <w:rPr>
          <w:rFonts w:ascii="Times New Roman" w:hAnsi="Times New Roman" w:cs="Times New Roman"/>
          <w:sz w:val="24"/>
          <w:szCs w:val="24"/>
        </w:rPr>
        <w:t>Putu Ryan Ganeswara</w:t>
      </w:r>
      <w:r>
        <w:rPr>
          <w:rFonts w:ascii="Times New Roman" w:hAnsi="Times New Roman" w:cs="Times New Roman"/>
          <w:sz w:val="24"/>
          <w:szCs w:val="24"/>
        </w:rPr>
        <w:br/>
        <w:t xml:space="preserve">         </w:t>
      </w:r>
      <w:r w:rsidRPr="00562F8F">
        <w:rPr>
          <w:rFonts w:ascii="Times New Roman" w:hAnsi="Times New Roman" w:cs="Times New Roman"/>
          <w:sz w:val="24"/>
          <w:szCs w:val="24"/>
        </w:rPr>
        <w:t>NIM. 16085610</w:t>
      </w:r>
      <w:r w:rsidR="003C6206">
        <w:rPr>
          <w:rFonts w:ascii="Times New Roman" w:hAnsi="Times New Roman" w:cs="Times New Roman"/>
          <w:sz w:val="24"/>
          <w:szCs w:val="24"/>
        </w:rPr>
        <w:t>66</w:t>
      </w:r>
    </w:p>
    <w:p w14:paraId="29A6BC7E" w14:textId="77777777" w:rsidR="00562F8F" w:rsidRPr="00562F8F" w:rsidRDefault="00562F8F" w:rsidP="00562F8F">
      <w:pPr>
        <w:rPr>
          <w:lang w:val="en-US"/>
        </w:rPr>
      </w:pPr>
    </w:p>
    <w:p w14:paraId="7BC9968C" w14:textId="77777777" w:rsidR="00F64542" w:rsidRPr="0044429A" w:rsidRDefault="00F64542" w:rsidP="00F64542">
      <w:pPr>
        <w:pStyle w:val="Heading1"/>
        <w:spacing w:before="0" w:line="240" w:lineRule="auto"/>
        <w:jc w:val="center"/>
        <w:rPr>
          <w:b w:val="0"/>
          <w:szCs w:val="24"/>
          <w:lang w:val="en-ID"/>
        </w:rPr>
      </w:pPr>
      <w:bookmarkStart w:id="6" w:name="_Toc41326015"/>
      <w:bookmarkEnd w:id="3"/>
      <w:r w:rsidRPr="0044429A">
        <w:rPr>
          <w:b w:val="0"/>
          <w:szCs w:val="24"/>
          <w:lang w:val="en-ID"/>
        </w:rPr>
        <w:t>LEMBAR PENGESAHAN TUGAS AKHIR</w:t>
      </w:r>
      <w:bookmarkEnd w:id="6"/>
    </w:p>
    <w:p w14:paraId="7FA1790F" w14:textId="77777777" w:rsidR="00F64542" w:rsidRPr="006D69A7" w:rsidRDefault="00F64542" w:rsidP="00F64542">
      <w:pPr>
        <w:spacing w:after="0"/>
        <w:rPr>
          <w:rFonts w:ascii="Times New Roman" w:hAnsi="Times New Roman"/>
          <w:b/>
          <w:sz w:val="24"/>
          <w:szCs w:val="24"/>
        </w:rPr>
      </w:pPr>
    </w:p>
    <w:p w14:paraId="70AE2C8E" w14:textId="77777777" w:rsidR="00F64542" w:rsidRPr="00571C34" w:rsidRDefault="00F64542" w:rsidP="00F64542">
      <w:pPr>
        <w:spacing w:after="0" w:line="360" w:lineRule="auto"/>
        <w:ind w:left="2160" w:hanging="2160"/>
        <w:jc w:val="both"/>
        <w:rPr>
          <w:rFonts w:ascii="Times New Roman" w:hAnsi="Times New Roman"/>
          <w:sz w:val="24"/>
          <w:szCs w:val="24"/>
        </w:rPr>
      </w:pPr>
      <w:r>
        <w:rPr>
          <w:rFonts w:ascii="Times New Roman" w:hAnsi="Times New Roman"/>
          <w:sz w:val="24"/>
          <w:szCs w:val="24"/>
        </w:rPr>
        <w:t xml:space="preserve">Judul </w:t>
      </w:r>
      <w:r>
        <w:rPr>
          <w:rFonts w:ascii="Times New Roman" w:hAnsi="Times New Roman"/>
          <w:sz w:val="24"/>
          <w:szCs w:val="24"/>
        </w:rPr>
        <w:tab/>
        <w:t xml:space="preserve">: </w:t>
      </w:r>
      <w:r>
        <w:rPr>
          <w:rFonts w:ascii="Times New Roman" w:hAnsi="Times New Roman" w:cs="Times New Roman"/>
          <w:sz w:val="24"/>
          <w:szCs w:val="24"/>
        </w:rPr>
        <w:t>Sistem Manajemen Pengetahuan Dengan Pendekatan Ontologi Semantik Untuk Silsilah Keluarga Puri Klungkung</w:t>
      </w:r>
    </w:p>
    <w:p w14:paraId="64F04A61"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Nama</w:t>
      </w:r>
      <w:r w:rsidRPr="006D69A7">
        <w:rPr>
          <w:rFonts w:ascii="Times New Roman" w:hAnsi="Times New Roman"/>
          <w:sz w:val="24"/>
          <w:szCs w:val="24"/>
        </w:rPr>
        <w:tab/>
      </w:r>
      <w:r w:rsidRPr="006D69A7">
        <w:rPr>
          <w:rFonts w:ascii="Times New Roman" w:hAnsi="Times New Roman"/>
          <w:sz w:val="24"/>
          <w:szCs w:val="24"/>
        </w:rPr>
        <w:tab/>
      </w:r>
      <w:r w:rsidRPr="006D69A7">
        <w:rPr>
          <w:rFonts w:ascii="Times New Roman" w:hAnsi="Times New Roman"/>
          <w:sz w:val="24"/>
          <w:szCs w:val="24"/>
        </w:rPr>
        <w:tab/>
        <w:t xml:space="preserve">: </w:t>
      </w:r>
      <w:r>
        <w:rPr>
          <w:rFonts w:ascii="Times New Roman" w:hAnsi="Times New Roman"/>
          <w:sz w:val="24"/>
          <w:szCs w:val="24"/>
        </w:rPr>
        <w:t>Putu Ryan Ganeswara</w:t>
      </w:r>
    </w:p>
    <w:p w14:paraId="716262BF"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NIM</w:t>
      </w:r>
      <w:r w:rsidRPr="006D69A7">
        <w:rPr>
          <w:rFonts w:ascii="Times New Roman" w:hAnsi="Times New Roman"/>
          <w:sz w:val="24"/>
          <w:szCs w:val="24"/>
        </w:rPr>
        <w:tab/>
      </w:r>
      <w:r w:rsidRPr="006D69A7">
        <w:rPr>
          <w:rFonts w:ascii="Times New Roman" w:hAnsi="Times New Roman"/>
          <w:sz w:val="24"/>
          <w:szCs w:val="24"/>
        </w:rPr>
        <w:tab/>
      </w:r>
      <w:r w:rsidRPr="006D69A7">
        <w:rPr>
          <w:rFonts w:ascii="Times New Roman" w:hAnsi="Times New Roman"/>
          <w:sz w:val="24"/>
          <w:szCs w:val="24"/>
        </w:rPr>
        <w:tab/>
        <w:t xml:space="preserve">: </w:t>
      </w:r>
      <w:r>
        <w:rPr>
          <w:rFonts w:ascii="Times New Roman" w:hAnsi="Times New Roman"/>
          <w:sz w:val="24"/>
          <w:szCs w:val="24"/>
        </w:rPr>
        <w:t>1608561066</w:t>
      </w:r>
    </w:p>
    <w:p w14:paraId="66732EB9"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 xml:space="preserve">Tanggal </w:t>
      </w:r>
      <w:r>
        <w:rPr>
          <w:rFonts w:ascii="Times New Roman" w:hAnsi="Times New Roman"/>
          <w:sz w:val="24"/>
          <w:szCs w:val="24"/>
        </w:rPr>
        <w:t>Disetujui</w:t>
      </w:r>
      <w:r w:rsidRPr="006D69A7">
        <w:rPr>
          <w:rFonts w:ascii="Times New Roman" w:hAnsi="Times New Roman"/>
          <w:sz w:val="24"/>
          <w:szCs w:val="24"/>
        </w:rPr>
        <w:tab/>
        <w:t xml:space="preserve">: </w:t>
      </w:r>
      <w:r>
        <w:rPr>
          <w:rFonts w:ascii="Times New Roman" w:hAnsi="Times New Roman"/>
          <w:sz w:val="24"/>
          <w:szCs w:val="24"/>
        </w:rPr>
        <w:t>-</w:t>
      </w:r>
    </w:p>
    <w:p w14:paraId="6BD45A6D" w14:textId="77777777" w:rsidR="00F64542" w:rsidRDefault="00F64542" w:rsidP="00F64542">
      <w:pPr>
        <w:spacing w:after="0" w:line="240" w:lineRule="auto"/>
        <w:jc w:val="center"/>
        <w:rPr>
          <w:rFonts w:ascii="Times New Roman" w:hAnsi="Times New Roman"/>
          <w:sz w:val="24"/>
          <w:szCs w:val="24"/>
          <w:lang w:val="en-GB"/>
        </w:rPr>
      </w:pPr>
    </w:p>
    <w:p w14:paraId="4C9E0507" w14:textId="70CD654D" w:rsidR="00F64542" w:rsidRPr="001528C2" w:rsidRDefault="00F64542" w:rsidP="00F64542">
      <w:pPr>
        <w:jc w:val="center"/>
        <w:rPr>
          <w:rFonts w:ascii="Times New Roman" w:hAnsi="Times New Roman"/>
          <w:sz w:val="24"/>
          <w:szCs w:val="24"/>
          <w:lang w:val="en-GB"/>
        </w:rPr>
      </w:pPr>
      <w:r w:rsidRPr="001528C2">
        <w:rPr>
          <w:rFonts w:ascii="Times New Roman" w:hAnsi="Times New Roman"/>
          <w:sz w:val="24"/>
          <w:szCs w:val="24"/>
          <w:lang w:val="en-GB"/>
        </w:rPr>
        <w:t xml:space="preserve">Disetujui Oleh: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2"/>
        <w:gridCol w:w="5553"/>
      </w:tblGrid>
      <w:tr w:rsidR="00F64542" w:rsidRPr="001528C2" w14:paraId="17FE9F98" w14:textId="77777777" w:rsidTr="00B50139">
        <w:trPr>
          <w:jc w:val="center"/>
        </w:trPr>
        <w:tc>
          <w:tcPr>
            <w:tcW w:w="4932" w:type="dxa"/>
            <w:shd w:val="clear" w:color="auto" w:fill="auto"/>
          </w:tcPr>
          <w:p w14:paraId="6533BA14" w14:textId="77777777" w:rsidR="00F64542" w:rsidRPr="00807620" w:rsidRDefault="00F64542" w:rsidP="00B50139">
            <w:pPr>
              <w:spacing w:after="0"/>
              <w:jc w:val="center"/>
              <w:rPr>
                <w:rFonts w:ascii="Times New Roman" w:hAnsi="Times New Roman"/>
                <w:sz w:val="24"/>
                <w:szCs w:val="24"/>
              </w:rPr>
            </w:pPr>
            <w:r>
              <w:rPr>
                <w:rFonts w:ascii="Times New Roman" w:hAnsi="Times New Roman"/>
                <w:sz w:val="24"/>
                <w:szCs w:val="24"/>
              </w:rPr>
              <w:t>Pembimbing I,</w:t>
            </w:r>
          </w:p>
          <w:p w14:paraId="0C76779F" w14:textId="77777777" w:rsidR="00F64542" w:rsidRPr="00807620" w:rsidRDefault="00F64542" w:rsidP="00B50139">
            <w:pPr>
              <w:spacing w:after="0"/>
              <w:jc w:val="center"/>
              <w:rPr>
                <w:rFonts w:ascii="Times New Roman" w:hAnsi="Times New Roman"/>
                <w:sz w:val="24"/>
                <w:szCs w:val="24"/>
              </w:rPr>
            </w:pPr>
          </w:p>
          <w:p w14:paraId="37D7C6E2" w14:textId="77777777" w:rsidR="00F64542" w:rsidRDefault="00F64542" w:rsidP="00B50139">
            <w:pPr>
              <w:spacing w:after="0"/>
              <w:jc w:val="center"/>
              <w:rPr>
                <w:rFonts w:ascii="Times New Roman" w:hAnsi="Times New Roman"/>
                <w:sz w:val="24"/>
                <w:szCs w:val="24"/>
              </w:rPr>
            </w:pPr>
          </w:p>
          <w:p w14:paraId="6BF5A7D0" w14:textId="77777777" w:rsidR="00F64542" w:rsidRDefault="00F64542" w:rsidP="00B50139">
            <w:pPr>
              <w:spacing w:after="0"/>
              <w:jc w:val="center"/>
              <w:rPr>
                <w:rFonts w:ascii="Times New Roman" w:hAnsi="Times New Roman"/>
                <w:sz w:val="24"/>
                <w:szCs w:val="24"/>
              </w:rPr>
            </w:pPr>
          </w:p>
          <w:p w14:paraId="4A33BCFD" w14:textId="77777777" w:rsidR="00F64542" w:rsidRPr="00807620" w:rsidRDefault="00F64542" w:rsidP="00B50139">
            <w:pPr>
              <w:spacing w:after="0"/>
              <w:jc w:val="center"/>
              <w:rPr>
                <w:rFonts w:ascii="Times New Roman" w:hAnsi="Times New Roman"/>
                <w:sz w:val="24"/>
                <w:szCs w:val="24"/>
              </w:rPr>
            </w:pPr>
          </w:p>
          <w:p w14:paraId="3DE61B70" w14:textId="77777777" w:rsidR="00F64542" w:rsidRDefault="00F64542" w:rsidP="00B50139">
            <w:pPr>
              <w:spacing w:line="360" w:lineRule="auto"/>
              <w:jc w:val="center"/>
              <w:rPr>
                <w:rFonts w:ascii="Times New Roman" w:hAnsi="Times New Roman"/>
                <w:sz w:val="24"/>
                <w:szCs w:val="24"/>
                <w:u w:val="single"/>
                <w:lang w:val="en-GB"/>
              </w:rPr>
            </w:pPr>
            <w:r>
              <w:rPr>
                <w:rFonts w:ascii="Times New Roman" w:hAnsi="Times New Roman"/>
                <w:sz w:val="24"/>
                <w:szCs w:val="24"/>
                <w:u w:val="single"/>
                <w:lang w:val="en-GB"/>
              </w:rPr>
              <w:t>Cokorda Rai Adi Pramartha, ST., MM., Ph.D</w:t>
            </w:r>
          </w:p>
          <w:p w14:paraId="3FB7763F" w14:textId="77777777" w:rsidR="00F64542" w:rsidRPr="00571C34" w:rsidRDefault="00F64542" w:rsidP="00B50139">
            <w:pPr>
              <w:spacing w:line="360" w:lineRule="auto"/>
              <w:jc w:val="center"/>
              <w:rPr>
                <w:rFonts w:ascii="Times New Roman" w:hAnsi="Times New Roman"/>
                <w:sz w:val="24"/>
                <w:szCs w:val="24"/>
                <w:u w:val="single"/>
                <w:lang w:val="en-GB"/>
              </w:rPr>
            </w:pPr>
            <w:r>
              <w:rPr>
                <w:rFonts w:ascii="Times New Roman" w:hAnsi="Times New Roman"/>
                <w:sz w:val="24"/>
                <w:szCs w:val="24"/>
                <w:lang w:val="en-GB"/>
              </w:rPr>
              <w:t>NIP.</w:t>
            </w:r>
            <w:r>
              <w:t xml:space="preserve"> </w:t>
            </w:r>
            <w:r>
              <w:rPr>
                <w:rFonts w:ascii="Times New Roman" w:hAnsi="Times New Roman"/>
                <w:sz w:val="24"/>
                <w:szCs w:val="24"/>
                <w:lang w:val="en-GB"/>
              </w:rPr>
              <w:t>197806212006041002</w:t>
            </w:r>
          </w:p>
        </w:tc>
        <w:tc>
          <w:tcPr>
            <w:tcW w:w="5553" w:type="dxa"/>
            <w:shd w:val="clear" w:color="auto" w:fill="auto"/>
          </w:tcPr>
          <w:p w14:paraId="7C403190" w14:textId="77777777" w:rsidR="00F64542" w:rsidRPr="00807620" w:rsidRDefault="00F64542" w:rsidP="00B50139">
            <w:pPr>
              <w:spacing w:after="0"/>
              <w:jc w:val="center"/>
              <w:rPr>
                <w:rFonts w:ascii="Times New Roman" w:hAnsi="Times New Roman"/>
                <w:sz w:val="24"/>
                <w:szCs w:val="24"/>
              </w:rPr>
            </w:pPr>
            <w:r>
              <w:rPr>
                <w:rFonts w:ascii="Times New Roman" w:hAnsi="Times New Roman"/>
                <w:sz w:val="24"/>
                <w:szCs w:val="24"/>
              </w:rPr>
              <w:t>Pembimbing</w:t>
            </w:r>
            <w:r w:rsidRPr="00807620">
              <w:rPr>
                <w:rFonts w:ascii="Times New Roman" w:hAnsi="Times New Roman"/>
                <w:sz w:val="24"/>
                <w:szCs w:val="24"/>
              </w:rPr>
              <w:t xml:space="preserve"> I</w:t>
            </w:r>
            <w:r>
              <w:rPr>
                <w:rFonts w:ascii="Times New Roman" w:hAnsi="Times New Roman"/>
                <w:sz w:val="24"/>
                <w:szCs w:val="24"/>
              </w:rPr>
              <w:t>I,</w:t>
            </w:r>
          </w:p>
          <w:p w14:paraId="45BA69FB" w14:textId="27A66133" w:rsidR="00F64542" w:rsidRPr="00807620" w:rsidRDefault="002F32F1" w:rsidP="00B50139">
            <w:pPr>
              <w:spacing w:after="0"/>
              <w:jc w:val="center"/>
              <w:rPr>
                <w:rFonts w:ascii="Times New Roman" w:hAnsi="Times New Roman"/>
                <w:sz w:val="24"/>
                <w:szCs w:val="24"/>
              </w:rPr>
            </w:pPr>
            <w:ins w:id="7" w:author="IGA WIbawa" w:date="2020-06-10T10:31:00Z">
              <w:r>
                <w:rPr>
                  <w:rFonts w:ascii="Times New Roman" w:hAnsi="Times New Roman"/>
                  <w:noProof/>
                  <w:sz w:val="24"/>
                  <w:szCs w:val="24"/>
                  <w:lang w:val="id-ID" w:eastAsia="id-ID"/>
                </w:rPr>
                <w:drawing>
                  <wp:anchor distT="0" distB="0" distL="114300" distR="114300" simplePos="0" relativeHeight="251697152" behindDoc="0" locked="0" layoutInCell="1" allowOverlap="1" wp14:anchorId="0B2B4059" wp14:editId="1147C2F2">
                    <wp:simplePos x="0" y="0"/>
                    <wp:positionH relativeFrom="column">
                      <wp:posOffset>544195</wp:posOffset>
                    </wp:positionH>
                    <wp:positionV relativeFrom="paragraph">
                      <wp:posOffset>184150</wp:posOffset>
                    </wp:positionV>
                    <wp:extent cx="2165654" cy="69469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td ged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5654" cy="694690"/>
                            </a:xfrm>
                            <a:prstGeom prst="rect">
                              <a:avLst/>
                            </a:prstGeom>
                          </pic:spPr>
                        </pic:pic>
                      </a:graphicData>
                    </a:graphic>
                    <wp14:sizeRelH relativeFrom="page">
                      <wp14:pctWidth>0</wp14:pctWidth>
                    </wp14:sizeRelH>
                    <wp14:sizeRelV relativeFrom="page">
                      <wp14:pctHeight>0</wp14:pctHeight>
                    </wp14:sizeRelV>
                  </wp:anchor>
                </w:drawing>
              </w:r>
            </w:ins>
          </w:p>
          <w:p w14:paraId="1B80A804" w14:textId="03A8F989" w:rsidR="00F64542" w:rsidRDefault="00F64542" w:rsidP="00B50139">
            <w:pPr>
              <w:spacing w:after="0"/>
              <w:jc w:val="center"/>
              <w:rPr>
                <w:rFonts w:ascii="Times New Roman" w:hAnsi="Times New Roman"/>
                <w:sz w:val="24"/>
                <w:szCs w:val="24"/>
              </w:rPr>
            </w:pPr>
          </w:p>
          <w:p w14:paraId="31BA4F29" w14:textId="59A6A844" w:rsidR="00F64542" w:rsidRDefault="00F64542" w:rsidP="00B50139">
            <w:pPr>
              <w:spacing w:after="0"/>
              <w:jc w:val="center"/>
              <w:rPr>
                <w:rFonts w:ascii="Times New Roman" w:hAnsi="Times New Roman"/>
                <w:sz w:val="24"/>
                <w:szCs w:val="24"/>
              </w:rPr>
            </w:pPr>
          </w:p>
          <w:p w14:paraId="537BAA17" w14:textId="38B61DD6" w:rsidR="00F64542" w:rsidRPr="00807620" w:rsidRDefault="00F64542" w:rsidP="00B50139">
            <w:pPr>
              <w:spacing w:after="0"/>
              <w:jc w:val="center"/>
              <w:rPr>
                <w:rFonts w:ascii="Times New Roman" w:hAnsi="Times New Roman"/>
                <w:sz w:val="24"/>
                <w:szCs w:val="24"/>
              </w:rPr>
            </w:pPr>
          </w:p>
          <w:p w14:paraId="4A391829" w14:textId="58726803" w:rsidR="00F64542" w:rsidRPr="0024107E" w:rsidRDefault="00F64542" w:rsidP="00B50139">
            <w:pPr>
              <w:spacing w:line="360" w:lineRule="auto"/>
              <w:jc w:val="center"/>
              <w:rPr>
                <w:rFonts w:ascii="Times New Roman" w:hAnsi="Times New Roman"/>
                <w:sz w:val="24"/>
                <w:szCs w:val="24"/>
                <w:u w:val="single"/>
                <w:lang w:val="en-GB"/>
              </w:rPr>
            </w:pPr>
            <w:r w:rsidRPr="0024107E">
              <w:rPr>
                <w:rFonts w:ascii="Times New Roman" w:hAnsi="Times New Roman" w:cs="Times New Roman"/>
                <w:sz w:val="24"/>
                <w:szCs w:val="24"/>
                <w:u w:val="single"/>
              </w:rPr>
              <w:t>I Gede Arta Wibawa, S.T., M.KOM</w:t>
            </w:r>
          </w:p>
          <w:p w14:paraId="0B60B4A4" w14:textId="77777777" w:rsidR="00F64542" w:rsidRPr="00807620" w:rsidRDefault="00F64542" w:rsidP="00B50139">
            <w:pPr>
              <w:spacing w:line="360" w:lineRule="auto"/>
              <w:jc w:val="center"/>
              <w:rPr>
                <w:rFonts w:ascii="Times New Roman" w:hAnsi="Times New Roman"/>
                <w:sz w:val="24"/>
                <w:szCs w:val="24"/>
                <w:lang w:val="en-GB"/>
              </w:rPr>
            </w:pPr>
            <w:r w:rsidRPr="0024107E">
              <w:rPr>
                <w:rFonts w:ascii="Times New Roman" w:hAnsi="Times New Roman"/>
                <w:sz w:val="24"/>
                <w:szCs w:val="24"/>
                <w:lang w:val="en-GB"/>
              </w:rPr>
              <w:t xml:space="preserve">NIP. </w:t>
            </w:r>
            <w:r w:rsidRPr="0024107E">
              <w:rPr>
                <w:sz w:val="24"/>
                <w:szCs w:val="24"/>
              </w:rPr>
              <w:t xml:space="preserve"> </w:t>
            </w:r>
            <w:r w:rsidRPr="0024107E">
              <w:rPr>
                <w:sz w:val="24"/>
                <w:szCs w:val="24"/>
                <w:lang w:val="it-IT"/>
              </w:rPr>
              <w:t xml:space="preserve"> </w:t>
            </w:r>
            <w:r w:rsidRPr="0024107E">
              <w:rPr>
                <w:rFonts w:ascii="Times New Roman" w:hAnsi="Times New Roman" w:cs="Times New Roman"/>
                <w:sz w:val="24"/>
                <w:szCs w:val="24"/>
              </w:rPr>
              <w:t>198310222008121001</w:t>
            </w:r>
          </w:p>
        </w:tc>
      </w:tr>
    </w:tbl>
    <w:p w14:paraId="1E3D3D8C" w14:textId="015293B3" w:rsidR="00F64542" w:rsidRDefault="00F64542" w:rsidP="00F64542">
      <w:pPr>
        <w:spacing w:before="240" w:after="0"/>
        <w:jc w:val="center"/>
        <w:rPr>
          <w:rFonts w:ascii="Times New Roman" w:hAnsi="Times New Roman"/>
          <w:sz w:val="24"/>
          <w:szCs w:val="24"/>
        </w:rPr>
      </w:pPr>
    </w:p>
    <w:p w14:paraId="2E6EE799" w14:textId="77777777" w:rsidR="00F64542" w:rsidRDefault="00F64542" w:rsidP="00F64542">
      <w:pPr>
        <w:spacing w:before="240" w:after="0"/>
        <w:jc w:val="center"/>
        <w:rPr>
          <w:rFonts w:ascii="Times New Roman" w:hAnsi="Times New Roman"/>
          <w:sz w:val="24"/>
          <w:szCs w:val="24"/>
        </w:rPr>
      </w:pPr>
    </w:p>
    <w:p w14:paraId="6FB793D9" w14:textId="53EC347C" w:rsidR="00F64542" w:rsidRDefault="00F64542" w:rsidP="00F64542">
      <w:pPr>
        <w:spacing w:before="240" w:after="0"/>
        <w:jc w:val="center"/>
        <w:rPr>
          <w:rFonts w:ascii="Times New Roman" w:hAnsi="Times New Roman"/>
          <w:sz w:val="24"/>
          <w:szCs w:val="24"/>
        </w:rPr>
      </w:pPr>
    </w:p>
    <w:p w14:paraId="70AFDFAB" w14:textId="25AF9275" w:rsidR="00F64542" w:rsidRDefault="00F64542" w:rsidP="00F64542">
      <w:pPr>
        <w:spacing w:before="240" w:after="0"/>
        <w:jc w:val="center"/>
        <w:rPr>
          <w:rFonts w:ascii="Times New Roman" w:hAnsi="Times New Roman"/>
          <w:sz w:val="24"/>
          <w:szCs w:val="24"/>
        </w:rPr>
      </w:pPr>
    </w:p>
    <w:p w14:paraId="26249C6F" w14:textId="77777777" w:rsidR="00F64542" w:rsidRDefault="00F64542" w:rsidP="00F64542">
      <w:pPr>
        <w:spacing w:before="240" w:after="0"/>
        <w:jc w:val="center"/>
        <w:rPr>
          <w:rFonts w:ascii="Times New Roman" w:hAnsi="Times New Roman"/>
          <w:sz w:val="24"/>
          <w:szCs w:val="24"/>
        </w:rPr>
      </w:pPr>
    </w:p>
    <w:p w14:paraId="659204CC" w14:textId="5D4A9598" w:rsidR="00F64542" w:rsidRDefault="00F64542" w:rsidP="00F64542">
      <w:pPr>
        <w:spacing w:before="240" w:after="0"/>
        <w:rPr>
          <w:rFonts w:ascii="Times New Roman" w:hAnsi="Times New Roman"/>
          <w:sz w:val="24"/>
          <w:szCs w:val="24"/>
        </w:rPr>
      </w:pPr>
    </w:p>
    <w:p w14:paraId="7CDEBC77" w14:textId="77777777" w:rsidR="00744A69" w:rsidRDefault="00744A69" w:rsidP="00F64542">
      <w:pPr>
        <w:spacing w:before="240" w:after="0"/>
        <w:rPr>
          <w:rFonts w:ascii="Times New Roman" w:hAnsi="Times New Roman"/>
          <w:sz w:val="24"/>
          <w:szCs w:val="24"/>
        </w:rPr>
      </w:pPr>
    </w:p>
    <w:p w14:paraId="2DCEE1F9" w14:textId="77777777" w:rsidR="00F64542" w:rsidRDefault="00F64542" w:rsidP="00F64542">
      <w:pPr>
        <w:spacing w:after="0" w:line="360" w:lineRule="auto"/>
        <w:jc w:val="center"/>
        <w:rPr>
          <w:rFonts w:ascii="Times New Roman" w:hAnsi="Times New Roman"/>
          <w:sz w:val="24"/>
          <w:szCs w:val="24"/>
        </w:rPr>
      </w:pPr>
      <w:r w:rsidRPr="001528C2">
        <w:rPr>
          <w:rFonts w:ascii="Times New Roman" w:hAnsi="Times New Roman"/>
          <w:sz w:val="24"/>
          <w:szCs w:val="24"/>
        </w:rPr>
        <w:t>Mengetahui,</w:t>
      </w:r>
    </w:p>
    <w:p w14:paraId="74BFDB74" w14:textId="77777777" w:rsidR="00F64542" w:rsidRPr="001528C2" w:rsidRDefault="00F64542" w:rsidP="00F64542">
      <w:pPr>
        <w:spacing w:after="0" w:line="360" w:lineRule="auto"/>
        <w:jc w:val="center"/>
        <w:rPr>
          <w:rFonts w:ascii="Times New Roman" w:hAnsi="Times New Roman"/>
          <w:sz w:val="24"/>
          <w:szCs w:val="24"/>
        </w:rPr>
      </w:pPr>
      <w:r>
        <w:rPr>
          <w:rFonts w:ascii="Times New Roman" w:hAnsi="Times New Roman"/>
          <w:sz w:val="24"/>
          <w:szCs w:val="24"/>
        </w:rPr>
        <w:t>Komisi Seminar dan Tugas Akhir</w:t>
      </w:r>
    </w:p>
    <w:p w14:paraId="7F52F4B6" w14:textId="77777777" w:rsidR="00F64542" w:rsidRPr="001528C2" w:rsidRDefault="00F64542" w:rsidP="00F64542">
      <w:pPr>
        <w:spacing w:after="0" w:line="360" w:lineRule="auto"/>
        <w:jc w:val="center"/>
        <w:rPr>
          <w:rFonts w:ascii="Times New Roman" w:hAnsi="Times New Roman"/>
          <w:sz w:val="24"/>
          <w:szCs w:val="24"/>
        </w:rPr>
      </w:pPr>
      <w:r>
        <w:rPr>
          <w:rFonts w:ascii="Times New Roman" w:hAnsi="Times New Roman"/>
          <w:sz w:val="24"/>
          <w:szCs w:val="24"/>
        </w:rPr>
        <w:t>Program Studi Teknik Informatika FMIPA Universitas Udayana</w:t>
      </w:r>
    </w:p>
    <w:p w14:paraId="2C82E8D3" w14:textId="77777777" w:rsidR="00F64542" w:rsidRDefault="00F64542" w:rsidP="00F64542">
      <w:pPr>
        <w:spacing w:after="0"/>
        <w:rPr>
          <w:rFonts w:ascii="Times New Roman" w:hAnsi="Times New Roman"/>
          <w:sz w:val="24"/>
          <w:szCs w:val="24"/>
        </w:rPr>
      </w:pPr>
    </w:p>
    <w:p w14:paraId="352AA020" w14:textId="77777777" w:rsidR="00F64542" w:rsidRDefault="00F64542" w:rsidP="00F64542">
      <w:pPr>
        <w:spacing w:after="0"/>
        <w:rPr>
          <w:rFonts w:ascii="Times New Roman" w:hAnsi="Times New Roman"/>
          <w:sz w:val="24"/>
          <w:szCs w:val="24"/>
        </w:rPr>
      </w:pPr>
    </w:p>
    <w:p w14:paraId="3F4DAB50" w14:textId="77777777" w:rsidR="00F64542" w:rsidRPr="001528C2" w:rsidRDefault="00F64542" w:rsidP="00F64542">
      <w:pPr>
        <w:spacing w:after="0"/>
        <w:rPr>
          <w:rFonts w:ascii="Times New Roman" w:hAnsi="Times New Roman"/>
          <w:sz w:val="24"/>
          <w:szCs w:val="24"/>
        </w:rPr>
      </w:pPr>
    </w:p>
    <w:p w14:paraId="21B2050A" w14:textId="77777777" w:rsidR="00F64542" w:rsidRPr="001528C2" w:rsidRDefault="00F64542" w:rsidP="00F64542">
      <w:pPr>
        <w:spacing w:after="0"/>
        <w:jc w:val="center"/>
        <w:rPr>
          <w:rFonts w:ascii="Times New Roman" w:hAnsi="Times New Roman"/>
          <w:sz w:val="24"/>
          <w:szCs w:val="24"/>
        </w:rPr>
      </w:pPr>
    </w:p>
    <w:p w14:paraId="45781677" w14:textId="77777777" w:rsidR="00F64542" w:rsidRPr="005A2E62" w:rsidRDefault="00F64542" w:rsidP="00F64542">
      <w:pPr>
        <w:tabs>
          <w:tab w:val="left" w:pos="1843"/>
          <w:tab w:val="left" w:pos="1985"/>
        </w:tabs>
        <w:spacing w:after="0" w:line="360" w:lineRule="auto"/>
        <w:jc w:val="center"/>
        <w:rPr>
          <w:rFonts w:ascii="Times New Roman" w:hAnsi="Times New Roman" w:cs="Times New Roman"/>
          <w:sz w:val="24"/>
          <w:szCs w:val="24"/>
          <w:u w:val="single"/>
        </w:rPr>
      </w:pPr>
      <w:r w:rsidRPr="005A2E62">
        <w:rPr>
          <w:rFonts w:ascii="Times New Roman" w:hAnsi="Times New Roman" w:cs="Times New Roman"/>
          <w:sz w:val="24"/>
          <w:szCs w:val="24"/>
          <w:u w:val="single"/>
        </w:rPr>
        <w:t xml:space="preserve">I </w:t>
      </w:r>
      <w:r>
        <w:rPr>
          <w:rFonts w:ascii="Times New Roman" w:hAnsi="Times New Roman" w:cs="Times New Roman"/>
          <w:sz w:val="24"/>
          <w:szCs w:val="24"/>
          <w:u w:val="single"/>
        </w:rPr>
        <w:t>Gusti Ngurah Anom Cahyadi Putra, S.T., M.Cs.</w:t>
      </w:r>
    </w:p>
    <w:p w14:paraId="01625B02" w14:textId="77777777" w:rsidR="00F64542" w:rsidRDefault="00F64542" w:rsidP="00F64542">
      <w:pPr>
        <w:spacing w:line="240" w:lineRule="auto"/>
        <w:ind w:left="1418" w:hanging="1418"/>
        <w:jc w:val="center"/>
        <w:rPr>
          <w:rFonts w:ascii="Times New Roman" w:hAnsi="Times New Roman" w:cs="Times New Roman"/>
          <w:sz w:val="24"/>
          <w:szCs w:val="24"/>
        </w:rPr>
      </w:pPr>
      <w:r w:rsidRPr="005A2E62">
        <w:rPr>
          <w:rFonts w:ascii="Times New Roman" w:hAnsi="Times New Roman" w:cs="Times New Roman"/>
          <w:sz w:val="24"/>
          <w:szCs w:val="24"/>
        </w:rPr>
        <w:t xml:space="preserve">NIP. </w:t>
      </w:r>
      <w:r>
        <w:rPr>
          <w:rFonts w:ascii="Times New Roman" w:hAnsi="Times New Roman" w:cs="Times New Roman"/>
          <w:sz w:val="24"/>
          <w:szCs w:val="24"/>
        </w:rPr>
        <w:t>198403172019031005</w:t>
      </w:r>
    </w:p>
    <w:p w14:paraId="760DA5DC" w14:textId="77777777" w:rsidR="00F64542" w:rsidRDefault="00F64542" w:rsidP="00F64542">
      <w:pPr>
        <w:spacing w:line="240" w:lineRule="auto"/>
        <w:ind w:left="1418" w:hanging="1418"/>
        <w:rPr>
          <w:rFonts w:ascii="Times New Roman" w:hAnsi="Times New Roman" w:cs="Times New Roman"/>
          <w:sz w:val="24"/>
          <w:szCs w:val="24"/>
        </w:rPr>
      </w:pPr>
    </w:p>
    <w:p w14:paraId="0374A45C" w14:textId="354A14D3" w:rsidR="004F6441" w:rsidRPr="004F6441" w:rsidRDefault="004F6441" w:rsidP="00F64542">
      <w:pPr>
        <w:spacing w:line="240" w:lineRule="auto"/>
        <w:ind w:left="1418" w:hanging="1418"/>
        <w:rPr>
          <w:rFonts w:ascii="Times New Roman" w:hAnsi="Times New Roman" w:cs="Times New Roman"/>
          <w:b/>
          <w:sz w:val="24"/>
          <w:szCs w:val="24"/>
        </w:rPr>
      </w:pPr>
      <w:r w:rsidRPr="004F6441">
        <w:rPr>
          <w:rFonts w:ascii="Times New Roman" w:hAnsi="Times New Roman" w:cs="Times New Roman"/>
          <w:sz w:val="24"/>
          <w:szCs w:val="24"/>
        </w:rPr>
        <w:t>Judul</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571C34">
        <w:rPr>
          <w:rFonts w:ascii="Times New Roman" w:hAnsi="Times New Roman" w:cs="Times New Roman"/>
          <w:sz w:val="24"/>
          <w:szCs w:val="24"/>
        </w:rPr>
        <w:t xml:space="preserve">Sistem </w:t>
      </w:r>
      <w:r w:rsidR="003C6206">
        <w:rPr>
          <w:rFonts w:ascii="Times New Roman" w:hAnsi="Times New Roman" w:cs="Times New Roman"/>
          <w:sz w:val="24"/>
          <w:szCs w:val="24"/>
        </w:rPr>
        <w:t>Manajemen Pengetahuan Dengan Pendekatan Ontologi  Semantik Untuk Silsilah Keluarga Puri Klungkung</w:t>
      </w:r>
    </w:p>
    <w:p w14:paraId="5C9EDBDA" w14:textId="2B4CBEF4"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Nama</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Pr>
          <w:rFonts w:ascii="Times New Roman" w:hAnsi="Times New Roman" w:cs="Times New Roman"/>
          <w:sz w:val="24"/>
          <w:szCs w:val="24"/>
        </w:rPr>
        <w:t>Putu Ryan Ganeswara</w:t>
      </w:r>
    </w:p>
    <w:p w14:paraId="39992256" w14:textId="52F0FCFD"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NIM</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16085610</w:t>
      </w:r>
      <w:r w:rsidR="003C6206">
        <w:rPr>
          <w:rFonts w:ascii="Times New Roman" w:hAnsi="Times New Roman" w:cs="Times New Roman"/>
          <w:sz w:val="24"/>
          <w:szCs w:val="24"/>
        </w:rPr>
        <w:t>66</w:t>
      </w:r>
    </w:p>
    <w:p w14:paraId="21A2D56F" w14:textId="170BEA42"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Pembimbing I</w:t>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301467">
        <w:rPr>
          <w:rFonts w:ascii="Times New Roman" w:hAnsi="Times New Roman"/>
          <w:sz w:val="24"/>
          <w:szCs w:val="24"/>
          <w:lang w:val="en-GB"/>
        </w:rPr>
        <w:t>Cokorda Rai Adi Pramartha, ST., MM., Ph.D</w:t>
      </w:r>
    </w:p>
    <w:p w14:paraId="066FE899" w14:textId="2A42C035" w:rsid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Pembimbing II</w:t>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24107E">
        <w:rPr>
          <w:rFonts w:ascii="Times New Roman" w:hAnsi="Times New Roman" w:cs="Times New Roman"/>
          <w:sz w:val="24"/>
          <w:szCs w:val="24"/>
        </w:rPr>
        <w:t>I Gede Arta Wibawa, S.T., M.KOM</w:t>
      </w:r>
    </w:p>
    <w:p w14:paraId="27360A13" w14:textId="05FA7C26" w:rsidR="00B276F4" w:rsidRDefault="00B276F4" w:rsidP="004F6441">
      <w:pPr>
        <w:rPr>
          <w:rFonts w:ascii="Times New Roman" w:hAnsi="Times New Roman" w:cs="Times New Roman"/>
          <w:sz w:val="24"/>
          <w:szCs w:val="24"/>
        </w:rPr>
      </w:pPr>
    </w:p>
    <w:p w14:paraId="75797AF1" w14:textId="77777777" w:rsidR="000E151A" w:rsidRPr="004F6441" w:rsidRDefault="000E151A" w:rsidP="004F6441">
      <w:pPr>
        <w:rPr>
          <w:rFonts w:ascii="Times New Roman" w:hAnsi="Times New Roman" w:cs="Times New Roman"/>
          <w:sz w:val="24"/>
          <w:szCs w:val="24"/>
        </w:rPr>
      </w:pPr>
    </w:p>
    <w:p w14:paraId="13A8ACE1" w14:textId="2C6C760E" w:rsidR="00E502B1" w:rsidRPr="00E502B1" w:rsidRDefault="004F6441" w:rsidP="00E502B1">
      <w:pPr>
        <w:pStyle w:val="Heading1"/>
        <w:jc w:val="center"/>
      </w:pPr>
      <w:bookmarkStart w:id="8" w:name="_Toc41326016"/>
      <w:r>
        <w:t>ABSTRAK</w:t>
      </w:r>
      <w:bookmarkEnd w:id="8"/>
      <w:r w:rsidR="00E502B1">
        <w:br/>
      </w:r>
    </w:p>
    <w:p w14:paraId="4E8DC7AA" w14:textId="77777777" w:rsidR="00B956A5" w:rsidRDefault="00BE3825" w:rsidP="003C6206">
      <w:pPr>
        <w:spacing w:line="240" w:lineRule="auto"/>
        <w:ind w:firstLine="720"/>
        <w:jc w:val="both"/>
        <w:rPr>
          <w:ins w:id="9" w:author="Ryan Ganeswara" w:date="2020-06-08T16:28:00Z"/>
          <w:rFonts w:ascii="Times New Roman" w:hAnsi="Times New Roman" w:cs="Times New Roman"/>
          <w:sz w:val="24"/>
          <w:szCs w:val="24"/>
        </w:rPr>
      </w:pPr>
      <w:ins w:id="10" w:author="Ryan Ganeswara" w:date="2020-06-04T15:56:00Z">
        <w:r>
          <w:rPr>
            <w:rFonts w:ascii="Times New Roman" w:hAnsi="Times New Roman" w:cs="Times New Roman"/>
            <w:sz w:val="24"/>
            <w:szCs w:val="24"/>
          </w:rPr>
          <w:t>Bali me</w:t>
        </w:r>
      </w:ins>
      <w:ins w:id="11" w:author="Ryan Ganeswara" w:date="2020-06-04T15:57:00Z">
        <w:r>
          <w:rPr>
            <w:rFonts w:ascii="Times New Roman" w:hAnsi="Times New Roman" w:cs="Times New Roman"/>
            <w:sz w:val="24"/>
            <w:szCs w:val="24"/>
          </w:rPr>
          <w:t xml:space="preserve">rupakan sebuah pulau yang terkenal dengan </w:t>
        </w:r>
      </w:ins>
      <w:ins w:id="12" w:author="Ryan Ganeswara" w:date="2020-06-04T15:58:00Z">
        <w:r>
          <w:rPr>
            <w:rFonts w:ascii="Times New Roman" w:hAnsi="Times New Roman" w:cs="Times New Roman"/>
            <w:sz w:val="24"/>
            <w:szCs w:val="24"/>
          </w:rPr>
          <w:t>adat dan budayanya</w:t>
        </w:r>
      </w:ins>
      <w:ins w:id="13" w:author="Ryan Ganeswara" w:date="2020-06-08T15:25:00Z">
        <w:r w:rsidR="001D4F83">
          <w:rPr>
            <w:rFonts w:ascii="Times New Roman" w:hAnsi="Times New Roman" w:cs="Times New Roman"/>
            <w:sz w:val="24"/>
            <w:szCs w:val="24"/>
          </w:rPr>
          <w:t xml:space="preserve">. </w:t>
        </w:r>
      </w:ins>
      <w:ins w:id="14" w:author="Ryan Ganeswara" w:date="2020-06-04T15:16:00Z">
        <w:r w:rsidR="009153AB">
          <w:rPr>
            <w:rFonts w:ascii="Times New Roman" w:hAnsi="Times New Roman" w:cs="Times New Roman"/>
            <w:sz w:val="24"/>
            <w:szCs w:val="24"/>
          </w:rPr>
          <w:t xml:space="preserve">Puri merupakan sebuah tempat tinggal </w:t>
        </w:r>
      </w:ins>
      <w:ins w:id="15" w:author="Ryan Ganeswara" w:date="2020-06-04T15:19:00Z">
        <w:r w:rsidR="009153AB">
          <w:rPr>
            <w:rFonts w:ascii="Times New Roman" w:hAnsi="Times New Roman" w:cs="Times New Roman"/>
            <w:sz w:val="24"/>
            <w:szCs w:val="24"/>
          </w:rPr>
          <w:t>untuk raja atau berdasarkan ting</w:t>
        </w:r>
      </w:ins>
      <w:ins w:id="16" w:author="Ryan Ganeswara" w:date="2020-06-04T15:20:00Z">
        <w:r w:rsidR="009153AB">
          <w:rPr>
            <w:rFonts w:ascii="Times New Roman" w:hAnsi="Times New Roman" w:cs="Times New Roman"/>
            <w:sz w:val="24"/>
            <w:szCs w:val="24"/>
          </w:rPr>
          <w:t>katan kasta tergolong ke dalam tingkatan utama berkasta ksatria.</w:t>
        </w:r>
      </w:ins>
      <w:ins w:id="17" w:author="Ryan Ganeswara" w:date="2020-06-04T15:21:00Z">
        <w:r w:rsidR="009153AB">
          <w:rPr>
            <w:rFonts w:ascii="Times New Roman" w:hAnsi="Times New Roman" w:cs="Times New Roman"/>
            <w:sz w:val="24"/>
            <w:szCs w:val="24"/>
          </w:rPr>
          <w:t xml:space="preserve"> Puri </w:t>
        </w:r>
      </w:ins>
      <w:ins w:id="18" w:author="Ryan Ganeswara" w:date="2020-06-04T15:56:00Z">
        <w:r>
          <w:rPr>
            <w:rFonts w:ascii="Times New Roman" w:hAnsi="Times New Roman" w:cs="Times New Roman"/>
            <w:sz w:val="24"/>
            <w:szCs w:val="24"/>
          </w:rPr>
          <w:t>di Bali</w:t>
        </w:r>
      </w:ins>
      <w:ins w:id="19" w:author="Ryan Ganeswara" w:date="2020-06-08T15:25:00Z">
        <w:r w:rsidR="001D4F83">
          <w:rPr>
            <w:rFonts w:ascii="Times New Roman" w:hAnsi="Times New Roman" w:cs="Times New Roman"/>
            <w:sz w:val="24"/>
            <w:szCs w:val="24"/>
          </w:rPr>
          <w:t xml:space="preserve"> </w:t>
        </w:r>
      </w:ins>
      <w:ins w:id="20" w:author="Ryan Ganeswara" w:date="2020-06-08T15:26:00Z">
        <w:r w:rsidR="001D4F83">
          <w:rPr>
            <w:rFonts w:ascii="Times New Roman" w:hAnsi="Times New Roman" w:cs="Times New Roman"/>
            <w:sz w:val="24"/>
            <w:szCs w:val="24"/>
          </w:rPr>
          <w:t>sangat kental akan sejarah tentang kerajaan-k</w:t>
        </w:r>
      </w:ins>
      <w:ins w:id="21" w:author="Ryan Ganeswara" w:date="2020-06-08T15:27:00Z">
        <w:r w:rsidR="001D4F83">
          <w:rPr>
            <w:rFonts w:ascii="Times New Roman" w:hAnsi="Times New Roman" w:cs="Times New Roman"/>
            <w:sz w:val="24"/>
            <w:szCs w:val="24"/>
          </w:rPr>
          <w:t xml:space="preserve">erajaan yang ada di Bali. </w:t>
        </w:r>
      </w:ins>
      <w:ins w:id="22" w:author="Ryan Ganeswara" w:date="2020-06-08T15:28:00Z">
        <w:r w:rsidR="001D4F83">
          <w:rPr>
            <w:rFonts w:ascii="Times New Roman" w:hAnsi="Times New Roman" w:cs="Times New Roman"/>
            <w:sz w:val="24"/>
            <w:szCs w:val="24"/>
          </w:rPr>
          <w:t xml:space="preserve">Klungkung sebagai salah satu kabupaten </w:t>
        </w:r>
      </w:ins>
      <w:ins w:id="23" w:author="Ryan Ganeswara" w:date="2020-06-08T15:40:00Z">
        <w:r w:rsidR="00BA2242">
          <w:rPr>
            <w:rFonts w:ascii="Times New Roman" w:hAnsi="Times New Roman" w:cs="Times New Roman"/>
            <w:sz w:val="24"/>
            <w:szCs w:val="24"/>
          </w:rPr>
          <w:t>yang ada di Provinsi Bali memiliki peran penting dalam sejarah</w:t>
        </w:r>
      </w:ins>
      <w:ins w:id="24" w:author="Ryan Ganeswara" w:date="2020-06-08T15:58:00Z">
        <w:r w:rsidR="00CA0FE2">
          <w:rPr>
            <w:rFonts w:ascii="Times New Roman" w:hAnsi="Times New Roman" w:cs="Times New Roman"/>
            <w:sz w:val="24"/>
            <w:szCs w:val="24"/>
          </w:rPr>
          <w:t>. Dimana pada jaman kerajaan, Klungkung menjadi pusat pemerintahan raja-raja di Bali</w:t>
        </w:r>
      </w:ins>
      <w:ins w:id="25" w:author="Ryan Ganeswara" w:date="2020-06-08T15:59:00Z">
        <w:r w:rsidR="00CA0FE2">
          <w:rPr>
            <w:rFonts w:ascii="Times New Roman" w:hAnsi="Times New Roman" w:cs="Times New Roman"/>
            <w:sz w:val="24"/>
            <w:szCs w:val="24"/>
          </w:rPr>
          <w:t xml:space="preserve">. Raja Klungkung </w:t>
        </w:r>
      </w:ins>
      <w:ins w:id="26" w:author="Ryan Ganeswara" w:date="2020-06-08T16:00:00Z">
        <w:r w:rsidR="00CA0FE2">
          <w:rPr>
            <w:rFonts w:ascii="Times New Roman" w:hAnsi="Times New Roman" w:cs="Times New Roman"/>
            <w:sz w:val="24"/>
            <w:szCs w:val="24"/>
          </w:rPr>
          <w:t xml:space="preserve">merupakan keturunan dari Dinasti Kresna Kepakisan, namun belum terdapat </w:t>
        </w:r>
      </w:ins>
      <w:ins w:id="27" w:author="Ryan Ganeswara" w:date="2020-06-08T16:01:00Z">
        <w:r w:rsidR="00CA0FE2">
          <w:rPr>
            <w:rFonts w:ascii="Times New Roman" w:hAnsi="Times New Roman" w:cs="Times New Roman"/>
            <w:sz w:val="24"/>
            <w:szCs w:val="24"/>
          </w:rPr>
          <w:t xml:space="preserve">secara jelas mengenai dokumentasi silsilah dari keluarga Puri Klungkung tersebut. </w:t>
        </w:r>
      </w:ins>
    </w:p>
    <w:p w14:paraId="2FC910C5" w14:textId="11F4549E" w:rsidR="00D52AB2" w:rsidRDefault="00CA0FE2" w:rsidP="003C6206">
      <w:pPr>
        <w:spacing w:line="240" w:lineRule="auto"/>
        <w:ind w:firstLine="720"/>
        <w:jc w:val="both"/>
        <w:rPr>
          <w:ins w:id="28" w:author="Ryan Ganeswara" w:date="2020-06-08T17:02:00Z"/>
          <w:rFonts w:ascii="Times New Roman" w:hAnsi="Times New Roman" w:cs="Times New Roman"/>
          <w:sz w:val="24"/>
          <w:szCs w:val="24"/>
        </w:rPr>
      </w:pPr>
      <w:ins w:id="29" w:author="Ryan Ganeswara" w:date="2020-06-08T16:03:00Z">
        <w:r>
          <w:rPr>
            <w:rFonts w:ascii="Times New Roman" w:hAnsi="Times New Roman" w:cs="Times New Roman"/>
            <w:sz w:val="24"/>
            <w:szCs w:val="24"/>
          </w:rPr>
          <w:t>Pengetahuan mengenai silsilah</w:t>
        </w:r>
      </w:ins>
      <w:ins w:id="30" w:author="Ryan Ganeswara" w:date="2020-06-08T16:27:00Z">
        <w:r w:rsidR="00EC1842">
          <w:rPr>
            <w:rFonts w:ascii="Times New Roman" w:hAnsi="Times New Roman" w:cs="Times New Roman"/>
            <w:sz w:val="24"/>
            <w:szCs w:val="24"/>
          </w:rPr>
          <w:t xml:space="preserve"> keluarga Puri Klungkung</w:t>
        </w:r>
      </w:ins>
      <w:ins w:id="31" w:author="Ryan Ganeswara" w:date="2020-06-08T16:03:00Z">
        <w:r>
          <w:rPr>
            <w:rFonts w:ascii="Times New Roman" w:hAnsi="Times New Roman" w:cs="Times New Roman"/>
            <w:sz w:val="24"/>
            <w:szCs w:val="24"/>
          </w:rPr>
          <w:t xml:space="preserve"> tersebut </w:t>
        </w:r>
      </w:ins>
      <w:ins w:id="32" w:author="Ryan Ganeswara" w:date="2020-06-08T16:26:00Z">
        <w:r w:rsidR="00EC1842">
          <w:rPr>
            <w:rFonts w:ascii="Times New Roman" w:hAnsi="Times New Roman" w:cs="Times New Roman"/>
            <w:sz w:val="24"/>
            <w:szCs w:val="24"/>
          </w:rPr>
          <w:t xml:space="preserve">disusun dengan menggunakan </w:t>
        </w:r>
      </w:ins>
      <w:ins w:id="33" w:author="Ryan Ganeswara" w:date="2020-06-08T16:27:00Z">
        <w:r w:rsidR="00EC1842">
          <w:rPr>
            <w:rFonts w:ascii="Times New Roman" w:hAnsi="Times New Roman" w:cs="Times New Roman"/>
            <w:sz w:val="24"/>
            <w:szCs w:val="24"/>
          </w:rPr>
          <w:t>ontolog</w:t>
        </w:r>
      </w:ins>
      <w:ins w:id="34" w:author="Ryan Ganeswara" w:date="2020-06-08T16:28:00Z">
        <w:r w:rsidR="00EC1842">
          <w:rPr>
            <w:rFonts w:ascii="Times New Roman" w:hAnsi="Times New Roman" w:cs="Times New Roman"/>
            <w:sz w:val="24"/>
            <w:szCs w:val="24"/>
          </w:rPr>
          <w:t>i sebagai basis pengetahuan yang nantinya akan diaplikasikan menjadi sebuah web semantik.</w:t>
        </w:r>
        <w:r w:rsidR="00B956A5">
          <w:rPr>
            <w:rFonts w:ascii="Times New Roman" w:hAnsi="Times New Roman" w:cs="Times New Roman"/>
            <w:sz w:val="24"/>
            <w:szCs w:val="24"/>
          </w:rPr>
          <w:t xml:space="preserve"> </w:t>
        </w:r>
      </w:ins>
      <w:ins w:id="35" w:author="Ryan Ganeswara" w:date="2020-06-08T16:29:00Z">
        <w:r w:rsidR="00B956A5">
          <w:rPr>
            <w:rFonts w:ascii="Times New Roman" w:hAnsi="Times New Roman" w:cs="Times New Roman"/>
            <w:sz w:val="24"/>
            <w:szCs w:val="24"/>
          </w:rPr>
          <w:t>Dengan menggunakan metode methontolog</w:t>
        </w:r>
      </w:ins>
      <w:ins w:id="36" w:author="Ryan Ganeswara" w:date="2020-06-08T17:00:00Z">
        <w:r w:rsidR="0075174E">
          <w:rPr>
            <w:rFonts w:ascii="Times New Roman" w:hAnsi="Times New Roman" w:cs="Times New Roman"/>
            <w:sz w:val="24"/>
            <w:szCs w:val="24"/>
          </w:rPr>
          <w:t>i</w:t>
        </w:r>
      </w:ins>
      <w:ins w:id="37" w:author="Ryan Ganeswara" w:date="2020-06-08T16:29:00Z">
        <w:r w:rsidR="00B956A5">
          <w:rPr>
            <w:rFonts w:ascii="Times New Roman" w:hAnsi="Times New Roman" w:cs="Times New Roman"/>
            <w:sz w:val="24"/>
            <w:szCs w:val="24"/>
          </w:rPr>
          <w:t>, pembuatan ontolog</w:t>
        </w:r>
      </w:ins>
      <w:ins w:id="38" w:author="Ryan Ganeswara" w:date="2020-06-08T17:00:00Z">
        <w:r w:rsidR="0075174E">
          <w:rPr>
            <w:rFonts w:ascii="Times New Roman" w:hAnsi="Times New Roman" w:cs="Times New Roman"/>
            <w:sz w:val="24"/>
            <w:szCs w:val="24"/>
          </w:rPr>
          <w:t>i</w:t>
        </w:r>
      </w:ins>
      <w:ins w:id="39" w:author="Ryan Ganeswara" w:date="2020-06-08T16:29:00Z">
        <w:r w:rsidR="00B956A5">
          <w:rPr>
            <w:rFonts w:ascii="Times New Roman" w:hAnsi="Times New Roman" w:cs="Times New Roman"/>
            <w:sz w:val="24"/>
            <w:szCs w:val="24"/>
          </w:rPr>
          <w:t xml:space="preserve"> tentunya akan menjadi lebih terstruktur dalam pembuatan konsep klas</w:t>
        </w:r>
      </w:ins>
      <w:ins w:id="40" w:author="Ryan Ganeswara" w:date="2020-06-08T16:31:00Z">
        <w:r w:rsidR="00B956A5">
          <w:rPr>
            <w:rFonts w:ascii="Times New Roman" w:hAnsi="Times New Roman" w:cs="Times New Roman"/>
            <w:sz w:val="24"/>
            <w:szCs w:val="24"/>
          </w:rPr>
          <w:t>, individual,</w:t>
        </w:r>
      </w:ins>
      <w:ins w:id="41" w:author="Ryan Ganeswara" w:date="2020-06-08T16:29:00Z">
        <w:r w:rsidR="00B956A5">
          <w:rPr>
            <w:rFonts w:ascii="Times New Roman" w:hAnsi="Times New Roman" w:cs="Times New Roman"/>
            <w:sz w:val="24"/>
            <w:szCs w:val="24"/>
          </w:rPr>
          <w:t xml:space="preserve"> dan relasinya </w:t>
        </w:r>
      </w:ins>
      <w:ins w:id="42" w:author="Ryan Ganeswara" w:date="2020-06-08T16:30:00Z">
        <w:r w:rsidR="00B956A5">
          <w:rPr>
            <w:rFonts w:ascii="Times New Roman" w:hAnsi="Times New Roman" w:cs="Times New Roman"/>
            <w:sz w:val="24"/>
            <w:szCs w:val="24"/>
          </w:rPr>
          <w:t>yang ada pada domain silsilah keluarga Puri Klungkung. Se</w:t>
        </w:r>
      </w:ins>
      <w:ins w:id="43" w:author="Ryan Ganeswara" w:date="2020-06-08T16:31:00Z">
        <w:r w:rsidR="00B956A5">
          <w:rPr>
            <w:rFonts w:ascii="Times New Roman" w:hAnsi="Times New Roman" w:cs="Times New Roman"/>
            <w:sz w:val="24"/>
            <w:szCs w:val="24"/>
          </w:rPr>
          <w:t>telah menyelesaikan ontologi dengan membuat relasi antar individual yang ada</w:t>
        </w:r>
      </w:ins>
      <w:ins w:id="44" w:author="Ryan Ganeswara" w:date="2020-06-08T16:32:00Z">
        <w:r w:rsidR="00B956A5">
          <w:rPr>
            <w:rFonts w:ascii="Times New Roman" w:hAnsi="Times New Roman" w:cs="Times New Roman"/>
            <w:sz w:val="24"/>
            <w:szCs w:val="24"/>
          </w:rPr>
          <w:t xml:space="preserve"> maka ontologi akan disambungkan pada sistem manajemen pengetahuan yang berbasis web</w:t>
        </w:r>
      </w:ins>
      <w:ins w:id="45" w:author="Ryan Ganeswara" w:date="2020-06-08T16:58:00Z">
        <w:r w:rsidR="0075174E">
          <w:rPr>
            <w:rFonts w:ascii="Times New Roman" w:hAnsi="Times New Roman" w:cs="Times New Roman"/>
            <w:sz w:val="24"/>
            <w:szCs w:val="24"/>
          </w:rPr>
          <w:t xml:space="preserve"> semantik. </w:t>
        </w:r>
      </w:ins>
      <w:ins w:id="46" w:author="Ryan Ganeswara" w:date="2020-06-08T17:00:00Z">
        <w:r w:rsidR="0075174E">
          <w:rPr>
            <w:rFonts w:ascii="Times New Roman" w:hAnsi="Times New Roman" w:cs="Times New Roman"/>
            <w:sz w:val="24"/>
            <w:szCs w:val="24"/>
          </w:rPr>
          <w:t>Pada sistem</w:t>
        </w:r>
      </w:ins>
      <w:ins w:id="47" w:author="Ryan Ganeswara" w:date="2020-06-08T17:01:00Z">
        <w:r w:rsidR="0075174E">
          <w:rPr>
            <w:rFonts w:ascii="Times New Roman" w:hAnsi="Times New Roman" w:cs="Times New Roman"/>
            <w:sz w:val="24"/>
            <w:szCs w:val="24"/>
          </w:rPr>
          <w:t xml:space="preserve"> akan ditampilkan dua fitur utama yaitu </w:t>
        </w:r>
        <w:r w:rsidR="0075174E" w:rsidRPr="0075174E">
          <w:rPr>
            <w:rFonts w:ascii="Times New Roman" w:hAnsi="Times New Roman" w:cs="Times New Roman"/>
            <w:i/>
            <w:iCs/>
            <w:sz w:val="24"/>
            <w:szCs w:val="24"/>
            <w:rPrChange w:id="48" w:author="Ryan Ganeswara" w:date="2020-06-08T17:02:00Z">
              <w:rPr>
                <w:rFonts w:ascii="Times New Roman" w:hAnsi="Times New Roman" w:cs="Times New Roman"/>
                <w:sz w:val="24"/>
                <w:szCs w:val="24"/>
              </w:rPr>
            </w:rPrChange>
          </w:rPr>
          <w:t>semantic browsing</w:t>
        </w:r>
        <w:r w:rsidR="0075174E">
          <w:rPr>
            <w:rFonts w:ascii="Times New Roman" w:hAnsi="Times New Roman" w:cs="Times New Roman"/>
            <w:sz w:val="24"/>
            <w:szCs w:val="24"/>
          </w:rPr>
          <w:t xml:space="preserve"> dan </w:t>
        </w:r>
        <w:r w:rsidR="0075174E" w:rsidRPr="0075174E">
          <w:rPr>
            <w:rFonts w:ascii="Times New Roman" w:hAnsi="Times New Roman" w:cs="Times New Roman"/>
            <w:i/>
            <w:iCs/>
            <w:sz w:val="24"/>
            <w:szCs w:val="24"/>
            <w:rPrChange w:id="49" w:author="Ryan Ganeswara" w:date="2020-06-08T17:02:00Z">
              <w:rPr>
                <w:rFonts w:ascii="Times New Roman" w:hAnsi="Times New Roman" w:cs="Times New Roman"/>
                <w:sz w:val="24"/>
                <w:szCs w:val="24"/>
              </w:rPr>
            </w:rPrChange>
          </w:rPr>
          <w:t>semantic searching</w:t>
        </w:r>
      </w:ins>
      <w:ins w:id="50" w:author="Ryan Ganeswara" w:date="2020-06-08T17:02:00Z">
        <w:r w:rsidR="0075174E">
          <w:rPr>
            <w:rFonts w:ascii="Times New Roman" w:hAnsi="Times New Roman" w:cs="Times New Roman"/>
            <w:sz w:val="24"/>
            <w:szCs w:val="24"/>
          </w:rPr>
          <w:t xml:space="preserve"> yang nantinya akan digunakan sebagai bahan uji dalam pengujian sistem. </w:t>
        </w:r>
      </w:ins>
      <w:del w:id="51" w:author="Ryan Ganeswara" w:date="2020-06-04T15:16:00Z">
        <w:r w:rsidR="000E151A" w:rsidRPr="0075174E" w:rsidDel="009153AB">
          <w:rPr>
            <w:rFonts w:ascii="Times New Roman" w:hAnsi="Times New Roman" w:cs="Times New Roman"/>
            <w:sz w:val="24"/>
            <w:szCs w:val="24"/>
          </w:rPr>
          <w:delText xml:space="preserve">Geguritan </w:delText>
        </w:r>
      </w:del>
    </w:p>
    <w:p w14:paraId="60A71144" w14:textId="77777777" w:rsidR="009A0782" w:rsidRPr="003C6206" w:rsidDel="0075174E" w:rsidRDefault="009A0782" w:rsidP="003C6206">
      <w:pPr>
        <w:spacing w:line="240" w:lineRule="auto"/>
        <w:ind w:firstLine="720"/>
        <w:jc w:val="both"/>
        <w:rPr>
          <w:del w:id="52" w:author="Ryan Ganeswara" w:date="2020-06-08T17:03:00Z"/>
          <w:rFonts w:ascii="Times New Roman" w:hAnsi="Times New Roman" w:cs="Times New Roman"/>
          <w:sz w:val="24"/>
          <w:szCs w:val="24"/>
        </w:rPr>
      </w:pPr>
    </w:p>
    <w:p w14:paraId="7F5AE732" w14:textId="77777777" w:rsidR="00D52AB2" w:rsidRDefault="00D52AB2" w:rsidP="00D52AB2">
      <w:pPr>
        <w:spacing w:line="240" w:lineRule="auto"/>
        <w:ind w:firstLine="720"/>
        <w:jc w:val="both"/>
        <w:rPr>
          <w:rFonts w:ascii="Times New Roman" w:hAnsi="Times New Roman" w:cs="Times New Roman"/>
          <w:sz w:val="24"/>
          <w:szCs w:val="24"/>
        </w:rPr>
      </w:pPr>
    </w:p>
    <w:p w14:paraId="66DF5FDD" w14:textId="3E25317A" w:rsidR="00D52AB2" w:rsidRPr="00D52AB2" w:rsidRDefault="00D52AB2" w:rsidP="00D52AB2">
      <w:pPr>
        <w:spacing w:line="240" w:lineRule="auto"/>
        <w:ind w:left="1418" w:hanging="1418"/>
        <w:jc w:val="both"/>
        <w:rPr>
          <w:rFonts w:ascii="Times New Roman" w:hAnsi="Times New Roman" w:cs="Times New Roman"/>
          <w:i/>
          <w:iCs/>
          <w:sz w:val="24"/>
          <w:szCs w:val="24"/>
        </w:rPr>
      </w:pPr>
      <w:r w:rsidRPr="00D52AB2">
        <w:rPr>
          <w:rFonts w:ascii="Times New Roman" w:hAnsi="Times New Roman" w:cs="Times New Roman"/>
          <w:b/>
          <w:bCs/>
          <w:sz w:val="24"/>
          <w:szCs w:val="24"/>
        </w:rPr>
        <w:t>Kata Kunci :</w:t>
      </w:r>
      <w:r>
        <w:rPr>
          <w:rFonts w:ascii="Times New Roman" w:hAnsi="Times New Roman" w:cs="Times New Roman"/>
          <w:sz w:val="24"/>
          <w:szCs w:val="24"/>
        </w:rPr>
        <w:t xml:space="preserve"> </w:t>
      </w:r>
      <w:ins w:id="53" w:author="Ryan Ganeswara" w:date="2020-06-08T17:03:00Z">
        <w:r w:rsidR="0075174E">
          <w:rPr>
            <w:rFonts w:ascii="Times New Roman" w:hAnsi="Times New Roman" w:cs="Times New Roman"/>
            <w:sz w:val="24"/>
            <w:szCs w:val="24"/>
          </w:rPr>
          <w:t xml:space="preserve">Ontologi, </w:t>
        </w:r>
      </w:ins>
      <w:ins w:id="54" w:author="Ryan Ganeswara" w:date="2020-06-08T17:08:00Z">
        <w:r w:rsidR="0075174E">
          <w:rPr>
            <w:rFonts w:ascii="Times New Roman" w:hAnsi="Times New Roman" w:cs="Times New Roman"/>
            <w:sz w:val="24"/>
            <w:szCs w:val="24"/>
          </w:rPr>
          <w:t xml:space="preserve">Web </w:t>
        </w:r>
      </w:ins>
      <w:ins w:id="55" w:author="Ryan Ganeswara" w:date="2020-06-08T17:04:00Z">
        <w:r w:rsidR="0075174E">
          <w:rPr>
            <w:rFonts w:ascii="Times New Roman" w:hAnsi="Times New Roman" w:cs="Times New Roman"/>
            <w:sz w:val="24"/>
            <w:szCs w:val="24"/>
          </w:rPr>
          <w:t>Semantik, Methontolog</w:t>
        </w:r>
      </w:ins>
      <w:ins w:id="56" w:author="Ryan Ganeswara" w:date="2020-06-08T17:08:00Z">
        <w:r w:rsidR="0075174E">
          <w:rPr>
            <w:rFonts w:ascii="Times New Roman" w:hAnsi="Times New Roman" w:cs="Times New Roman"/>
            <w:sz w:val="24"/>
            <w:szCs w:val="24"/>
          </w:rPr>
          <w:t>i</w:t>
        </w:r>
      </w:ins>
    </w:p>
    <w:p w14:paraId="2C5CFFCD" w14:textId="77777777" w:rsidR="00D52AB2" w:rsidRPr="007C0E08" w:rsidRDefault="00D52AB2" w:rsidP="007C0E08">
      <w:pPr>
        <w:spacing w:line="240" w:lineRule="auto"/>
        <w:ind w:firstLine="720"/>
        <w:jc w:val="both"/>
        <w:rPr>
          <w:rFonts w:ascii="Times New Roman" w:hAnsi="Times New Roman" w:cs="Times New Roman"/>
          <w:sz w:val="24"/>
          <w:szCs w:val="24"/>
          <w:lang w:val="en-US"/>
        </w:rPr>
      </w:pPr>
    </w:p>
    <w:p w14:paraId="38E560C0" w14:textId="3695C78F" w:rsidR="001913E1" w:rsidRDefault="004F6441">
      <w:pPr>
        <w:spacing w:line="240" w:lineRule="auto"/>
        <w:ind w:left="2127" w:hanging="2127"/>
        <w:jc w:val="both"/>
        <w:rPr>
          <w:rFonts w:ascii="Times New Roman" w:hAnsi="Times New Roman" w:cs="Times New Roman"/>
          <w:bCs/>
          <w:sz w:val="24"/>
          <w:szCs w:val="24"/>
        </w:rPr>
        <w:pPrChange w:id="57" w:author="Ryan Ganeswara" w:date="2020-06-09T15:27:00Z">
          <w:pPr>
            <w:spacing w:line="240" w:lineRule="auto"/>
          </w:pPr>
        </w:pPrChange>
      </w:pPr>
      <w:r>
        <w:br w:type="page"/>
      </w:r>
      <w:r w:rsidR="001913E1">
        <w:rPr>
          <w:rFonts w:ascii="Times New Roman" w:hAnsi="Times New Roman" w:cs="Times New Roman"/>
          <w:sz w:val="24"/>
          <w:szCs w:val="24"/>
        </w:rPr>
        <w:t>Title</w:t>
      </w:r>
      <w:ins w:id="58" w:author="Ryan Ganeswara" w:date="2020-06-09T15:27:00Z">
        <w:r w:rsidR="00A66EA9">
          <w:rPr>
            <w:rFonts w:ascii="Times New Roman" w:hAnsi="Times New Roman" w:cs="Times New Roman"/>
            <w:sz w:val="24"/>
            <w:szCs w:val="24"/>
          </w:rPr>
          <w:t xml:space="preserve"> </w:t>
        </w:r>
        <w:r w:rsidR="00A66EA9">
          <w:rPr>
            <w:rFonts w:ascii="Times New Roman" w:hAnsi="Times New Roman" w:cs="Times New Roman"/>
            <w:sz w:val="24"/>
            <w:szCs w:val="24"/>
          </w:rPr>
          <w:tab/>
        </w:r>
      </w:ins>
      <w:del w:id="59" w:author="Ryan Ganeswara" w:date="2020-06-09T15:27:00Z">
        <w:r w:rsidR="001913E1" w:rsidRPr="004F6441" w:rsidDel="00A66EA9">
          <w:rPr>
            <w:rFonts w:ascii="Times New Roman" w:hAnsi="Times New Roman" w:cs="Times New Roman"/>
            <w:sz w:val="24"/>
            <w:szCs w:val="24"/>
          </w:rPr>
          <w:tab/>
        </w:r>
        <w:r w:rsidR="001913E1" w:rsidRPr="004F6441" w:rsidDel="00A66EA9">
          <w:rPr>
            <w:rFonts w:ascii="Times New Roman" w:hAnsi="Times New Roman" w:cs="Times New Roman"/>
            <w:sz w:val="24"/>
            <w:szCs w:val="24"/>
          </w:rPr>
          <w:tab/>
        </w:r>
      </w:del>
      <w:r w:rsidR="001913E1">
        <w:rPr>
          <w:rFonts w:ascii="Times New Roman" w:hAnsi="Times New Roman" w:cs="Times New Roman"/>
          <w:sz w:val="24"/>
          <w:szCs w:val="24"/>
        </w:rPr>
        <w:t xml:space="preserve"> </w:t>
      </w:r>
      <w:del w:id="60" w:author="Ryan Ganeswara" w:date="2020-06-09T15:27:00Z">
        <w:r w:rsidR="001913E1" w:rsidDel="00A66EA9">
          <w:rPr>
            <w:rFonts w:ascii="Times New Roman" w:hAnsi="Times New Roman" w:cs="Times New Roman"/>
            <w:sz w:val="24"/>
            <w:szCs w:val="24"/>
          </w:rPr>
          <w:tab/>
        </w:r>
      </w:del>
      <w:r w:rsidR="001913E1" w:rsidRPr="004F6441">
        <w:rPr>
          <w:rFonts w:ascii="Times New Roman" w:hAnsi="Times New Roman" w:cs="Times New Roman"/>
          <w:sz w:val="24"/>
          <w:szCs w:val="24"/>
        </w:rPr>
        <w:t xml:space="preserve">: </w:t>
      </w:r>
      <w:ins w:id="61" w:author="Ryan Ganeswara" w:date="2020-06-09T15:27:00Z">
        <w:r w:rsidR="00A66EA9" w:rsidRPr="00A66EA9">
          <w:rPr>
            <w:rFonts w:ascii="Times New Roman" w:hAnsi="Times New Roman" w:cs="Times New Roman"/>
            <w:sz w:val="24"/>
            <w:szCs w:val="24"/>
          </w:rPr>
          <w:t xml:space="preserve">Knowledge Management System With Semantic Ontology </w:t>
        </w:r>
        <w:r w:rsidR="00A66EA9">
          <w:rPr>
            <w:rFonts w:ascii="Times New Roman" w:hAnsi="Times New Roman" w:cs="Times New Roman"/>
            <w:sz w:val="24"/>
            <w:szCs w:val="24"/>
          </w:rPr>
          <w:t xml:space="preserve"> </w:t>
        </w:r>
        <w:r w:rsidR="00A66EA9" w:rsidRPr="00A66EA9">
          <w:rPr>
            <w:rFonts w:ascii="Times New Roman" w:hAnsi="Times New Roman" w:cs="Times New Roman"/>
            <w:sz w:val="24"/>
            <w:szCs w:val="24"/>
          </w:rPr>
          <w:t>Approach For Puri Klungkung Family Lineage</w:t>
        </w:r>
      </w:ins>
    </w:p>
    <w:p w14:paraId="32595772" w14:textId="5DBC03E1" w:rsidR="001913E1" w:rsidRPr="004F6441" w:rsidRDefault="001913E1" w:rsidP="001913E1">
      <w:pPr>
        <w:spacing w:line="240" w:lineRule="auto"/>
        <w:rPr>
          <w:rFonts w:ascii="Times New Roman" w:hAnsi="Times New Roman" w:cs="Times New Roman"/>
          <w:sz w:val="24"/>
          <w:szCs w:val="24"/>
        </w:rPr>
      </w:pPr>
      <w:r w:rsidRPr="004F6441">
        <w:rPr>
          <w:rFonts w:ascii="Times New Roman" w:hAnsi="Times New Roman" w:cs="Times New Roman"/>
          <w:sz w:val="24"/>
          <w:szCs w:val="24"/>
        </w:rPr>
        <w:t>Nam</w:t>
      </w:r>
      <w:r>
        <w:rPr>
          <w:rFonts w:ascii="Times New Roman" w:hAnsi="Times New Roman" w:cs="Times New Roman"/>
          <w:sz w:val="24"/>
          <w:szCs w:val="24"/>
        </w:rPr>
        <w:t>e</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3C6206">
        <w:rPr>
          <w:rFonts w:ascii="Times New Roman" w:hAnsi="Times New Roman" w:cs="Times New Roman"/>
          <w:sz w:val="24"/>
          <w:szCs w:val="24"/>
        </w:rPr>
        <w:t>Putu Ryan Ganeswara</w:t>
      </w:r>
    </w:p>
    <w:p w14:paraId="287C7CB1" w14:textId="0566BF0C" w:rsidR="001913E1" w:rsidRPr="004F644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Registration</w:t>
      </w:r>
      <w:r w:rsidRPr="004F6441">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4F6441">
        <w:rPr>
          <w:rFonts w:ascii="Times New Roman" w:hAnsi="Times New Roman" w:cs="Times New Roman"/>
          <w:sz w:val="24"/>
          <w:szCs w:val="24"/>
        </w:rPr>
        <w:t>: 16085610</w:t>
      </w:r>
      <w:r w:rsidR="003C6206">
        <w:rPr>
          <w:rFonts w:ascii="Times New Roman" w:hAnsi="Times New Roman" w:cs="Times New Roman"/>
          <w:sz w:val="24"/>
          <w:szCs w:val="24"/>
        </w:rPr>
        <w:t>66</w:t>
      </w:r>
    </w:p>
    <w:p w14:paraId="4AC868B1" w14:textId="73DD38AF" w:rsidR="001913E1" w:rsidRPr="004F644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First Supervisor</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744A69" w:rsidRPr="00301467">
        <w:rPr>
          <w:rFonts w:ascii="Times New Roman" w:hAnsi="Times New Roman"/>
          <w:sz w:val="24"/>
          <w:szCs w:val="24"/>
          <w:lang w:val="en-GB"/>
        </w:rPr>
        <w:t>Cokorda Rai Adi Pramartha, ST., MM., Ph.D</w:t>
      </w:r>
    </w:p>
    <w:p w14:paraId="056538B4" w14:textId="7C695480" w:rsidR="001913E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 xml:space="preserve">Second Supervisor </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744A69" w:rsidRPr="0024107E">
        <w:rPr>
          <w:rFonts w:ascii="Times New Roman" w:hAnsi="Times New Roman" w:cs="Times New Roman"/>
          <w:sz w:val="24"/>
          <w:szCs w:val="24"/>
        </w:rPr>
        <w:t>I Gede Arta Wibawa, S.T., M.KOM</w:t>
      </w:r>
    </w:p>
    <w:p w14:paraId="173D022C" w14:textId="77777777" w:rsidR="001913E1" w:rsidRDefault="001913E1" w:rsidP="001913E1">
      <w:pPr>
        <w:rPr>
          <w:rFonts w:ascii="Times New Roman" w:hAnsi="Times New Roman" w:cs="Times New Roman"/>
          <w:sz w:val="24"/>
          <w:szCs w:val="24"/>
        </w:rPr>
      </w:pPr>
    </w:p>
    <w:p w14:paraId="1A890EFB" w14:textId="77777777" w:rsidR="001913E1" w:rsidRPr="004F6441" w:rsidRDefault="001913E1" w:rsidP="001913E1">
      <w:pPr>
        <w:rPr>
          <w:rFonts w:ascii="Times New Roman" w:hAnsi="Times New Roman" w:cs="Times New Roman"/>
          <w:sz w:val="24"/>
          <w:szCs w:val="24"/>
        </w:rPr>
      </w:pPr>
    </w:p>
    <w:p w14:paraId="1710611E" w14:textId="52502229" w:rsidR="001913E1" w:rsidRPr="001913E1" w:rsidRDefault="001913E1" w:rsidP="001913E1">
      <w:pPr>
        <w:jc w:val="center"/>
        <w:rPr>
          <w:rFonts w:ascii="Times New Roman" w:hAnsi="Times New Roman" w:cs="Times New Roman"/>
          <w:b/>
          <w:bCs/>
          <w:sz w:val="24"/>
          <w:szCs w:val="24"/>
        </w:rPr>
      </w:pPr>
      <w:r w:rsidRPr="001913E1">
        <w:rPr>
          <w:rFonts w:ascii="Times New Roman" w:hAnsi="Times New Roman" w:cs="Times New Roman"/>
          <w:b/>
          <w:bCs/>
          <w:sz w:val="24"/>
          <w:szCs w:val="24"/>
        </w:rPr>
        <w:t>ABSTRACT</w:t>
      </w:r>
      <w:r w:rsidRPr="001913E1">
        <w:rPr>
          <w:rFonts w:ascii="Times New Roman" w:hAnsi="Times New Roman" w:cs="Times New Roman"/>
          <w:b/>
          <w:bCs/>
          <w:sz w:val="24"/>
          <w:szCs w:val="24"/>
        </w:rPr>
        <w:br/>
      </w:r>
    </w:p>
    <w:p w14:paraId="053DC464" w14:textId="216FBBED" w:rsidR="001913E1" w:rsidRDefault="001913E1" w:rsidP="003C6206">
      <w:pPr>
        <w:spacing w:line="240" w:lineRule="auto"/>
        <w:ind w:firstLine="720"/>
        <w:jc w:val="both"/>
        <w:rPr>
          <w:ins w:id="62" w:author="Ryan Ganeswara" w:date="2020-06-08T17:07:00Z"/>
          <w:rFonts w:ascii="Times New Roman" w:hAnsi="Times New Roman" w:cs="Times New Roman"/>
          <w:sz w:val="24"/>
          <w:szCs w:val="24"/>
        </w:rPr>
      </w:pPr>
      <w:del w:id="63" w:author="Ryan Ganeswara" w:date="2020-06-08T17:05:00Z">
        <w:r w:rsidRPr="003C6206" w:rsidDel="0075174E">
          <w:rPr>
            <w:rFonts w:ascii="Times New Roman" w:hAnsi="Times New Roman" w:cs="Times New Roman"/>
            <w:sz w:val="24"/>
            <w:szCs w:val="24"/>
          </w:rPr>
          <w:delText xml:space="preserve">Geguritan </w:delText>
        </w:r>
      </w:del>
      <w:ins w:id="64" w:author="Ryan Ganeswara" w:date="2020-06-08T17:05:00Z">
        <w:r w:rsidR="0075174E" w:rsidRPr="0075174E">
          <w:rPr>
            <w:rFonts w:ascii="Times New Roman" w:hAnsi="Times New Roman" w:cs="Times New Roman"/>
            <w:sz w:val="24"/>
            <w:szCs w:val="24"/>
          </w:rPr>
          <w:t xml:space="preserve">Bali is an island that is famous for its customs and culture. The castle is a residence for the king or based on the level of caste belonging to the main level of caste knights. Puri in Bali will tell the history of the kingdoms in Bali. Klungkung as one of the regencies in the Province of Bali has an important role in history. Where in the royal era, Klungkung became the center of government of kings in Bali. </w:t>
        </w:r>
      </w:ins>
      <w:ins w:id="65" w:author="Ryan Ganeswara" w:date="2020-06-08T17:06:00Z">
        <w:r w:rsidR="0075174E">
          <w:rPr>
            <w:rFonts w:ascii="Times New Roman" w:hAnsi="Times New Roman" w:cs="Times New Roman"/>
            <w:sz w:val="24"/>
            <w:szCs w:val="24"/>
          </w:rPr>
          <w:t>The King of</w:t>
        </w:r>
      </w:ins>
      <w:ins w:id="66" w:author="Ryan Ganeswara" w:date="2020-06-08T17:05:00Z">
        <w:r w:rsidR="0075174E" w:rsidRPr="0075174E">
          <w:rPr>
            <w:rFonts w:ascii="Times New Roman" w:hAnsi="Times New Roman" w:cs="Times New Roman"/>
            <w:sz w:val="24"/>
            <w:szCs w:val="24"/>
          </w:rPr>
          <w:t xml:space="preserve"> Klungkung is the result of the Kresna Kepakisan Dynasty, but does not include the lineage of the Klungkung Puri family.</w:t>
        </w:r>
      </w:ins>
    </w:p>
    <w:p w14:paraId="5689457B" w14:textId="5F92DCC6" w:rsidR="0075174E" w:rsidRDefault="0075174E" w:rsidP="003C6206">
      <w:pPr>
        <w:spacing w:line="240" w:lineRule="auto"/>
        <w:ind w:firstLine="720"/>
        <w:jc w:val="both"/>
        <w:rPr>
          <w:ins w:id="67" w:author="Ryan Ganeswara" w:date="2020-06-08T17:07:00Z"/>
          <w:rFonts w:ascii="Times New Roman" w:hAnsi="Times New Roman" w:cs="Times New Roman"/>
          <w:sz w:val="24"/>
          <w:szCs w:val="24"/>
        </w:rPr>
      </w:pPr>
      <w:ins w:id="68" w:author="Ryan Ganeswara" w:date="2020-06-08T17:07:00Z">
        <w:r w:rsidRPr="0075174E">
          <w:rPr>
            <w:rFonts w:ascii="Times New Roman" w:hAnsi="Times New Roman" w:cs="Times New Roman"/>
            <w:sz w:val="24"/>
            <w:szCs w:val="24"/>
          </w:rPr>
          <w:t>Knowledge of the Puri Klungkung family tree is compiled using ontology as a knowledge base that will later be applied to a semantic web. By using the method of methontology, making ontology will certainly become more structured in making the concept of class, individual, and its relationships that exist in the family domain of the Klungkung Puri family tree. After completing the ontology by making relations between individuals, the ontology will be connected to a semantic web-based knowledge management system. The system will display two main features, namely semantic browsing and semantic searching which will be used as test material in system testing.</w:t>
        </w:r>
      </w:ins>
    </w:p>
    <w:p w14:paraId="202C7212" w14:textId="77777777" w:rsidR="0075174E" w:rsidRPr="003C6206" w:rsidRDefault="0075174E" w:rsidP="003C6206">
      <w:pPr>
        <w:spacing w:line="240" w:lineRule="auto"/>
        <w:ind w:firstLine="720"/>
        <w:jc w:val="both"/>
        <w:rPr>
          <w:rFonts w:ascii="Times New Roman" w:hAnsi="Times New Roman" w:cs="Times New Roman"/>
          <w:sz w:val="24"/>
          <w:szCs w:val="24"/>
        </w:rPr>
      </w:pPr>
    </w:p>
    <w:p w14:paraId="2DA3D352" w14:textId="67CEAF60" w:rsidR="001913E1" w:rsidRPr="00D52AB2" w:rsidRDefault="001913E1" w:rsidP="001913E1">
      <w:pPr>
        <w:spacing w:line="240" w:lineRule="auto"/>
        <w:ind w:left="1276" w:hanging="1276"/>
        <w:jc w:val="both"/>
        <w:rPr>
          <w:rFonts w:ascii="Times New Roman" w:hAnsi="Times New Roman" w:cs="Times New Roman"/>
          <w:i/>
          <w:iCs/>
          <w:sz w:val="24"/>
          <w:szCs w:val="24"/>
        </w:rPr>
      </w:pPr>
      <w:r w:rsidRPr="00D52AB2">
        <w:rPr>
          <w:rFonts w:ascii="Times New Roman" w:hAnsi="Times New Roman" w:cs="Times New Roman"/>
          <w:b/>
          <w:bCs/>
          <w:sz w:val="24"/>
          <w:szCs w:val="24"/>
        </w:rPr>
        <w:t>K</w:t>
      </w:r>
      <w:r>
        <w:rPr>
          <w:rFonts w:ascii="Times New Roman" w:hAnsi="Times New Roman" w:cs="Times New Roman"/>
          <w:b/>
          <w:bCs/>
          <w:sz w:val="24"/>
          <w:szCs w:val="24"/>
        </w:rPr>
        <w:t>eywords</w:t>
      </w:r>
      <w:r w:rsidRPr="00D52AB2">
        <w:rPr>
          <w:rFonts w:ascii="Times New Roman" w:hAnsi="Times New Roman" w:cs="Times New Roman"/>
          <w:b/>
          <w:bCs/>
          <w:sz w:val="24"/>
          <w:szCs w:val="24"/>
        </w:rPr>
        <w:t xml:space="preserve"> :</w:t>
      </w:r>
      <w:r>
        <w:rPr>
          <w:rFonts w:ascii="Times New Roman" w:hAnsi="Times New Roman" w:cs="Times New Roman"/>
          <w:sz w:val="24"/>
          <w:szCs w:val="24"/>
        </w:rPr>
        <w:t xml:space="preserve"> </w:t>
      </w:r>
      <w:ins w:id="69" w:author="Ryan Ganeswara" w:date="2020-06-08T17:07:00Z">
        <w:r w:rsidR="0075174E">
          <w:rPr>
            <w:rFonts w:ascii="Times New Roman" w:hAnsi="Times New Roman" w:cs="Times New Roman"/>
            <w:sz w:val="24"/>
            <w:szCs w:val="24"/>
          </w:rPr>
          <w:t xml:space="preserve">Ontology, </w:t>
        </w:r>
      </w:ins>
      <w:ins w:id="70" w:author="Ryan Ganeswara" w:date="2020-06-08T17:08:00Z">
        <w:r w:rsidR="0075174E">
          <w:rPr>
            <w:rFonts w:ascii="Times New Roman" w:hAnsi="Times New Roman" w:cs="Times New Roman"/>
            <w:sz w:val="24"/>
            <w:szCs w:val="24"/>
          </w:rPr>
          <w:t>Semantic Web, Methontology</w:t>
        </w:r>
      </w:ins>
    </w:p>
    <w:p w14:paraId="6A26C374" w14:textId="23E86F90" w:rsidR="004F6441" w:rsidRDefault="004F6441">
      <w:pPr>
        <w:rPr>
          <w:rFonts w:ascii="Times New Roman" w:eastAsiaTheme="majorEastAsia" w:hAnsi="Times New Roman" w:cstheme="majorBidi"/>
          <w:b/>
          <w:sz w:val="24"/>
          <w:szCs w:val="32"/>
          <w:lang w:val="en-US"/>
        </w:rPr>
      </w:pPr>
    </w:p>
    <w:p w14:paraId="270CB34B" w14:textId="2D46FEC4" w:rsidR="003C6206" w:rsidRDefault="003C6206">
      <w:pPr>
        <w:rPr>
          <w:rFonts w:ascii="Times New Roman" w:eastAsiaTheme="majorEastAsia" w:hAnsi="Times New Roman" w:cstheme="majorBidi"/>
          <w:b/>
          <w:sz w:val="24"/>
          <w:szCs w:val="32"/>
          <w:lang w:val="en-US"/>
        </w:rPr>
      </w:pPr>
    </w:p>
    <w:p w14:paraId="17A879BA" w14:textId="355283DA" w:rsidR="003C6206" w:rsidRDefault="003C6206">
      <w:pPr>
        <w:rPr>
          <w:rFonts w:ascii="Times New Roman" w:eastAsiaTheme="majorEastAsia" w:hAnsi="Times New Roman" w:cstheme="majorBidi"/>
          <w:b/>
          <w:sz w:val="24"/>
          <w:szCs w:val="32"/>
          <w:lang w:val="en-US"/>
        </w:rPr>
      </w:pPr>
    </w:p>
    <w:p w14:paraId="39990D46" w14:textId="3F9F106B" w:rsidR="003C6206" w:rsidRDefault="003C6206">
      <w:pPr>
        <w:rPr>
          <w:rFonts w:ascii="Times New Roman" w:eastAsiaTheme="majorEastAsia" w:hAnsi="Times New Roman" w:cstheme="majorBidi"/>
          <w:b/>
          <w:sz w:val="24"/>
          <w:szCs w:val="32"/>
          <w:lang w:val="en-US"/>
        </w:rPr>
      </w:pPr>
    </w:p>
    <w:p w14:paraId="5445B87B" w14:textId="11C317D6" w:rsidR="003C6206" w:rsidRDefault="003C6206">
      <w:pPr>
        <w:rPr>
          <w:rFonts w:ascii="Times New Roman" w:eastAsiaTheme="majorEastAsia" w:hAnsi="Times New Roman" w:cstheme="majorBidi"/>
          <w:b/>
          <w:sz w:val="24"/>
          <w:szCs w:val="32"/>
          <w:lang w:val="en-US"/>
        </w:rPr>
      </w:pPr>
    </w:p>
    <w:p w14:paraId="0476155B" w14:textId="411E08C5" w:rsidR="003C6206" w:rsidRDefault="003C6206">
      <w:pPr>
        <w:rPr>
          <w:rFonts w:ascii="Times New Roman" w:eastAsiaTheme="majorEastAsia" w:hAnsi="Times New Roman" w:cstheme="majorBidi"/>
          <w:b/>
          <w:sz w:val="24"/>
          <w:szCs w:val="32"/>
          <w:lang w:val="en-US"/>
        </w:rPr>
      </w:pPr>
    </w:p>
    <w:p w14:paraId="384336B2" w14:textId="05962F4C" w:rsidR="003C6206" w:rsidRDefault="003C6206">
      <w:pPr>
        <w:rPr>
          <w:rFonts w:ascii="Times New Roman" w:eastAsiaTheme="majorEastAsia" w:hAnsi="Times New Roman" w:cstheme="majorBidi"/>
          <w:b/>
          <w:sz w:val="24"/>
          <w:szCs w:val="32"/>
          <w:lang w:val="en-US"/>
        </w:rPr>
      </w:pPr>
    </w:p>
    <w:p w14:paraId="6DA127E9" w14:textId="5A85036A" w:rsidR="003C6206" w:rsidRDefault="003C6206">
      <w:pPr>
        <w:rPr>
          <w:rFonts w:ascii="Times New Roman" w:eastAsiaTheme="majorEastAsia" w:hAnsi="Times New Roman" w:cstheme="majorBidi"/>
          <w:b/>
          <w:sz w:val="24"/>
          <w:szCs w:val="32"/>
          <w:lang w:val="en-US"/>
        </w:rPr>
      </w:pPr>
    </w:p>
    <w:p w14:paraId="3BE0D765" w14:textId="3BB40805" w:rsidR="003C6206" w:rsidDel="002B6DC7" w:rsidRDefault="003C6206">
      <w:pPr>
        <w:rPr>
          <w:del w:id="71" w:author="Ryan Ganeswara" w:date="2020-06-08T17:08:00Z"/>
          <w:rFonts w:ascii="Times New Roman" w:eastAsiaTheme="majorEastAsia" w:hAnsi="Times New Roman" w:cstheme="majorBidi"/>
          <w:b/>
          <w:sz w:val="24"/>
          <w:szCs w:val="32"/>
          <w:lang w:val="en-US"/>
        </w:rPr>
      </w:pPr>
    </w:p>
    <w:p w14:paraId="04A488DA" w14:textId="3722CF4A" w:rsidR="003C6206" w:rsidDel="002B6DC7" w:rsidRDefault="003C6206">
      <w:pPr>
        <w:rPr>
          <w:del w:id="72" w:author="Ryan Ganeswara" w:date="2020-06-08T17:08:00Z"/>
          <w:rFonts w:ascii="Times New Roman" w:eastAsiaTheme="majorEastAsia" w:hAnsi="Times New Roman" w:cstheme="majorBidi"/>
          <w:b/>
          <w:sz w:val="24"/>
          <w:szCs w:val="32"/>
          <w:lang w:val="en-US"/>
        </w:rPr>
      </w:pPr>
    </w:p>
    <w:p w14:paraId="4D771749" w14:textId="6CC51758" w:rsidR="003C6206" w:rsidDel="002B6DC7" w:rsidRDefault="003C6206">
      <w:pPr>
        <w:rPr>
          <w:del w:id="73" w:author="Ryan Ganeswara" w:date="2020-06-08T17:08:00Z"/>
          <w:rFonts w:ascii="Times New Roman" w:eastAsiaTheme="majorEastAsia" w:hAnsi="Times New Roman" w:cstheme="majorBidi"/>
          <w:b/>
          <w:sz w:val="24"/>
          <w:szCs w:val="32"/>
          <w:lang w:val="en-US"/>
        </w:rPr>
      </w:pPr>
    </w:p>
    <w:p w14:paraId="601D8447" w14:textId="676874A1" w:rsidR="003C6206" w:rsidDel="002B6DC7" w:rsidRDefault="003C6206">
      <w:pPr>
        <w:rPr>
          <w:del w:id="74" w:author="Ryan Ganeswara" w:date="2020-06-08T17:08:00Z"/>
          <w:rFonts w:ascii="Times New Roman" w:eastAsiaTheme="majorEastAsia" w:hAnsi="Times New Roman" w:cstheme="majorBidi"/>
          <w:b/>
          <w:sz w:val="24"/>
          <w:szCs w:val="32"/>
          <w:lang w:val="en-US"/>
        </w:rPr>
      </w:pPr>
    </w:p>
    <w:p w14:paraId="2D4F205A" w14:textId="4F98EAB2" w:rsidR="003C6206" w:rsidDel="002B6DC7" w:rsidRDefault="003C6206">
      <w:pPr>
        <w:rPr>
          <w:del w:id="75" w:author="Ryan Ganeswara" w:date="2020-06-08T17:08:00Z"/>
          <w:rFonts w:ascii="Times New Roman" w:eastAsiaTheme="majorEastAsia" w:hAnsi="Times New Roman" w:cstheme="majorBidi"/>
          <w:b/>
          <w:sz w:val="24"/>
          <w:szCs w:val="32"/>
          <w:lang w:val="en-US"/>
        </w:rPr>
      </w:pPr>
    </w:p>
    <w:p w14:paraId="38708BE0" w14:textId="77777777" w:rsidR="003C6206" w:rsidDel="002B6DC7" w:rsidRDefault="003C6206">
      <w:pPr>
        <w:rPr>
          <w:del w:id="76" w:author="Ryan Ganeswara" w:date="2020-06-08T17:08:00Z"/>
          <w:rFonts w:ascii="Times New Roman" w:eastAsiaTheme="majorEastAsia" w:hAnsi="Times New Roman" w:cstheme="majorBidi"/>
          <w:b/>
          <w:sz w:val="24"/>
          <w:szCs w:val="32"/>
          <w:lang w:val="en-US"/>
        </w:rPr>
      </w:pPr>
    </w:p>
    <w:p w14:paraId="4ECBCBC6" w14:textId="7B554B82" w:rsidR="00692C72" w:rsidDel="002B6DC7" w:rsidRDefault="00692C72">
      <w:pPr>
        <w:rPr>
          <w:del w:id="77" w:author="Ryan Ganeswara" w:date="2020-06-08T17:08:00Z"/>
          <w:rFonts w:ascii="Times New Roman" w:eastAsiaTheme="majorEastAsia" w:hAnsi="Times New Roman" w:cstheme="majorBidi"/>
          <w:b/>
          <w:sz w:val="24"/>
          <w:szCs w:val="32"/>
          <w:lang w:val="en-US"/>
        </w:rPr>
      </w:pPr>
    </w:p>
    <w:p w14:paraId="123EBF9A" w14:textId="6FDBBB3E" w:rsidR="00692C72" w:rsidDel="002B6DC7" w:rsidRDefault="00692C72">
      <w:pPr>
        <w:rPr>
          <w:del w:id="78" w:author="Ryan Ganeswara" w:date="2020-06-08T17:08:00Z"/>
          <w:rFonts w:ascii="Times New Roman" w:eastAsiaTheme="majorEastAsia" w:hAnsi="Times New Roman" w:cstheme="majorBidi"/>
          <w:b/>
          <w:sz w:val="24"/>
          <w:szCs w:val="32"/>
          <w:lang w:val="en-US"/>
        </w:rPr>
      </w:pPr>
    </w:p>
    <w:p w14:paraId="5BAB2665" w14:textId="4FECC7AF" w:rsidR="00744A69" w:rsidDel="002B6DC7" w:rsidRDefault="00744A69">
      <w:pPr>
        <w:rPr>
          <w:del w:id="79" w:author="Ryan Ganeswara" w:date="2020-06-08T17:08:00Z"/>
          <w:rFonts w:ascii="Times New Roman" w:eastAsiaTheme="majorEastAsia" w:hAnsi="Times New Roman" w:cstheme="majorBidi"/>
          <w:b/>
          <w:sz w:val="24"/>
          <w:szCs w:val="32"/>
          <w:lang w:val="en-US"/>
        </w:rPr>
      </w:pPr>
    </w:p>
    <w:p w14:paraId="49B559FE" w14:textId="77777777" w:rsidR="00744A69" w:rsidRDefault="00744A69">
      <w:pPr>
        <w:rPr>
          <w:rFonts w:ascii="Times New Roman" w:eastAsiaTheme="majorEastAsia" w:hAnsi="Times New Roman" w:cstheme="majorBidi"/>
          <w:b/>
          <w:sz w:val="24"/>
          <w:szCs w:val="32"/>
          <w:lang w:val="en-US"/>
        </w:rPr>
      </w:pPr>
    </w:p>
    <w:p w14:paraId="1E52C170" w14:textId="0E1581F1" w:rsidR="00BE01B3" w:rsidRDefault="00BE01B3" w:rsidP="005A30A0">
      <w:pPr>
        <w:pStyle w:val="Heading1"/>
        <w:jc w:val="center"/>
      </w:pPr>
      <w:bookmarkStart w:id="80" w:name="_Toc41326017"/>
      <w:r>
        <w:t>KATA PENGANTAR</w:t>
      </w:r>
      <w:bookmarkEnd w:id="80"/>
    </w:p>
    <w:p w14:paraId="1454C638" w14:textId="77777777" w:rsidR="00BE01B3" w:rsidRDefault="00BE01B3" w:rsidP="00BE01B3">
      <w:pPr>
        <w:jc w:val="center"/>
        <w:rPr>
          <w:rFonts w:ascii="Times New Roman" w:hAnsi="Times New Roman" w:cs="Times New Roman"/>
          <w:b/>
          <w:sz w:val="24"/>
          <w:szCs w:val="24"/>
        </w:rPr>
      </w:pPr>
    </w:p>
    <w:p w14:paraId="78B239A2" w14:textId="169BEC23" w:rsidR="008524A5" w:rsidRPr="007039D5" w:rsidRDefault="00E1756E" w:rsidP="007039D5">
      <w:pPr>
        <w:spacing w:line="360" w:lineRule="auto"/>
        <w:ind w:firstLine="720"/>
        <w:jc w:val="both"/>
        <w:rPr>
          <w:rFonts w:ascii="Times New Roman" w:hAnsi="Times New Roman" w:cs="Times New Roman"/>
          <w:b/>
          <w:bCs/>
          <w:sz w:val="24"/>
          <w:szCs w:val="24"/>
        </w:rPr>
      </w:pPr>
      <w:r>
        <w:rPr>
          <w:rFonts w:ascii="Times New Roman" w:hAnsi="Times New Roman"/>
          <w:sz w:val="24"/>
          <w:szCs w:val="24"/>
        </w:rPr>
        <w:t xml:space="preserve">Puji syukur penulis panjatkan kehadapan Tuhan Yang Maha Esa, karena berkat rahmat dan karunia-Nya </w:t>
      </w:r>
      <w:r w:rsidR="007E4140">
        <w:rPr>
          <w:rFonts w:ascii="Times New Roman" w:hAnsi="Times New Roman"/>
          <w:sz w:val="24"/>
          <w:szCs w:val="24"/>
        </w:rPr>
        <w:t>t</w:t>
      </w:r>
      <w:r>
        <w:rPr>
          <w:rFonts w:ascii="Times New Roman" w:hAnsi="Times New Roman"/>
          <w:sz w:val="24"/>
          <w:szCs w:val="24"/>
        </w:rPr>
        <w:t xml:space="preserve">ugas </w:t>
      </w:r>
      <w:r w:rsidR="007E4140">
        <w:rPr>
          <w:rFonts w:ascii="Times New Roman" w:hAnsi="Times New Roman"/>
          <w:sz w:val="24"/>
          <w:szCs w:val="24"/>
        </w:rPr>
        <w:t>a</w:t>
      </w:r>
      <w:r>
        <w:rPr>
          <w:rFonts w:ascii="Times New Roman" w:hAnsi="Times New Roman"/>
          <w:sz w:val="24"/>
          <w:szCs w:val="24"/>
        </w:rPr>
        <w:t>khir yang berjudul</w:t>
      </w:r>
      <w:r w:rsidR="00B432DC" w:rsidRPr="007039D5">
        <w:rPr>
          <w:rFonts w:ascii="Times New Roman" w:hAnsi="Times New Roman" w:cs="Times New Roman"/>
          <w:sz w:val="24"/>
          <w:szCs w:val="24"/>
        </w:rPr>
        <w:t xml:space="preserve"> </w:t>
      </w:r>
      <w:r>
        <w:rPr>
          <w:rFonts w:ascii="Times New Roman" w:hAnsi="Times New Roman" w:cs="Times New Roman"/>
          <w:sz w:val="24"/>
          <w:szCs w:val="24"/>
        </w:rPr>
        <w:t>“</w:t>
      </w:r>
      <w:r w:rsidR="00650AAE" w:rsidRPr="00571C34">
        <w:rPr>
          <w:rFonts w:ascii="Times New Roman" w:hAnsi="Times New Roman" w:cs="Times New Roman"/>
          <w:sz w:val="24"/>
          <w:szCs w:val="24"/>
        </w:rPr>
        <w:t xml:space="preserve">Sistem </w:t>
      </w:r>
      <w:r w:rsidR="00650AAE">
        <w:rPr>
          <w:rFonts w:ascii="Times New Roman" w:hAnsi="Times New Roman" w:cs="Times New Roman"/>
          <w:sz w:val="24"/>
          <w:szCs w:val="24"/>
        </w:rPr>
        <w:t>Manajemen Pengetahuan Dengan Pendekatan Ontologi Semantik Untuk Silsilah Keluarga Puri Klungkung</w:t>
      </w:r>
      <w:r>
        <w:rPr>
          <w:rFonts w:ascii="Times New Roman" w:hAnsi="Times New Roman" w:cs="Times New Roman"/>
          <w:sz w:val="24"/>
          <w:szCs w:val="24"/>
        </w:rPr>
        <w:t>”</w:t>
      </w:r>
      <w:r w:rsidR="007039D5">
        <w:rPr>
          <w:rFonts w:ascii="Times New Roman" w:hAnsi="Times New Roman" w:cs="Times New Roman"/>
          <w:b/>
          <w:bCs/>
          <w:sz w:val="24"/>
          <w:szCs w:val="24"/>
        </w:rPr>
        <w:t xml:space="preserve"> </w:t>
      </w:r>
      <w:r>
        <w:rPr>
          <w:rFonts w:ascii="Times New Roman" w:hAnsi="Times New Roman"/>
          <w:sz w:val="24"/>
          <w:szCs w:val="24"/>
        </w:rPr>
        <w:t>dapat diselesaikan tepat pada waktunya.</w:t>
      </w:r>
    </w:p>
    <w:p w14:paraId="6859EF50" w14:textId="44079B19"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t xml:space="preserve">Sehubungan dengan telah terselesainya </w:t>
      </w:r>
      <w:r w:rsidR="007E4140">
        <w:rPr>
          <w:rFonts w:ascii="Times New Roman" w:hAnsi="Times New Roman"/>
          <w:sz w:val="24"/>
          <w:szCs w:val="24"/>
        </w:rPr>
        <w:t>tugas akhir</w:t>
      </w:r>
      <w:r w:rsidRPr="002D3E49">
        <w:rPr>
          <w:rFonts w:ascii="Times New Roman" w:hAnsi="Times New Roman"/>
          <w:sz w:val="24"/>
          <w:szCs w:val="24"/>
        </w:rPr>
        <w:t xml:space="preserve"> ini, maka diucapkan terima kasih dan penghargaan kepada berbagai pihak yang telah membantu pen</w:t>
      </w:r>
      <w:r w:rsidR="007E4140">
        <w:rPr>
          <w:rFonts w:ascii="Times New Roman" w:hAnsi="Times New Roman"/>
          <w:sz w:val="24"/>
          <w:szCs w:val="24"/>
        </w:rPr>
        <w:t>ulis</w:t>
      </w:r>
      <w:r w:rsidRPr="002D3E49">
        <w:rPr>
          <w:rFonts w:ascii="Times New Roman" w:hAnsi="Times New Roman"/>
          <w:sz w:val="24"/>
          <w:szCs w:val="24"/>
        </w:rPr>
        <w:t xml:space="preserve">, antara lain: </w:t>
      </w:r>
    </w:p>
    <w:p w14:paraId="5D3ECCD1" w14:textId="77777777" w:rsidR="008524A5" w:rsidRDefault="008524A5"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 xml:space="preserve">Bapak </w:t>
      </w:r>
      <w:r w:rsidRPr="00B233AC">
        <w:rPr>
          <w:rFonts w:ascii="Times New Roman" w:hAnsi="Times New Roman"/>
          <w:sz w:val="24"/>
          <w:szCs w:val="24"/>
        </w:rPr>
        <w:t>Dr. I Ketut Gede Suhartana, S.Kom., M.Kom</w:t>
      </w:r>
      <w:r>
        <w:rPr>
          <w:rFonts w:ascii="Times New Roman" w:hAnsi="Times New Roman"/>
          <w:sz w:val="24"/>
          <w:szCs w:val="24"/>
        </w:rPr>
        <w:t xml:space="preserve"> selaku Koordinator Program Studi Teknik Informatika Fakultas MIPA Universitas Udayana.</w:t>
      </w:r>
    </w:p>
    <w:p w14:paraId="10EC3DF0" w14:textId="112AC758" w:rsidR="00B541BC" w:rsidRPr="007D3BAE" w:rsidRDefault="00650AAE"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Bapak</w:t>
      </w:r>
      <w:r w:rsidR="00B541BC" w:rsidRPr="007D3BAE">
        <w:rPr>
          <w:rFonts w:ascii="Times New Roman" w:hAnsi="Times New Roman"/>
          <w:sz w:val="24"/>
          <w:szCs w:val="24"/>
        </w:rPr>
        <w:t xml:space="preserve"> </w:t>
      </w:r>
      <w:r>
        <w:rPr>
          <w:rFonts w:ascii="Times New Roman" w:hAnsi="Times New Roman" w:cs="Times New Roman"/>
          <w:sz w:val="24"/>
        </w:rPr>
        <w:t>Cokorda Rai Adi Pramartha, S.T., M.M.,Ph.D.</w:t>
      </w:r>
      <w:r w:rsidR="00B541BC" w:rsidRPr="007D3BAE">
        <w:rPr>
          <w:rFonts w:ascii="Times New Roman" w:hAnsi="Times New Roman"/>
          <w:sz w:val="24"/>
          <w:szCs w:val="24"/>
        </w:rPr>
        <w:t xml:space="preserve"> selaku pembimbing yang telah memberikan arahan dan masukan selama penyusunan tugas akhir.</w:t>
      </w:r>
    </w:p>
    <w:p w14:paraId="4D445853" w14:textId="38AFE00F" w:rsidR="008524A5" w:rsidRPr="007D3BAE" w:rsidRDefault="008524A5" w:rsidP="00C91600">
      <w:pPr>
        <w:numPr>
          <w:ilvl w:val="0"/>
          <w:numId w:val="3"/>
        </w:numPr>
        <w:spacing w:after="0" w:line="360" w:lineRule="auto"/>
        <w:jc w:val="both"/>
        <w:rPr>
          <w:rFonts w:ascii="Times New Roman" w:hAnsi="Times New Roman"/>
          <w:sz w:val="24"/>
          <w:szCs w:val="24"/>
        </w:rPr>
      </w:pPr>
      <w:r w:rsidRPr="007D3BAE">
        <w:rPr>
          <w:rFonts w:ascii="Times New Roman" w:hAnsi="Times New Roman"/>
          <w:sz w:val="24"/>
          <w:szCs w:val="24"/>
        </w:rPr>
        <w:t xml:space="preserve">Bapak </w:t>
      </w:r>
      <w:r w:rsidR="00650AAE" w:rsidRPr="0024107E">
        <w:rPr>
          <w:rFonts w:ascii="Times New Roman" w:hAnsi="Times New Roman" w:cs="Times New Roman"/>
          <w:sz w:val="24"/>
          <w:szCs w:val="24"/>
        </w:rPr>
        <w:t>I Gede Arta Wibawa, S.T., M.KOM</w:t>
      </w:r>
      <w:r w:rsidRPr="007D3BAE">
        <w:rPr>
          <w:rFonts w:ascii="Times New Roman" w:hAnsi="Times New Roman"/>
          <w:sz w:val="24"/>
          <w:szCs w:val="24"/>
        </w:rPr>
        <w:t xml:space="preserve"> selaku pembimbing yang telah memberikan arahan dan masukan selama penyusunan</w:t>
      </w:r>
      <w:r w:rsidR="007E4140">
        <w:rPr>
          <w:rFonts w:ascii="Times New Roman" w:hAnsi="Times New Roman"/>
          <w:sz w:val="24"/>
          <w:szCs w:val="24"/>
        </w:rPr>
        <w:t xml:space="preserve"> </w:t>
      </w:r>
      <w:r w:rsidRPr="007D3BAE">
        <w:rPr>
          <w:rFonts w:ascii="Times New Roman" w:hAnsi="Times New Roman"/>
          <w:sz w:val="24"/>
          <w:szCs w:val="24"/>
        </w:rPr>
        <w:t>tugas akhir.</w:t>
      </w:r>
    </w:p>
    <w:p w14:paraId="7B720399" w14:textId="0A7D272C" w:rsidR="008524A5" w:rsidRDefault="008524A5" w:rsidP="00C91600">
      <w:pPr>
        <w:numPr>
          <w:ilvl w:val="0"/>
          <w:numId w:val="3"/>
        </w:numPr>
        <w:spacing w:after="0" w:line="360" w:lineRule="auto"/>
        <w:jc w:val="both"/>
        <w:rPr>
          <w:rFonts w:ascii="Times New Roman" w:hAnsi="Times New Roman"/>
          <w:sz w:val="24"/>
          <w:szCs w:val="24"/>
        </w:rPr>
      </w:pPr>
      <w:r w:rsidRPr="002D3E49">
        <w:rPr>
          <w:rFonts w:ascii="Times New Roman" w:hAnsi="Times New Roman"/>
          <w:sz w:val="24"/>
          <w:szCs w:val="24"/>
        </w:rPr>
        <w:t>Bapak-bapak dan Ibu-ibu dosen pengajar di Program Studi Teknik Informatika Fakultas MIPA Universitas Udayana yang telah</w:t>
      </w:r>
      <w:r>
        <w:rPr>
          <w:rFonts w:ascii="Times New Roman" w:hAnsi="Times New Roman"/>
          <w:sz w:val="24"/>
          <w:szCs w:val="24"/>
        </w:rPr>
        <w:t xml:space="preserve"> </w:t>
      </w:r>
      <w:r w:rsidRPr="002D3E49">
        <w:rPr>
          <w:rFonts w:ascii="Times New Roman" w:hAnsi="Times New Roman"/>
          <w:sz w:val="24"/>
          <w:szCs w:val="24"/>
        </w:rPr>
        <w:t xml:space="preserve">memberikan saran dan masukan dalam menyempurnakan </w:t>
      </w:r>
      <w:r w:rsidR="007E4140">
        <w:rPr>
          <w:rFonts w:ascii="Times New Roman" w:hAnsi="Times New Roman"/>
          <w:sz w:val="24"/>
          <w:szCs w:val="24"/>
        </w:rPr>
        <w:t>tugas akhir</w:t>
      </w:r>
      <w:r w:rsidRPr="002D3E49">
        <w:rPr>
          <w:rFonts w:ascii="Times New Roman" w:hAnsi="Times New Roman"/>
          <w:sz w:val="24"/>
          <w:szCs w:val="24"/>
        </w:rPr>
        <w:t xml:space="preserve"> ini</w:t>
      </w:r>
      <w:r>
        <w:rPr>
          <w:rFonts w:ascii="Times New Roman" w:hAnsi="Times New Roman"/>
          <w:sz w:val="24"/>
          <w:szCs w:val="24"/>
        </w:rPr>
        <w:t>.</w:t>
      </w:r>
    </w:p>
    <w:p w14:paraId="6000FF3D" w14:textId="6EDBF8CB" w:rsidR="008524A5" w:rsidRDefault="00650AAE"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Putu Wulan Prayascita</w:t>
      </w:r>
      <w:r w:rsidR="008524A5" w:rsidRPr="00956CFC">
        <w:rPr>
          <w:rFonts w:ascii="Times New Roman" w:hAnsi="Times New Roman"/>
          <w:sz w:val="24"/>
          <w:szCs w:val="24"/>
        </w:rPr>
        <w:t xml:space="preserve"> yang telah memberikan semangat dan dukungan</w:t>
      </w:r>
      <w:r w:rsidR="00B541BC">
        <w:rPr>
          <w:rFonts w:ascii="Times New Roman" w:hAnsi="Times New Roman"/>
          <w:sz w:val="24"/>
          <w:szCs w:val="24"/>
        </w:rPr>
        <w:t>.</w:t>
      </w:r>
    </w:p>
    <w:p w14:paraId="214CAE57" w14:textId="134BBCB2" w:rsidR="008524A5" w:rsidRPr="000666B7" w:rsidRDefault="008524A5" w:rsidP="00C91600">
      <w:pPr>
        <w:numPr>
          <w:ilvl w:val="0"/>
          <w:numId w:val="3"/>
        </w:numPr>
        <w:spacing w:after="0" w:line="360" w:lineRule="auto"/>
        <w:jc w:val="both"/>
        <w:rPr>
          <w:rFonts w:ascii="Times New Roman" w:hAnsi="Times New Roman"/>
          <w:sz w:val="24"/>
          <w:szCs w:val="24"/>
        </w:rPr>
      </w:pPr>
      <w:r w:rsidRPr="00D138B4">
        <w:rPr>
          <w:rFonts w:ascii="Times New Roman" w:hAnsi="Times New Roman"/>
          <w:sz w:val="24"/>
          <w:szCs w:val="24"/>
        </w:rPr>
        <w:t xml:space="preserve">Seluruh sejawat dan kerabat yang tidak mungkin penulis sebutkan satu </w:t>
      </w:r>
      <w:r w:rsidR="00650AAE">
        <w:rPr>
          <w:rFonts w:ascii="Times New Roman" w:hAnsi="Times New Roman"/>
          <w:sz w:val="24"/>
          <w:szCs w:val="24"/>
        </w:rPr>
        <w:t xml:space="preserve">per </w:t>
      </w:r>
      <w:r w:rsidRPr="00D138B4">
        <w:rPr>
          <w:rFonts w:ascii="Times New Roman" w:hAnsi="Times New Roman"/>
          <w:sz w:val="24"/>
          <w:szCs w:val="24"/>
        </w:rPr>
        <w:t xml:space="preserve">satu yang telah membantu dalam penyusunan </w:t>
      </w:r>
      <w:r w:rsidR="005F3722">
        <w:rPr>
          <w:rFonts w:ascii="Times New Roman" w:hAnsi="Times New Roman"/>
          <w:sz w:val="24"/>
          <w:szCs w:val="24"/>
        </w:rPr>
        <w:t xml:space="preserve">tugas akhir </w:t>
      </w:r>
      <w:r w:rsidRPr="00D138B4">
        <w:rPr>
          <w:rFonts w:ascii="Times New Roman" w:hAnsi="Times New Roman"/>
          <w:sz w:val="24"/>
          <w:szCs w:val="24"/>
        </w:rPr>
        <w:t>ini</w:t>
      </w:r>
      <w:r w:rsidR="00B541BC">
        <w:rPr>
          <w:rFonts w:ascii="Times New Roman" w:hAnsi="Times New Roman"/>
          <w:sz w:val="24"/>
          <w:szCs w:val="24"/>
        </w:rPr>
        <w:t>.</w:t>
      </w:r>
    </w:p>
    <w:p w14:paraId="15C8F7A8" w14:textId="517537E5"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t xml:space="preserve">Disadari pula bahwa sudah tentu </w:t>
      </w:r>
      <w:r w:rsidR="005F3722">
        <w:rPr>
          <w:rFonts w:ascii="Times New Roman" w:hAnsi="Times New Roman"/>
          <w:sz w:val="24"/>
          <w:szCs w:val="24"/>
        </w:rPr>
        <w:t>tugas akhir</w:t>
      </w:r>
      <w:r w:rsidRPr="002D3E49">
        <w:rPr>
          <w:rFonts w:ascii="Times New Roman" w:hAnsi="Times New Roman"/>
          <w:sz w:val="24"/>
          <w:szCs w:val="24"/>
        </w:rPr>
        <w:t xml:space="preserve"> ini masih mengandung kelemahan dan kekurangan. Memperhatikan hal ini, maka masukan dan saran-saran penyempurnaan sangat diharapkan.</w:t>
      </w:r>
    </w:p>
    <w:p w14:paraId="59D19669" w14:textId="77777777" w:rsidR="008524A5" w:rsidRPr="002D3E49" w:rsidRDefault="008524A5" w:rsidP="008524A5">
      <w:pPr>
        <w:spacing w:after="0" w:line="360" w:lineRule="auto"/>
        <w:jc w:val="both"/>
        <w:rPr>
          <w:rFonts w:ascii="Times New Roman" w:hAnsi="Times New Roman"/>
          <w:sz w:val="24"/>
          <w:szCs w:val="24"/>
        </w:rPr>
      </w:pPr>
    </w:p>
    <w:p w14:paraId="588424B1" w14:textId="3C64428F"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t xml:space="preserve">Bukit Jimbaran, </w:t>
      </w:r>
      <w:ins w:id="81" w:author="Ryan Ganeswara" w:date="2020-06-09T15:28:00Z">
        <w:r w:rsidR="00AD752D">
          <w:rPr>
            <w:rFonts w:ascii="Times New Roman" w:hAnsi="Times New Roman"/>
            <w:sz w:val="24"/>
            <w:szCs w:val="24"/>
          </w:rPr>
          <w:t>Juni</w:t>
        </w:r>
      </w:ins>
      <w:del w:id="82" w:author="Ryan Ganeswara" w:date="2020-06-09T15:28:00Z">
        <w:r w:rsidR="004D7604" w:rsidDel="00AD752D">
          <w:rPr>
            <w:rFonts w:ascii="Times New Roman" w:hAnsi="Times New Roman"/>
            <w:sz w:val="24"/>
            <w:szCs w:val="24"/>
          </w:rPr>
          <w:delText>Maret</w:delText>
        </w:r>
      </w:del>
      <w:r w:rsidRPr="002D3E49">
        <w:rPr>
          <w:rFonts w:ascii="Times New Roman" w:hAnsi="Times New Roman"/>
          <w:sz w:val="24"/>
          <w:szCs w:val="24"/>
        </w:rPr>
        <w:t xml:space="preserve"> 20</w:t>
      </w:r>
      <w:r w:rsidR="003143F9">
        <w:rPr>
          <w:rFonts w:ascii="Times New Roman" w:hAnsi="Times New Roman"/>
          <w:sz w:val="24"/>
          <w:szCs w:val="24"/>
        </w:rPr>
        <w:t>20</w:t>
      </w:r>
      <w:r w:rsidRPr="002D3E49">
        <w:rPr>
          <w:rFonts w:ascii="Times New Roman" w:hAnsi="Times New Roman"/>
          <w:sz w:val="24"/>
          <w:szCs w:val="24"/>
        </w:rPr>
        <w:t xml:space="preserve"> </w:t>
      </w:r>
    </w:p>
    <w:p w14:paraId="3CA3875A" w14:textId="0CDF9087"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p>
    <w:p w14:paraId="400E7F3C" w14:textId="6D48B421" w:rsidR="00BE01B3" w:rsidRPr="00966D2C" w:rsidRDefault="008524A5" w:rsidP="00966D2C">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t>Penulis</w:t>
      </w:r>
    </w:p>
    <w:p w14:paraId="4C312C7A" w14:textId="77777777" w:rsidR="00BE01B3" w:rsidRPr="00C83D8F" w:rsidRDefault="00BE01B3" w:rsidP="00C83D8F">
      <w:pPr>
        <w:pStyle w:val="Heading1"/>
        <w:jc w:val="center"/>
        <w:rPr>
          <w:rFonts w:cs="Times New Roman"/>
          <w:szCs w:val="24"/>
        </w:rPr>
      </w:pPr>
      <w:bookmarkStart w:id="83" w:name="_Toc41326018"/>
      <w:r w:rsidRPr="00C83D8F">
        <w:rPr>
          <w:rFonts w:cs="Times New Roman"/>
          <w:szCs w:val="24"/>
        </w:rPr>
        <w:t>DAFTAR ISI</w:t>
      </w:r>
      <w:bookmarkEnd w:id="83"/>
    </w:p>
    <w:sdt>
      <w:sdtPr>
        <w:rPr>
          <w:rFonts w:ascii="Times New Roman" w:eastAsiaTheme="minorHAnsi" w:hAnsi="Times New Roman" w:cs="Times New Roman"/>
          <w:color w:val="auto"/>
          <w:sz w:val="24"/>
          <w:szCs w:val="24"/>
          <w:lang w:val="en-ID"/>
        </w:rPr>
        <w:id w:val="1986121189"/>
        <w:docPartObj>
          <w:docPartGallery w:val="Table of Contents"/>
          <w:docPartUnique/>
        </w:docPartObj>
      </w:sdtPr>
      <w:sdtEndPr>
        <w:rPr>
          <w:b/>
          <w:bCs/>
          <w:noProof/>
        </w:rPr>
      </w:sdtEndPr>
      <w:sdtContent>
        <w:p w14:paraId="1CF407AD" w14:textId="76E5A801" w:rsidR="005A30A0" w:rsidRPr="00C204FF" w:rsidRDefault="005A30A0" w:rsidP="00734AD8">
          <w:pPr>
            <w:pStyle w:val="TOCHeading"/>
            <w:spacing w:line="360" w:lineRule="auto"/>
            <w:rPr>
              <w:rFonts w:ascii="Times New Roman" w:hAnsi="Times New Roman" w:cs="Times New Roman"/>
              <w:sz w:val="24"/>
              <w:szCs w:val="24"/>
            </w:rPr>
          </w:pPr>
        </w:p>
        <w:p w14:paraId="132A62C6" w14:textId="4643D561" w:rsidR="00C204FF" w:rsidRPr="00C204FF" w:rsidRDefault="005A30A0">
          <w:pPr>
            <w:pStyle w:val="TOC1"/>
            <w:tabs>
              <w:tab w:val="right" w:leader="dot" w:pos="7927"/>
            </w:tabs>
            <w:rPr>
              <w:rFonts w:ascii="Times New Roman" w:eastAsiaTheme="minorEastAsia" w:hAnsi="Times New Roman" w:cs="Times New Roman"/>
              <w:noProof/>
              <w:sz w:val="24"/>
              <w:szCs w:val="24"/>
              <w:lang w:eastAsia="en-ID"/>
            </w:rPr>
          </w:pPr>
          <w:r w:rsidRPr="00C204FF">
            <w:rPr>
              <w:rFonts w:ascii="Times New Roman" w:hAnsi="Times New Roman" w:cs="Times New Roman"/>
              <w:b/>
              <w:bCs/>
              <w:noProof/>
              <w:sz w:val="24"/>
              <w:szCs w:val="24"/>
            </w:rPr>
            <w:fldChar w:fldCharType="begin"/>
          </w:r>
          <w:r w:rsidRPr="00C204FF">
            <w:rPr>
              <w:rFonts w:ascii="Times New Roman" w:hAnsi="Times New Roman" w:cs="Times New Roman"/>
              <w:b/>
              <w:bCs/>
              <w:noProof/>
              <w:sz w:val="24"/>
              <w:szCs w:val="24"/>
            </w:rPr>
            <w:instrText xml:space="preserve"> TOC \o "1-3" \h \z \u </w:instrText>
          </w:r>
          <w:r w:rsidRPr="00C204FF">
            <w:rPr>
              <w:rFonts w:ascii="Times New Roman" w:hAnsi="Times New Roman" w:cs="Times New Roman"/>
              <w:b/>
              <w:bCs/>
              <w:noProof/>
              <w:sz w:val="24"/>
              <w:szCs w:val="24"/>
            </w:rPr>
            <w:fldChar w:fldCharType="separate"/>
          </w:r>
          <w:r w:rsidR="006A1CFE">
            <w:rPr>
              <w:noProof/>
            </w:rPr>
            <w:fldChar w:fldCharType="begin"/>
          </w:r>
          <w:r w:rsidR="006A1CFE">
            <w:rPr>
              <w:noProof/>
            </w:rPr>
            <w:instrText xml:space="preserve"> HYPERLINK \l "_Toc41326014" </w:instrText>
          </w:r>
          <w:ins w:id="84" w:author="Made Wardana" w:date="2020-06-11T21:32:00Z">
            <w:r w:rsidR="009C6405">
              <w:rPr>
                <w:noProof/>
              </w:rPr>
            </w:r>
          </w:ins>
          <w:r w:rsidR="006A1CFE">
            <w:rPr>
              <w:noProof/>
            </w:rPr>
            <w:fldChar w:fldCharType="separate"/>
          </w:r>
          <w:r w:rsidR="00C204FF" w:rsidRPr="00C204FF">
            <w:rPr>
              <w:rStyle w:val="Hyperlink"/>
              <w:rFonts w:ascii="Times New Roman" w:hAnsi="Times New Roman" w:cs="Times New Roman"/>
              <w:noProof/>
              <w:sz w:val="24"/>
              <w:szCs w:val="24"/>
              <w:lang w:val="id-ID"/>
            </w:rPr>
            <w:t>SURAT PERNYATAAN KEASLIAN KARYA ILMIAH</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ii</w:t>
          </w:r>
          <w:r w:rsidR="00C204FF" w:rsidRPr="00C204FF">
            <w:rPr>
              <w:rFonts w:ascii="Times New Roman" w:hAnsi="Times New Roman" w:cs="Times New Roman"/>
              <w:noProof/>
              <w:webHidden/>
              <w:sz w:val="24"/>
              <w:szCs w:val="24"/>
            </w:rPr>
            <w:fldChar w:fldCharType="end"/>
          </w:r>
          <w:r w:rsidR="006A1CFE">
            <w:rPr>
              <w:rFonts w:ascii="Times New Roman" w:hAnsi="Times New Roman" w:cs="Times New Roman"/>
              <w:noProof/>
              <w:sz w:val="24"/>
              <w:szCs w:val="24"/>
            </w:rPr>
            <w:fldChar w:fldCharType="end"/>
          </w:r>
        </w:p>
        <w:p w14:paraId="5C1C132E" w14:textId="7BF23C7D"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"_Toc41326015" </w:instrText>
          </w:r>
          <w:ins w:id="85"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LEMBAR PENGESAHAN TUGAS AKHIR</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iii</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C18AFF7" w14:textId="1A181A91"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"_Toc41326016" </w:instrText>
          </w:r>
          <w:ins w:id="86"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ABSTRAK</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iv</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A2371EC" w14:textId="69080E49"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"_Toc41326017" </w:instrText>
          </w:r>
          <w:ins w:id="87"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KATA PENGANTAR</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vi</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CD62062" w14:textId="252C8B0C"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"_Toc41326018" </w:instrText>
          </w:r>
          <w:ins w:id="88"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DAFTAR ISI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vii</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DA52B8A" w14:textId="4C528CFE"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"_Toc41326019" </w:instrText>
          </w:r>
          <w:ins w:id="89"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DAFTAR TABEL</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x</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4842219" w14:textId="3F55E1FF"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"_Toc41326020" </w:instrText>
          </w:r>
          <w:ins w:id="90"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DAFTAR GAMBAR</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xi</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C1D1889" w14:textId="469A2357"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"_Toc41326021" </w:instrText>
          </w:r>
          <w:ins w:id="91"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BAB I  PENDAHULUAN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343187C" w14:textId="202F03B2"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"_Toc41326022" </w:instrText>
          </w:r>
          <w:ins w:id="92"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1.1.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Latar Belakang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00F294A" w14:textId="0B162B58"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"_Toc41326023" </w:instrText>
          </w:r>
          <w:ins w:id="93"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1.2.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Rumusan Masalah</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94" w:author="Made Wardana" w:date="2020-06-11T21:32:00Z">
            <w:r w:rsidR="009C6405">
              <w:rPr>
                <w:rFonts w:ascii="Times New Roman" w:hAnsi="Times New Roman" w:cs="Times New Roman"/>
                <w:noProof/>
                <w:webHidden/>
                <w:sz w:val="24"/>
                <w:szCs w:val="24"/>
              </w:rPr>
              <w:t>5</w:t>
            </w:r>
          </w:ins>
          <w:del w:id="95" w:author="Made Wardana" w:date="2020-06-11T21:32:00Z">
            <w:r w:rsidR="00C204FF" w:rsidRPr="00C204FF" w:rsidDel="009C6405">
              <w:rPr>
                <w:rFonts w:ascii="Times New Roman" w:hAnsi="Times New Roman" w:cs="Times New Roman"/>
                <w:noProof/>
                <w:webHidden/>
                <w:sz w:val="24"/>
                <w:szCs w:val="24"/>
              </w:rPr>
              <w:delText>4</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0AF9FFF" w14:textId="25FBEBC2"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"_Toc41326024" </w:instrText>
          </w:r>
          <w:ins w:id="96"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1.3.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Tujuan Penelitian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C99E89B" w14:textId="0AB1679E"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"_Toc41326025" </w:instrText>
          </w:r>
          <w:ins w:id="97"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1.4.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Batasan Masalah</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w:t>
          </w:r>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77D6A29" w14:textId="162234BB"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"_Toc41326026" </w:instrText>
          </w:r>
          <w:ins w:id="98"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1.5.</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Manfaat Penelitian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99" w:author="Made Wardana" w:date="2020-06-11T21:32:00Z">
            <w:r w:rsidR="009C6405">
              <w:rPr>
                <w:rFonts w:ascii="Times New Roman" w:hAnsi="Times New Roman" w:cs="Times New Roman"/>
                <w:noProof/>
                <w:webHidden/>
                <w:sz w:val="24"/>
                <w:szCs w:val="24"/>
              </w:rPr>
              <w:t>6</w:t>
            </w:r>
          </w:ins>
          <w:del w:id="100" w:author="Made Wardana" w:date="2020-06-11T21:32:00Z">
            <w:r w:rsidR="00C204FF" w:rsidRPr="00C204FF" w:rsidDel="009C6405">
              <w:rPr>
                <w:rFonts w:ascii="Times New Roman" w:hAnsi="Times New Roman" w:cs="Times New Roman"/>
                <w:noProof/>
                <w:webHidden/>
                <w:sz w:val="24"/>
                <w:szCs w:val="24"/>
              </w:rPr>
              <w:delText>5</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15E774B" w14:textId="712C7BDB"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"_Toc41326027" </w:instrText>
          </w:r>
          <w:ins w:id="101"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BAB II  TINJAUAN PUSTAKA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02" w:author="Made Wardana" w:date="2020-06-11T21:32:00Z">
            <w:r w:rsidR="009C6405">
              <w:rPr>
                <w:rFonts w:ascii="Times New Roman" w:hAnsi="Times New Roman" w:cs="Times New Roman"/>
                <w:noProof/>
                <w:webHidden/>
                <w:sz w:val="24"/>
                <w:szCs w:val="24"/>
              </w:rPr>
              <w:t>7</w:t>
            </w:r>
          </w:ins>
          <w:del w:id="103" w:author="Made Wardana" w:date="2020-06-11T21:32:00Z">
            <w:r w:rsidR="00C204FF" w:rsidRPr="00C204FF" w:rsidDel="009C6405">
              <w:rPr>
                <w:rFonts w:ascii="Times New Roman" w:hAnsi="Times New Roman" w:cs="Times New Roman"/>
                <w:noProof/>
                <w:webHidden/>
                <w:sz w:val="24"/>
                <w:szCs w:val="24"/>
              </w:rPr>
              <w:delText>11</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0134E44" w14:textId="40961EE5"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"_Toc41326028" </w:instrText>
          </w:r>
          <w:ins w:id="104"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Tinjauan Empiris</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05" w:author="Made Wardana" w:date="2020-06-11T21:32:00Z">
            <w:r w:rsidR="009C6405">
              <w:rPr>
                <w:rFonts w:ascii="Times New Roman" w:hAnsi="Times New Roman" w:cs="Times New Roman"/>
                <w:noProof/>
                <w:webHidden/>
                <w:sz w:val="24"/>
                <w:szCs w:val="24"/>
              </w:rPr>
              <w:t>7</w:t>
            </w:r>
          </w:ins>
          <w:del w:id="106" w:author="Made Wardana" w:date="2020-06-11T21:32:00Z">
            <w:r w:rsidR="00C204FF" w:rsidRPr="00C204FF" w:rsidDel="009C6405">
              <w:rPr>
                <w:rFonts w:ascii="Times New Roman" w:hAnsi="Times New Roman" w:cs="Times New Roman"/>
                <w:noProof/>
                <w:webHidden/>
                <w:sz w:val="24"/>
                <w:szCs w:val="24"/>
              </w:rPr>
              <w:delText>11</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FAE4E42" w14:textId="65266DA4"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"_Toc41326029" </w:instrText>
          </w:r>
          <w:ins w:id="107"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2.1.1.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bCs/>
              <w:noProof/>
              <w:sz w:val="24"/>
              <w:szCs w:val="24"/>
            </w:rPr>
            <w:t>Methontology: From Ontological Art Towards Ontological Engineering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08" w:author="Made Wardana" w:date="2020-06-11T21:32:00Z">
            <w:r w:rsidR="009C6405">
              <w:rPr>
                <w:rFonts w:ascii="Times New Roman" w:hAnsi="Times New Roman" w:cs="Times New Roman"/>
                <w:noProof/>
                <w:webHidden/>
                <w:sz w:val="24"/>
                <w:szCs w:val="24"/>
              </w:rPr>
              <w:t>7</w:t>
            </w:r>
          </w:ins>
          <w:del w:id="109" w:author="Made Wardana" w:date="2020-06-11T21:32:00Z">
            <w:r w:rsidR="00C204FF" w:rsidRPr="00C204FF" w:rsidDel="009C6405">
              <w:rPr>
                <w:rFonts w:ascii="Times New Roman" w:hAnsi="Times New Roman" w:cs="Times New Roman"/>
                <w:noProof/>
                <w:webHidden/>
                <w:sz w:val="24"/>
                <w:szCs w:val="24"/>
              </w:rPr>
              <w:delText>11</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CFD25B9" w14:textId="243FD4C2"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"_Toc41326030" </w:instrText>
          </w:r>
          <w:ins w:id="110"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2.1.2.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bCs/>
              <w:noProof/>
              <w:sz w:val="24"/>
              <w:szCs w:val="24"/>
              <w:shd w:val="clear" w:color="auto" w:fill="FFFFFF"/>
            </w:rPr>
            <w:t>Assembly the Semantic Cultural Heritage Knowledge</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11" w:author="Made Wardana" w:date="2020-06-11T21:32:00Z">
            <w:r w:rsidR="009C6405">
              <w:rPr>
                <w:rFonts w:ascii="Times New Roman" w:hAnsi="Times New Roman" w:cs="Times New Roman"/>
                <w:noProof/>
                <w:webHidden/>
                <w:sz w:val="24"/>
                <w:szCs w:val="24"/>
              </w:rPr>
              <w:t>8</w:t>
            </w:r>
          </w:ins>
          <w:del w:id="112" w:author="Made Wardana" w:date="2020-06-11T21:32:00Z">
            <w:r w:rsidR="00C204FF" w:rsidRPr="00C204FF" w:rsidDel="009C6405">
              <w:rPr>
                <w:rFonts w:ascii="Times New Roman" w:hAnsi="Times New Roman" w:cs="Times New Roman"/>
                <w:noProof/>
                <w:webHidden/>
                <w:sz w:val="24"/>
                <w:szCs w:val="24"/>
              </w:rPr>
              <w:delText>12</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69D0BB0" w14:textId="716AE2B6"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"_Toc41326031" </w:instrText>
          </w:r>
          <w:ins w:id="113"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2.1.3.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bCs/>
              <w:noProof/>
              <w:sz w:val="24"/>
              <w:szCs w:val="24"/>
              <w:shd w:val="clear" w:color="auto" w:fill="FFFFFF"/>
            </w:rPr>
            <w:t>A Semantically-Enriched Digital Portal for the Digital Preservation of Cultural Heritage with Community Participation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14" w:author="Made Wardana" w:date="2020-06-11T21:32:00Z">
            <w:r w:rsidR="009C6405">
              <w:rPr>
                <w:rFonts w:ascii="Times New Roman" w:hAnsi="Times New Roman" w:cs="Times New Roman"/>
                <w:noProof/>
                <w:webHidden/>
                <w:sz w:val="24"/>
                <w:szCs w:val="24"/>
              </w:rPr>
              <w:t>8</w:t>
            </w:r>
          </w:ins>
          <w:del w:id="115" w:author="Made Wardana" w:date="2020-06-11T21:32:00Z">
            <w:r w:rsidR="00C204FF" w:rsidRPr="00C204FF" w:rsidDel="009C6405">
              <w:rPr>
                <w:rFonts w:ascii="Times New Roman" w:hAnsi="Times New Roman" w:cs="Times New Roman"/>
                <w:noProof/>
                <w:webHidden/>
                <w:sz w:val="24"/>
                <w:szCs w:val="24"/>
              </w:rPr>
              <w:delText>12</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1D644EB" w14:textId="048576C1"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"_Toc41326032" </w:instrText>
          </w:r>
          <w:ins w:id="116" w:author="Made Wardana" w:date="2020-06-11T21:32:00Z">
            <w:r w:rsidR="009C6405">
              <w:rPr>
                <w:noProof/>
              </w:rPr>
            </w:r>
          </w:ins>
          <w:r>
            <w:rPr>
              <w:noProof/>
            </w:rPr>
            <w:fldChar w:fldCharType="separate"/>
          </w:r>
          <w:r w:rsidR="00C204FF" w:rsidRPr="00C204FF">
            <w:rPr>
              <w:rStyle w:val="Hyperlink"/>
              <w:rFonts w:ascii="Times New Roman" w:hAnsi="Times New Roman" w:cs="Times New Roman"/>
              <w:bCs/>
              <w:noProof/>
              <w:sz w:val="24"/>
              <w:szCs w:val="24"/>
            </w:rPr>
            <w:t>2.1.4.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bCs/>
              <w:noProof/>
              <w:sz w:val="24"/>
              <w:szCs w:val="24"/>
              <w:shd w:val="clear" w:color="auto" w:fill="FFFFFF"/>
            </w:rPr>
            <w:t>Integrating Ontology-based Approach in Knowledge Management System (KMS): Construction of Batik Heritage Ontology</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17" w:author="Made Wardana" w:date="2020-06-11T21:32:00Z">
            <w:r w:rsidR="009C6405">
              <w:rPr>
                <w:rFonts w:ascii="Times New Roman" w:hAnsi="Times New Roman" w:cs="Times New Roman"/>
                <w:noProof/>
                <w:webHidden/>
                <w:sz w:val="24"/>
                <w:szCs w:val="24"/>
              </w:rPr>
              <w:t>9</w:t>
            </w:r>
          </w:ins>
          <w:del w:id="118" w:author="Made Wardana" w:date="2020-06-11T21:32:00Z">
            <w:r w:rsidR="00C204FF" w:rsidRPr="00C204FF" w:rsidDel="009C6405">
              <w:rPr>
                <w:rFonts w:ascii="Times New Roman" w:hAnsi="Times New Roman" w:cs="Times New Roman"/>
                <w:noProof/>
                <w:webHidden/>
                <w:sz w:val="24"/>
                <w:szCs w:val="24"/>
              </w:rPr>
              <w:delText>13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41EA703" w14:textId="43C7126B"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"_Toc41326033" </w:instrText>
          </w:r>
          <w:ins w:id="119"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Tinjauan Teoritis</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20" w:author="Made Wardana" w:date="2020-06-11T21:32:00Z">
            <w:r w:rsidR="009C6405">
              <w:rPr>
                <w:rFonts w:ascii="Times New Roman" w:hAnsi="Times New Roman" w:cs="Times New Roman"/>
                <w:noProof/>
                <w:webHidden/>
                <w:sz w:val="24"/>
                <w:szCs w:val="24"/>
              </w:rPr>
              <w:t>9</w:t>
            </w:r>
          </w:ins>
          <w:del w:id="121" w:author="Made Wardana" w:date="2020-06-11T21:32:00Z">
            <w:r w:rsidR="00C204FF" w:rsidRPr="00C204FF" w:rsidDel="009C6405">
              <w:rPr>
                <w:rFonts w:ascii="Times New Roman" w:hAnsi="Times New Roman" w:cs="Times New Roman"/>
                <w:noProof/>
                <w:webHidden/>
                <w:sz w:val="24"/>
                <w:szCs w:val="24"/>
              </w:rPr>
              <w:delText>13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6FA0E69" w14:textId="5BCC33A9"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"_Toc41326034" </w:instrText>
          </w:r>
          <w:ins w:id="122"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2.2.1.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Ontologi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23" w:author="Made Wardana" w:date="2020-06-11T21:32:00Z">
            <w:r w:rsidR="009C6405">
              <w:rPr>
                <w:rFonts w:ascii="Times New Roman" w:hAnsi="Times New Roman" w:cs="Times New Roman"/>
                <w:noProof/>
                <w:webHidden/>
                <w:sz w:val="24"/>
                <w:szCs w:val="24"/>
              </w:rPr>
              <w:t>9</w:t>
            </w:r>
          </w:ins>
          <w:del w:id="124" w:author="Made Wardana" w:date="2020-06-11T21:32:00Z">
            <w:r w:rsidR="00C204FF" w:rsidRPr="00C204FF" w:rsidDel="009C6405">
              <w:rPr>
                <w:rFonts w:ascii="Times New Roman" w:hAnsi="Times New Roman" w:cs="Times New Roman"/>
                <w:noProof/>
                <w:webHidden/>
                <w:sz w:val="24"/>
                <w:szCs w:val="24"/>
              </w:rPr>
              <w:delText>13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2079056" w14:textId="03EDDB5D"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"_Toc41326035" </w:instrText>
          </w:r>
          <w:ins w:id="125"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2.2.2.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Web Semantik</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26" w:author="Made Wardana" w:date="2020-06-11T21:32:00Z">
            <w:r w:rsidR="009C6405">
              <w:rPr>
                <w:rFonts w:ascii="Times New Roman" w:hAnsi="Times New Roman" w:cs="Times New Roman"/>
                <w:noProof/>
                <w:webHidden/>
                <w:sz w:val="24"/>
                <w:szCs w:val="24"/>
              </w:rPr>
              <w:t>10</w:t>
            </w:r>
          </w:ins>
          <w:del w:id="127" w:author="Made Wardana" w:date="2020-06-11T21:32:00Z">
            <w:r w:rsidR="00C204FF" w:rsidRPr="00C204FF" w:rsidDel="009C6405">
              <w:rPr>
                <w:rFonts w:ascii="Times New Roman" w:hAnsi="Times New Roman" w:cs="Times New Roman"/>
                <w:noProof/>
                <w:webHidden/>
                <w:sz w:val="24"/>
                <w:szCs w:val="24"/>
              </w:rPr>
              <w:delText>14</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73903F1" w14:textId="7AC28466"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"_Toc41326036" </w:instrText>
          </w:r>
          <w:ins w:id="128" w:author="Made Wardana" w:date="2020-06-11T21:32:00Z">
            <w:r w:rsidR="009C6405">
              <w:rPr>
                <w:noProof/>
              </w:rPr>
            </w:r>
          </w:ins>
          <w:r>
            <w:rPr>
              <w:noProof/>
            </w:rPr>
            <w:fldChar w:fldCharType="separate"/>
          </w:r>
          <w:r w:rsidR="00C204FF" w:rsidRPr="00C204FF">
            <w:rPr>
              <w:rStyle w:val="Hyperlink"/>
              <w:rFonts w:ascii="Times New Roman" w:hAnsi="Times New Roman" w:cs="Times New Roman"/>
              <w:i/>
              <w:iCs/>
              <w:noProof/>
              <w:sz w:val="24"/>
              <w:szCs w:val="24"/>
            </w:rPr>
            <w:t>2.2.3.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i/>
              <w:iCs/>
              <w:noProof/>
              <w:sz w:val="24"/>
              <w:szCs w:val="24"/>
            </w:rPr>
            <w:t>Protégé</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29" w:author="Made Wardana" w:date="2020-06-11T21:32:00Z">
            <w:r w:rsidR="009C6405">
              <w:rPr>
                <w:rFonts w:ascii="Times New Roman" w:hAnsi="Times New Roman" w:cs="Times New Roman"/>
                <w:noProof/>
                <w:webHidden/>
                <w:sz w:val="24"/>
                <w:szCs w:val="24"/>
              </w:rPr>
              <w:t>11</w:t>
            </w:r>
          </w:ins>
          <w:del w:id="130" w:author="Made Wardana" w:date="2020-06-11T21:32:00Z">
            <w:r w:rsidR="00C204FF" w:rsidRPr="00C204FF" w:rsidDel="009C6405">
              <w:rPr>
                <w:rFonts w:ascii="Times New Roman" w:hAnsi="Times New Roman" w:cs="Times New Roman"/>
                <w:noProof/>
                <w:webHidden/>
                <w:sz w:val="24"/>
                <w:szCs w:val="24"/>
              </w:rPr>
              <w:delText>15</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1590015" w14:textId="22B6EF69"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"_Toc41326037" </w:instrText>
          </w:r>
          <w:ins w:id="131"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2.2.4.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OWL (</w:t>
          </w:r>
          <w:r w:rsidR="00C204FF" w:rsidRPr="00C204FF">
            <w:rPr>
              <w:rStyle w:val="Hyperlink"/>
              <w:rFonts w:ascii="Times New Roman" w:hAnsi="Times New Roman" w:cs="Times New Roman"/>
              <w:i/>
              <w:iCs/>
              <w:noProof/>
              <w:sz w:val="24"/>
              <w:szCs w:val="24"/>
            </w:rPr>
            <w:t>Ontology Web Language</w:t>
          </w:r>
          <w:r w:rsidR="00C204FF" w:rsidRPr="00C204FF">
            <w:rPr>
              <w:rStyle w:val="Hyperlink"/>
              <w:rFonts w:ascii="Times New Roman" w:hAnsi="Times New Roman" w:cs="Times New Roman"/>
              <w:noProof/>
              <w:sz w:val="24"/>
              <w:szCs w:val="24"/>
            </w:rPr>
            <w:t>)</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32" w:author="Made Wardana" w:date="2020-06-11T21:32:00Z">
            <w:r w:rsidR="009C6405">
              <w:rPr>
                <w:rFonts w:ascii="Times New Roman" w:hAnsi="Times New Roman" w:cs="Times New Roman"/>
                <w:noProof/>
                <w:webHidden/>
                <w:sz w:val="24"/>
                <w:szCs w:val="24"/>
              </w:rPr>
              <w:t>11</w:t>
            </w:r>
          </w:ins>
          <w:del w:id="133" w:author="Made Wardana" w:date="2020-06-11T21:32:00Z">
            <w:r w:rsidR="00C204FF" w:rsidRPr="00C204FF" w:rsidDel="009C6405">
              <w:rPr>
                <w:rFonts w:ascii="Times New Roman" w:hAnsi="Times New Roman" w:cs="Times New Roman"/>
                <w:noProof/>
                <w:webHidden/>
                <w:sz w:val="24"/>
                <w:szCs w:val="24"/>
              </w:rPr>
              <w:delText>15</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E64DCB3" w14:textId="514C19CD" w:rsidR="00C204FF" w:rsidRPr="00C204FF" w:rsidRDefault="00F24FBC">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"_Toc41326038" </w:instrText>
          </w:r>
          <w:ins w:id="134"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2.2.5.</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 xml:space="preserve">SPARQL </w:t>
          </w:r>
          <w:del w:id="135" w:author="Ryan Ganeswara" w:date="2020-06-02T16:09:00Z">
            <w:r w:rsidR="00C204FF" w:rsidRPr="00C204FF" w:rsidDel="009E34ED">
              <w:rPr>
                <w:rStyle w:val="Hyperlink"/>
                <w:rFonts w:ascii="Times New Roman" w:hAnsi="Times New Roman" w:cs="Times New Roman"/>
                <w:noProof/>
                <w:sz w:val="24"/>
                <w:szCs w:val="24"/>
              </w:rPr>
              <w:delText>Query</w:delText>
            </w:r>
          </w:del>
          <w:ins w:id="136" w:author="Ryan Ganeswara" w:date="2020-06-02T16:09:00Z">
            <w:r w:rsidR="009E34ED" w:rsidRPr="009E34ED">
              <w:rPr>
                <w:rStyle w:val="Hyperlink"/>
                <w:rFonts w:ascii="Times New Roman" w:hAnsi="Times New Roman" w:cs="Times New Roman"/>
                <w:i/>
                <w:noProof/>
                <w:sz w:val="24"/>
                <w:szCs w:val="24"/>
              </w:rPr>
              <w:t>Query</w:t>
            </w:r>
          </w:ins>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37" w:author="Made Wardana" w:date="2020-06-11T21:32:00Z">
            <w:r w:rsidR="009C6405">
              <w:rPr>
                <w:rFonts w:ascii="Times New Roman" w:hAnsi="Times New Roman" w:cs="Times New Roman"/>
                <w:noProof/>
                <w:webHidden/>
                <w:sz w:val="24"/>
                <w:szCs w:val="24"/>
              </w:rPr>
              <w:t>12</w:t>
            </w:r>
          </w:ins>
          <w:del w:id="138" w:author="Made Wardana" w:date="2020-06-11T21:32:00Z">
            <w:r w:rsidR="00C204FF" w:rsidRPr="00C204FF" w:rsidDel="009C6405">
              <w:rPr>
                <w:rFonts w:ascii="Times New Roman" w:hAnsi="Times New Roman" w:cs="Times New Roman"/>
                <w:noProof/>
                <w:webHidden/>
                <w:sz w:val="24"/>
                <w:szCs w:val="24"/>
              </w:rPr>
              <w:delText>16</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E73AC46" w14:textId="1A3DEBB7"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"_Toc41326039" </w:instrText>
          </w:r>
          <w:ins w:id="139" w:author="Made Wardana" w:date="2020-06-11T21:32:00Z">
            <w:r w:rsidR="009C6405">
              <w:rPr>
                <w:noProof/>
              </w:rPr>
            </w:r>
          </w:ins>
          <w:r>
            <w:rPr>
              <w:noProof/>
            </w:rPr>
            <w:fldChar w:fldCharType="separate"/>
          </w:r>
          <w:r w:rsidR="00C204FF" w:rsidRPr="00C204FF">
            <w:rPr>
              <w:rStyle w:val="Hyperlink"/>
              <w:rFonts w:ascii="Times New Roman" w:hAnsi="Times New Roman" w:cs="Times New Roman"/>
              <w:i/>
              <w:iCs/>
              <w:noProof/>
              <w:sz w:val="24"/>
              <w:szCs w:val="24"/>
            </w:rPr>
            <w:t>2.2.6.</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i/>
              <w:iCs/>
              <w:noProof/>
              <w:sz w:val="24"/>
              <w:szCs w:val="24"/>
            </w:rPr>
            <w:t>Technology Acceptance Model (TAM)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40" w:author="Made Wardana" w:date="2020-06-11T21:32:00Z">
            <w:r w:rsidR="009C6405">
              <w:rPr>
                <w:rFonts w:ascii="Times New Roman" w:hAnsi="Times New Roman" w:cs="Times New Roman"/>
                <w:noProof/>
                <w:webHidden/>
                <w:sz w:val="24"/>
                <w:szCs w:val="24"/>
              </w:rPr>
              <w:t>13</w:t>
            </w:r>
          </w:ins>
          <w:del w:id="141" w:author="Made Wardana" w:date="2020-06-11T21:32:00Z">
            <w:r w:rsidR="00C204FF" w:rsidRPr="00C204FF" w:rsidDel="009C6405">
              <w:rPr>
                <w:rFonts w:ascii="Times New Roman" w:hAnsi="Times New Roman" w:cs="Times New Roman"/>
                <w:noProof/>
                <w:webHidden/>
                <w:sz w:val="24"/>
                <w:szCs w:val="24"/>
              </w:rPr>
              <w:delText>17</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6A4CCFA" w14:textId="130853DA"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"_Toc41326040" </w:instrText>
          </w:r>
          <w:ins w:id="142"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BAB III  METODOLOGI PENELITIAN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43" w:author="Made Wardana" w:date="2020-06-11T21:32:00Z">
            <w:r w:rsidR="009C6405">
              <w:rPr>
                <w:rFonts w:ascii="Times New Roman" w:hAnsi="Times New Roman" w:cs="Times New Roman"/>
                <w:noProof/>
                <w:webHidden/>
                <w:sz w:val="24"/>
                <w:szCs w:val="24"/>
              </w:rPr>
              <w:t>14</w:t>
            </w:r>
          </w:ins>
          <w:del w:id="144" w:author="Made Wardana" w:date="2020-06-11T21:32:00Z">
            <w:r w:rsidR="00C204FF" w:rsidRPr="00C204FF" w:rsidDel="009C6405">
              <w:rPr>
                <w:rFonts w:ascii="Times New Roman" w:hAnsi="Times New Roman" w:cs="Times New Roman"/>
                <w:noProof/>
                <w:webHidden/>
                <w:sz w:val="24"/>
                <w:szCs w:val="24"/>
              </w:rPr>
              <w:delText>2</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B585A9B" w14:textId="3C099646"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"_Toc41326041" </w:instrText>
          </w:r>
          <w:ins w:id="145"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Alur Penelitian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46" w:author="Made Wardana" w:date="2020-06-11T21:32:00Z">
            <w:r w:rsidR="009C6405">
              <w:rPr>
                <w:rFonts w:ascii="Times New Roman" w:hAnsi="Times New Roman" w:cs="Times New Roman"/>
                <w:noProof/>
                <w:webHidden/>
                <w:sz w:val="24"/>
                <w:szCs w:val="24"/>
              </w:rPr>
              <w:t>14</w:t>
            </w:r>
          </w:ins>
          <w:del w:id="147" w:author="Made Wardana" w:date="2020-06-11T21:32:00Z">
            <w:r w:rsidR="00C204FF" w:rsidRPr="00C204FF" w:rsidDel="009C6405">
              <w:rPr>
                <w:rFonts w:ascii="Times New Roman" w:hAnsi="Times New Roman" w:cs="Times New Roman"/>
                <w:noProof/>
                <w:webHidden/>
                <w:sz w:val="24"/>
                <w:szCs w:val="24"/>
              </w:rPr>
              <w:delText>2</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798A03C" w14:textId="0C80F591"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"_Toc41326042" </w:instrText>
          </w:r>
          <w:ins w:id="148"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Pengambilan Data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49" w:author="Made Wardana" w:date="2020-06-11T21:32:00Z">
            <w:r w:rsidR="009C6405">
              <w:rPr>
                <w:rFonts w:ascii="Times New Roman" w:hAnsi="Times New Roman" w:cs="Times New Roman"/>
                <w:noProof/>
                <w:webHidden/>
                <w:sz w:val="24"/>
                <w:szCs w:val="24"/>
              </w:rPr>
              <w:t>15</w:t>
            </w:r>
          </w:ins>
          <w:del w:id="150" w:author="Made Wardana" w:date="2020-06-11T21:32:00Z">
            <w:r w:rsidR="00C204FF" w:rsidRPr="00C204FF" w:rsidDel="009C6405">
              <w:rPr>
                <w:rFonts w:ascii="Times New Roman" w:hAnsi="Times New Roman" w:cs="Times New Roman"/>
                <w:noProof/>
                <w:webHidden/>
                <w:sz w:val="24"/>
                <w:szCs w:val="24"/>
              </w:rPr>
              <w:delText>2</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547F2EB" w14:textId="655D2D94"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"_Toc41326043" </w:instrText>
          </w:r>
          <w:ins w:id="151"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Membangun Model Ontologi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52" w:author="Made Wardana" w:date="2020-06-11T21:32:00Z">
            <w:r w:rsidR="009C6405">
              <w:rPr>
                <w:rFonts w:ascii="Times New Roman" w:hAnsi="Times New Roman" w:cs="Times New Roman"/>
                <w:noProof/>
                <w:webHidden/>
                <w:sz w:val="24"/>
                <w:szCs w:val="24"/>
              </w:rPr>
              <w:t>16</w:t>
            </w:r>
          </w:ins>
          <w:del w:id="153" w:author="Made Wardana" w:date="2020-06-11T21:32:00Z">
            <w:r w:rsidR="00C204FF" w:rsidRPr="00C204FF" w:rsidDel="009C6405">
              <w:rPr>
                <w:rFonts w:ascii="Times New Roman" w:hAnsi="Times New Roman" w:cs="Times New Roman"/>
                <w:noProof/>
                <w:webHidden/>
                <w:sz w:val="24"/>
                <w:szCs w:val="24"/>
              </w:rPr>
              <w:delText>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43EE209" w14:textId="1F14D74A"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"_Toc41326044" </w:instrText>
          </w:r>
          <w:ins w:id="154"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Analisis Kebutuhan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55" w:author="Made Wardana" w:date="2020-06-11T21:32:00Z">
            <w:r w:rsidR="009C6405">
              <w:rPr>
                <w:rFonts w:ascii="Times New Roman" w:hAnsi="Times New Roman" w:cs="Times New Roman"/>
                <w:noProof/>
                <w:webHidden/>
                <w:sz w:val="24"/>
                <w:szCs w:val="24"/>
              </w:rPr>
              <w:t>18</w:t>
            </w:r>
          </w:ins>
          <w:del w:id="156" w:author="Made Wardana" w:date="2020-06-11T21:32:00Z">
            <w:r w:rsidR="00C204FF" w:rsidRPr="00C204FF" w:rsidDel="009C6405">
              <w:rPr>
                <w:rFonts w:ascii="Times New Roman" w:hAnsi="Times New Roman" w:cs="Times New Roman"/>
                <w:noProof/>
                <w:webHidden/>
                <w:sz w:val="24"/>
                <w:szCs w:val="24"/>
              </w:rPr>
              <w:delText>80</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B7243BF" w14:textId="326D5712"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"_Toc41326045" </w:instrText>
          </w:r>
          <w:ins w:id="157"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3.4.1.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Kebutuhan Funsional</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58" w:author="Made Wardana" w:date="2020-06-11T21:32:00Z">
            <w:r w:rsidR="009C6405">
              <w:rPr>
                <w:rFonts w:ascii="Times New Roman" w:hAnsi="Times New Roman" w:cs="Times New Roman"/>
                <w:noProof/>
                <w:webHidden/>
                <w:sz w:val="24"/>
                <w:szCs w:val="24"/>
              </w:rPr>
              <w:t>18</w:t>
            </w:r>
          </w:ins>
          <w:del w:id="159" w:author="Made Wardana" w:date="2020-06-11T21:32:00Z">
            <w:r w:rsidR="00C204FF" w:rsidRPr="00C204FF" w:rsidDel="009C6405">
              <w:rPr>
                <w:rFonts w:ascii="Times New Roman" w:hAnsi="Times New Roman" w:cs="Times New Roman"/>
                <w:noProof/>
                <w:webHidden/>
                <w:sz w:val="24"/>
                <w:szCs w:val="24"/>
              </w:rPr>
              <w:delText>80</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99DAD03" w14:textId="784D0987"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"_Toc41326046" </w:instrText>
          </w:r>
          <w:ins w:id="160"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3.4.2.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Kebutuhan Non-Fungsional</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61" w:author="Made Wardana" w:date="2020-06-11T21:32:00Z">
            <w:r w:rsidR="009C6405">
              <w:rPr>
                <w:rFonts w:ascii="Times New Roman" w:hAnsi="Times New Roman" w:cs="Times New Roman"/>
                <w:noProof/>
                <w:webHidden/>
                <w:sz w:val="24"/>
                <w:szCs w:val="24"/>
              </w:rPr>
              <w:t>18</w:t>
            </w:r>
          </w:ins>
          <w:del w:id="162" w:author="Made Wardana" w:date="2020-06-11T21:32:00Z">
            <w:r w:rsidR="00C204FF" w:rsidRPr="00C204FF" w:rsidDel="009C6405">
              <w:rPr>
                <w:rFonts w:ascii="Times New Roman" w:hAnsi="Times New Roman" w:cs="Times New Roman"/>
                <w:noProof/>
                <w:webHidden/>
                <w:sz w:val="24"/>
                <w:szCs w:val="24"/>
              </w:rPr>
              <w:delText>80</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1030F86" w14:textId="700602E4"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"_Toc41326047" </w:instrText>
          </w:r>
          <w:ins w:id="163"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3.5.</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Metode Pengembangan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64" w:author="Made Wardana" w:date="2020-06-11T21:32:00Z">
            <w:r w:rsidR="009C6405">
              <w:rPr>
                <w:rFonts w:ascii="Times New Roman" w:hAnsi="Times New Roman" w:cs="Times New Roman"/>
                <w:noProof/>
                <w:webHidden/>
                <w:sz w:val="24"/>
                <w:szCs w:val="24"/>
              </w:rPr>
              <w:t>19</w:t>
            </w:r>
          </w:ins>
          <w:del w:id="165" w:author="Made Wardana" w:date="2020-06-11T21:32:00Z">
            <w:r w:rsidR="00C204FF" w:rsidRPr="00C204FF" w:rsidDel="009C6405">
              <w:rPr>
                <w:rFonts w:ascii="Times New Roman" w:hAnsi="Times New Roman" w:cs="Times New Roman"/>
                <w:noProof/>
                <w:webHidden/>
                <w:sz w:val="24"/>
                <w:szCs w:val="24"/>
              </w:rPr>
              <w:delText>81</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D7773CE" w14:textId="5A3ABE51"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"_Toc41326048" </w:instrText>
          </w:r>
          <w:ins w:id="166"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3.6.</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Pengujian dan Evaluasi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67" w:author="Made Wardana" w:date="2020-06-11T21:32:00Z">
            <w:r w:rsidR="009C6405">
              <w:rPr>
                <w:rFonts w:ascii="Times New Roman" w:hAnsi="Times New Roman" w:cs="Times New Roman"/>
                <w:noProof/>
                <w:webHidden/>
                <w:sz w:val="24"/>
                <w:szCs w:val="24"/>
              </w:rPr>
              <w:t>19</w:t>
            </w:r>
          </w:ins>
          <w:del w:id="168" w:author="Made Wardana" w:date="2020-06-11T21:32:00Z">
            <w:r w:rsidR="00C204FF" w:rsidRPr="00C204FF" w:rsidDel="009C6405">
              <w:rPr>
                <w:rFonts w:ascii="Times New Roman" w:hAnsi="Times New Roman" w:cs="Times New Roman"/>
                <w:noProof/>
                <w:webHidden/>
                <w:sz w:val="24"/>
                <w:szCs w:val="24"/>
              </w:rPr>
              <w:delText>81</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AA25D83" w14:textId="201E44E3"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"_Toc41326049" </w:instrText>
          </w:r>
          <w:ins w:id="169"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3.6.1.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Pengujian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70" w:author="Made Wardana" w:date="2020-06-11T21:32:00Z">
            <w:r w:rsidR="009C6405">
              <w:rPr>
                <w:rFonts w:ascii="Times New Roman" w:hAnsi="Times New Roman" w:cs="Times New Roman"/>
                <w:noProof/>
                <w:webHidden/>
                <w:sz w:val="24"/>
                <w:szCs w:val="24"/>
              </w:rPr>
              <w:t>19</w:t>
            </w:r>
          </w:ins>
          <w:del w:id="171" w:author="Made Wardana" w:date="2020-06-11T21:32:00Z">
            <w:r w:rsidR="00C204FF" w:rsidRPr="00C204FF" w:rsidDel="009C6405">
              <w:rPr>
                <w:rFonts w:ascii="Times New Roman" w:hAnsi="Times New Roman" w:cs="Times New Roman"/>
                <w:noProof/>
                <w:webHidden/>
                <w:sz w:val="24"/>
                <w:szCs w:val="24"/>
              </w:rPr>
              <w:delText>81</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1EA1C7F" w14:textId="397289E2"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"_Toc41326050" </w:instrText>
          </w:r>
          <w:ins w:id="172"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3.6.2.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Evaluasi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73" w:author="Made Wardana" w:date="2020-06-11T21:32:00Z">
            <w:r w:rsidR="009C6405">
              <w:rPr>
                <w:rFonts w:ascii="Times New Roman" w:hAnsi="Times New Roman" w:cs="Times New Roman"/>
                <w:noProof/>
                <w:webHidden/>
                <w:sz w:val="24"/>
                <w:szCs w:val="24"/>
              </w:rPr>
              <w:t>20</w:t>
            </w:r>
          </w:ins>
          <w:del w:id="174" w:author="Made Wardana" w:date="2020-06-11T21:32:00Z">
            <w:r w:rsidR="00C204FF" w:rsidRPr="00C204FF" w:rsidDel="009C6405">
              <w:rPr>
                <w:rFonts w:ascii="Times New Roman" w:hAnsi="Times New Roman" w:cs="Times New Roman"/>
                <w:noProof/>
                <w:webHidden/>
                <w:sz w:val="24"/>
                <w:szCs w:val="24"/>
              </w:rPr>
              <w:delText>82</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D53E690" w14:textId="4A43A849"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"_Toc41326051" </w:instrText>
          </w:r>
          <w:ins w:id="175"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BAB IV HASIL DAN PEMBAHASAN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76" w:author="Made Wardana" w:date="2020-06-11T21:32:00Z">
            <w:r w:rsidR="009C6405">
              <w:rPr>
                <w:rFonts w:ascii="Times New Roman" w:hAnsi="Times New Roman" w:cs="Times New Roman"/>
                <w:noProof/>
                <w:webHidden/>
                <w:sz w:val="24"/>
                <w:szCs w:val="24"/>
              </w:rPr>
              <w:t>21</w:t>
            </w:r>
          </w:ins>
          <w:del w:id="177" w:author="Made Wardana" w:date="2020-06-11T21:32:00Z">
            <w:r w:rsidR="00C204FF" w:rsidRPr="00C204FF" w:rsidDel="009C6405">
              <w:rPr>
                <w:rFonts w:ascii="Times New Roman" w:hAnsi="Times New Roman" w:cs="Times New Roman"/>
                <w:noProof/>
                <w:webHidden/>
                <w:sz w:val="24"/>
                <w:szCs w:val="24"/>
              </w:rPr>
              <w:delText>83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6C10584" w14:textId="13F62FB4"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"_Toc41326052" </w:instrText>
          </w:r>
          <w:ins w:id="178"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4.1. Lingkungan Implementasi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79" w:author="Made Wardana" w:date="2020-06-11T21:32:00Z">
            <w:r w:rsidR="009C6405">
              <w:rPr>
                <w:rFonts w:ascii="Times New Roman" w:hAnsi="Times New Roman" w:cs="Times New Roman"/>
                <w:noProof/>
                <w:webHidden/>
                <w:sz w:val="24"/>
                <w:szCs w:val="24"/>
              </w:rPr>
              <w:t>21</w:t>
            </w:r>
          </w:ins>
          <w:del w:id="180" w:author="Made Wardana" w:date="2020-06-11T21:32:00Z">
            <w:r w:rsidR="00C204FF" w:rsidRPr="00C204FF" w:rsidDel="009C6405">
              <w:rPr>
                <w:rFonts w:ascii="Times New Roman" w:hAnsi="Times New Roman" w:cs="Times New Roman"/>
                <w:noProof/>
                <w:webHidden/>
                <w:sz w:val="24"/>
                <w:szCs w:val="24"/>
              </w:rPr>
              <w:delText>83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5FD85AC" w14:textId="58F286C5"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"_Toc41326053" </w:instrText>
          </w:r>
          <w:ins w:id="181"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4.2. Implementasi Metode Methontology Dalam Perancangan Ontologi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82" w:author="Made Wardana" w:date="2020-06-11T21:32:00Z">
            <w:r w:rsidR="009C6405">
              <w:rPr>
                <w:rFonts w:ascii="Times New Roman" w:hAnsi="Times New Roman" w:cs="Times New Roman"/>
                <w:noProof/>
                <w:webHidden/>
                <w:sz w:val="24"/>
                <w:szCs w:val="24"/>
              </w:rPr>
              <w:t>21</w:t>
            </w:r>
          </w:ins>
          <w:del w:id="183" w:author="Made Wardana" w:date="2020-06-11T21:32:00Z">
            <w:r w:rsidR="00C204FF" w:rsidRPr="00C204FF" w:rsidDel="009C6405">
              <w:rPr>
                <w:rFonts w:ascii="Times New Roman" w:hAnsi="Times New Roman" w:cs="Times New Roman"/>
                <w:noProof/>
                <w:webHidden/>
                <w:sz w:val="24"/>
                <w:szCs w:val="24"/>
              </w:rPr>
              <w:delText>83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9FE06E7" w14:textId="21DFD5DA"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"_Toc41326054" </w:instrText>
          </w:r>
          <w:ins w:id="184"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4.2.1. Spesification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85" w:author="Made Wardana" w:date="2020-06-11T21:32:00Z">
            <w:r w:rsidR="009C6405">
              <w:rPr>
                <w:rFonts w:ascii="Times New Roman" w:hAnsi="Times New Roman" w:cs="Times New Roman"/>
                <w:noProof/>
                <w:webHidden/>
                <w:sz w:val="24"/>
                <w:szCs w:val="24"/>
              </w:rPr>
              <w:t>21</w:t>
            </w:r>
          </w:ins>
          <w:del w:id="186" w:author="Made Wardana" w:date="2020-06-11T21:32:00Z">
            <w:r w:rsidR="00C204FF" w:rsidRPr="00C204FF" w:rsidDel="009C6405">
              <w:rPr>
                <w:rFonts w:ascii="Times New Roman" w:hAnsi="Times New Roman" w:cs="Times New Roman"/>
                <w:noProof/>
                <w:webHidden/>
                <w:sz w:val="24"/>
                <w:szCs w:val="24"/>
              </w:rPr>
              <w:delText>83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15BA994" w14:textId="7B9D6F41"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"_Toc41326055" </w:instrText>
          </w:r>
          <w:ins w:id="187"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4.2.2. Knowledge Acquisition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88" w:author="Made Wardana" w:date="2020-06-11T21:32:00Z">
            <w:r w:rsidR="009C6405">
              <w:rPr>
                <w:rFonts w:ascii="Times New Roman" w:hAnsi="Times New Roman" w:cs="Times New Roman"/>
                <w:noProof/>
                <w:webHidden/>
                <w:sz w:val="24"/>
                <w:szCs w:val="24"/>
              </w:rPr>
              <w:t>22</w:t>
            </w:r>
          </w:ins>
          <w:del w:id="189" w:author="Made Wardana" w:date="2020-06-11T21:32:00Z">
            <w:r w:rsidR="00C204FF" w:rsidRPr="00C204FF" w:rsidDel="009C6405">
              <w:rPr>
                <w:rFonts w:ascii="Times New Roman" w:hAnsi="Times New Roman" w:cs="Times New Roman"/>
                <w:noProof/>
                <w:webHidden/>
                <w:sz w:val="24"/>
                <w:szCs w:val="24"/>
              </w:rPr>
              <w:delText>84</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4856E8E" w14:textId="6DA72CB0"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"_Toc41326056" </w:instrText>
          </w:r>
          <w:ins w:id="190"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4.2.3.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Conceptualization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91" w:author="Made Wardana" w:date="2020-06-11T21:32:00Z">
            <w:r w:rsidR="009C6405">
              <w:rPr>
                <w:rFonts w:ascii="Times New Roman" w:hAnsi="Times New Roman" w:cs="Times New Roman"/>
                <w:noProof/>
                <w:webHidden/>
                <w:sz w:val="24"/>
                <w:szCs w:val="24"/>
              </w:rPr>
              <w:t>23</w:t>
            </w:r>
          </w:ins>
          <w:del w:id="192" w:author="Made Wardana" w:date="2020-06-11T21:32:00Z">
            <w:r w:rsidR="00C204FF" w:rsidRPr="00C204FF" w:rsidDel="009C6405">
              <w:rPr>
                <w:rFonts w:ascii="Times New Roman" w:hAnsi="Times New Roman" w:cs="Times New Roman"/>
                <w:noProof/>
                <w:webHidden/>
                <w:sz w:val="24"/>
                <w:szCs w:val="24"/>
              </w:rPr>
              <w:delText>85</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DEF049F" w14:textId="24BD2C86"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"_Toc41326057" </w:instrText>
          </w:r>
          <w:ins w:id="193"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4.2.4.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Integration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94" w:author="Made Wardana" w:date="2020-06-11T21:32:00Z">
            <w:r w:rsidR="009C6405">
              <w:rPr>
                <w:rFonts w:ascii="Times New Roman" w:hAnsi="Times New Roman" w:cs="Times New Roman"/>
                <w:noProof/>
                <w:webHidden/>
                <w:sz w:val="24"/>
                <w:szCs w:val="24"/>
              </w:rPr>
              <w:t>32</w:t>
            </w:r>
          </w:ins>
          <w:del w:id="195" w:author="Made Wardana" w:date="2020-06-11T21:32:00Z">
            <w:r w:rsidR="00C204FF" w:rsidRPr="00C204FF" w:rsidDel="009C6405">
              <w:rPr>
                <w:rFonts w:ascii="Times New Roman" w:hAnsi="Times New Roman" w:cs="Times New Roman"/>
                <w:noProof/>
                <w:webHidden/>
                <w:sz w:val="24"/>
                <w:szCs w:val="24"/>
              </w:rPr>
              <w:delText>93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59102BB" w14:textId="2D9FF6D0"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"_Toc41326058" </w:instrText>
          </w:r>
          <w:ins w:id="196"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4.2.5.</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Implementation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197" w:author="Made Wardana" w:date="2020-06-11T21:32:00Z">
            <w:r w:rsidR="009C6405">
              <w:rPr>
                <w:rFonts w:ascii="Times New Roman" w:hAnsi="Times New Roman" w:cs="Times New Roman"/>
                <w:noProof/>
                <w:webHidden/>
                <w:sz w:val="24"/>
                <w:szCs w:val="24"/>
              </w:rPr>
              <w:t>32</w:t>
            </w:r>
          </w:ins>
          <w:del w:id="198" w:author="Made Wardana" w:date="2020-06-11T21:32:00Z">
            <w:r w:rsidR="00C204FF" w:rsidRPr="00C204FF" w:rsidDel="009C6405">
              <w:rPr>
                <w:rFonts w:ascii="Times New Roman" w:hAnsi="Times New Roman" w:cs="Times New Roman"/>
                <w:noProof/>
                <w:webHidden/>
                <w:sz w:val="24"/>
                <w:szCs w:val="24"/>
              </w:rPr>
              <w:delText>93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72297E6" w14:textId="73EF478D"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"_Toc41326059" </w:instrText>
          </w:r>
          <w:ins w:id="199"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4.2.6.</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Evaluation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00" w:author="Made Wardana" w:date="2020-06-11T21:32:00Z">
            <w:r w:rsidR="009C6405">
              <w:rPr>
                <w:rFonts w:ascii="Times New Roman" w:hAnsi="Times New Roman" w:cs="Times New Roman"/>
                <w:noProof/>
                <w:webHidden/>
                <w:sz w:val="24"/>
                <w:szCs w:val="24"/>
              </w:rPr>
              <w:t>36</w:t>
            </w:r>
          </w:ins>
          <w:del w:id="201" w:author="Made Wardana" w:date="2020-06-11T21:32:00Z">
            <w:r w:rsidR="00C204FF" w:rsidRPr="00C204FF" w:rsidDel="009C6405">
              <w:rPr>
                <w:rFonts w:ascii="Times New Roman" w:hAnsi="Times New Roman" w:cs="Times New Roman"/>
                <w:noProof/>
                <w:webHidden/>
                <w:sz w:val="24"/>
                <w:szCs w:val="24"/>
              </w:rPr>
              <w:delText>97</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52A35D6" w14:textId="2B548A25"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"_Toc41326060" </w:instrText>
          </w:r>
          <w:ins w:id="202"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4.2.7.</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Documentation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03" w:author="Made Wardana" w:date="2020-06-11T21:32:00Z">
            <w:r w:rsidR="009C6405">
              <w:rPr>
                <w:rFonts w:ascii="Times New Roman" w:hAnsi="Times New Roman" w:cs="Times New Roman"/>
                <w:noProof/>
                <w:webHidden/>
                <w:sz w:val="24"/>
                <w:szCs w:val="24"/>
              </w:rPr>
              <w:t>37</w:t>
            </w:r>
          </w:ins>
          <w:del w:id="204" w:author="Made Wardana" w:date="2020-06-11T21:32:00Z">
            <w:r w:rsidR="00C204FF" w:rsidRPr="00C204FF" w:rsidDel="009C6405">
              <w:rPr>
                <w:rFonts w:ascii="Times New Roman" w:hAnsi="Times New Roman" w:cs="Times New Roman"/>
                <w:noProof/>
                <w:webHidden/>
                <w:sz w:val="24"/>
                <w:szCs w:val="24"/>
              </w:rPr>
              <w:delText>98</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F602012" w14:textId="0D8E6ECB" w:rsidR="00C204FF" w:rsidRPr="00C204FF" w:rsidRDefault="006A1CFE">
          <w:pPr>
            <w:pStyle w:val="TOC1"/>
            <w:tabs>
              <w:tab w:val="left" w:pos="66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"_Toc41326061" </w:instrText>
          </w:r>
          <w:ins w:id="205"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Implementasi Metode Prototyping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06" w:author="Made Wardana" w:date="2020-06-11T21:32:00Z">
            <w:r w:rsidR="009C6405">
              <w:rPr>
                <w:rFonts w:ascii="Times New Roman" w:hAnsi="Times New Roman" w:cs="Times New Roman"/>
                <w:noProof/>
                <w:webHidden/>
                <w:sz w:val="24"/>
                <w:szCs w:val="24"/>
              </w:rPr>
              <w:t>38</w:t>
            </w:r>
          </w:ins>
          <w:del w:id="207" w:author="Made Wardana" w:date="2020-06-11T21:32:00Z">
            <w:r w:rsidR="00C204FF" w:rsidRPr="00C204FF" w:rsidDel="009C6405">
              <w:rPr>
                <w:rFonts w:ascii="Times New Roman" w:hAnsi="Times New Roman" w:cs="Times New Roman"/>
                <w:noProof/>
                <w:webHidden/>
                <w:sz w:val="24"/>
                <w:szCs w:val="24"/>
              </w:rPr>
              <w:delText>100</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5BB1767" w14:textId="3F6F515A"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"_Toc41326062" </w:instrText>
          </w:r>
          <w:ins w:id="208"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4.3.1. Implementasi Ontologi ke Dalam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09" w:author="Made Wardana" w:date="2020-06-11T21:32:00Z">
            <w:r w:rsidR="009C6405">
              <w:rPr>
                <w:rFonts w:ascii="Times New Roman" w:hAnsi="Times New Roman" w:cs="Times New Roman"/>
                <w:noProof/>
                <w:webHidden/>
                <w:sz w:val="24"/>
                <w:szCs w:val="24"/>
              </w:rPr>
              <w:t>39</w:t>
            </w:r>
          </w:ins>
          <w:del w:id="210" w:author="Made Wardana" w:date="2020-06-11T21:32:00Z">
            <w:r w:rsidR="00C204FF" w:rsidRPr="00C204FF" w:rsidDel="009C6405">
              <w:rPr>
                <w:rFonts w:ascii="Times New Roman" w:hAnsi="Times New Roman" w:cs="Times New Roman"/>
                <w:noProof/>
                <w:webHidden/>
                <w:sz w:val="24"/>
                <w:szCs w:val="24"/>
              </w:rPr>
              <w:delText>101</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57D7B1F" w14:textId="48A75092"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"_Toc41326063" </w:instrText>
          </w:r>
          <w:ins w:id="211"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4.3.2. Implementasi Antarmuka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12" w:author="Made Wardana" w:date="2020-06-11T21:32:00Z">
            <w:r w:rsidR="009C6405">
              <w:rPr>
                <w:rFonts w:ascii="Times New Roman" w:hAnsi="Times New Roman" w:cs="Times New Roman"/>
                <w:noProof/>
                <w:webHidden/>
                <w:sz w:val="24"/>
                <w:szCs w:val="24"/>
              </w:rPr>
              <w:t>40</w:t>
            </w:r>
          </w:ins>
          <w:del w:id="213" w:author="Made Wardana" w:date="2020-06-11T21:32:00Z">
            <w:r w:rsidR="00C204FF" w:rsidRPr="00C204FF" w:rsidDel="009C6405">
              <w:rPr>
                <w:rFonts w:ascii="Times New Roman" w:hAnsi="Times New Roman" w:cs="Times New Roman"/>
                <w:noProof/>
                <w:webHidden/>
                <w:sz w:val="24"/>
                <w:szCs w:val="24"/>
              </w:rPr>
              <w:delText>102</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9E930A5" w14:textId="6062C512"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"_Toc41326064" </w:instrText>
          </w:r>
          <w:ins w:id="214"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4.3.2.1. Antarmuka Halaman Utama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15" w:author="Made Wardana" w:date="2020-06-11T21:32:00Z">
            <w:r w:rsidR="009C6405">
              <w:rPr>
                <w:rFonts w:ascii="Times New Roman" w:hAnsi="Times New Roman" w:cs="Times New Roman"/>
                <w:noProof/>
                <w:webHidden/>
                <w:sz w:val="24"/>
                <w:szCs w:val="24"/>
              </w:rPr>
              <w:t>41</w:t>
            </w:r>
          </w:ins>
          <w:del w:id="216" w:author="Made Wardana" w:date="2020-06-11T21:32:00Z">
            <w:r w:rsidR="00C204FF" w:rsidRPr="00C204FF" w:rsidDel="009C6405">
              <w:rPr>
                <w:rFonts w:ascii="Times New Roman" w:hAnsi="Times New Roman" w:cs="Times New Roman"/>
                <w:noProof/>
                <w:webHidden/>
                <w:sz w:val="24"/>
                <w:szCs w:val="24"/>
              </w:rPr>
              <w:delText>103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1FC28B9" w14:textId="56B153EE"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"_Toc41326065" </w:instrText>
          </w:r>
          <w:ins w:id="217"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4.3.2.2. Antarmuka Fasilitas Browsing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18" w:author="Made Wardana" w:date="2020-06-11T21:32:00Z">
            <w:r w:rsidR="009C6405">
              <w:rPr>
                <w:rFonts w:ascii="Times New Roman" w:hAnsi="Times New Roman" w:cs="Times New Roman"/>
                <w:noProof/>
                <w:webHidden/>
                <w:sz w:val="24"/>
                <w:szCs w:val="24"/>
              </w:rPr>
              <w:t>42</w:t>
            </w:r>
          </w:ins>
          <w:del w:id="219" w:author="Made Wardana" w:date="2020-06-11T21:32:00Z">
            <w:r w:rsidR="00C204FF" w:rsidRPr="00C204FF" w:rsidDel="009C6405">
              <w:rPr>
                <w:rFonts w:ascii="Times New Roman" w:hAnsi="Times New Roman" w:cs="Times New Roman"/>
                <w:noProof/>
                <w:webHidden/>
                <w:sz w:val="24"/>
                <w:szCs w:val="24"/>
              </w:rPr>
              <w:delText>104</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1B30192" w14:textId="1897D1B9"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"_Toc41326066" </w:instrText>
          </w:r>
          <w:ins w:id="220"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4.3.2.3. Implementasi Antarmuka Fasilitas Searching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21" w:author="Made Wardana" w:date="2020-06-11T21:32:00Z">
            <w:r w:rsidR="009C6405">
              <w:rPr>
                <w:rFonts w:ascii="Times New Roman" w:hAnsi="Times New Roman" w:cs="Times New Roman"/>
                <w:noProof/>
                <w:webHidden/>
                <w:sz w:val="24"/>
                <w:szCs w:val="24"/>
              </w:rPr>
              <w:t>47</w:t>
            </w:r>
          </w:ins>
          <w:del w:id="222" w:author="Made Wardana" w:date="2020-06-11T21:32:00Z">
            <w:r w:rsidR="00C204FF" w:rsidRPr="00C204FF" w:rsidDel="009C6405">
              <w:rPr>
                <w:rFonts w:ascii="Times New Roman" w:hAnsi="Times New Roman" w:cs="Times New Roman"/>
                <w:noProof/>
                <w:webHidden/>
                <w:sz w:val="24"/>
                <w:szCs w:val="24"/>
              </w:rPr>
              <w:delText>109</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B501902" w14:textId="4FB139F7"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"_Toc41326067" </w:instrText>
          </w:r>
          <w:ins w:id="223"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4.4 Pengujian dan Evaluasi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24" w:author="Made Wardana" w:date="2020-06-11T21:32:00Z">
            <w:r w:rsidR="009C6405">
              <w:rPr>
                <w:rFonts w:ascii="Times New Roman" w:hAnsi="Times New Roman" w:cs="Times New Roman"/>
                <w:noProof/>
                <w:webHidden/>
                <w:sz w:val="24"/>
                <w:szCs w:val="24"/>
              </w:rPr>
              <w:t>48</w:t>
            </w:r>
          </w:ins>
          <w:del w:id="225" w:author="Made Wardana" w:date="2020-06-11T21:32:00Z">
            <w:r w:rsidR="00C204FF" w:rsidRPr="00C204FF" w:rsidDel="009C6405">
              <w:rPr>
                <w:rFonts w:ascii="Times New Roman" w:hAnsi="Times New Roman" w:cs="Times New Roman"/>
                <w:noProof/>
                <w:webHidden/>
                <w:sz w:val="24"/>
                <w:szCs w:val="24"/>
              </w:rPr>
              <w:delText>110</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ADC197A" w14:textId="54627009"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"_Toc41326068" </w:instrText>
          </w:r>
          <w:ins w:id="226"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4.4.1. Pencarian Responden atau Peserta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27" w:author="Made Wardana" w:date="2020-06-11T21:32:00Z">
            <w:r w:rsidR="009C6405">
              <w:rPr>
                <w:rFonts w:ascii="Times New Roman" w:hAnsi="Times New Roman" w:cs="Times New Roman"/>
                <w:noProof/>
                <w:webHidden/>
                <w:sz w:val="24"/>
                <w:szCs w:val="24"/>
              </w:rPr>
              <w:t>49</w:t>
            </w:r>
          </w:ins>
          <w:del w:id="228" w:author="Made Wardana" w:date="2020-06-11T21:32:00Z">
            <w:r w:rsidR="00C204FF" w:rsidRPr="00C204FF" w:rsidDel="009C6405">
              <w:rPr>
                <w:rFonts w:ascii="Times New Roman" w:hAnsi="Times New Roman" w:cs="Times New Roman"/>
                <w:noProof/>
                <w:webHidden/>
                <w:sz w:val="24"/>
                <w:szCs w:val="24"/>
              </w:rPr>
              <w:delText>111</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8CA1632" w14:textId="0B6BDC54"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"_Toc41326069" </w:instrText>
          </w:r>
          <w:ins w:id="229"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4.4.2. Implementasi Pengujian Fasilitas Browsing dan Searching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30" w:author="Made Wardana" w:date="2020-06-11T21:32:00Z">
            <w:r w:rsidR="009C6405">
              <w:rPr>
                <w:rFonts w:ascii="Times New Roman" w:hAnsi="Times New Roman" w:cs="Times New Roman"/>
                <w:noProof/>
                <w:webHidden/>
                <w:sz w:val="24"/>
                <w:szCs w:val="24"/>
              </w:rPr>
              <w:t>51</w:t>
            </w:r>
          </w:ins>
          <w:del w:id="231" w:author="Made Wardana" w:date="2020-06-11T21:32:00Z">
            <w:r w:rsidR="00C204FF" w:rsidRPr="00C204FF" w:rsidDel="009C6405">
              <w:rPr>
                <w:rFonts w:ascii="Times New Roman" w:hAnsi="Times New Roman" w:cs="Times New Roman"/>
                <w:noProof/>
                <w:webHidden/>
                <w:sz w:val="24"/>
                <w:szCs w:val="24"/>
              </w:rPr>
              <w:delText>113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BC22A78" w14:textId="6F3D7AFF"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"_Toc41326070" </w:instrText>
          </w:r>
          <w:ins w:id="232"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4.4.2.1. Pengujian Fasilitas Browsing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33" w:author="Made Wardana" w:date="2020-06-11T21:32:00Z">
            <w:r w:rsidR="009C6405">
              <w:rPr>
                <w:rFonts w:ascii="Times New Roman" w:hAnsi="Times New Roman" w:cs="Times New Roman"/>
                <w:noProof/>
                <w:webHidden/>
                <w:sz w:val="24"/>
                <w:szCs w:val="24"/>
              </w:rPr>
              <w:t>51</w:t>
            </w:r>
          </w:ins>
          <w:del w:id="234" w:author="Made Wardana" w:date="2020-06-11T21:32:00Z">
            <w:r w:rsidR="00C204FF" w:rsidRPr="00C204FF" w:rsidDel="009C6405">
              <w:rPr>
                <w:rFonts w:ascii="Times New Roman" w:hAnsi="Times New Roman" w:cs="Times New Roman"/>
                <w:noProof/>
                <w:webHidden/>
                <w:sz w:val="24"/>
                <w:szCs w:val="24"/>
              </w:rPr>
              <w:delText>113</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2E4212C" w14:textId="56F473EC"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"_Toc41326071" </w:instrText>
          </w:r>
          <w:ins w:id="235"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4.4.2.2. Pengujian Fasilitas Searching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36" w:author="Made Wardana" w:date="2020-06-11T21:32:00Z">
            <w:r w:rsidR="009C6405">
              <w:rPr>
                <w:rFonts w:ascii="Times New Roman" w:hAnsi="Times New Roman" w:cs="Times New Roman"/>
                <w:noProof/>
                <w:webHidden/>
                <w:sz w:val="24"/>
                <w:szCs w:val="24"/>
              </w:rPr>
              <w:t>52</w:t>
            </w:r>
          </w:ins>
          <w:del w:id="237" w:author="Made Wardana" w:date="2020-06-11T21:32:00Z">
            <w:r w:rsidR="00C204FF" w:rsidRPr="00C204FF" w:rsidDel="009C6405">
              <w:rPr>
                <w:rFonts w:ascii="Times New Roman" w:hAnsi="Times New Roman" w:cs="Times New Roman"/>
                <w:noProof/>
                <w:webHidden/>
                <w:sz w:val="24"/>
                <w:szCs w:val="24"/>
              </w:rPr>
              <w:delText>114</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4D97E2F" w14:textId="2F024672"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"_Toc41326072" </w:instrText>
          </w:r>
          <w:ins w:id="238"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4.4.3. Evaluasi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39" w:author="Made Wardana" w:date="2020-06-11T21:32:00Z">
            <w:r w:rsidR="009C6405">
              <w:rPr>
                <w:rFonts w:ascii="Times New Roman" w:hAnsi="Times New Roman" w:cs="Times New Roman"/>
                <w:noProof/>
                <w:webHidden/>
                <w:sz w:val="24"/>
                <w:szCs w:val="24"/>
              </w:rPr>
              <w:t>52</w:t>
            </w:r>
          </w:ins>
          <w:del w:id="240" w:author="Made Wardana" w:date="2020-06-11T21:32:00Z">
            <w:r w:rsidR="00C204FF" w:rsidRPr="00C204FF" w:rsidDel="009C6405">
              <w:rPr>
                <w:rFonts w:ascii="Times New Roman" w:hAnsi="Times New Roman" w:cs="Times New Roman"/>
                <w:noProof/>
                <w:webHidden/>
                <w:sz w:val="24"/>
                <w:szCs w:val="24"/>
              </w:rPr>
              <w:delText>114</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6CAABD1" w14:textId="378E10C9"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"_Toc41326073" </w:instrText>
          </w:r>
          <w:ins w:id="241"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4.5 Hasil Analisis dan Pengolahan Data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42" w:author="Made Wardana" w:date="2020-06-11T21:32:00Z">
            <w:r w:rsidR="009C6405">
              <w:rPr>
                <w:rFonts w:ascii="Times New Roman" w:hAnsi="Times New Roman" w:cs="Times New Roman"/>
                <w:noProof/>
                <w:webHidden/>
                <w:sz w:val="24"/>
                <w:szCs w:val="24"/>
              </w:rPr>
              <w:t>54</w:t>
            </w:r>
          </w:ins>
          <w:del w:id="243" w:author="Made Wardana" w:date="2020-06-11T21:32:00Z">
            <w:r w:rsidR="00C204FF" w:rsidRPr="00C204FF" w:rsidDel="009C6405">
              <w:rPr>
                <w:rFonts w:ascii="Times New Roman" w:hAnsi="Times New Roman" w:cs="Times New Roman"/>
                <w:noProof/>
                <w:webHidden/>
                <w:sz w:val="24"/>
                <w:szCs w:val="24"/>
              </w:rPr>
              <w:delText>116</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82E2320" w14:textId="499001A1"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"_Toc41326074" </w:instrText>
          </w:r>
          <w:ins w:id="244"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4.5.1. Analisis Demografi Pada Kuisioner</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45" w:author="Made Wardana" w:date="2020-06-11T21:32:00Z">
            <w:r w:rsidR="009C6405">
              <w:rPr>
                <w:rFonts w:ascii="Times New Roman" w:hAnsi="Times New Roman" w:cs="Times New Roman"/>
                <w:noProof/>
                <w:webHidden/>
                <w:sz w:val="24"/>
                <w:szCs w:val="24"/>
              </w:rPr>
              <w:t>55</w:t>
            </w:r>
          </w:ins>
          <w:del w:id="246" w:author="Made Wardana" w:date="2020-06-11T21:32:00Z">
            <w:r w:rsidR="00C204FF" w:rsidRPr="00C204FF" w:rsidDel="009C6405">
              <w:rPr>
                <w:rFonts w:ascii="Times New Roman" w:hAnsi="Times New Roman" w:cs="Times New Roman"/>
                <w:noProof/>
                <w:webHidden/>
                <w:sz w:val="24"/>
                <w:szCs w:val="24"/>
              </w:rPr>
              <w:delText>117</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D06774A" w14:textId="48382EC1"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"_Toc41326075" </w:instrText>
          </w:r>
          <w:ins w:id="247"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4.5.2.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Pengujian Fasilitas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48" w:author="Made Wardana" w:date="2020-06-11T21:32:00Z">
            <w:r w:rsidR="009C6405">
              <w:rPr>
                <w:rFonts w:ascii="Times New Roman" w:hAnsi="Times New Roman" w:cs="Times New Roman"/>
                <w:noProof/>
                <w:webHidden/>
                <w:sz w:val="24"/>
                <w:szCs w:val="24"/>
              </w:rPr>
              <w:t>59</w:t>
            </w:r>
          </w:ins>
          <w:del w:id="249" w:author="Made Wardana" w:date="2020-06-11T21:32:00Z">
            <w:r w:rsidR="00C204FF" w:rsidRPr="00C204FF" w:rsidDel="009C6405">
              <w:rPr>
                <w:rFonts w:ascii="Times New Roman" w:hAnsi="Times New Roman" w:cs="Times New Roman"/>
                <w:noProof/>
                <w:webHidden/>
                <w:sz w:val="24"/>
                <w:szCs w:val="24"/>
              </w:rPr>
              <w:delText>120</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C1B24AE" w14:textId="2CC51048" w:rsidR="00C204FF" w:rsidRPr="00C204FF" w:rsidRDefault="006A1CFE">
          <w:pPr>
            <w:pStyle w:val="TOC3"/>
            <w:tabs>
              <w:tab w:val="left" w:pos="154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"_Toc41326076" </w:instrText>
          </w:r>
          <w:ins w:id="250"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4.5.2.1.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Pengujian Fasilitas Browsing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51" w:author="Made Wardana" w:date="2020-06-11T21:32:00Z">
            <w:r w:rsidR="009C6405">
              <w:rPr>
                <w:rFonts w:ascii="Times New Roman" w:hAnsi="Times New Roman" w:cs="Times New Roman"/>
                <w:noProof/>
                <w:webHidden/>
                <w:sz w:val="24"/>
                <w:szCs w:val="24"/>
              </w:rPr>
              <w:t>59</w:t>
            </w:r>
          </w:ins>
          <w:del w:id="252" w:author="Made Wardana" w:date="2020-06-11T21:32:00Z">
            <w:r w:rsidR="00C204FF" w:rsidRPr="00C204FF" w:rsidDel="009C6405">
              <w:rPr>
                <w:rFonts w:ascii="Times New Roman" w:hAnsi="Times New Roman" w:cs="Times New Roman"/>
                <w:noProof/>
                <w:webHidden/>
                <w:sz w:val="24"/>
                <w:szCs w:val="24"/>
              </w:rPr>
              <w:delText>120</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85AF609" w14:textId="0382C8FE" w:rsidR="00C204FF" w:rsidRPr="00C204FF" w:rsidRDefault="006A1CFE">
          <w:pPr>
            <w:pStyle w:val="TOC3"/>
            <w:tabs>
              <w:tab w:val="left" w:pos="154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"_Toc41326077" </w:instrText>
          </w:r>
          <w:ins w:id="253"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4.5.2.2.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Pengujian Fasilitas Searching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54" w:author="Made Wardana" w:date="2020-06-11T21:32:00Z">
            <w:r w:rsidR="009C6405">
              <w:rPr>
                <w:rFonts w:ascii="Times New Roman" w:hAnsi="Times New Roman" w:cs="Times New Roman"/>
                <w:noProof/>
                <w:webHidden/>
                <w:sz w:val="24"/>
                <w:szCs w:val="24"/>
              </w:rPr>
              <w:t>62</w:t>
            </w:r>
          </w:ins>
          <w:del w:id="255" w:author="Made Wardana" w:date="2020-06-11T21:32:00Z">
            <w:r w:rsidR="00C204FF" w:rsidRPr="00C204FF" w:rsidDel="009C6405">
              <w:rPr>
                <w:rFonts w:ascii="Times New Roman" w:hAnsi="Times New Roman" w:cs="Times New Roman"/>
                <w:noProof/>
                <w:webHidden/>
                <w:sz w:val="24"/>
                <w:szCs w:val="24"/>
              </w:rPr>
              <w:delText>122</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49D9468" w14:textId="0C4DFD26"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"_Toc41326078" </w:instrText>
          </w:r>
          <w:ins w:id="256"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4.5.3.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Evaluasi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57" w:author="Made Wardana" w:date="2020-06-11T21:32:00Z">
            <w:r w:rsidR="009C6405">
              <w:rPr>
                <w:rFonts w:ascii="Times New Roman" w:hAnsi="Times New Roman" w:cs="Times New Roman"/>
                <w:noProof/>
                <w:webHidden/>
                <w:sz w:val="24"/>
                <w:szCs w:val="24"/>
              </w:rPr>
              <w:t>64</w:t>
            </w:r>
          </w:ins>
          <w:del w:id="258" w:author="Made Wardana" w:date="2020-06-11T21:32:00Z">
            <w:r w:rsidR="00C204FF" w:rsidRPr="00C204FF" w:rsidDel="009C6405">
              <w:rPr>
                <w:rFonts w:ascii="Times New Roman" w:hAnsi="Times New Roman" w:cs="Times New Roman"/>
                <w:noProof/>
                <w:webHidden/>
                <w:sz w:val="24"/>
                <w:szCs w:val="24"/>
              </w:rPr>
              <w:delText>125</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C532B28" w14:textId="2F160BCF" w:rsidR="00C204FF" w:rsidRPr="00C204FF" w:rsidRDefault="006A1CFE">
          <w:pPr>
            <w:pStyle w:val="TOC3"/>
            <w:tabs>
              <w:tab w:val="left" w:pos="154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"_Toc41326079" </w:instrText>
          </w:r>
          <w:ins w:id="259"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4.5.3.1.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Evaluasi Perceived Usefulness</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60" w:author="Made Wardana" w:date="2020-06-11T21:32:00Z">
            <w:r w:rsidR="009C6405">
              <w:rPr>
                <w:rFonts w:ascii="Times New Roman" w:hAnsi="Times New Roman" w:cs="Times New Roman"/>
                <w:noProof/>
                <w:webHidden/>
                <w:sz w:val="24"/>
                <w:szCs w:val="24"/>
              </w:rPr>
              <w:t>65</w:t>
            </w:r>
          </w:ins>
          <w:del w:id="261" w:author="Made Wardana" w:date="2020-06-11T21:32:00Z">
            <w:r w:rsidR="00C204FF" w:rsidRPr="00C204FF" w:rsidDel="009C6405">
              <w:rPr>
                <w:rFonts w:ascii="Times New Roman" w:hAnsi="Times New Roman" w:cs="Times New Roman"/>
                <w:noProof/>
                <w:webHidden/>
                <w:sz w:val="24"/>
                <w:szCs w:val="24"/>
              </w:rPr>
              <w:delText>126</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DAB5B0C" w14:textId="6D1C1E9E" w:rsidR="00C204FF" w:rsidRPr="00C204FF" w:rsidRDefault="006A1CFE">
          <w:pPr>
            <w:pStyle w:val="TOC3"/>
            <w:tabs>
              <w:tab w:val="left" w:pos="154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"_Toc41326080" </w:instrText>
          </w:r>
          <w:ins w:id="262"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4.5.3.2.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Evaluasi Perceived Ease of Use</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63" w:author="Made Wardana" w:date="2020-06-11T21:32:00Z">
            <w:r w:rsidR="009C6405">
              <w:rPr>
                <w:rFonts w:ascii="Times New Roman" w:hAnsi="Times New Roman" w:cs="Times New Roman"/>
                <w:noProof/>
                <w:webHidden/>
                <w:sz w:val="24"/>
                <w:szCs w:val="24"/>
              </w:rPr>
              <w:t>68</w:t>
            </w:r>
          </w:ins>
          <w:del w:id="264" w:author="Made Wardana" w:date="2020-06-11T21:32:00Z">
            <w:r w:rsidR="00C204FF" w:rsidRPr="00C204FF" w:rsidDel="009C6405">
              <w:rPr>
                <w:rFonts w:ascii="Times New Roman" w:hAnsi="Times New Roman" w:cs="Times New Roman"/>
                <w:noProof/>
                <w:webHidden/>
                <w:sz w:val="24"/>
                <w:szCs w:val="24"/>
              </w:rPr>
              <w:delText>129</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1D0BA11" w14:textId="3658E3F9"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"_Toc41326081" </w:instrText>
          </w:r>
          <w:ins w:id="265"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BAB V SIMPULAN DAN SARAN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66" w:author="Made Wardana" w:date="2020-06-11T21:32:00Z">
            <w:r w:rsidR="009C6405">
              <w:rPr>
                <w:rFonts w:ascii="Times New Roman" w:hAnsi="Times New Roman" w:cs="Times New Roman"/>
                <w:noProof/>
                <w:webHidden/>
                <w:sz w:val="24"/>
                <w:szCs w:val="24"/>
              </w:rPr>
              <w:t>73</w:t>
            </w:r>
          </w:ins>
          <w:del w:id="267" w:author="Made Wardana" w:date="2020-06-11T21:32:00Z">
            <w:r w:rsidR="00C204FF" w:rsidRPr="00C204FF" w:rsidDel="009C6405">
              <w:rPr>
                <w:rFonts w:ascii="Times New Roman" w:hAnsi="Times New Roman" w:cs="Times New Roman"/>
                <w:noProof/>
                <w:webHidden/>
                <w:sz w:val="24"/>
                <w:szCs w:val="24"/>
              </w:rPr>
              <w:delText>134</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F7F0ECA" w14:textId="141A52E0"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"_Toc41326082" </w:instrText>
          </w:r>
          <w:ins w:id="268"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lang w:val="en-US"/>
            </w:rPr>
            <w:t>5.1.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lang w:val="en-US"/>
            </w:rPr>
            <w:t>Simpulan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69" w:author="Made Wardana" w:date="2020-06-11T21:32:00Z">
            <w:r w:rsidR="009C6405">
              <w:rPr>
                <w:rFonts w:ascii="Times New Roman" w:hAnsi="Times New Roman" w:cs="Times New Roman"/>
                <w:noProof/>
                <w:webHidden/>
                <w:sz w:val="24"/>
                <w:szCs w:val="24"/>
              </w:rPr>
              <w:t>73</w:t>
            </w:r>
          </w:ins>
          <w:del w:id="270" w:author="Made Wardana" w:date="2020-06-11T21:32:00Z">
            <w:r w:rsidR="00C204FF" w:rsidRPr="00C204FF" w:rsidDel="009C6405">
              <w:rPr>
                <w:rFonts w:ascii="Times New Roman" w:hAnsi="Times New Roman" w:cs="Times New Roman"/>
                <w:noProof/>
                <w:webHidden/>
                <w:sz w:val="24"/>
                <w:szCs w:val="24"/>
              </w:rPr>
              <w:delText>134</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8675BE2" w14:textId="3E9ECEFD"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"_Toc41326083" </w:instrText>
          </w:r>
          <w:ins w:id="271"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lang w:val="en-US"/>
            </w:rPr>
            <w:t>5.2.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lang w:val="en-US"/>
            </w:rPr>
            <w:t>Saran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72" w:author="Made Wardana" w:date="2020-06-11T21:32:00Z">
            <w:r w:rsidR="009C6405">
              <w:rPr>
                <w:rFonts w:ascii="Times New Roman" w:hAnsi="Times New Roman" w:cs="Times New Roman"/>
                <w:noProof/>
                <w:webHidden/>
                <w:sz w:val="24"/>
                <w:szCs w:val="24"/>
              </w:rPr>
              <w:t>74</w:t>
            </w:r>
          </w:ins>
          <w:del w:id="273" w:author="Made Wardana" w:date="2020-06-11T21:32:00Z">
            <w:r w:rsidR="00C204FF" w:rsidRPr="00C204FF" w:rsidDel="009C6405">
              <w:rPr>
                <w:rFonts w:ascii="Times New Roman" w:hAnsi="Times New Roman" w:cs="Times New Roman"/>
                <w:noProof/>
                <w:webHidden/>
                <w:sz w:val="24"/>
                <w:szCs w:val="24"/>
              </w:rPr>
              <w:delText>135</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03CDAB9" w14:textId="1EF93BF1"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r>
            <w:rPr>
              <w:noProof/>
            </w:rPr>
            <w:fldChar w:fldCharType="begin"/>
          </w:r>
          <w:r>
            <w:rPr>
              <w:noProof/>
            </w:rPr>
            <w:instrText xml:space="preserve"> HYPERLINK \l "_Toc41326084" </w:instrText>
          </w:r>
          <w:ins w:id="274" w:author="Made Wardana" w:date="2020-06-11T21:32:00Z">
            <w:r w:rsidR="009C6405">
              <w:rPr>
                <w:noProof/>
              </w:rPr>
            </w:r>
          </w:ins>
          <w:r>
            <w:rPr>
              <w:noProof/>
            </w:rPr>
            <w:fldChar w:fldCharType="separate"/>
          </w:r>
          <w:r w:rsidR="00C204FF" w:rsidRPr="00C204FF">
            <w:rPr>
              <w:rStyle w:val="Hyperlink"/>
              <w:rFonts w:ascii="Times New Roman" w:hAnsi="Times New Roman" w:cs="Times New Roman"/>
              <w:noProof/>
              <w:sz w:val="24"/>
              <w:szCs w:val="24"/>
            </w:rPr>
            <w:t>DAFTAR PUSTAKA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ins w:id="275" w:author="Made Wardana" w:date="2020-06-11T21:32:00Z">
            <w:r w:rsidR="009C6405">
              <w:rPr>
                <w:rFonts w:ascii="Times New Roman" w:hAnsi="Times New Roman" w:cs="Times New Roman"/>
                <w:noProof/>
                <w:webHidden/>
                <w:sz w:val="24"/>
                <w:szCs w:val="24"/>
              </w:rPr>
              <w:t>75</w:t>
            </w:r>
          </w:ins>
          <w:del w:id="276" w:author="Made Wardana" w:date="2020-06-11T21:32:00Z">
            <w:r w:rsidR="00C204FF" w:rsidRPr="00C204FF" w:rsidDel="009C6405">
              <w:rPr>
                <w:rFonts w:ascii="Times New Roman" w:hAnsi="Times New Roman" w:cs="Times New Roman"/>
                <w:noProof/>
                <w:webHidden/>
                <w:sz w:val="24"/>
                <w:szCs w:val="24"/>
              </w:rPr>
              <w:delText>136</w:delText>
            </w:r>
          </w:del>
          <w:r w:rsidR="00C204FF" w:rsidRPr="00C204FF">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8D72D7F" w14:textId="299FBB28" w:rsidR="005A30A0" w:rsidRPr="00DF4ADE" w:rsidRDefault="005A30A0" w:rsidP="00734AD8">
          <w:pPr>
            <w:spacing w:line="360" w:lineRule="auto"/>
            <w:rPr>
              <w:rFonts w:ascii="Times New Roman" w:hAnsi="Times New Roman" w:cs="Times New Roman"/>
              <w:sz w:val="24"/>
              <w:szCs w:val="24"/>
            </w:rPr>
          </w:pPr>
          <w:r w:rsidRPr="00C204FF">
            <w:rPr>
              <w:rFonts w:ascii="Times New Roman" w:hAnsi="Times New Roman" w:cs="Times New Roman"/>
              <w:b/>
              <w:bCs/>
              <w:noProof/>
              <w:sz w:val="24"/>
              <w:szCs w:val="24"/>
            </w:rPr>
            <w:fldChar w:fldCharType="end"/>
          </w:r>
        </w:p>
      </w:sdtContent>
    </w:sdt>
    <w:p w14:paraId="0A436886" w14:textId="77777777" w:rsidR="00BE01B3" w:rsidRPr="00C83D8F" w:rsidRDefault="00BE01B3" w:rsidP="00C83D8F">
      <w:pPr>
        <w:spacing w:line="360" w:lineRule="auto"/>
        <w:rPr>
          <w:rFonts w:ascii="Times New Roman" w:hAnsi="Times New Roman" w:cs="Times New Roman"/>
          <w:b/>
          <w:sz w:val="24"/>
          <w:szCs w:val="24"/>
        </w:rPr>
      </w:pPr>
      <w:r w:rsidRPr="00C83D8F">
        <w:rPr>
          <w:rFonts w:ascii="Times New Roman" w:hAnsi="Times New Roman" w:cs="Times New Roman"/>
          <w:b/>
          <w:sz w:val="24"/>
          <w:szCs w:val="24"/>
        </w:rPr>
        <w:br w:type="page"/>
      </w:r>
    </w:p>
    <w:p w14:paraId="000872EC" w14:textId="1A9CB11D" w:rsidR="00AD0919" w:rsidRDefault="00BE01B3" w:rsidP="00DF4ADE">
      <w:pPr>
        <w:pStyle w:val="Heading1"/>
        <w:spacing w:line="240" w:lineRule="auto"/>
        <w:jc w:val="center"/>
        <w:rPr>
          <w:rFonts w:cs="Times New Roman"/>
          <w:szCs w:val="24"/>
        </w:rPr>
      </w:pPr>
      <w:bookmarkStart w:id="277" w:name="_Toc41326019"/>
      <w:r w:rsidRPr="00C83D8F">
        <w:rPr>
          <w:rFonts w:cs="Times New Roman"/>
          <w:szCs w:val="24"/>
        </w:rPr>
        <w:t>DAFTAR TABEL</w:t>
      </w:r>
      <w:bookmarkEnd w:id="277"/>
    </w:p>
    <w:p w14:paraId="08435C76" w14:textId="77777777" w:rsidR="00DF4ADE" w:rsidRPr="00DF4ADE" w:rsidRDefault="00DF4ADE" w:rsidP="00DF4ADE">
      <w:pPr>
        <w:spacing w:line="240" w:lineRule="auto"/>
        <w:rPr>
          <w:lang w:val="en-US"/>
        </w:rPr>
      </w:pPr>
    </w:p>
    <w:p w14:paraId="5653622A" w14:textId="6B9E858C" w:rsidR="00C204FF" w:rsidRPr="00B525C1" w:rsidRDefault="00AD0919">
      <w:pPr>
        <w:pStyle w:val="TOC1"/>
        <w:tabs>
          <w:tab w:val="right" w:leader="dot" w:pos="7927"/>
        </w:tabs>
        <w:rPr>
          <w:rFonts w:ascii="Times New Roman" w:eastAsiaTheme="minorEastAsia" w:hAnsi="Times New Roman" w:cs="Times New Roman"/>
          <w:noProof/>
          <w:sz w:val="24"/>
          <w:szCs w:val="24"/>
          <w:lang w:eastAsia="en-ID"/>
          <w:rPrChange w:id="278" w:author="Made Wardana" w:date="2020-06-11T21:34:00Z">
            <w:rPr>
              <w:rFonts w:eastAsiaTheme="minorEastAsia"/>
              <w:noProof/>
              <w:lang w:eastAsia="en-ID"/>
            </w:rPr>
          </w:rPrChange>
        </w:rPr>
      </w:pPr>
      <w:r w:rsidRPr="00B525C1">
        <w:rPr>
          <w:rFonts w:ascii="Times New Roman" w:hAnsi="Times New Roman" w:cs="Times New Roman"/>
          <w:b/>
          <w:sz w:val="24"/>
          <w:szCs w:val="24"/>
          <w:rPrChange w:id="279" w:author="Made Wardana" w:date="2020-06-11T21:34:00Z">
            <w:rPr>
              <w:rFonts w:ascii="Times New Roman" w:hAnsi="Times New Roman" w:cs="Times New Roman"/>
              <w:b/>
              <w:sz w:val="24"/>
              <w:szCs w:val="24"/>
            </w:rPr>
          </w:rPrChange>
        </w:rPr>
        <w:fldChar w:fldCharType="begin"/>
      </w:r>
      <w:r w:rsidRPr="00B525C1">
        <w:rPr>
          <w:rFonts w:ascii="Times New Roman" w:hAnsi="Times New Roman" w:cs="Times New Roman"/>
          <w:b/>
          <w:sz w:val="24"/>
          <w:szCs w:val="24"/>
          <w:rPrChange w:id="280" w:author="Made Wardana" w:date="2020-06-11T21:34:00Z">
            <w:rPr>
              <w:rFonts w:ascii="Times New Roman" w:hAnsi="Times New Roman" w:cs="Times New Roman"/>
              <w:b/>
              <w:sz w:val="24"/>
              <w:szCs w:val="24"/>
            </w:rPr>
          </w:rPrChange>
        </w:rPr>
        <w:instrText xml:space="preserve"> TOC \h \z \u \t "Heading 5;1" </w:instrText>
      </w:r>
      <w:r w:rsidRPr="00B525C1">
        <w:rPr>
          <w:rFonts w:ascii="Times New Roman" w:hAnsi="Times New Roman" w:cs="Times New Roman"/>
          <w:b/>
          <w:sz w:val="24"/>
          <w:szCs w:val="24"/>
          <w:rPrChange w:id="281" w:author="Made Wardana" w:date="2020-06-11T21:34:00Z">
            <w:rPr>
              <w:rFonts w:ascii="Times New Roman" w:hAnsi="Times New Roman" w:cs="Times New Roman"/>
              <w:b/>
              <w:sz w:val="24"/>
              <w:szCs w:val="24"/>
            </w:rPr>
          </w:rPrChange>
        </w:rPr>
        <w:fldChar w:fldCharType="separate"/>
      </w:r>
      <w:r w:rsidR="006A1CFE" w:rsidRPr="00B525C1">
        <w:rPr>
          <w:rFonts w:ascii="Times New Roman" w:hAnsi="Times New Roman" w:cs="Times New Roman"/>
          <w:noProof/>
          <w:sz w:val="24"/>
          <w:szCs w:val="24"/>
          <w:rPrChange w:id="282" w:author="Made Wardana" w:date="2020-06-11T21:34:00Z">
            <w:rPr>
              <w:noProof/>
            </w:rPr>
          </w:rPrChange>
        </w:rPr>
        <w:fldChar w:fldCharType="begin"/>
      </w:r>
      <w:r w:rsidR="006A1CFE" w:rsidRPr="00B525C1">
        <w:rPr>
          <w:rFonts w:ascii="Times New Roman" w:hAnsi="Times New Roman" w:cs="Times New Roman"/>
          <w:noProof/>
          <w:sz w:val="24"/>
          <w:szCs w:val="24"/>
          <w:rPrChange w:id="283" w:author="Made Wardana" w:date="2020-06-11T21:34:00Z">
            <w:rPr>
              <w:noProof/>
            </w:rPr>
          </w:rPrChange>
        </w:rPr>
        <w:instrText xml:space="preserve"> HYPERLINK \l "_Toc41326085" </w:instrText>
      </w:r>
      <w:ins w:id="284" w:author="Made Wardana" w:date="2020-06-11T21:33:00Z">
        <w:r w:rsidR="009C6405" w:rsidRPr="00B525C1">
          <w:rPr>
            <w:rFonts w:ascii="Times New Roman" w:hAnsi="Times New Roman" w:cs="Times New Roman"/>
            <w:noProof/>
            <w:sz w:val="24"/>
            <w:szCs w:val="24"/>
            <w:rPrChange w:id="285" w:author="Made Wardana" w:date="2020-06-11T21:34:00Z">
              <w:rPr>
                <w:noProof/>
              </w:rPr>
            </w:rPrChange>
          </w:rPr>
        </w:r>
      </w:ins>
      <w:r w:rsidR="006A1CFE" w:rsidRPr="00B525C1">
        <w:rPr>
          <w:rFonts w:ascii="Times New Roman" w:hAnsi="Times New Roman" w:cs="Times New Roman"/>
          <w:noProof/>
          <w:sz w:val="24"/>
          <w:szCs w:val="24"/>
          <w:rPrChange w:id="286"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287" w:author="Made Wardana" w:date="2020-06-11T21:34:00Z">
            <w:rPr>
              <w:rStyle w:val="Hyperlink"/>
              <w:noProof/>
            </w:rPr>
          </w:rPrChange>
        </w:rPr>
        <w:t>Tabel 3.3 Kebutuhan Fungsional</w:t>
      </w:r>
      <w:r w:rsidR="00C204FF" w:rsidRPr="00B525C1">
        <w:rPr>
          <w:rFonts w:ascii="Times New Roman" w:hAnsi="Times New Roman" w:cs="Times New Roman"/>
          <w:noProof/>
          <w:webHidden/>
          <w:sz w:val="24"/>
          <w:szCs w:val="24"/>
          <w:rPrChange w:id="288" w:author="Made Wardana" w:date="2020-06-11T21:34:00Z">
            <w:rPr>
              <w:noProof/>
              <w:webHidden/>
            </w:rPr>
          </w:rPrChange>
        </w:rPr>
        <w:tab/>
      </w:r>
      <w:r w:rsidR="00C204FF" w:rsidRPr="00B525C1">
        <w:rPr>
          <w:rFonts w:ascii="Times New Roman" w:hAnsi="Times New Roman" w:cs="Times New Roman"/>
          <w:noProof/>
          <w:webHidden/>
          <w:sz w:val="24"/>
          <w:szCs w:val="24"/>
          <w:rPrChange w:id="289"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290" w:author="Made Wardana" w:date="2020-06-11T21:34:00Z">
            <w:rPr>
              <w:noProof/>
              <w:webHidden/>
            </w:rPr>
          </w:rPrChange>
        </w:rPr>
        <w:instrText xml:space="preserve"> PAGEREF _Toc41326085 \h </w:instrText>
      </w:r>
      <w:r w:rsidR="00C204FF" w:rsidRPr="00B525C1">
        <w:rPr>
          <w:rFonts w:ascii="Times New Roman" w:hAnsi="Times New Roman" w:cs="Times New Roman"/>
          <w:noProof/>
          <w:webHidden/>
          <w:sz w:val="24"/>
          <w:szCs w:val="24"/>
          <w:rPrChange w:id="291" w:author="Made Wardana" w:date="2020-06-11T21:34:00Z">
            <w:rPr>
              <w:noProof/>
              <w:webHidden/>
            </w:rPr>
          </w:rPrChange>
        </w:rPr>
      </w:r>
      <w:r w:rsidR="00C204FF" w:rsidRPr="00B525C1">
        <w:rPr>
          <w:rFonts w:ascii="Times New Roman" w:hAnsi="Times New Roman" w:cs="Times New Roman"/>
          <w:noProof/>
          <w:webHidden/>
          <w:sz w:val="24"/>
          <w:szCs w:val="24"/>
          <w:rPrChange w:id="292" w:author="Made Wardana" w:date="2020-06-11T21:34:00Z">
            <w:rPr>
              <w:noProof/>
              <w:webHidden/>
            </w:rPr>
          </w:rPrChange>
        </w:rPr>
        <w:fldChar w:fldCharType="separate"/>
      </w:r>
      <w:ins w:id="293" w:author="Made Wardana" w:date="2020-06-11T21:33:00Z">
        <w:r w:rsidR="009C6405" w:rsidRPr="00B525C1">
          <w:rPr>
            <w:rFonts w:ascii="Times New Roman" w:hAnsi="Times New Roman" w:cs="Times New Roman"/>
            <w:noProof/>
            <w:webHidden/>
            <w:sz w:val="24"/>
            <w:szCs w:val="24"/>
            <w:rPrChange w:id="294" w:author="Made Wardana" w:date="2020-06-11T21:34:00Z">
              <w:rPr>
                <w:noProof/>
                <w:webHidden/>
              </w:rPr>
            </w:rPrChange>
          </w:rPr>
          <w:t>18</w:t>
        </w:r>
      </w:ins>
      <w:del w:id="295" w:author="Made Wardana" w:date="2020-06-11T21:33:00Z">
        <w:r w:rsidR="00C204FF" w:rsidRPr="00B525C1" w:rsidDel="009C6405">
          <w:rPr>
            <w:rFonts w:ascii="Times New Roman" w:hAnsi="Times New Roman" w:cs="Times New Roman"/>
            <w:noProof/>
            <w:webHidden/>
            <w:sz w:val="24"/>
            <w:szCs w:val="24"/>
            <w:rPrChange w:id="296" w:author="Made Wardana" w:date="2020-06-11T21:34:00Z">
              <w:rPr>
                <w:noProof/>
                <w:webHidden/>
              </w:rPr>
            </w:rPrChange>
          </w:rPr>
          <w:delText>80</w:delText>
        </w:r>
      </w:del>
      <w:r w:rsidR="00C204FF" w:rsidRPr="00B525C1">
        <w:rPr>
          <w:rFonts w:ascii="Times New Roman" w:hAnsi="Times New Roman" w:cs="Times New Roman"/>
          <w:noProof/>
          <w:webHidden/>
          <w:sz w:val="24"/>
          <w:szCs w:val="24"/>
          <w:rPrChange w:id="297" w:author="Made Wardana" w:date="2020-06-11T21:34:00Z">
            <w:rPr>
              <w:noProof/>
              <w:webHidden/>
            </w:rPr>
          </w:rPrChange>
        </w:rPr>
        <w:fldChar w:fldCharType="end"/>
      </w:r>
      <w:r w:rsidR="006A1CFE" w:rsidRPr="00B525C1">
        <w:rPr>
          <w:rFonts w:ascii="Times New Roman" w:hAnsi="Times New Roman" w:cs="Times New Roman"/>
          <w:noProof/>
          <w:sz w:val="24"/>
          <w:szCs w:val="24"/>
          <w:rPrChange w:id="298" w:author="Made Wardana" w:date="2020-06-11T21:34:00Z">
            <w:rPr>
              <w:noProof/>
            </w:rPr>
          </w:rPrChange>
        </w:rPr>
        <w:fldChar w:fldCharType="end"/>
      </w:r>
    </w:p>
    <w:p w14:paraId="57E9B821" w14:textId="43C9B990"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299"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300" w:author="Made Wardana" w:date="2020-06-11T21:34:00Z">
            <w:rPr>
              <w:noProof/>
            </w:rPr>
          </w:rPrChange>
        </w:rPr>
        <w:fldChar w:fldCharType="begin"/>
      </w:r>
      <w:r w:rsidRPr="00B525C1">
        <w:rPr>
          <w:rFonts w:ascii="Times New Roman" w:hAnsi="Times New Roman" w:cs="Times New Roman"/>
          <w:noProof/>
          <w:sz w:val="24"/>
          <w:szCs w:val="24"/>
          <w:rPrChange w:id="301" w:author="Made Wardana" w:date="2020-06-11T21:34:00Z">
            <w:rPr>
              <w:noProof/>
            </w:rPr>
          </w:rPrChange>
        </w:rPr>
        <w:instrText xml:space="preserve"> HYPERLINK \l "_Toc41326086" </w:instrText>
      </w:r>
      <w:ins w:id="302" w:author="Made Wardana" w:date="2020-06-11T21:33:00Z">
        <w:r w:rsidR="009C6405" w:rsidRPr="00B525C1">
          <w:rPr>
            <w:rFonts w:ascii="Times New Roman" w:hAnsi="Times New Roman" w:cs="Times New Roman"/>
            <w:noProof/>
            <w:sz w:val="24"/>
            <w:szCs w:val="24"/>
            <w:rPrChange w:id="303" w:author="Made Wardana" w:date="2020-06-11T21:34:00Z">
              <w:rPr>
                <w:noProof/>
              </w:rPr>
            </w:rPrChange>
          </w:rPr>
        </w:r>
      </w:ins>
      <w:r w:rsidRPr="00B525C1">
        <w:rPr>
          <w:rFonts w:ascii="Times New Roman" w:hAnsi="Times New Roman" w:cs="Times New Roman"/>
          <w:noProof/>
          <w:sz w:val="24"/>
          <w:szCs w:val="24"/>
          <w:rPrChange w:id="304"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305" w:author="Made Wardana" w:date="2020-06-11T21:34:00Z">
            <w:rPr>
              <w:rStyle w:val="Hyperlink"/>
              <w:noProof/>
            </w:rPr>
          </w:rPrChange>
        </w:rPr>
        <w:t>Tabel 4.1 Data Spesifikasi</w:t>
      </w:r>
      <w:r w:rsidR="00C204FF" w:rsidRPr="00B525C1">
        <w:rPr>
          <w:rFonts w:ascii="Times New Roman" w:hAnsi="Times New Roman" w:cs="Times New Roman"/>
          <w:noProof/>
          <w:webHidden/>
          <w:sz w:val="24"/>
          <w:szCs w:val="24"/>
          <w:rPrChange w:id="306" w:author="Made Wardana" w:date="2020-06-11T21:34:00Z">
            <w:rPr>
              <w:noProof/>
              <w:webHidden/>
            </w:rPr>
          </w:rPrChange>
        </w:rPr>
        <w:tab/>
      </w:r>
      <w:r w:rsidR="00C204FF" w:rsidRPr="00B525C1">
        <w:rPr>
          <w:rFonts w:ascii="Times New Roman" w:hAnsi="Times New Roman" w:cs="Times New Roman"/>
          <w:noProof/>
          <w:webHidden/>
          <w:sz w:val="24"/>
          <w:szCs w:val="24"/>
          <w:rPrChange w:id="307"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308" w:author="Made Wardana" w:date="2020-06-11T21:34:00Z">
            <w:rPr>
              <w:noProof/>
              <w:webHidden/>
            </w:rPr>
          </w:rPrChange>
        </w:rPr>
        <w:instrText xml:space="preserve"> PAGEREF _Toc41326086 \h </w:instrText>
      </w:r>
      <w:r w:rsidR="00C204FF" w:rsidRPr="00B525C1">
        <w:rPr>
          <w:rFonts w:ascii="Times New Roman" w:hAnsi="Times New Roman" w:cs="Times New Roman"/>
          <w:noProof/>
          <w:webHidden/>
          <w:sz w:val="24"/>
          <w:szCs w:val="24"/>
          <w:rPrChange w:id="309" w:author="Made Wardana" w:date="2020-06-11T21:34:00Z">
            <w:rPr>
              <w:noProof/>
              <w:webHidden/>
            </w:rPr>
          </w:rPrChange>
        </w:rPr>
      </w:r>
      <w:r w:rsidR="00C204FF" w:rsidRPr="00B525C1">
        <w:rPr>
          <w:rFonts w:ascii="Times New Roman" w:hAnsi="Times New Roman" w:cs="Times New Roman"/>
          <w:noProof/>
          <w:webHidden/>
          <w:sz w:val="24"/>
          <w:szCs w:val="24"/>
          <w:rPrChange w:id="310" w:author="Made Wardana" w:date="2020-06-11T21:34:00Z">
            <w:rPr>
              <w:noProof/>
              <w:webHidden/>
            </w:rPr>
          </w:rPrChange>
        </w:rPr>
        <w:fldChar w:fldCharType="separate"/>
      </w:r>
      <w:ins w:id="311" w:author="Made Wardana" w:date="2020-06-11T21:33:00Z">
        <w:r w:rsidR="009C6405" w:rsidRPr="00B525C1">
          <w:rPr>
            <w:rFonts w:ascii="Times New Roman" w:hAnsi="Times New Roman" w:cs="Times New Roman"/>
            <w:noProof/>
            <w:webHidden/>
            <w:sz w:val="24"/>
            <w:szCs w:val="24"/>
            <w:rPrChange w:id="312" w:author="Made Wardana" w:date="2020-06-11T21:34:00Z">
              <w:rPr>
                <w:noProof/>
                <w:webHidden/>
              </w:rPr>
            </w:rPrChange>
          </w:rPr>
          <w:t>22</w:t>
        </w:r>
      </w:ins>
      <w:del w:id="313" w:author="Made Wardana" w:date="2020-06-11T21:33:00Z">
        <w:r w:rsidR="00C204FF" w:rsidRPr="00B525C1" w:rsidDel="009C6405">
          <w:rPr>
            <w:rFonts w:ascii="Times New Roman" w:hAnsi="Times New Roman" w:cs="Times New Roman"/>
            <w:noProof/>
            <w:webHidden/>
            <w:sz w:val="24"/>
            <w:szCs w:val="24"/>
            <w:rPrChange w:id="314" w:author="Made Wardana" w:date="2020-06-11T21:34:00Z">
              <w:rPr>
                <w:noProof/>
                <w:webHidden/>
              </w:rPr>
            </w:rPrChange>
          </w:rPr>
          <w:delText>84</w:delText>
        </w:r>
      </w:del>
      <w:r w:rsidR="00C204FF" w:rsidRPr="00B525C1">
        <w:rPr>
          <w:rFonts w:ascii="Times New Roman" w:hAnsi="Times New Roman" w:cs="Times New Roman"/>
          <w:noProof/>
          <w:webHidden/>
          <w:sz w:val="24"/>
          <w:szCs w:val="24"/>
          <w:rPrChange w:id="315" w:author="Made Wardana" w:date="2020-06-11T21:34:00Z">
            <w:rPr>
              <w:noProof/>
              <w:webHidden/>
            </w:rPr>
          </w:rPrChange>
        </w:rPr>
        <w:fldChar w:fldCharType="end"/>
      </w:r>
      <w:r w:rsidRPr="00B525C1">
        <w:rPr>
          <w:rFonts w:ascii="Times New Roman" w:hAnsi="Times New Roman" w:cs="Times New Roman"/>
          <w:noProof/>
          <w:sz w:val="24"/>
          <w:szCs w:val="24"/>
          <w:rPrChange w:id="316" w:author="Made Wardana" w:date="2020-06-11T21:34:00Z">
            <w:rPr>
              <w:noProof/>
            </w:rPr>
          </w:rPrChange>
        </w:rPr>
        <w:fldChar w:fldCharType="end"/>
      </w:r>
    </w:p>
    <w:p w14:paraId="3C499FC8" w14:textId="41167E62"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317"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318" w:author="Made Wardana" w:date="2020-06-11T21:34:00Z">
            <w:rPr>
              <w:noProof/>
            </w:rPr>
          </w:rPrChange>
        </w:rPr>
        <w:fldChar w:fldCharType="begin"/>
      </w:r>
      <w:r w:rsidRPr="00B525C1">
        <w:rPr>
          <w:rFonts w:ascii="Times New Roman" w:hAnsi="Times New Roman" w:cs="Times New Roman"/>
          <w:noProof/>
          <w:sz w:val="24"/>
          <w:szCs w:val="24"/>
          <w:rPrChange w:id="319" w:author="Made Wardana" w:date="2020-06-11T21:34:00Z">
            <w:rPr>
              <w:noProof/>
            </w:rPr>
          </w:rPrChange>
        </w:rPr>
        <w:instrText xml:space="preserve"> HYPERLINK \l "_Toc41326087" </w:instrText>
      </w:r>
      <w:ins w:id="320" w:author="Made Wardana" w:date="2020-06-11T21:33:00Z">
        <w:r w:rsidR="009C6405" w:rsidRPr="00B525C1">
          <w:rPr>
            <w:rFonts w:ascii="Times New Roman" w:hAnsi="Times New Roman" w:cs="Times New Roman"/>
            <w:noProof/>
            <w:sz w:val="24"/>
            <w:szCs w:val="24"/>
            <w:rPrChange w:id="321" w:author="Made Wardana" w:date="2020-06-11T21:34:00Z">
              <w:rPr>
                <w:noProof/>
              </w:rPr>
            </w:rPrChange>
          </w:rPr>
        </w:r>
      </w:ins>
      <w:r w:rsidRPr="00B525C1">
        <w:rPr>
          <w:rFonts w:ascii="Times New Roman" w:hAnsi="Times New Roman" w:cs="Times New Roman"/>
          <w:noProof/>
          <w:sz w:val="24"/>
          <w:szCs w:val="24"/>
          <w:rPrChange w:id="322"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323" w:author="Made Wardana" w:date="2020-06-11T21:34:00Z">
            <w:rPr>
              <w:rStyle w:val="Hyperlink"/>
              <w:noProof/>
            </w:rPr>
          </w:rPrChange>
        </w:rPr>
        <w:t>Tabel 4.2 Daftar Istilah Lengkap</w:t>
      </w:r>
      <w:r w:rsidR="00C204FF" w:rsidRPr="00B525C1">
        <w:rPr>
          <w:rFonts w:ascii="Times New Roman" w:hAnsi="Times New Roman" w:cs="Times New Roman"/>
          <w:noProof/>
          <w:webHidden/>
          <w:sz w:val="24"/>
          <w:szCs w:val="24"/>
          <w:rPrChange w:id="324" w:author="Made Wardana" w:date="2020-06-11T21:34:00Z">
            <w:rPr>
              <w:noProof/>
              <w:webHidden/>
            </w:rPr>
          </w:rPrChange>
        </w:rPr>
        <w:tab/>
      </w:r>
      <w:r w:rsidR="00C204FF" w:rsidRPr="00B525C1">
        <w:rPr>
          <w:rFonts w:ascii="Times New Roman" w:hAnsi="Times New Roman" w:cs="Times New Roman"/>
          <w:noProof/>
          <w:webHidden/>
          <w:sz w:val="24"/>
          <w:szCs w:val="24"/>
          <w:rPrChange w:id="325"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326" w:author="Made Wardana" w:date="2020-06-11T21:34:00Z">
            <w:rPr>
              <w:noProof/>
              <w:webHidden/>
            </w:rPr>
          </w:rPrChange>
        </w:rPr>
        <w:instrText xml:space="preserve"> PAGEREF _Toc41326087 \h </w:instrText>
      </w:r>
      <w:r w:rsidR="00C204FF" w:rsidRPr="00B525C1">
        <w:rPr>
          <w:rFonts w:ascii="Times New Roman" w:hAnsi="Times New Roman" w:cs="Times New Roman"/>
          <w:noProof/>
          <w:webHidden/>
          <w:sz w:val="24"/>
          <w:szCs w:val="24"/>
          <w:rPrChange w:id="327" w:author="Made Wardana" w:date="2020-06-11T21:34:00Z">
            <w:rPr>
              <w:noProof/>
              <w:webHidden/>
            </w:rPr>
          </w:rPrChange>
        </w:rPr>
      </w:r>
      <w:r w:rsidR="00C204FF" w:rsidRPr="00B525C1">
        <w:rPr>
          <w:rFonts w:ascii="Times New Roman" w:hAnsi="Times New Roman" w:cs="Times New Roman"/>
          <w:noProof/>
          <w:webHidden/>
          <w:sz w:val="24"/>
          <w:szCs w:val="24"/>
          <w:rPrChange w:id="328" w:author="Made Wardana" w:date="2020-06-11T21:34:00Z">
            <w:rPr>
              <w:noProof/>
              <w:webHidden/>
            </w:rPr>
          </w:rPrChange>
        </w:rPr>
        <w:fldChar w:fldCharType="separate"/>
      </w:r>
      <w:ins w:id="329" w:author="Made Wardana" w:date="2020-06-11T21:33:00Z">
        <w:r w:rsidR="009C6405" w:rsidRPr="00B525C1">
          <w:rPr>
            <w:rFonts w:ascii="Times New Roman" w:hAnsi="Times New Roman" w:cs="Times New Roman"/>
            <w:noProof/>
            <w:webHidden/>
            <w:sz w:val="24"/>
            <w:szCs w:val="24"/>
            <w:rPrChange w:id="330" w:author="Made Wardana" w:date="2020-06-11T21:34:00Z">
              <w:rPr>
                <w:noProof/>
                <w:webHidden/>
              </w:rPr>
            </w:rPrChange>
          </w:rPr>
          <w:t>24</w:t>
        </w:r>
      </w:ins>
      <w:del w:id="331" w:author="Made Wardana" w:date="2020-06-11T21:33:00Z">
        <w:r w:rsidR="00C204FF" w:rsidRPr="00B525C1" w:rsidDel="009C6405">
          <w:rPr>
            <w:rFonts w:ascii="Times New Roman" w:hAnsi="Times New Roman" w:cs="Times New Roman"/>
            <w:noProof/>
            <w:webHidden/>
            <w:sz w:val="24"/>
            <w:szCs w:val="24"/>
            <w:rPrChange w:id="332" w:author="Made Wardana" w:date="2020-06-11T21:34:00Z">
              <w:rPr>
                <w:noProof/>
                <w:webHidden/>
              </w:rPr>
            </w:rPrChange>
          </w:rPr>
          <w:delText>86</w:delText>
        </w:r>
      </w:del>
      <w:r w:rsidR="00C204FF" w:rsidRPr="00B525C1">
        <w:rPr>
          <w:rFonts w:ascii="Times New Roman" w:hAnsi="Times New Roman" w:cs="Times New Roman"/>
          <w:noProof/>
          <w:webHidden/>
          <w:sz w:val="24"/>
          <w:szCs w:val="24"/>
          <w:rPrChange w:id="333" w:author="Made Wardana" w:date="2020-06-11T21:34:00Z">
            <w:rPr>
              <w:noProof/>
              <w:webHidden/>
            </w:rPr>
          </w:rPrChange>
        </w:rPr>
        <w:fldChar w:fldCharType="end"/>
      </w:r>
      <w:r w:rsidRPr="00B525C1">
        <w:rPr>
          <w:rFonts w:ascii="Times New Roman" w:hAnsi="Times New Roman" w:cs="Times New Roman"/>
          <w:noProof/>
          <w:sz w:val="24"/>
          <w:szCs w:val="24"/>
          <w:rPrChange w:id="334" w:author="Made Wardana" w:date="2020-06-11T21:34:00Z">
            <w:rPr>
              <w:noProof/>
            </w:rPr>
          </w:rPrChange>
        </w:rPr>
        <w:fldChar w:fldCharType="end"/>
      </w:r>
    </w:p>
    <w:p w14:paraId="6F8394AB" w14:textId="41D5D737"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335"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336" w:author="Made Wardana" w:date="2020-06-11T21:34:00Z">
            <w:rPr>
              <w:noProof/>
            </w:rPr>
          </w:rPrChange>
        </w:rPr>
        <w:fldChar w:fldCharType="begin"/>
      </w:r>
      <w:r w:rsidRPr="00B525C1">
        <w:rPr>
          <w:rFonts w:ascii="Times New Roman" w:hAnsi="Times New Roman" w:cs="Times New Roman"/>
          <w:noProof/>
          <w:sz w:val="24"/>
          <w:szCs w:val="24"/>
          <w:rPrChange w:id="337" w:author="Made Wardana" w:date="2020-06-11T21:34:00Z">
            <w:rPr>
              <w:noProof/>
            </w:rPr>
          </w:rPrChange>
        </w:rPr>
        <w:instrText xml:space="preserve"> HYPERLINK \l "_Toc41326088" </w:instrText>
      </w:r>
      <w:ins w:id="338" w:author="Made Wardana" w:date="2020-06-11T21:33:00Z">
        <w:r w:rsidR="009C6405" w:rsidRPr="00B525C1">
          <w:rPr>
            <w:rFonts w:ascii="Times New Roman" w:hAnsi="Times New Roman" w:cs="Times New Roman"/>
            <w:noProof/>
            <w:sz w:val="24"/>
            <w:szCs w:val="24"/>
            <w:rPrChange w:id="339" w:author="Made Wardana" w:date="2020-06-11T21:34:00Z">
              <w:rPr>
                <w:noProof/>
              </w:rPr>
            </w:rPrChange>
          </w:rPr>
        </w:r>
      </w:ins>
      <w:r w:rsidRPr="00B525C1">
        <w:rPr>
          <w:rFonts w:ascii="Times New Roman" w:hAnsi="Times New Roman" w:cs="Times New Roman"/>
          <w:noProof/>
          <w:sz w:val="24"/>
          <w:szCs w:val="24"/>
          <w:rPrChange w:id="340"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341" w:author="Made Wardana" w:date="2020-06-11T21:34:00Z">
            <w:rPr>
              <w:rStyle w:val="Hyperlink"/>
              <w:noProof/>
            </w:rPr>
          </w:rPrChange>
        </w:rPr>
        <w:t>Tabel 4.2 Source Code Proses Koneksi Library EasyRDF</w:t>
      </w:r>
      <w:r w:rsidR="00C204FF" w:rsidRPr="00B525C1">
        <w:rPr>
          <w:rFonts w:ascii="Times New Roman" w:hAnsi="Times New Roman" w:cs="Times New Roman"/>
          <w:noProof/>
          <w:webHidden/>
          <w:sz w:val="24"/>
          <w:szCs w:val="24"/>
          <w:rPrChange w:id="342" w:author="Made Wardana" w:date="2020-06-11T21:34:00Z">
            <w:rPr>
              <w:noProof/>
              <w:webHidden/>
            </w:rPr>
          </w:rPrChange>
        </w:rPr>
        <w:tab/>
      </w:r>
      <w:r w:rsidR="00C204FF" w:rsidRPr="00B525C1">
        <w:rPr>
          <w:rFonts w:ascii="Times New Roman" w:hAnsi="Times New Roman" w:cs="Times New Roman"/>
          <w:noProof/>
          <w:webHidden/>
          <w:sz w:val="24"/>
          <w:szCs w:val="24"/>
          <w:rPrChange w:id="343"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344" w:author="Made Wardana" w:date="2020-06-11T21:34:00Z">
            <w:rPr>
              <w:noProof/>
              <w:webHidden/>
            </w:rPr>
          </w:rPrChange>
        </w:rPr>
        <w:instrText xml:space="preserve"> PAGEREF _Toc41326088 \h </w:instrText>
      </w:r>
      <w:r w:rsidR="00C204FF" w:rsidRPr="00B525C1">
        <w:rPr>
          <w:rFonts w:ascii="Times New Roman" w:hAnsi="Times New Roman" w:cs="Times New Roman"/>
          <w:noProof/>
          <w:webHidden/>
          <w:sz w:val="24"/>
          <w:szCs w:val="24"/>
          <w:rPrChange w:id="345" w:author="Made Wardana" w:date="2020-06-11T21:34:00Z">
            <w:rPr>
              <w:noProof/>
              <w:webHidden/>
            </w:rPr>
          </w:rPrChange>
        </w:rPr>
      </w:r>
      <w:r w:rsidR="00C204FF" w:rsidRPr="00B525C1">
        <w:rPr>
          <w:rFonts w:ascii="Times New Roman" w:hAnsi="Times New Roman" w:cs="Times New Roman"/>
          <w:noProof/>
          <w:webHidden/>
          <w:sz w:val="24"/>
          <w:szCs w:val="24"/>
          <w:rPrChange w:id="346" w:author="Made Wardana" w:date="2020-06-11T21:34:00Z">
            <w:rPr>
              <w:noProof/>
              <w:webHidden/>
            </w:rPr>
          </w:rPrChange>
        </w:rPr>
        <w:fldChar w:fldCharType="separate"/>
      </w:r>
      <w:ins w:id="347" w:author="Made Wardana" w:date="2020-06-11T21:33:00Z">
        <w:r w:rsidR="009C6405" w:rsidRPr="00B525C1">
          <w:rPr>
            <w:rFonts w:ascii="Times New Roman" w:hAnsi="Times New Roman" w:cs="Times New Roman"/>
            <w:noProof/>
            <w:webHidden/>
            <w:sz w:val="24"/>
            <w:szCs w:val="24"/>
            <w:rPrChange w:id="348" w:author="Made Wardana" w:date="2020-06-11T21:34:00Z">
              <w:rPr>
                <w:noProof/>
                <w:webHidden/>
              </w:rPr>
            </w:rPrChange>
          </w:rPr>
          <w:t>40</w:t>
        </w:r>
      </w:ins>
      <w:del w:id="349" w:author="Made Wardana" w:date="2020-06-11T21:33:00Z">
        <w:r w:rsidR="00C204FF" w:rsidRPr="00B525C1" w:rsidDel="009C6405">
          <w:rPr>
            <w:rFonts w:ascii="Times New Roman" w:hAnsi="Times New Roman" w:cs="Times New Roman"/>
            <w:noProof/>
            <w:webHidden/>
            <w:sz w:val="24"/>
            <w:szCs w:val="24"/>
            <w:rPrChange w:id="350" w:author="Made Wardana" w:date="2020-06-11T21:34:00Z">
              <w:rPr>
                <w:noProof/>
                <w:webHidden/>
              </w:rPr>
            </w:rPrChange>
          </w:rPr>
          <w:delText>102</w:delText>
        </w:r>
      </w:del>
      <w:r w:rsidR="00C204FF" w:rsidRPr="00B525C1">
        <w:rPr>
          <w:rFonts w:ascii="Times New Roman" w:hAnsi="Times New Roman" w:cs="Times New Roman"/>
          <w:noProof/>
          <w:webHidden/>
          <w:sz w:val="24"/>
          <w:szCs w:val="24"/>
          <w:rPrChange w:id="351" w:author="Made Wardana" w:date="2020-06-11T21:34:00Z">
            <w:rPr>
              <w:noProof/>
              <w:webHidden/>
            </w:rPr>
          </w:rPrChange>
        </w:rPr>
        <w:fldChar w:fldCharType="end"/>
      </w:r>
      <w:r w:rsidRPr="00B525C1">
        <w:rPr>
          <w:rFonts w:ascii="Times New Roman" w:hAnsi="Times New Roman" w:cs="Times New Roman"/>
          <w:noProof/>
          <w:sz w:val="24"/>
          <w:szCs w:val="24"/>
          <w:rPrChange w:id="352" w:author="Made Wardana" w:date="2020-06-11T21:34:00Z">
            <w:rPr>
              <w:noProof/>
            </w:rPr>
          </w:rPrChange>
        </w:rPr>
        <w:fldChar w:fldCharType="end"/>
      </w:r>
    </w:p>
    <w:p w14:paraId="25EB5C3C" w14:textId="0C3C9B56"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353"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354" w:author="Made Wardana" w:date="2020-06-11T21:34:00Z">
            <w:rPr>
              <w:noProof/>
            </w:rPr>
          </w:rPrChange>
        </w:rPr>
        <w:fldChar w:fldCharType="begin"/>
      </w:r>
      <w:r w:rsidRPr="00B525C1">
        <w:rPr>
          <w:rFonts w:ascii="Times New Roman" w:hAnsi="Times New Roman" w:cs="Times New Roman"/>
          <w:noProof/>
          <w:sz w:val="24"/>
          <w:szCs w:val="24"/>
          <w:rPrChange w:id="355" w:author="Made Wardana" w:date="2020-06-11T21:34:00Z">
            <w:rPr>
              <w:noProof/>
            </w:rPr>
          </w:rPrChange>
        </w:rPr>
        <w:instrText xml:space="preserve"> HYPERLINK \l "_Toc41326089" </w:instrText>
      </w:r>
      <w:ins w:id="356" w:author="Made Wardana" w:date="2020-06-11T21:33:00Z">
        <w:r w:rsidR="009C6405" w:rsidRPr="00B525C1">
          <w:rPr>
            <w:rFonts w:ascii="Times New Roman" w:hAnsi="Times New Roman" w:cs="Times New Roman"/>
            <w:noProof/>
            <w:sz w:val="24"/>
            <w:szCs w:val="24"/>
            <w:rPrChange w:id="357" w:author="Made Wardana" w:date="2020-06-11T21:34:00Z">
              <w:rPr>
                <w:noProof/>
              </w:rPr>
            </w:rPrChange>
          </w:rPr>
        </w:r>
      </w:ins>
      <w:r w:rsidRPr="00B525C1">
        <w:rPr>
          <w:rFonts w:ascii="Times New Roman" w:hAnsi="Times New Roman" w:cs="Times New Roman"/>
          <w:noProof/>
          <w:sz w:val="24"/>
          <w:szCs w:val="24"/>
          <w:rPrChange w:id="358"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359" w:author="Made Wardana" w:date="2020-06-11T21:34:00Z">
            <w:rPr>
              <w:rStyle w:val="Hyperlink"/>
              <w:noProof/>
            </w:rPr>
          </w:rPrChange>
        </w:rPr>
        <w:t>Tabel 4.3 Source Code Proses Browsing</w:t>
      </w:r>
      <w:r w:rsidR="00C204FF" w:rsidRPr="00B525C1">
        <w:rPr>
          <w:rFonts w:ascii="Times New Roman" w:hAnsi="Times New Roman" w:cs="Times New Roman"/>
          <w:noProof/>
          <w:webHidden/>
          <w:sz w:val="24"/>
          <w:szCs w:val="24"/>
          <w:rPrChange w:id="360" w:author="Made Wardana" w:date="2020-06-11T21:34:00Z">
            <w:rPr>
              <w:noProof/>
              <w:webHidden/>
            </w:rPr>
          </w:rPrChange>
        </w:rPr>
        <w:tab/>
      </w:r>
      <w:r w:rsidR="00C204FF" w:rsidRPr="00B525C1">
        <w:rPr>
          <w:rFonts w:ascii="Times New Roman" w:hAnsi="Times New Roman" w:cs="Times New Roman"/>
          <w:noProof/>
          <w:webHidden/>
          <w:sz w:val="24"/>
          <w:szCs w:val="24"/>
          <w:rPrChange w:id="361"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362" w:author="Made Wardana" w:date="2020-06-11T21:34:00Z">
            <w:rPr>
              <w:noProof/>
              <w:webHidden/>
            </w:rPr>
          </w:rPrChange>
        </w:rPr>
        <w:instrText xml:space="preserve"> PAGEREF _Toc41326089 \h </w:instrText>
      </w:r>
      <w:r w:rsidR="00C204FF" w:rsidRPr="00B525C1">
        <w:rPr>
          <w:rFonts w:ascii="Times New Roman" w:hAnsi="Times New Roman" w:cs="Times New Roman"/>
          <w:noProof/>
          <w:webHidden/>
          <w:sz w:val="24"/>
          <w:szCs w:val="24"/>
          <w:rPrChange w:id="363" w:author="Made Wardana" w:date="2020-06-11T21:34:00Z">
            <w:rPr>
              <w:noProof/>
              <w:webHidden/>
            </w:rPr>
          </w:rPrChange>
        </w:rPr>
      </w:r>
      <w:r w:rsidR="00C204FF" w:rsidRPr="00B525C1">
        <w:rPr>
          <w:rFonts w:ascii="Times New Roman" w:hAnsi="Times New Roman" w:cs="Times New Roman"/>
          <w:noProof/>
          <w:webHidden/>
          <w:sz w:val="24"/>
          <w:szCs w:val="24"/>
          <w:rPrChange w:id="364" w:author="Made Wardana" w:date="2020-06-11T21:34:00Z">
            <w:rPr>
              <w:noProof/>
              <w:webHidden/>
            </w:rPr>
          </w:rPrChange>
        </w:rPr>
        <w:fldChar w:fldCharType="separate"/>
      </w:r>
      <w:ins w:id="365" w:author="Made Wardana" w:date="2020-06-11T21:33:00Z">
        <w:r w:rsidR="009C6405" w:rsidRPr="00B525C1">
          <w:rPr>
            <w:rFonts w:ascii="Times New Roman" w:hAnsi="Times New Roman" w:cs="Times New Roman"/>
            <w:noProof/>
            <w:webHidden/>
            <w:sz w:val="24"/>
            <w:szCs w:val="24"/>
            <w:rPrChange w:id="366" w:author="Made Wardana" w:date="2020-06-11T21:34:00Z">
              <w:rPr>
                <w:noProof/>
                <w:webHidden/>
              </w:rPr>
            </w:rPrChange>
          </w:rPr>
          <w:t>42</w:t>
        </w:r>
      </w:ins>
      <w:del w:id="367" w:author="Made Wardana" w:date="2020-06-11T21:33:00Z">
        <w:r w:rsidR="00C204FF" w:rsidRPr="00B525C1" w:rsidDel="009C6405">
          <w:rPr>
            <w:rFonts w:ascii="Times New Roman" w:hAnsi="Times New Roman" w:cs="Times New Roman"/>
            <w:noProof/>
            <w:webHidden/>
            <w:sz w:val="24"/>
            <w:szCs w:val="24"/>
            <w:rPrChange w:id="368" w:author="Made Wardana" w:date="2020-06-11T21:34:00Z">
              <w:rPr>
                <w:noProof/>
                <w:webHidden/>
              </w:rPr>
            </w:rPrChange>
          </w:rPr>
          <w:delText>104</w:delText>
        </w:r>
      </w:del>
      <w:r w:rsidR="00C204FF" w:rsidRPr="00B525C1">
        <w:rPr>
          <w:rFonts w:ascii="Times New Roman" w:hAnsi="Times New Roman" w:cs="Times New Roman"/>
          <w:noProof/>
          <w:webHidden/>
          <w:sz w:val="24"/>
          <w:szCs w:val="24"/>
          <w:rPrChange w:id="369" w:author="Made Wardana" w:date="2020-06-11T21:34:00Z">
            <w:rPr>
              <w:noProof/>
              <w:webHidden/>
            </w:rPr>
          </w:rPrChange>
        </w:rPr>
        <w:fldChar w:fldCharType="end"/>
      </w:r>
      <w:r w:rsidRPr="00B525C1">
        <w:rPr>
          <w:rFonts w:ascii="Times New Roman" w:hAnsi="Times New Roman" w:cs="Times New Roman"/>
          <w:noProof/>
          <w:sz w:val="24"/>
          <w:szCs w:val="24"/>
          <w:rPrChange w:id="370" w:author="Made Wardana" w:date="2020-06-11T21:34:00Z">
            <w:rPr>
              <w:noProof/>
            </w:rPr>
          </w:rPrChange>
        </w:rPr>
        <w:fldChar w:fldCharType="end"/>
      </w:r>
    </w:p>
    <w:p w14:paraId="513E23DE" w14:textId="3F606E25"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371"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372" w:author="Made Wardana" w:date="2020-06-11T21:34:00Z">
            <w:rPr>
              <w:noProof/>
            </w:rPr>
          </w:rPrChange>
        </w:rPr>
        <w:fldChar w:fldCharType="begin"/>
      </w:r>
      <w:r w:rsidRPr="00B525C1">
        <w:rPr>
          <w:rFonts w:ascii="Times New Roman" w:hAnsi="Times New Roman" w:cs="Times New Roman"/>
          <w:noProof/>
          <w:sz w:val="24"/>
          <w:szCs w:val="24"/>
          <w:rPrChange w:id="373" w:author="Made Wardana" w:date="2020-06-11T21:34:00Z">
            <w:rPr>
              <w:noProof/>
            </w:rPr>
          </w:rPrChange>
        </w:rPr>
        <w:instrText xml:space="preserve"> HYPERLINK \l "_Toc41326090" </w:instrText>
      </w:r>
      <w:ins w:id="374" w:author="Made Wardana" w:date="2020-06-11T21:33:00Z">
        <w:r w:rsidR="009C6405" w:rsidRPr="00B525C1">
          <w:rPr>
            <w:rFonts w:ascii="Times New Roman" w:hAnsi="Times New Roman" w:cs="Times New Roman"/>
            <w:noProof/>
            <w:sz w:val="24"/>
            <w:szCs w:val="24"/>
            <w:rPrChange w:id="375" w:author="Made Wardana" w:date="2020-06-11T21:34:00Z">
              <w:rPr>
                <w:noProof/>
              </w:rPr>
            </w:rPrChange>
          </w:rPr>
        </w:r>
      </w:ins>
      <w:r w:rsidRPr="00B525C1">
        <w:rPr>
          <w:rFonts w:ascii="Times New Roman" w:hAnsi="Times New Roman" w:cs="Times New Roman"/>
          <w:noProof/>
          <w:sz w:val="24"/>
          <w:szCs w:val="24"/>
          <w:rPrChange w:id="376"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377" w:author="Made Wardana" w:date="2020-06-11T21:34:00Z">
            <w:rPr>
              <w:rStyle w:val="Hyperlink"/>
              <w:noProof/>
            </w:rPr>
          </w:rPrChange>
        </w:rPr>
        <w:t>Tabel 4.4 Source Code Proses Browsing Result</w:t>
      </w:r>
      <w:r w:rsidR="00C204FF" w:rsidRPr="00B525C1">
        <w:rPr>
          <w:rFonts w:ascii="Times New Roman" w:hAnsi="Times New Roman" w:cs="Times New Roman"/>
          <w:noProof/>
          <w:webHidden/>
          <w:sz w:val="24"/>
          <w:szCs w:val="24"/>
          <w:rPrChange w:id="378" w:author="Made Wardana" w:date="2020-06-11T21:34:00Z">
            <w:rPr>
              <w:noProof/>
              <w:webHidden/>
            </w:rPr>
          </w:rPrChange>
        </w:rPr>
        <w:tab/>
      </w:r>
      <w:r w:rsidR="00C204FF" w:rsidRPr="00B525C1">
        <w:rPr>
          <w:rFonts w:ascii="Times New Roman" w:hAnsi="Times New Roman" w:cs="Times New Roman"/>
          <w:noProof/>
          <w:webHidden/>
          <w:sz w:val="24"/>
          <w:szCs w:val="24"/>
          <w:rPrChange w:id="379"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380" w:author="Made Wardana" w:date="2020-06-11T21:34:00Z">
            <w:rPr>
              <w:noProof/>
              <w:webHidden/>
            </w:rPr>
          </w:rPrChange>
        </w:rPr>
        <w:instrText xml:space="preserve"> PAGEREF _Toc41326090 \h </w:instrText>
      </w:r>
      <w:r w:rsidR="00C204FF" w:rsidRPr="00B525C1">
        <w:rPr>
          <w:rFonts w:ascii="Times New Roman" w:hAnsi="Times New Roman" w:cs="Times New Roman"/>
          <w:noProof/>
          <w:webHidden/>
          <w:sz w:val="24"/>
          <w:szCs w:val="24"/>
          <w:rPrChange w:id="381" w:author="Made Wardana" w:date="2020-06-11T21:34:00Z">
            <w:rPr>
              <w:noProof/>
              <w:webHidden/>
            </w:rPr>
          </w:rPrChange>
        </w:rPr>
      </w:r>
      <w:r w:rsidR="00C204FF" w:rsidRPr="00B525C1">
        <w:rPr>
          <w:rFonts w:ascii="Times New Roman" w:hAnsi="Times New Roman" w:cs="Times New Roman"/>
          <w:noProof/>
          <w:webHidden/>
          <w:sz w:val="24"/>
          <w:szCs w:val="24"/>
          <w:rPrChange w:id="382" w:author="Made Wardana" w:date="2020-06-11T21:34:00Z">
            <w:rPr>
              <w:noProof/>
              <w:webHidden/>
            </w:rPr>
          </w:rPrChange>
        </w:rPr>
        <w:fldChar w:fldCharType="separate"/>
      </w:r>
      <w:ins w:id="383" w:author="Made Wardana" w:date="2020-06-11T21:33:00Z">
        <w:r w:rsidR="009C6405" w:rsidRPr="00B525C1">
          <w:rPr>
            <w:rFonts w:ascii="Times New Roman" w:hAnsi="Times New Roman" w:cs="Times New Roman"/>
            <w:noProof/>
            <w:webHidden/>
            <w:sz w:val="24"/>
            <w:szCs w:val="24"/>
            <w:rPrChange w:id="384" w:author="Made Wardana" w:date="2020-06-11T21:34:00Z">
              <w:rPr>
                <w:noProof/>
                <w:webHidden/>
              </w:rPr>
            </w:rPrChange>
          </w:rPr>
          <w:t>44</w:t>
        </w:r>
      </w:ins>
      <w:del w:id="385" w:author="Made Wardana" w:date="2020-06-11T21:33:00Z">
        <w:r w:rsidR="00C204FF" w:rsidRPr="00B525C1" w:rsidDel="009C6405">
          <w:rPr>
            <w:rFonts w:ascii="Times New Roman" w:hAnsi="Times New Roman" w:cs="Times New Roman"/>
            <w:noProof/>
            <w:webHidden/>
            <w:sz w:val="24"/>
            <w:szCs w:val="24"/>
            <w:rPrChange w:id="386" w:author="Made Wardana" w:date="2020-06-11T21:34:00Z">
              <w:rPr>
                <w:noProof/>
                <w:webHidden/>
              </w:rPr>
            </w:rPrChange>
          </w:rPr>
          <w:delText>106</w:delText>
        </w:r>
      </w:del>
      <w:r w:rsidR="00C204FF" w:rsidRPr="00B525C1">
        <w:rPr>
          <w:rFonts w:ascii="Times New Roman" w:hAnsi="Times New Roman" w:cs="Times New Roman"/>
          <w:noProof/>
          <w:webHidden/>
          <w:sz w:val="24"/>
          <w:szCs w:val="24"/>
          <w:rPrChange w:id="387" w:author="Made Wardana" w:date="2020-06-11T21:34:00Z">
            <w:rPr>
              <w:noProof/>
              <w:webHidden/>
            </w:rPr>
          </w:rPrChange>
        </w:rPr>
        <w:fldChar w:fldCharType="end"/>
      </w:r>
      <w:r w:rsidRPr="00B525C1">
        <w:rPr>
          <w:rFonts w:ascii="Times New Roman" w:hAnsi="Times New Roman" w:cs="Times New Roman"/>
          <w:noProof/>
          <w:sz w:val="24"/>
          <w:szCs w:val="24"/>
          <w:rPrChange w:id="388" w:author="Made Wardana" w:date="2020-06-11T21:34:00Z">
            <w:rPr>
              <w:noProof/>
            </w:rPr>
          </w:rPrChange>
        </w:rPr>
        <w:fldChar w:fldCharType="end"/>
      </w:r>
    </w:p>
    <w:p w14:paraId="57F2CCB8" w14:textId="30EA53C1"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389"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390" w:author="Made Wardana" w:date="2020-06-11T21:34:00Z">
            <w:rPr>
              <w:noProof/>
            </w:rPr>
          </w:rPrChange>
        </w:rPr>
        <w:fldChar w:fldCharType="begin"/>
      </w:r>
      <w:r w:rsidRPr="00B525C1">
        <w:rPr>
          <w:rFonts w:ascii="Times New Roman" w:hAnsi="Times New Roman" w:cs="Times New Roman"/>
          <w:noProof/>
          <w:sz w:val="24"/>
          <w:szCs w:val="24"/>
          <w:rPrChange w:id="391" w:author="Made Wardana" w:date="2020-06-11T21:34:00Z">
            <w:rPr>
              <w:noProof/>
            </w:rPr>
          </w:rPrChange>
        </w:rPr>
        <w:instrText xml:space="preserve"> HYPERLINK \l "_Toc41326091" </w:instrText>
      </w:r>
      <w:ins w:id="392" w:author="Made Wardana" w:date="2020-06-11T21:33:00Z">
        <w:r w:rsidR="009C6405" w:rsidRPr="00B525C1">
          <w:rPr>
            <w:rFonts w:ascii="Times New Roman" w:hAnsi="Times New Roman" w:cs="Times New Roman"/>
            <w:noProof/>
            <w:sz w:val="24"/>
            <w:szCs w:val="24"/>
            <w:rPrChange w:id="393" w:author="Made Wardana" w:date="2020-06-11T21:34:00Z">
              <w:rPr>
                <w:noProof/>
              </w:rPr>
            </w:rPrChange>
          </w:rPr>
        </w:r>
      </w:ins>
      <w:r w:rsidRPr="00B525C1">
        <w:rPr>
          <w:rFonts w:ascii="Times New Roman" w:hAnsi="Times New Roman" w:cs="Times New Roman"/>
          <w:noProof/>
          <w:sz w:val="24"/>
          <w:szCs w:val="24"/>
          <w:rPrChange w:id="394"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395" w:author="Made Wardana" w:date="2020-06-11T21:34:00Z">
            <w:rPr>
              <w:rStyle w:val="Hyperlink"/>
              <w:noProof/>
            </w:rPr>
          </w:rPrChange>
        </w:rPr>
        <w:t>Tabel 4.5 Source Code Proses Searching</w:t>
      </w:r>
      <w:r w:rsidR="00C204FF" w:rsidRPr="00B525C1">
        <w:rPr>
          <w:rFonts w:ascii="Times New Roman" w:hAnsi="Times New Roman" w:cs="Times New Roman"/>
          <w:noProof/>
          <w:webHidden/>
          <w:sz w:val="24"/>
          <w:szCs w:val="24"/>
          <w:rPrChange w:id="396" w:author="Made Wardana" w:date="2020-06-11T21:34:00Z">
            <w:rPr>
              <w:noProof/>
              <w:webHidden/>
            </w:rPr>
          </w:rPrChange>
        </w:rPr>
        <w:tab/>
      </w:r>
      <w:r w:rsidR="00C204FF" w:rsidRPr="00B525C1">
        <w:rPr>
          <w:rFonts w:ascii="Times New Roman" w:hAnsi="Times New Roman" w:cs="Times New Roman"/>
          <w:noProof/>
          <w:webHidden/>
          <w:sz w:val="24"/>
          <w:szCs w:val="24"/>
          <w:rPrChange w:id="397"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398" w:author="Made Wardana" w:date="2020-06-11T21:34:00Z">
            <w:rPr>
              <w:noProof/>
              <w:webHidden/>
            </w:rPr>
          </w:rPrChange>
        </w:rPr>
        <w:instrText xml:space="preserve"> PAGEREF _Toc41326091 \h </w:instrText>
      </w:r>
      <w:r w:rsidR="00C204FF" w:rsidRPr="00B525C1">
        <w:rPr>
          <w:rFonts w:ascii="Times New Roman" w:hAnsi="Times New Roman" w:cs="Times New Roman"/>
          <w:noProof/>
          <w:webHidden/>
          <w:sz w:val="24"/>
          <w:szCs w:val="24"/>
          <w:rPrChange w:id="399" w:author="Made Wardana" w:date="2020-06-11T21:34:00Z">
            <w:rPr>
              <w:noProof/>
              <w:webHidden/>
            </w:rPr>
          </w:rPrChange>
        </w:rPr>
      </w:r>
      <w:r w:rsidR="00C204FF" w:rsidRPr="00B525C1">
        <w:rPr>
          <w:rFonts w:ascii="Times New Roman" w:hAnsi="Times New Roman" w:cs="Times New Roman"/>
          <w:noProof/>
          <w:webHidden/>
          <w:sz w:val="24"/>
          <w:szCs w:val="24"/>
          <w:rPrChange w:id="400" w:author="Made Wardana" w:date="2020-06-11T21:34:00Z">
            <w:rPr>
              <w:noProof/>
              <w:webHidden/>
            </w:rPr>
          </w:rPrChange>
        </w:rPr>
        <w:fldChar w:fldCharType="separate"/>
      </w:r>
      <w:ins w:id="401" w:author="Made Wardana" w:date="2020-06-11T21:33:00Z">
        <w:r w:rsidR="009C6405" w:rsidRPr="00B525C1">
          <w:rPr>
            <w:rFonts w:ascii="Times New Roman" w:hAnsi="Times New Roman" w:cs="Times New Roman"/>
            <w:noProof/>
            <w:webHidden/>
            <w:sz w:val="24"/>
            <w:szCs w:val="24"/>
            <w:rPrChange w:id="402" w:author="Made Wardana" w:date="2020-06-11T21:34:00Z">
              <w:rPr>
                <w:noProof/>
                <w:webHidden/>
              </w:rPr>
            </w:rPrChange>
          </w:rPr>
          <w:t>48</w:t>
        </w:r>
      </w:ins>
      <w:del w:id="403" w:author="Made Wardana" w:date="2020-06-11T21:33:00Z">
        <w:r w:rsidR="00C204FF" w:rsidRPr="00B525C1" w:rsidDel="009C6405">
          <w:rPr>
            <w:rFonts w:ascii="Times New Roman" w:hAnsi="Times New Roman" w:cs="Times New Roman"/>
            <w:noProof/>
            <w:webHidden/>
            <w:sz w:val="24"/>
            <w:szCs w:val="24"/>
            <w:rPrChange w:id="404" w:author="Made Wardana" w:date="2020-06-11T21:34:00Z">
              <w:rPr>
                <w:noProof/>
                <w:webHidden/>
              </w:rPr>
            </w:rPrChange>
          </w:rPr>
          <w:delText>110</w:delText>
        </w:r>
      </w:del>
      <w:r w:rsidR="00C204FF" w:rsidRPr="00B525C1">
        <w:rPr>
          <w:rFonts w:ascii="Times New Roman" w:hAnsi="Times New Roman" w:cs="Times New Roman"/>
          <w:noProof/>
          <w:webHidden/>
          <w:sz w:val="24"/>
          <w:szCs w:val="24"/>
          <w:rPrChange w:id="405" w:author="Made Wardana" w:date="2020-06-11T21:34:00Z">
            <w:rPr>
              <w:noProof/>
              <w:webHidden/>
            </w:rPr>
          </w:rPrChange>
        </w:rPr>
        <w:fldChar w:fldCharType="end"/>
      </w:r>
      <w:r w:rsidRPr="00B525C1">
        <w:rPr>
          <w:rFonts w:ascii="Times New Roman" w:hAnsi="Times New Roman" w:cs="Times New Roman"/>
          <w:noProof/>
          <w:sz w:val="24"/>
          <w:szCs w:val="24"/>
          <w:rPrChange w:id="406" w:author="Made Wardana" w:date="2020-06-11T21:34:00Z">
            <w:rPr>
              <w:noProof/>
            </w:rPr>
          </w:rPrChange>
        </w:rPr>
        <w:fldChar w:fldCharType="end"/>
      </w:r>
    </w:p>
    <w:p w14:paraId="18A49D37" w14:textId="7D6E85E2"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407"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408" w:author="Made Wardana" w:date="2020-06-11T21:34:00Z">
            <w:rPr>
              <w:noProof/>
            </w:rPr>
          </w:rPrChange>
        </w:rPr>
        <w:fldChar w:fldCharType="begin"/>
      </w:r>
      <w:r w:rsidRPr="00B525C1">
        <w:rPr>
          <w:rFonts w:ascii="Times New Roman" w:hAnsi="Times New Roman" w:cs="Times New Roman"/>
          <w:noProof/>
          <w:sz w:val="24"/>
          <w:szCs w:val="24"/>
          <w:rPrChange w:id="409" w:author="Made Wardana" w:date="2020-06-11T21:34:00Z">
            <w:rPr>
              <w:noProof/>
            </w:rPr>
          </w:rPrChange>
        </w:rPr>
        <w:instrText xml:space="preserve"> HYPERLINK \l "_Toc41326092" </w:instrText>
      </w:r>
      <w:ins w:id="410" w:author="Made Wardana" w:date="2020-06-11T21:33:00Z">
        <w:r w:rsidR="009C6405" w:rsidRPr="00B525C1">
          <w:rPr>
            <w:rFonts w:ascii="Times New Roman" w:hAnsi="Times New Roman" w:cs="Times New Roman"/>
            <w:noProof/>
            <w:sz w:val="24"/>
            <w:szCs w:val="24"/>
            <w:rPrChange w:id="411" w:author="Made Wardana" w:date="2020-06-11T21:34:00Z">
              <w:rPr>
                <w:noProof/>
              </w:rPr>
            </w:rPrChange>
          </w:rPr>
        </w:r>
      </w:ins>
      <w:r w:rsidRPr="00B525C1">
        <w:rPr>
          <w:rFonts w:ascii="Times New Roman" w:hAnsi="Times New Roman" w:cs="Times New Roman"/>
          <w:noProof/>
          <w:sz w:val="24"/>
          <w:szCs w:val="24"/>
          <w:rPrChange w:id="412"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413" w:author="Made Wardana" w:date="2020-06-11T21:34:00Z">
            <w:rPr>
              <w:rStyle w:val="Hyperlink"/>
              <w:noProof/>
            </w:rPr>
          </w:rPrChange>
        </w:rPr>
        <w:t>Tabel 4.6 Data Umur Peserta</w:t>
      </w:r>
      <w:r w:rsidR="00C204FF" w:rsidRPr="00B525C1">
        <w:rPr>
          <w:rFonts w:ascii="Times New Roman" w:hAnsi="Times New Roman" w:cs="Times New Roman"/>
          <w:noProof/>
          <w:webHidden/>
          <w:sz w:val="24"/>
          <w:szCs w:val="24"/>
          <w:rPrChange w:id="414" w:author="Made Wardana" w:date="2020-06-11T21:34:00Z">
            <w:rPr>
              <w:noProof/>
              <w:webHidden/>
            </w:rPr>
          </w:rPrChange>
        </w:rPr>
        <w:tab/>
      </w:r>
      <w:r w:rsidR="00C204FF" w:rsidRPr="00B525C1">
        <w:rPr>
          <w:rFonts w:ascii="Times New Roman" w:hAnsi="Times New Roman" w:cs="Times New Roman"/>
          <w:noProof/>
          <w:webHidden/>
          <w:sz w:val="24"/>
          <w:szCs w:val="24"/>
          <w:rPrChange w:id="415"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416" w:author="Made Wardana" w:date="2020-06-11T21:34:00Z">
            <w:rPr>
              <w:noProof/>
              <w:webHidden/>
            </w:rPr>
          </w:rPrChange>
        </w:rPr>
        <w:instrText xml:space="preserve"> PAGEREF _Toc41326092 \h </w:instrText>
      </w:r>
      <w:r w:rsidR="00C204FF" w:rsidRPr="00B525C1">
        <w:rPr>
          <w:rFonts w:ascii="Times New Roman" w:hAnsi="Times New Roman" w:cs="Times New Roman"/>
          <w:noProof/>
          <w:webHidden/>
          <w:sz w:val="24"/>
          <w:szCs w:val="24"/>
          <w:rPrChange w:id="417" w:author="Made Wardana" w:date="2020-06-11T21:34:00Z">
            <w:rPr>
              <w:noProof/>
              <w:webHidden/>
            </w:rPr>
          </w:rPrChange>
        </w:rPr>
      </w:r>
      <w:r w:rsidR="00C204FF" w:rsidRPr="00B525C1">
        <w:rPr>
          <w:rFonts w:ascii="Times New Roman" w:hAnsi="Times New Roman" w:cs="Times New Roman"/>
          <w:noProof/>
          <w:webHidden/>
          <w:sz w:val="24"/>
          <w:szCs w:val="24"/>
          <w:rPrChange w:id="418" w:author="Made Wardana" w:date="2020-06-11T21:34:00Z">
            <w:rPr>
              <w:noProof/>
              <w:webHidden/>
            </w:rPr>
          </w:rPrChange>
        </w:rPr>
        <w:fldChar w:fldCharType="separate"/>
      </w:r>
      <w:ins w:id="419" w:author="Made Wardana" w:date="2020-06-11T21:33:00Z">
        <w:r w:rsidR="009C6405" w:rsidRPr="00B525C1">
          <w:rPr>
            <w:rFonts w:ascii="Times New Roman" w:hAnsi="Times New Roman" w:cs="Times New Roman"/>
            <w:noProof/>
            <w:webHidden/>
            <w:sz w:val="24"/>
            <w:szCs w:val="24"/>
            <w:rPrChange w:id="420" w:author="Made Wardana" w:date="2020-06-11T21:34:00Z">
              <w:rPr>
                <w:noProof/>
                <w:webHidden/>
              </w:rPr>
            </w:rPrChange>
          </w:rPr>
          <w:t>55</w:t>
        </w:r>
      </w:ins>
      <w:del w:id="421" w:author="Made Wardana" w:date="2020-06-11T21:33:00Z">
        <w:r w:rsidR="00C204FF" w:rsidRPr="00B525C1" w:rsidDel="009C6405">
          <w:rPr>
            <w:rFonts w:ascii="Times New Roman" w:hAnsi="Times New Roman" w:cs="Times New Roman"/>
            <w:noProof/>
            <w:webHidden/>
            <w:sz w:val="24"/>
            <w:szCs w:val="24"/>
            <w:rPrChange w:id="422" w:author="Made Wardana" w:date="2020-06-11T21:34:00Z">
              <w:rPr>
                <w:noProof/>
                <w:webHidden/>
              </w:rPr>
            </w:rPrChange>
          </w:rPr>
          <w:delText>117</w:delText>
        </w:r>
      </w:del>
      <w:r w:rsidR="00C204FF" w:rsidRPr="00B525C1">
        <w:rPr>
          <w:rFonts w:ascii="Times New Roman" w:hAnsi="Times New Roman" w:cs="Times New Roman"/>
          <w:noProof/>
          <w:webHidden/>
          <w:sz w:val="24"/>
          <w:szCs w:val="24"/>
          <w:rPrChange w:id="423" w:author="Made Wardana" w:date="2020-06-11T21:34:00Z">
            <w:rPr>
              <w:noProof/>
              <w:webHidden/>
            </w:rPr>
          </w:rPrChange>
        </w:rPr>
        <w:fldChar w:fldCharType="end"/>
      </w:r>
      <w:r w:rsidRPr="00B525C1">
        <w:rPr>
          <w:rFonts w:ascii="Times New Roman" w:hAnsi="Times New Roman" w:cs="Times New Roman"/>
          <w:noProof/>
          <w:sz w:val="24"/>
          <w:szCs w:val="24"/>
          <w:rPrChange w:id="424" w:author="Made Wardana" w:date="2020-06-11T21:34:00Z">
            <w:rPr>
              <w:noProof/>
            </w:rPr>
          </w:rPrChange>
        </w:rPr>
        <w:fldChar w:fldCharType="end"/>
      </w:r>
    </w:p>
    <w:p w14:paraId="7E300FCF" w14:textId="3E3B9E65"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425"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426" w:author="Made Wardana" w:date="2020-06-11T21:34:00Z">
            <w:rPr>
              <w:noProof/>
            </w:rPr>
          </w:rPrChange>
        </w:rPr>
        <w:fldChar w:fldCharType="begin"/>
      </w:r>
      <w:r w:rsidRPr="00B525C1">
        <w:rPr>
          <w:rFonts w:ascii="Times New Roman" w:hAnsi="Times New Roman" w:cs="Times New Roman"/>
          <w:noProof/>
          <w:sz w:val="24"/>
          <w:szCs w:val="24"/>
          <w:rPrChange w:id="427" w:author="Made Wardana" w:date="2020-06-11T21:34:00Z">
            <w:rPr>
              <w:noProof/>
            </w:rPr>
          </w:rPrChange>
        </w:rPr>
        <w:instrText xml:space="preserve"> HYPERLINK \l "_Toc41326093" </w:instrText>
      </w:r>
      <w:ins w:id="428" w:author="Made Wardana" w:date="2020-06-11T21:33:00Z">
        <w:r w:rsidR="009C6405" w:rsidRPr="00B525C1">
          <w:rPr>
            <w:rFonts w:ascii="Times New Roman" w:hAnsi="Times New Roman" w:cs="Times New Roman"/>
            <w:noProof/>
            <w:sz w:val="24"/>
            <w:szCs w:val="24"/>
            <w:rPrChange w:id="429" w:author="Made Wardana" w:date="2020-06-11T21:34:00Z">
              <w:rPr>
                <w:noProof/>
              </w:rPr>
            </w:rPrChange>
          </w:rPr>
        </w:r>
      </w:ins>
      <w:r w:rsidRPr="00B525C1">
        <w:rPr>
          <w:rFonts w:ascii="Times New Roman" w:hAnsi="Times New Roman" w:cs="Times New Roman"/>
          <w:noProof/>
          <w:sz w:val="24"/>
          <w:szCs w:val="24"/>
          <w:rPrChange w:id="430"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431" w:author="Made Wardana" w:date="2020-06-11T21:34:00Z">
            <w:rPr>
              <w:rStyle w:val="Hyperlink"/>
              <w:noProof/>
            </w:rPr>
          </w:rPrChange>
        </w:rPr>
        <w:t>Tabel 4.7 Data Jenis Kelamin</w:t>
      </w:r>
      <w:r w:rsidR="00C204FF" w:rsidRPr="00B525C1">
        <w:rPr>
          <w:rFonts w:ascii="Times New Roman" w:hAnsi="Times New Roman" w:cs="Times New Roman"/>
          <w:noProof/>
          <w:webHidden/>
          <w:sz w:val="24"/>
          <w:szCs w:val="24"/>
          <w:rPrChange w:id="432" w:author="Made Wardana" w:date="2020-06-11T21:34:00Z">
            <w:rPr>
              <w:noProof/>
              <w:webHidden/>
            </w:rPr>
          </w:rPrChange>
        </w:rPr>
        <w:tab/>
      </w:r>
      <w:r w:rsidR="00C204FF" w:rsidRPr="00B525C1">
        <w:rPr>
          <w:rFonts w:ascii="Times New Roman" w:hAnsi="Times New Roman" w:cs="Times New Roman"/>
          <w:noProof/>
          <w:webHidden/>
          <w:sz w:val="24"/>
          <w:szCs w:val="24"/>
          <w:rPrChange w:id="433"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434" w:author="Made Wardana" w:date="2020-06-11T21:34:00Z">
            <w:rPr>
              <w:noProof/>
              <w:webHidden/>
            </w:rPr>
          </w:rPrChange>
        </w:rPr>
        <w:instrText xml:space="preserve"> PAGEREF _Toc41326093 \h </w:instrText>
      </w:r>
      <w:r w:rsidR="00C204FF" w:rsidRPr="00B525C1">
        <w:rPr>
          <w:rFonts w:ascii="Times New Roman" w:hAnsi="Times New Roman" w:cs="Times New Roman"/>
          <w:noProof/>
          <w:webHidden/>
          <w:sz w:val="24"/>
          <w:szCs w:val="24"/>
          <w:rPrChange w:id="435" w:author="Made Wardana" w:date="2020-06-11T21:34:00Z">
            <w:rPr>
              <w:noProof/>
              <w:webHidden/>
            </w:rPr>
          </w:rPrChange>
        </w:rPr>
      </w:r>
      <w:r w:rsidR="00C204FF" w:rsidRPr="00B525C1">
        <w:rPr>
          <w:rFonts w:ascii="Times New Roman" w:hAnsi="Times New Roman" w:cs="Times New Roman"/>
          <w:noProof/>
          <w:webHidden/>
          <w:sz w:val="24"/>
          <w:szCs w:val="24"/>
          <w:rPrChange w:id="436" w:author="Made Wardana" w:date="2020-06-11T21:34:00Z">
            <w:rPr>
              <w:noProof/>
              <w:webHidden/>
            </w:rPr>
          </w:rPrChange>
        </w:rPr>
        <w:fldChar w:fldCharType="separate"/>
      </w:r>
      <w:ins w:id="437" w:author="Made Wardana" w:date="2020-06-11T21:33:00Z">
        <w:r w:rsidR="009C6405" w:rsidRPr="00B525C1">
          <w:rPr>
            <w:rFonts w:ascii="Times New Roman" w:hAnsi="Times New Roman" w:cs="Times New Roman"/>
            <w:noProof/>
            <w:webHidden/>
            <w:sz w:val="24"/>
            <w:szCs w:val="24"/>
            <w:rPrChange w:id="438" w:author="Made Wardana" w:date="2020-06-11T21:34:00Z">
              <w:rPr>
                <w:noProof/>
                <w:webHidden/>
              </w:rPr>
            </w:rPrChange>
          </w:rPr>
          <w:t>56</w:t>
        </w:r>
      </w:ins>
      <w:del w:id="439" w:author="Made Wardana" w:date="2020-06-11T21:33:00Z">
        <w:r w:rsidR="00C204FF" w:rsidRPr="00B525C1" w:rsidDel="009C6405">
          <w:rPr>
            <w:rFonts w:ascii="Times New Roman" w:hAnsi="Times New Roman" w:cs="Times New Roman"/>
            <w:noProof/>
            <w:webHidden/>
            <w:sz w:val="24"/>
            <w:szCs w:val="24"/>
            <w:rPrChange w:id="440" w:author="Made Wardana" w:date="2020-06-11T21:34:00Z">
              <w:rPr>
                <w:noProof/>
                <w:webHidden/>
              </w:rPr>
            </w:rPrChange>
          </w:rPr>
          <w:delText>118</w:delText>
        </w:r>
      </w:del>
      <w:r w:rsidR="00C204FF" w:rsidRPr="00B525C1">
        <w:rPr>
          <w:rFonts w:ascii="Times New Roman" w:hAnsi="Times New Roman" w:cs="Times New Roman"/>
          <w:noProof/>
          <w:webHidden/>
          <w:sz w:val="24"/>
          <w:szCs w:val="24"/>
          <w:rPrChange w:id="441" w:author="Made Wardana" w:date="2020-06-11T21:34:00Z">
            <w:rPr>
              <w:noProof/>
              <w:webHidden/>
            </w:rPr>
          </w:rPrChange>
        </w:rPr>
        <w:fldChar w:fldCharType="end"/>
      </w:r>
      <w:r w:rsidRPr="00B525C1">
        <w:rPr>
          <w:rFonts w:ascii="Times New Roman" w:hAnsi="Times New Roman" w:cs="Times New Roman"/>
          <w:noProof/>
          <w:sz w:val="24"/>
          <w:szCs w:val="24"/>
          <w:rPrChange w:id="442" w:author="Made Wardana" w:date="2020-06-11T21:34:00Z">
            <w:rPr>
              <w:noProof/>
            </w:rPr>
          </w:rPrChange>
        </w:rPr>
        <w:fldChar w:fldCharType="end"/>
      </w:r>
    </w:p>
    <w:p w14:paraId="14DB6752" w14:textId="5D9BF36A"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443"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444" w:author="Made Wardana" w:date="2020-06-11T21:34:00Z">
            <w:rPr>
              <w:noProof/>
            </w:rPr>
          </w:rPrChange>
        </w:rPr>
        <w:fldChar w:fldCharType="begin"/>
      </w:r>
      <w:r w:rsidRPr="00B525C1">
        <w:rPr>
          <w:rFonts w:ascii="Times New Roman" w:hAnsi="Times New Roman" w:cs="Times New Roman"/>
          <w:noProof/>
          <w:sz w:val="24"/>
          <w:szCs w:val="24"/>
          <w:rPrChange w:id="445" w:author="Made Wardana" w:date="2020-06-11T21:34:00Z">
            <w:rPr>
              <w:noProof/>
            </w:rPr>
          </w:rPrChange>
        </w:rPr>
        <w:instrText xml:space="preserve"> HYPERLINK \l "_Toc41326094" </w:instrText>
      </w:r>
      <w:ins w:id="446" w:author="Made Wardana" w:date="2020-06-11T21:33:00Z">
        <w:r w:rsidR="009C6405" w:rsidRPr="00B525C1">
          <w:rPr>
            <w:rFonts w:ascii="Times New Roman" w:hAnsi="Times New Roman" w:cs="Times New Roman"/>
            <w:noProof/>
            <w:sz w:val="24"/>
            <w:szCs w:val="24"/>
            <w:rPrChange w:id="447" w:author="Made Wardana" w:date="2020-06-11T21:34:00Z">
              <w:rPr>
                <w:noProof/>
              </w:rPr>
            </w:rPrChange>
          </w:rPr>
        </w:r>
      </w:ins>
      <w:r w:rsidRPr="00B525C1">
        <w:rPr>
          <w:rFonts w:ascii="Times New Roman" w:hAnsi="Times New Roman" w:cs="Times New Roman"/>
          <w:noProof/>
          <w:sz w:val="24"/>
          <w:szCs w:val="24"/>
          <w:rPrChange w:id="448"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449" w:author="Made Wardana" w:date="2020-06-11T21:34:00Z">
            <w:rPr>
              <w:rStyle w:val="Hyperlink"/>
              <w:noProof/>
            </w:rPr>
          </w:rPrChange>
        </w:rPr>
        <w:t>Tabel 4.8 Data Lokasi Tempat Tinggal</w:t>
      </w:r>
      <w:r w:rsidR="00C204FF" w:rsidRPr="00B525C1">
        <w:rPr>
          <w:rFonts w:ascii="Times New Roman" w:hAnsi="Times New Roman" w:cs="Times New Roman"/>
          <w:noProof/>
          <w:webHidden/>
          <w:sz w:val="24"/>
          <w:szCs w:val="24"/>
          <w:rPrChange w:id="450" w:author="Made Wardana" w:date="2020-06-11T21:34:00Z">
            <w:rPr>
              <w:noProof/>
              <w:webHidden/>
            </w:rPr>
          </w:rPrChange>
        </w:rPr>
        <w:tab/>
      </w:r>
      <w:r w:rsidR="00C204FF" w:rsidRPr="00B525C1">
        <w:rPr>
          <w:rFonts w:ascii="Times New Roman" w:hAnsi="Times New Roman" w:cs="Times New Roman"/>
          <w:noProof/>
          <w:webHidden/>
          <w:sz w:val="24"/>
          <w:szCs w:val="24"/>
          <w:rPrChange w:id="451"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452" w:author="Made Wardana" w:date="2020-06-11T21:34:00Z">
            <w:rPr>
              <w:noProof/>
              <w:webHidden/>
            </w:rPr>
          </w:rPrChange>
        </w:rPr>
        <w:instrText xml:space="preserve"> PAGEREF _Toc41326094 \h </w:instrText>
      </w:r>
      <w:r w:rsidR="00C204FF" w:rsidRPr="00B525C1">
        <w:rPr>
          <w:rFonts w:ascii="Times New Roman" w:hAnsi="Times New Roman" w:cs="Times New Roman"/>
          <w:noProof/>
          <w:webHidden/>
          <w:sz w:val="24"/>
          <w:szCs w:val="24"/>
          <w:rPrChange w:id="453" w:author="Made Wardana" w:date="2020-06-11T21:34:00Z">
            <w:rPr>
              <w:noProof/>
              <w:webHidden/>
            </w:rPr>
          </w:rPrChange>
        </w:rPr>
      </w:r>
      <w:r w:rsidR="00C204FF" w:rsidRPr="00B525C1">
        <w:rPr>
          <w:rFonts w:ascii="Times New Roman" w:hAnsi="Times New Roman" w:cs="Times New Roman"/>
          <w:noProof/>
          <w:webHidden/>
          <w:sz w:val="24"/>
          <w:szCs w:val="24"/>
          <w:rPrChange w:id="454" w:author="Made Wardana" w:date="2020-06-11T21:34:00Z">
            <w:rPr>
              <w:noProof/>
              <w:webHidden/>
            </w:rPr>
          </w:rPrChange>
        </w:rPr>
        <w:fldChar w:fldCharType="separate"/>
      </w:r>
      <w:ins w:id="455" w:author="Made Wardana" w:date="2020-06-11T21:33:00Z">
        <w:r w:rsidR="009C6405" w:rsidRPr="00B525C1">
          <w:rPr>
            <w:rFonts w:ascii="Times New Roman" w:hAnsi="Times New Roman" w:cs="Times New Roman"/>
            <w:noProof/>
            <w:webHidden/>
            <w:sz w:val="24"/>
            <w:szCs w:val="24"/>
            <w:rPrChange w:id="456" w:author="Made Wardana" w:date="2020-06-11T21:34:00Z">
              <w:rPr>
                <w:noProof/>
                <w:webHidden/>
              </w:rPr>
            </w:rPrChange>
          </w:rPr>
          <w:t>57</w:t>
        </w:r>
      </w:ins>
      <w:del w:id="457" w:author="Made Wardana" w:date="2020-06-11T21:33:00Z">
        <w:r w:rsidR="00C204FF" w:rsidRPr="00B525C1" w:rsidDel="009C6405">
          <w:rPr>
            <w:rFonts w:ascii="Times New Roman" w:hAnsi="Times New Roman" w:cs="Times New Roman"/>
            <w:noProof/>
            <w:webHidden/>
            <w:sz w:val="24"/>
            <w:szCs w:val="24"/>
            <w:rPrChange w:id="458" w:author="Made Wardana" w:date="2020-06-11T21:34:00Z">
              <w:rPr>
                <w:noProof/>
                <w:webHidden/>
              </w:rPr>
            </w:rPrChange>
          </w:rPr>
          <w:delText>118</w:delText>
        </w:r>
      </w:del>
      <w:r w:rsidR="00C204FF" w:rsidRPr="00B525C1">
        <w:rPr>
          <w:rFonts w:ascii="Times New Roman" w:hAnsi="Times New Roman" w:cs="Times New Roman"/>
          <w:noProof/>
          <w:webHidden/>
          <w:sz w:val="24"/>
          <w:szCs w:val="24"/>
          <w:rPrChange w:id="459" w:author="Made Wardana" w:date="2020-06-11T21:34:00Z">
            <w:rPr>
              <w:noProof/>
              <w:webHidden/>
            </w:rPr>
          </w:rPrChange>
        </w:rPr>
        <w:fldChar w:fldCharType="end"/>
      </w:r>
      <w:r w:rsidRPr="00B525C1">
        <w:rPr>
          <w:rFonts w:ascii="Times New Roman" w:hAnsi="Times New Roman" w:cs="Times New Roman"/>
          <w:noProof/>
          <w:sz w:val="24"/>
          <w:szCs w:val="24"/>
          <w:rPrChange w:id="460" w:author="Made Wardana" w:date="2020-06-11T21:34:00Z">
            <w:rPr>
              <w:noProof/>
            </w:rPr>
          </w:rPrChange>
        </w:rPr>
        <w:fldChar w:fldCharType="end"/>
      </w:r>
    </w:p>
    <w:p w14:paraId="401776A7" w14:textId="28BE0E53"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461"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462" w:author="Made Wardana" w:date="2020-06-11T21:34:00Z">
            <w:rPr>
              <w:noProof/>
            </w:rPr>
          </w:rPrChange>
        </w:rPr>
        <w:fldChar w:fldCharType="begin"/>
      </w:r>
      <w:r w:rsidRPr="00B525C1">
        <w:rPr>
          <w:rFonts w:ascii="Times New Roman" w:hAnsi="Times New Roman" w:cs="Times New Roman"/>
          <w:noProof/>
          <w:sz w:val="24"/>
          <w:szCs w:val="24"/>
          <w:rPrChange w:id="463" w:author="Made Wardana" w:date="2020-06-11T21:34:00Z">
            <w:rPr>
              <w:noProof/>
            </w:rPr>
          </w:rPrChange>
        </w:rPr>
        <w:instrText xml:space="preserve"> HYPERLINK \l "_Toc41326095" </w:instrText>
      </w:r>
      <w:ins w:id="464" w:author="Made Wardana" w:date="2020-06-11T21:33:00Z">
        <w:r w:rsidR="009C6405" w:rsidRPr="00B525C1">
          <w:rPr>
            <w:rFonts w:ascii="Times New Roman" w:hAnsi="Times New Roman" w:cs="Times New Roman"/>
            <w:noProof/>
            <w:sz w:val="24"/>
            <w:szCs w:val="24"/>
            <w:rPrChange w:id="465" w:author="Made Wardana" w:date="2020-06-11T21:34:00Z">
              <w:rPr>
                <w:noProof/>
              </w:rPr>
            </w:rPrChange>
          </w:rPr>
        </w:r>
      </w:ins>
      <w:r w:rsidRPr="00B525C1">
        <w:rPr>
          <w:rFonts w:ascii="Times New Roman" w:hAnsi="Times New Roman" w:cs="Times New Roman"/>
          <w:noProof/>
          <w:sz w:val="24"/>
          <w:szCs w:val="24"/>
          <w:rPrChange w:id="466"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467" w:author="Made Wardana" w:date="2020-06-11T21:34:00Z">
            <w:rPr>
              <w:rStyle w:val="Hyperlink"/>
              <w:noProof/>
            </w:rPr>
          </w:rPrChange>
        </w:rPr>
        <w:t>Tabel 4.9 Data Penggunaan Komputer atau Internet</w:t>
      </w:r>
      <w:r w:rsidR="00C204FF" w:rsidRPr="00B525C1">
        <w:rPr>
          <w:rFonts w:ascii="Times New Roman" w:hAnsi="Times New Roman" w:cs="Times New Roman"/>
          <w:noProof/>
          <w:webHidden/>
          <w:sz w:val="24"/>
          <w:szCs w:val="24"/>
          <w:rPrChange w:id="468" w:author="Made Wardana" w:date="2020-06-11T21:34:00Z">
            <w:rPr>
              <w:noProof/>
              <w:webHidden/>
            </w:rPr>
          </w:rPrChange>
        </w:rPr>
        <w:tab/>
      </w:r>
      <w:r w:rsidR="00C204FF" w:rsidRPr="00B525C1">
        <w:rPr>
          <w:rFonts w:ascii="Times New Roman" w:hAnsi="Times New Roman" w:cs="Times New Roman"/>
          <w:noProof/>
          <w:webHidden/>
          <w:sz w:val="24"/>
          <w:szCs w:val="24"/>
          <w:rPrChange w:id="469"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470" w:author="Made Wardana" w:date="2020-06-11T21:34:00Z">
            <w:rPr>
              <w:noProof/>
              <w:webHidden/>
            </w:rPr>
          </w:rPrChange>
        </w:rPr>
        <w:instrText xml:space="preserve"> PAGEREF _Toc41326095 \h </w:instrText>
      </w:r>
      <w:r w:rsidR="00C204FF" w:rsidRPr="00B525C1">
        <w:rPr>
          <w:rFonts w:ascii="Times New Roman" w:hAnsi="Times New Roman" w:cs="Times New Roman"/>
          <w:noProof/>
          <w:webHidden/>
          <w:sz w:val="24"/>
          <w:szCs w:val="24"/>
          <w:rPrChange w:id="471" w:author="Made Wardana" w:date="2020-06-11T21:34:00Z">
            <w:rPr>
              <w:noProof/>
              <w:webHidden/>
            </w:rPr>
          </w:rPrChange>
        </w:rPr>
      </w:r>
      <w:r w:rsidR="00C204FF" w:rsidRPr="00B525C1">
        <w:rPr>
          <w:rFonts w:ascii="Times New Roman" w:hAnsi="Times New Roman" w:cs="Times New Roman"/>
          <w:noProof/>
          <w:webHidden/>
          <w:sz w:val="24"/>
          <w:szCs w:val="24"/>
          <w:rPrChange w:id="472" w:author="Made Wardana" w:date="2020-06-11T21:34:00Z">
            <w:rPr>
              <w:noProof/>
              <w:webHidden/>
            </w:rPr>
          </w:rPrChange>
        </w:rPr>
        <w:fldChar w:fldCharType="separate"/>
      </w:r>
      <w:ins w:id="473" w:author="Made Wardana" w:date="2020-06-11T21:33:00Z">
        <w:r w:rsidR="009C6405" w:rsidRPr="00B525C1">
          <w:rPr>
            <w:rFonts w:ascii="Times New Roman" w:hAnsi="Times New Roman" w:cs="Times New Roman"/>
            <w:noProof/>
            <w:webHidden/>
            <w:sz w:val="24"/>
            <w:szCs w:val="24"/>
            <w:rPrChange w:id="474" w:author="Made Wardana" w:date="2020-06-11T21:34:00Z">
              <w:rPr>
                <w:noProof/>
                <w:webHidden/>
              </w:rPr>
            </w:rPrChange>
          </w:rPr>
          <w:t>58</w:t>
        </w:r>
      </w:ins>
      <w:del w:id="475" w:author="Made Wardana" w:date="2020-06-11T21:33:00Z">
        <w:r w:rsidR="00C204FF" w:rsidRPr="00B525C1" w:rsidDel="009C6405">
          <w:rPr>
            <w:rFonts w:ascii="Times New Roman" w:hAnsi="Times New Roman" w:cs="Times New Roman"/>
            <w:noProof/>
            <w:webHidden/>
            <w:sz w:val="24"/>
            <w:szCs w:val="24"/>
            <w:rPrChange w:id="476" w:author="Made Wardana" w:date="2020-06-11T21:34:00Z">
              <w:rPr>
                <w:noProof/>
                <w:webHidden/>
              </w:rPr>
            </w:rPrChange>
          </w:rPr>
          <w:delText>118</w:delText>
        </w:r>
      </w:del>
      <w:r w:rsidR="00C204FF" w:rsidRPr="00B525C1">
        <w:rPr>
          <w:rFonts w:ascii="Times New Roman" w:hAnsi="Times New Roman" w:cs="Times New Roman"/>
          <w:noProof/>
          <w:webHidden/>
          <w:sz w:val="24"/>
          <w:szCs w:val="24"/>
          <w:rPrChange w:id="477" w:author="Made Wardana" w:date="2020-06-11T21:34:00Z">
            <w:rPr>
              <w:noProof/>
              <w:webHidden/>
            </w:rPr>
          </w:rPrChange>
        </w:rPr>
        <w:fldChar w:fldCharType="end"/>
      </w:r>
      <w:r w:rsidRPr="00B525C1">
        <w:rPr>
          <w:rFonts w:ascii="Times New Roman" w:hAnsi="Times New Roman" w:cs="Times New Roman"/>
          <w:noProof/>
          <w:sz w:val="24"/>
          <w:szCs w:val="24"/>
          <w:rPrChange w:id="478" w:author="Made Wardana" w:date="2020-06-11T21:34:00Z">
            <w:rPr>
              <w:noProof/>
            </w:rPr>
          </w:rPrChange>
        </w:rPr>
        <w:fldChar w:fldCharType="end"/>
      </w:r>
    </w:p>
    <w:p w14:paraId="5F2FB18B" w14:textId="6EC83E7E"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479"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480" w:author="Made Wardana" w:date="2020-06-11T21:34:00Z">
            <w:rPr>
              <w:noProof/>
            </w:rPr>
          </w:rPrChange>
        </w:rPr>
        <w:fldChar w:fldCharType="begin"/>
      </w:r>
      <w:r w:rsidRPr="00B525C1">
        <w:rPr>
          <w:rFonts w:ascii="Times New Roman" w:hAnsi="Times New Roman" w:cs="Times New Roman"/>
          <w:noProof/>
          <w:sz w:val="24"/>
          <w:szCs w:val="24"/>
          <w:rPrChange w:id="481" w:author="Made Wardana" w:date="2020-06-11T21:34:00Z">
            <w:rPr>
              <w:noProof/>
            </w:rPr>
          </w:rPrChange>
        </w:rPr>
        <w:instrText xml:space="preserve"> HYPERLINK \l "_Toc41326096" </w:instrText>
      </w:r>
      <w:ins w:id="482" w:author="Made Wardana" w:date="2020-06-11T21:33:00Z">
        <w:r w:rsidR="009C6405" w:rsidRPr="00B525C1">
          <w:rPr>
            <w:rFonts w:ascii="Times New Roman" w:hAnsi="Times New Roman" w:cs="Times New Roman"/>
            <w:noProof/>
            <w:sz w:val="24"/>
            <w:szCs w:val="24"/>
            <w:rPrChange w:id="483" w:author="Made Wardana" w:date="2020-06-11T21:34:00Z">
              <w:rPr>
                <w:noProof/>
              </w:rPr>
            </w:rPrChange>
          </w:rPr>
        </w:r>
      </w:ins>
      <w:r w:rsidRPr="00B525C1">
        <w:rPr>
          <w:rFonts w:ascii="Times New Roman" w:hAnsi="Times New Roman" w:cs="Times New Roman"/>
          <w:noProof/>
          <w:sz w:val="24"/>
          <w:szCs w:val="24"/>
          <w:rPrChange w:id="484"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485" w:author="Made Wardana" w:date="2020-06-11T21:34:00Z">
            <w:rPr>
              <w:rStyle w:val="Hyperlink"/>
              <w:noProof/>
            </w:rPr>
          </w:rPrChange>
        </w:rPr>
        <w:t>Tabel 4.10 Data Komunitas Lokal</w:t>
      </w:r>
      <w:r w:rsidR="00C204FF" w:rsidRPr="00B525C1">
        <w:rPr>
          <w:rFonts w:ascii="Times New Roman" w:hAnsi="Times New Roman" w:cs="Times New Roman"/>
          <w:noProof/>
          <w:webHidden/>
          <w:sz w:val="24"/>
          <w:szCs w:val="24"/>
          <w:rPrChange w:id="486" w:author="Made Wardana" w:date="2020-06-11T21:34:00Z">
            <w:rPr>
              <w:noProof/>
              <w:webHidden/>
            </w:rPr>
          </w:rPrChange>
        </w:rPr>
        <w:tab/>
      </w:r>
      <w:r w:rsidR="00C204FF" w:rsidRPr="00B525C1">
        <w:rPr>
          <w:rFonts w:ascii="Times New Roman" w:hAnsi="Times New Roman" w:cs="Times New Roman"/>
          <w:noProof/>
          <w:webHidden/>
          <w:sz w:val="24"/>
          <w:szCs w:val="24"/>
          <w:rPrChange w:id="487"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488" w:author="Made Wardana" w:date="2020-06-11T21:34:00Z">
            <w:rPr>
              <w:noProof/>
              <w:webHidden/>
            </w:rPr>
          </w:rPrChange>
        </w:rPr>
        <w:instrText xml:space="preserve"> PAGEREF _Toc41326096 \h </w:instrText>
      </w:r>
      <w:r w:rsidR="00C204FF" w:rsidRPr="00B525C1">
        <w:rPr>
          <w:rFonts w:ascii="Times New Roman" w:hAnsi="Times New Roman" w:cs="Times New Roman"/>
          <w:noProof/>
          <w:webHidden/>
          <w:sz w:val="24"/>
          <w:szCs w:val="24"/>
          <w:rPrChange w:id="489" w:author="Made Wardana" w:date="2020-06-11T21:34:00Z">
            <w:rPr>
              <w:noProof/>
              <w:webHidden/>
            </w:rPr>
          </w:rPrChange>
        </w:rPr>
      </w:r>
      <w:r w:rsidR="00C204FF" w:rsidRPr="00B525C1">
        <w:rPr>
          <w:rFonts w:ascii="Times New Roman" w:hAnsi="Times New Roman" w:cs="Times New Roman"/>
          <w:noProof/>
          <w:webHidden/>
          <w:sz w:val="24"/>
          <w:szCs w:val="24"/>
          <w:rPrChange w:id="490" w:author="Made Wardana" w:date="2020-06-11T21:34:00Z">
            <w:rPr>
              <w:noProof/>
              <w:webHidden/>
            </w:rPr>
          </w:rPrChange>
        </w:rPr>
        <w:fldChar w:fldCharType="separate"/>
      </w:r>
      <w:ins w:id="491" w:author="Made Wardana" w:date="2020-06-11T21:33:00Z">
        <w:r w:rsidR="009C6405" w:rsidRPr="00B525C1">
          <w:rPr>
            <w:rFonts w:ascii="Times New Roman" w:hAnsi="Times New Roman" w:cs="Times New Roman"/>
            <w:noProof/>
            <w:webHidden/>
            <w:sz w:val="24"/>
            <w:szCs w:val="24"/>
            <w:rPrChange w:id="492" w:author="Made Wardana" w:date="2020-06-11T21:34:00Z">
              <w:rPr>
                <w:noProof/>
                <w:webHidden/>
              </w:rPr>
            </w:rPrChange>
          </w:rPr>
          <w:t>58</w:t>
        </w:r>
      </w:ins>
      <w:del w:id="493" w:author="Made Wardana" w:date="2020-06-11T21:33:00Z">
        <w:r w:rsidR="00C204FF" w:rsidRPr="00B525C1" w:rsidDel="009C6405">
          <w:rPr>
            <w:rFonts w:ascii="Times New Roman" w:hAnsi="Times New Roman" w:cs="Times New Roman"/>
            <w:noProof/>
            <w:webHidden/>
            <w:sz w:val="24"/>
            <w:szCs w:val="24"/>
            <w:rPrChange w:id="494" w:author="Made Wardana" w:date="2020-06-11T21:34:00Z">
              <w:rPr>
                <w:noProof/>
                <w:webHidden/>
              </w:rPr>
            </w:rPrChange>
          </w:rPr>
          <w:delText>119</w:delText>
        </w:r>
      </w:del>
      <w:r w:rsidR="00C204FF" w:rsidRPr="00B525C1">
        <w:rPr>
          <w:rFonts w:ascii="Times New Roman" w:hAnsi="Times New Roman" w:cs="Times New Roman"/>
          <w:noProof/>
          <w:webHidden/>
          <w:sz w:val="24"/>
          <w:szCs w:val="24"/>
          <w:rPrChange w:id="495" w:author="Made Wardana" w:date="2020-06-11T21:34:00Z">
            <w:rPr>
              <w:noProof/>
              <w:webHidden/>
            </w:rPr>
          </w:rPrChange>
        </w:rPr>
        <w:fldChar w:fldCharType="end"/>
      </w:r>
      <w:r w:rsidRPr="00B525C1">
        <w:rPr>
          <w:rFonts w:ascii="Times New Roman" w:hAnsi="Times New Roman" w:cs="Times New Roman"/>
          <w:noProof/>
          <w:sz w:val="24"/>
          <w:szCs w:val="24"/>
          <w:rPrChange w:id="496" w:author="Made Wardana" w:date="2020-06-11T21:34:00Z">
            <w:rPr>
              <w:noProof/>
            </w:rPr>
          </w:rPrChange>
        </w:rPr>
        <w:fldChar w:fldCharType="end"/>
      </w:r>
    </w:p>
    <w:p w14:paraId="43BB0946" w14:textId="42F82155"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497"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498" w:author="Made Wardana" w:date="2020-06-11T21:34:00Z">
            <w:rPr>
              <w:noProof/>
            </w:rPr>
          </w:rPrChange>
        </w:rPr>
        <w:fldChar w:fldCharType="begin"/>
      </w:r>
      <w:r w:rsidRPr="00B525C1">
        <w:rPr>
          <w:rFonts w:ascii="Times New Roman" w:hAnsi="Times New Roman" w:cs="Times New Roman"/>
          <w:noProof/>
          <w:sz w:val="24"/>
          <w:szCs w:val="24"/>
          <w:rPrChange w:id="499" w:author="Made Wardana" w:date="2020-06-11T21:34:00Z">
            <w:rPr>
              <w:noProof/>
            </w:rPr>
          </w:rPrChange>
        </w:rPr>
        <w:instrText xml:space="preserve"> HYPERLINK \l "_Toc41326097" </w:instrText>
      </w:r>
      <w:ins w:id="500" w:author="Made Wardana" w:date="2020-06-11T21:33:00Z">
        <w:r w:rsidR="009C6405" w:rsidRPr="00B525C1">
          <w:rPr>
            <w:rFonts w:ascii="Times New Roman" w:hAnsi="Times New Roman" w:cs="Times New Roman"/>
            <w:noProof/>
            <w:sz w:val="24"/>
            <w:szCs w:val="24"/>
            <w:rPrChange w:id="501" w:author="Made Wardana" w:date="2020-06-11T21:34:00Z">
              <w:rPr>
                <w:noProof/>
              </w:rPr>
            </w:rPrChange>
          </w:rPr>
        </w:r>
      </w:ins>
      <w:r w:rsidRPr="00B525C1">
        <w:rPr>
          <w:rFonts w:ascii="Times New Roman" w:hAnsi="Times New Roman" w:cs="Times New Roman"/>
          <w:noProof/>
          <w:sz w:val="24"/>
          <w:szCs w:val="24"/>
          <w:rPrChange w:id="502"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503" w:author="Made Wardana" w:date="2020-06-11T21:34:00Z">
            <w:rPr>
              <w:rStyle w:val="Hyperlink"/>
              <w:noProof/>
            </w:rPr>
          </w:rPrChange>
        </w:rPr>
        <w:t>Tabel 4.11 Frekuensi Pertanyaan Browsing</w:t>
      </w:r>
      <w:r w:rsidR="00C204FF" w:rsidRPr="00B525C1">
        <w:rPr>
          <w:rFonts w:ascii="Times New Roman" w:hAnsi="Times New Roman" w:cs="Times New Roman"/>
          <w:noProof/>
          <w:webHidden/>
          <w:sz w:val="24"/>
          <w:szCs w:val="24"/>
          <w:rPrChange w:id="504" w:author="Made Wardana" w:date="2020-06-11T21:34:00Z">
            <w:rPr>
              <w:noProof/>
              <w:webHidden/>
            </w:rPr>
          </w:rPrChange>
        </w:rPr>
        <w:tab/>
      </w:r>
      <w:r w:rsidR="00C204FF" w:rsidRPr="00B525C1">
        <w:rPr>
          <w:rFonts w:ascii="Times New Roman" w:hAnsi="Times New Roman" w:cs="Times New Roman"/>
          <w:noProof/>
          <w:webHidden/>
          <w:sz w:val="24"/>
          <w:szCs w:val="24"/>
          <w:rPrChange w:id="505"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506" w:author="Made Wardana" w:date="2020-06-11T21:34:00Z">
            <w:rPr>
              <w:noProof/>
              <w:webHidden/>
            </w:rPr>
          </w:rPrChange>
        </w:rPr>
        <w:instrText xml:space="preserve"> PAGEREF _Toc41326097 \h </w:instrText>
      </w:r>
      <w:r w:rsidR="00C204FF" w:rsidRPr="00B525C1">
        <w:rPr>
          <w:rFonts w:ascii="Times New Roman" w:hAnsi="Times New Roman" w:cs="Times New Roman"/>
          <w:noProof/>
          <w:webHidden/>
          <w:sz w:val="24"/>
          <w:szCs w:val="24"/>
          <w:rPrChange w:id="507" w:author="Made Wardana" w:date="2020-06-11T21:34:00Z">
            <w:rPr>
              <w:noProof/>
              <w:webHidden/>
            </w:rPr>
          </w:rPrChange>
        </w:rPr>
      </w:r>
      <w:r w:rsidR="00C204FF" w:rsidRPr="00B525C1">
        <w:rPr>
          <w:rFonts w:ascii="Times New Roman" w:hAnsi="Times New Roman" w:cs="Times New Roman"/>
          <w:noProof/>
          <w:webHidden/>
          <w:sz w:val="24"/>
          <w:szCs w:val="24"/>
          <w:rPrChange w:id="508" w:author="Made Wardana" w:date="2020-06-11T21:34:00Z">
            <w:rPr>
              <w:noProof/>
              <w:webHidden/>
            </w:rPr>
          </w:rPrChange>
        </w:rPr>
        <w:fldChar w:fldCharType="separate"/>
      </w:r>
      <w:ins w:id="509" w:author="Made Wardana" w:date="2020-06-11T21:33:00Z">
        <w:r w:rsidR="009C6405" w:rsidRPr="00B525C1">
          <w:rPr>
            <w:rFonts w:ascii="Times New Roman" w:hAnsi="Times New Roman" w:cs="Times New Roman"/>
            <w:noProof/>
            <w:webHidden/>
            <w:sz w:val="24"/>
            <w:szCs w:val="24"/>
            <w:rPrChange w:id="510" w:author="Made Wardana" w:date="2020-06-11T21:34:00Z">
              <w:rPr>
                <w:noProof/>
                <w:webHidden/>
              </w:rPr>
            </w:rPrChange>
          </w:rPr>
          <w:t>60</w:t>
        </w:r>
      </w:ins>
      <w:del w:id="511" w:author="Made Wardana" w:date="2020-06-11T21:33:00Z">
        <w:r w:rsidR="00C204FF" w:rsidRPr="00B525C1" w:rsidDel="009C6405">
          <w:rPr>
            <w:rFonts w:ascii="Times New Roman" w:hAnsi="Times New Roman" w:cs="Times New Roman"/>
            <w:noProof/>
            <w:webHidden/>
            <w:sz w:val="24"/>
            <w:szCs w:val="24"/>
            <w:rPrChange w:id="512" w:author="Made Wardana" w:date="2020-06-11T21:34:00Z">
              <w:rPr>
                <w:noProof/>
                <w:webHidden/>
              </w:rPr>
            </w:rPrChange>
          </w:rPr>
          <w:delText>121</w:delText>
        </w:r>
      </w:del>
      <w:r w:rsidR="00C204FF" w:rsidRPr="00B525C1">
        <w:rPr>
          <w:rFonts w:ascii="Times New Roman" w:hAnsi="Times New Roman" w:cs="Times New Roman"/>
          <w:noProof/>
          <w:webHidden/>
          <w:sz w:val="24"/>
          <w:szCs w:val="24"/>
          <w:rPrChange w:id="513" w:author="Made Wardana" w:date="2020-06-11T21:34:00Z">
            <w:rPr>
              <w:noProof/>
              <w:webHidden/>
            </w:rPr>
          </w:rPrChange>
        </w:rPr>
        <w:fldChar w:fldCharType="end"/>
      </w:r>
      <w:r w:rsidRPr="00B525C1">
        <w:rPr>
          <w:rFonts w:ascii="Times New Roman" w:hAnsi="Times New Roman" w:cs="Times New Roman"/>
          <w:noProof/>
          <w:sz w:val="24"/>
          <w:szCs w:val="24"/>
          <w:rPrChange w:id="514" w:author="Made Wardana" w:date="2020-06-11T21:34:00Z">
            <w:rPr>
              <w:noProof/>
            </w:rPr>
          </w:rPrChange>
        </w:rPr>
        <w:fldChar w:fldCharType="end"/>
      </w:r>
    </w:p>
    <w:p w14:paraId="795F8BDB" w14:textId="20ED0DCA"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515"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516" w:author="Made Wardana" w:date="2020-06-11T21:34:00Z">
            <w:rPr>
              <w:noProof/>
            </w:rPr>
          </w:rPrChange>
        </w:rPr>
        <w:fldChar w:fldCharType="begin"/>
      </w:r>
      <w:r w:rsidRPr="00B525C1">
        <w:rPr>
          <w:rFonts w:ascii="Times New Roman" w:hAnsi="Times New Roman" w:cs="Times New Roman"/>
          <w:noProof/>
          <w:sz w:val="24"/>
          <w:szCs w:val="24"/>
          <w:rPrChange w:id="517" w:author="Made Wardana" w:date="2020-06-11T21:34:00Z">
            <w:rPr>
              <w:noProof/>
            </w:rPr>
          </w:rPrChange>
        </w:rPr>
        <w:instrText xml:space="preserve"> HYPERLINK \l "_Toc41326098" </w:instrText>
      </w:r>
      <w:ins w:id="518" w:author="Made Wardana" w:date="2020-06-11T21:33:00Z">
        <w:r w:rsidR="009C6405" w:rsidRPr="00B525C1">
          <w:rPr>
            <w:rFonts w:ascii="Times New Roman" w:hAnsi="Times New Roman" w:cs="Times New Roman"/>
            <w:noProof/>
            <w:sz w:val="24"/>
            <w:szCs w:val="24"/>
            <w:rPrChange w:id="519" w:author="Made Wardana" w:date="2020-06-11T21:34:00Z">
              <w:rPr>
                <w:noProof/>
              </w:rPr>
            </w:rPrChange>
          </w:rPr>
        </w:r>
      </w:ins>
      <w:r w:rsidRPr="00B525C1">
        <w:rPr>
          <w:rFonts w:ascii="Times New Roman" w:hAnsi="Times New Roman" w:cs="Times New Roman"/>
          <w:noProof/>
          <w:sz w:val="24"/>
          <w:szCs w:val="24"/>
          <w:rPrChange w:id="520"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521" w:author="Made Wardana" w:date="2020-06-11T21:34:00Z">
            <w:rPr>
              <w:rStyle w:val="Hyperlink"/>
              <w:noProof/>
            </w:rPr>
          </w:rPrChange>
        </w:rPr>
        <w:t>Tabel 4.12 Frekuensi Pertanyaan Searching</w:t>
      </w:r>
      <w:r w:rsidR="00C204FF" w:rsidRPr="00B525C1">
        <w:rPr>
          <w:rFonts w:ascii="Times New Roman" w:hAnsi="Times New Roman" w:cs="Times New Roman"/>
          <w:noProof/>
          <w:webHidden/>
          <w:sz w:val="24"/>
          <w:szCs w:val="24"/>
          <w:rPrChange w:id="522" w:author="Made Wardana" w:date="2020-06-11T21:34:00Z">
            <w:rPr>
              <w:noProof/>
              <w:webHidden/>
            </w:rPr>
          </w:rPrChange>
        </w:rPr>
        <w:tab/>
      </w:r>
      <w:r w:rsidR="00C204FF" w:rsidRPr="00B525C1">
        <w:rPr>
          <w:rFonts w:ascii="Times New Roman" w:hAnsi="Times New Roman" w:cs="Times New Roman"/>
          <w:noProof/>
          <w:webHidden/>
          <w:sz w:val="24"/>
          <w:szCs w:val="24"/>
          <w:rPrChange w:id="523"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524" w:author="Made Wardana" w:date="2020-06-11T21:34:00Z">
            <w:rPr>
              <w:noProof/>
              <w:webHidden/>
            </w:rPr>
          </w:rPrChange>
        </w:rPr>
        <w:instrText xml:space="preserve"> PAGEREF _Toc41326098 \h </w:instrText>
      </w:r>
      <w:r w:rsidR="00C204FF" w:rsidRPr="00B525C1">
        <w:rPr>
          <w:rFonts w:ascii="Times New Roman" w:hAnsi="Times New Roman" w:cs="Times New Roman"/>
          <w:noProof/>
          <w:webHidden/>
          <w:sz w:val="24"/>
          <w:szCs w:val="24"/>
          <w:rPrChange w:id="525" w:author="Made Wardana" w:date="2020-06-11T21:34:00Z">
            <w:rPr>
              <w:noProof/>
              <w:webHidden/>
            </w:rPr>
          </w:rPrChange>
        </w:rPr>
      </w:r>
      <w:r w:rsidR="00C204FF" w:rsidRPr="00B525C1">
        <w:rPr>
          <w:rFonts w:ascii="Times New Roman" w:hAnsi="Times New Roman" w:cs="Times New Roman"/>
          <w:noProof/>
          <w:webHidden/>
          <w:sz w:val="24"/>
          <w:szCs w:val="24"/>
          <w:rPrChange w:id="526" w:author="Made Wardana" w:date="2020-06-11T21:34:00Z">
            <w:rPr>
              <w:noProof/>
              <w:webHidden/>
            </w:rPr>
          </w:rPrChange>
        </w:rPr>
        <w:fldChar w:fldCharType="separate"/>
      </w:r>
      <w:ins w:id="527" w:author="Made Wardana" w:date="2020-06-11T21:33:00Z">
        <w:r w:rsidR="009C6405" w:rsidRPr="00B525C1">
          <w:rPr>
            <w:rFonts w:ascii="Times New Roman" w:hAnsi="Times New Roman" w:cs="Times New Roman"/>
            <w:noProof/>
            <w:webHidden/>
            <w:sz w:val="24"/>
            <w:szCs w:val="24"/>
            <w:rPrChange w:id="528" w:author="Made Wardana" w:date="2020-06-11T21:34:00Z">
              <w:rPr>
                <w:noProof/>
                <w:webHidden/>
              </w:rPr>
            </w:rPrChange>
          </w:rPr>
          <w:t>62</w:t>
        </w:r>
      </w:ins>
      <w:del w:id="529" w:author="Made Wardana" w:date="2020-06-11T21:33:00Z">
        <w:r w:rsidR="00C204FF" w:rsidRPr="00B525C1" w:rsidDel="009C6405">
          <w:rPr>
            <w:rFonts w:ascii="Times New Roman" w:hAnsi="Times New Roman" w:cs="Times New Roman"/>
            <w:noProof/>
            <w:webHidden/>
            <w:sz w:val="24"/>
            <w:szCs w:val="24"/>
            <w:rPrChange w:id="530" w:author="Made Wardana" w:date="2020-06-11T21:34:00Z">
              <w:rPr>
                <w:noProof/>
                <w:webHidden/>
              </w:rPr>
            </w:rPrChange>
          </w:rPr>
          <w:delText>123</w:delText>
        </w:r>
      </w:del>
      <w:r w:rsidR="00C204FF" w:rsidRPr="00B525C1">
        <w:rPr>
          <w:rFonts w:ascii="Times New Roman" w:hAnsi="Times New Roman" w:cs="Times New Roman"/>
          <w:noProof/>
          <w:webHidden/>
          <w:sz w:val="24"/>
          <w:szCs w:val="24"/>
          <w:rPrChange w:id="531" w:author="Made Wardana" w:date="2020-06-11T21:34:00Z">
            <w:rPr>
              <w:noProof/>
              <w:webHidden/>
            </w:rPr>
          </w:rPrChange>
        </w:rPr>
        <w:fldChar w:fldCharType="end"/>
      </w:r>
      <w:r w:rsidRPr="00B525C1">
        <w:rPr>
          <w:rFonts w:ascii="Times New Roman" w:hAnsi="Times New Roman" w:cs="Times New Roman"/>
          <w:noProof/>
          <w:sz w:val="24"/>
          <w:szCs w:val="24"/>
          <w:rPrChange w:id="532" w:author="Made Wardana" w:date="2020-06-11T21:34:00Z">
            <w:rPr>
              <w:noProof/>
            </w:rPr>
          </w:rPrChange>
        </w:rPr>
        <w:fldChar w:fldCharType="end"/>
      </w:r>
    </w:p>
    <w:p w14:paraId="6185510F" w14:textId="6CEFD875"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533"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534" w:author="Made Wardana" w:date="2020-06-11T21:34:00Z">
            <w:rPr>
              <w:noProof/>
            </w:rPr>
          </w:rPrChange>
        </w:rPr>
        <w:fldChar w:fldCharType="begin"/>
      </w:r>
      <w:r w:rsidRPr="00B525C1">
        <w:rPr>
          <w:rFonts w:ascii="Times New Roman" w:hAnsi="Times New Roman" w:cs="Times New Roman"/>
          <w:noProof/>
          <w:sz w:val="24"/>
          <w:szCs w:val="24"/>
          <w:rPrChange w:id="535" w:author="Made Wardana" w:date="2020-06-11T21:34:00Z">
            <w:rPr>
              <w:noProof/>
            </w:rPr>
          </w:rPrChange>
        </w:rPr>
        <w:instrText xml:space="preserve"> HYPERLINK \l "_Toc41326099" </w:instrText>
      </w:r>
      <w:ins w:id="536" w:author="Made Wardana" w:date="2020-06-11T21:33:00Z">
        <w:r w:rsidR="009C6405" w:rsidRPr="00B525C1">
          <w:rPr>
            <w:rFonts w:ascii="Times New Roman" w:hAnsi="Times New Roman" w:cs="Times New Roman"/>
            <w:noProof/>
            <w:sz w:val="24"/>
            <w:szCs w:val="24"/>
            <w:rPrChange w:id="537" w:author="Made Wardana" w:date="2020-06-11T21:34:00Z">
              <w:rPr>
                <w:noProof/>
              </w:rPr>
            </w:rPrChange>
          </w:rPr>
        </w:r>
      </w:ins>
      <w:r w:rsidRPr="00B525C1">
        <w:rPr>
          <w:rFonts w:ascii="Times New Roman" w:hAnsi="Times New Roman" w:cs="Times New Roman"/>
          <w:noProof/>
          <w:sz w:val="24"/>
          <w:szCs w:val="24"/>
          <w:rPrChange w:id="538"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539" w:author="Made Wardana" w:date="2020-06-11T21:34:00Z">
            <w:rPr>
              <w:rStyle w:val="Hyperlink"/>
              <w:noProof/>
            </w:rPr>
          </w:rPrChange>
        </w:rPr>
        <w:t>Tabel 4.13 Nilai Rata-Rata Fasilitas Browsing dan Fasilitas Searching</w:t>
      </w:r>
      <w:r w:rsidR="00C204FF" w:rsidRPr="00B525C1">
        <w:rPr>
          <w:rFonts w:ascii="Times New Roman" w:hAnsi="Times New Roman" w:cs="Times New Roman"/>
          <w:noProof/>
          <w:webHidden/>
          <w:sz w:val="24"/>
          <w:szCs w:val="24"/>
          <w:rPrChange w:id="540" w:author="Made Wardana" w:date="2020-06-11T21:34:00Z">
            <w:rPr>
              <w:noProof/>
              <w:webHidden/>
            </w:rPr>
          </w:rPrChange>
        </w:rPr>
        <w:tab/>
      </w:r>
      <w:r w:rsidR="00C204FF" w:rsidRPr="00B525C1">
        <w:rPr>
          <w:rFonts w:ascii="Times New Roman" w:hAnsi="Times New Roman" w:cs="Times New Roman"/>
          <w:noProof/>
          <w:webHidden/>
          <w:sz w:val="24"/>
          <w:szCs w:val="24"/>
          <w:rPrChange w:id="541"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542" w:author="Made Wardana" w:date="2020-06-11T21:34:00Z">
            <w:rPr>
              <w:noProof/>
              <w:webHidden/>
            </w:rPr>
          </w:rPrChange>
        </w:rPr>
        <w:instrText xml:space="preserve"> PAGEREF _Toc41326099 \h </w:instrText>
      </w:r>
      <w:r w:rsidR="00C204FF" w:rsidRPr="00B525C1">
        <w:rPr>
          <w:rFonts w:ascii="Times New Roman" w:hAnsi="Times New Roman" w:cs="Times New Roman"/>
          <w:noProof/>
          <w:webHidden/>
          <w:sz w:val="24"/>
          <w:szCs w:val="24"/>
          <w:rPrChange w:id="543" w:author="Made Wardana" w:date="2020-06-11T21:34:00Z">
            <w:rPr>
              <w:noProof/>
              <w:webHidden/>
            </w:rPr>
          </w:rPrChange>
        </w:rPr>
      </w:r>
      <w:r w:rsidR="00C204FF" w:rsidRPr="00B525C1">
        <w:rPr>
          <w:rFonts w:ascii="Times New Roman" w:hAnsi="Times New Roman" w:cs="Times New Roman"/>
          <w:noProof/>
          <w:webHidden/>
          <w:sz w:val="24"/>
          <w:szCs w:val="24"/>
          <w:rPrChange w:id="544" w:author="Made Wardana" w:date="2020-06-11T21:34:00Z">
            <w:rPr>
              <w:noProof/>
              <w:webHidden/>
            </w:rPr>
          </w:rPrChange>
        </w:rPr>
        <w:fldChar w:fldCharType="separate"/>
      </w:r>
      <w:ins w:id="545" w:author="Made Wardana" w:date="2020-06-11T21:33:00Z">
        <w:r w:rsidR="009C6405" w:rsidRPr="00B525C1">
          <w:rPr>
            <w:rFonts w:ascii="Times New Roman" w:hAnsi="Times New Roman" w:cs="Times New Roman"/>
            <w:noProof/>
            <w:webHidden/>
            <w:sz w:val="24"/>
            <w:szCs w:val="24"/>
            <w:rPrChange w:id="546" w:author="Made Wardana" w:date="2020-06-11T21:34:00Z">
              <w:rPr>
                <w:noProof/>
                <w:webHidden/>
              </w:rPr>
            </w:rPrChange>
          </w:rPr>
          <w:t>64</w:t>
        </w:r>
      </w:ins>
      <w:del w:id="547" w:author="Made Wardana" w:date="2020-06-11T21:33:00Z">
        <w:r w:rsidR="00C204FF" w:rsidRPr="00B525C1" w:rsidDel="009C6405">
          <w:rPr>
            <w:rFonts w:ascii="Times New Roman" w:hAnsi="Times New Roman" w:cs="Times New Roman"/>
            <w:noProof/>
            <w:webHidden/>
            <w:sz w:val="24"/>
            <w:szCs w:val="24"/>
            <w:rPrChange w:id="548" w:author="Made Wardana" w:date="2020-06-11T21:34:00Z">
              <w:rPr>
                <w:noProof/>
                <w:webHidden/>
              </w:rPr>
            </w:rPrChange>
          </w:rPr>
          <w:delText>125</w:delText>
        </w:r>
      </w:del>
      <w:r w:rsidR="00C204FF" w:rsidRPr="00B525C1">
        <w:rPr>
          <w:rFonts w:ascii="Times New Roman" w:hAnsi="Times New Roman" w:cs="Times New Roman"/>
          <w:noProof/>
          <w:webHidden/>
          <w:sz w:val="24"/>
          <w:szCs w:val="24"/>
          <w:rPrChange w:id="549" w:author="Made Wardana" w:date="2020-06-11T21:34:00Z">
            <w:rPr>
              <w:noProof/>
              <w:webHidden/>
            </w:rPr>
          </w:rPrChange>
        </w:rPr>
        <w:fldChar w:fldCharType="end"/>
      </w:r>
      <w:r w:rsidRPr="00B525C1">
        <w:rPr>
          <w:rFonts w:ascii="Times New Roman" w:hAnsi="Times New Roman" w:cs="Times New Roman"/>
          <w:noProof/>
          <w:sz w:val="24"/>
          <w:szCs w:val="24"/>
          <w:rPrChange w:id="550" w:author="Made Wardana" w:date="2020-06-11T21:34:00Z">
            <w:rPr>
              <w:noProof/>
            </w:rPr>
          </w:rPrChange>
        </w:rPr>
        <w:fldChar w:fldCharType="end"/>
      </w:r>
    </w:p>
    <w:p w14:paraId="52839A12" w14:textId="3FFB944B"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551"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552" w:author="Made Wardana" w:date="2020-06-11T21:34:00Z">
            <w:rPr>
              <w:noProof/>
            </w:rPr>
          </w:rPrChange>
        </w:rPr>
        <w:fldChar w:fldCharType="begin"/>
      </w:r>
      <w:r w:rsidRPr="00B525C1">
        <w:rPr>
          <w:rFonts w:ascii="Times New Roman" w:hAnsi="Times New Roman" w:cs="Times New Roman"/>
          <w:noProof/>
          <w:sz w:val="24"/>
          <w:szCs w:val="24"/>
          <w:rPrChange w:id="553" w:author="Made Wardana" w:date="2020-06-11T21:34:00Z">
            <w:rPr>
              <w:noProof/>
            </w:rPr>
          </w:rPrChange>
        </w:rPr>
        <w:instrText xml:space="preserve"> HYPERLINK \l "_Toc41326100" </w:instrText>
      </w:r>
      <w:ins w:id="554" w:author="Made Wardana" w:date="2020-06-11T21:33:00Z">
        <w:r w:rsidR="009C6405" w:rsidRPr="00B525C1">
          <w:rPr>
            <w:rFonts w:ascii="Times New Roman" w:hAnsi="Times New Roman" w:cs="Times New Roman"/>
            <w:noProof/>
            <w:sz w:val="24"/>
            <w:szCs w:val="24"/>
            <w:rPrChange w:id="555" w:author="Made Wardana" w:date="2020-06-11T21:34:00Z">
              <w:rPr>
                <w:noProof/>
              </w:rPr>
            </w:rPrChange>
          </w:rPr>
        </w:r>
      </w:ins>
      <w:r w:rsidRPr="00B525C1">
        <w:rPr>
          <w:rFonts w:ascii="Times New Roman" w:hAnsi="Times New Roman" w:cs="Times New Roman"/>
          <w:noProof/>
          <w:sz w:val="24"/>
          <w:szCs w:val="24"/>
          <w:rPrChange w:id="556"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557" w:author="Made Wardana" w:date="2020-06-11T21:34:00Z">
            <w:rPr>
              <w:rStyle w:val="Hyperlink"/>
              <w:noProof/>
            </w:rPr>
          </w:rPrChange>
        </w:rPr>
        <w:t>Tabel 4.14 Frekuensi Pertanyaan Perceived Usefulness</w:t>
      </w:r>
      <w:r w:rsidR="00C204FF" w:rsidRPr="00B525C1">
        <w:rPr>
          <w:rFonts w:ascii="Times New Roman" w:hAnsi="Times New Roman" w:cs="Times New Roman"/>
          <w:noProof/>
          <w:webHidden/>
          <w:sz w:val="24"/>
          <w:szCs w:val="24"/>
          <w:rPrChange w:id="558" w:author="Made Wardana" w:date="2020-06-11T21:34:00Z">
            <w:rPr>
              <w:noProof/>
              <w:webHidden/>
            </w:rPr>
          </w:rPrChange>
        </w:rPr>
        <w:tab/>
      </w:r>
      <w:r w:rsidR="00C204FF" w:rsidRPr="00B525C1">
        <w:rPr>
          <w:rFonts w:ascii="Times New Roman" w:hAnsi="Times New Roman" w:cs="Times New Roman"/>
          <w:noProof/>
          <w:webHidden/>
          <w:sz w:val="24"/>
          <w:szCs w:val="24"/>
          <w:rPrChange w:id="559"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560" w:author="Made Wardana" w:date="2020-06-11T21:34:00Z">
            <w:rPr>
              <w:noProof/>
              <w:webHidden/>
            </w:rPr>
          </w:rPrChange>
        </w:rPr>
        <w:instrText xml:space="preserve"> PAGEREF _Toc41326100 \h </w:instrText>
      </w:r>
      <w:r w:rsidR="00C204FF" w:rsidRPr="00B525C1">
        <w:rPr>
          <w:rFonts w:ascii="Times New Roman" w:hAnsi="Times New Roman" w:cs="Times New Roman"/>
          <w:noProof/>
          <w:webHidden/>
          <w:sz w:val="24"/>
          <w:szCs w:val="24"/>
          <w:rPrChange w:id="561" w:author="Made Wardana" w:date="2020-06-11T21:34:00Z">
            <w:rPr>
              <w:noProof/>
              <w:webHidden/>
            </w:rPr>
          </w:rPrChange>
        </w:rPr>
      </w:r>
      <w:r w:rsidR="00C204FF" w:rsidRPr="00B525C1">
        <w:rPr>
          <w:rFonts w:ascii="Times New Roman" w:hAnsi="Times New Roman" w:cs="Times New Roman"/>
          <w:noProof/>
          <w:webHidden/>
          <w:sz w:val="24"/>
          <w:szCs w:val="24"/>
          <w:rPrChange w:id="562" w:author="Made Wardana" w:date="2020-06-11T21:34:00Z">
            <w:rPr>
              <w:noProof/>
              <w:webHidden/>
            </w:rPr>
          </w:rPrChange>
        </w:rPr>
        <w:fldChar w:fldCharType="separate"/>
      </w:r>
      <w:ins w:id="563" w:author="Made Wardana" w:date="2020-06-11T21:33:00Z">
        <w:r w:rsidR="009C6405" w:rsidRPr="00B525C1">
          <w:rPr>
            <w:rFonts w:ascii="Times New Roman" w:hAnsi="Times New Roman" w:cs="Times New Roman"/>
            <w:noProof/>
            <w:webHidden/>
            <w:sz w:val="24"/>
            <w:szCs w:val="24"/>
            <w:rPrChange w:id="564" w:author="Made Wardana" w:date="2020-06-11T21:34:00Z">
              <w:rPr>
                <w:noProof/>
                <w:webHidden/>
              </w:rPr>
            </w:rPrChange>
          </w:rPr>
          <w:t>65</w:t>
        </w:r>
      </w:ins>
      <w:del w:id="565" w:author="Made Wardana" w:date="2020-06-11T21:33:00Z">
        <w:r w:rsidR="00C204FF" w:rsidRPr="00B525C1" w:rsidDel="009C6405">
          <w:rPr>
            <w:rFonts w:ascii="Times New Roman" w:hAnsi="Times New Roman" w:cs="Times New Roman"/>
            <w:noProof/>
            <w:webHidden/>
            <w:sz w:val="24"/>
            <w:szCs w:val="24"/>
            <w:rPrChange w:id="566" w:author="Made Wardana" w:date="2020-06-11T21:34:00Z">
              <w:rPr>
                <w:noProof/>
                <w:webHidden/>
              </w:rPr>
            </w:rPrChange>
          </w:rPr>
          <w:delText>126</w:delText>
        </w:r>
      </w:del>
      <w:r w:rsidR="00C204FF" w:rsidRPr="00B525C1">
        <w:rPr>
          <w:rFonts w:ascii="Times New Roman" w:hAnsi="Times New Roman" w:cs="Times New Roman"/>
          <w:noProof/>
          <w:webHidden/>
          <w:sz w:val="24"/>
          <w:szCs w:val="24"/>
          <w:rPrChange w:id="567" w:author="Made Wardana" w:date="2020-06-11T21:34:00Z">
            <w:rPr>
              <w:noProof/>
              <w:webHidden/>
            </w:rPr>
          </w:rPrChange>
        </w:rPr>
        <w:fldChar w:fldCharType="end"/>
      </w:r>
      <w:r w:rsidRPr="00B525C1">
        <w:rPr>
          <w:rFonts w:ascii="Times New Roman" w:hAnsi="Times New Roman" w:cs="Times New Roman"/>
          <w:noProof/>
          <w:sz w:val="24"/>
          <w:szCs w:val="24"/>
          <w:rPrChange w:id="568" w:author="Made Wardana" w:date="2020-06-11T21:34:00Z">
            <w:rPr>
              <w:noProof/>
            </w:rPr>
          </w:rPrChange>
        </w:rPr>
        <w:fldChar w:fldCharType="end"/>
      </w:r>
    </w:p>
    <w:p w14:paraId="1DBA746A" w14:textId="68C3E6A8"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569"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570" w:author="Made Wardana" w:date="2020-06-11T21:34:00Z">
            <w:rPr>
              <w:noProof/>
            </w:rPr>
          </w:rPrChange>
        </w:rPr>
        <w:fldChar w:fldCharType="begin"/>
      </w:r>
      <w:r w:rsidRPr="00B525C1">
        <w:rPr>
          <w:rFonts w:ascii="Times New Roman" w:hAnsi="Times New Roman" w:cs="Times New Roman"/>
          <w:noProof/>
          <w:sz w:val="24"/>
          <w:szCs w:val="24"/>
          <w:rPrChange w:id="571" w:author="Made Wardana" w:date="2020-06-11T21:34:00Z">
            <w:rPr>
              <w:noProof/>
            </w:rPr>
          </w:rPrChange>
        </w:rPr>
        <w:instrText xml:space="preserve"> HYPERLINK \l "_Toc41326101" </w:instrText>
      </w:r>
      <w:ins w:id="572" w:author="Made Wardana" w:date="2020-06-11T21:33:00Z">
        <w:r w:rsidR="009C6405" w:rsidRPr="00B525C1">
          <w:rPr>
            <w:rFonts w:ascii="Times New Roman" w:hAnsi="Times New Roman" w:cs="Times New Roman"/>
            <w:noProof/>
            <w:sz w:val="24"/>
            <w:szCs w:val="24"/>
            <w:rPrChange w:id="573" w:author="Made Wardana" w:date="2020-06-11T21:34:00Z">
              <w:rPr>
                <w:noProof/>
              </w:rPr>
            </w:rPrChange>
          </w:rPr>
        </w:r>
      </w:ins>
      <w:r w:rsidRPr="00B525C1">
        <w:rPr>
          <w:rFonts w:ascii="Times New Roman" w:hAnsi="Times New Roman" w:cs="Times New Roman"/>
          <w:noProof/>
          <w:sz w:val="24"/>
          <w:szCs w:val="24"/>
          <w:rPrChange w:id="574"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575" w:author="Made Wardana" w:date="2020-06-11T21:34:00Z">
            <w:rPr>
              <w:rStyle w:val="Hyperlink"/>
              <w:noProof/>
            </w:rPr>
          </w:rPrChange>
        </w:rPr>
        <w:t>Tabel 4.15 Frekuensi Pertanyaan Perceived Ease of Use</w:t>
      </w:r>
      <w:r w:rsidR="00C204FF" w:rsidRPr="00B525C1">
        <w:rPr>
          <w:rFonts w:ascii="Times New Roman" w:hAnsi="Times New Roman" w:cs="Times New Roman"/>
          <w:noProof/>
          <w:webHidden/>
          <w:sz w:val="24"/>
          <w:szCs w:val="24"/>
          <w:rPrChange w:id="576" w:author="Made Wardana" w:date="2020-06-11T21:34:00Z">
            <w:rPr>
              <w:noProof/>
              <w:webHidden/>
            </w:rPr>
          </w:rPrChange>
        </w:rPr>
        <w:tab/>
      </w:r>
      <w:r w:rsidR="00C204FF" w:rsidRPr="00B525C1">
        <w:rPr>
          <w:rFonts w:ascii="Times New Roman" w:hAnsi="Times New Roman" w:cs="Times New Roman"/>
          <w:noProof/>
          <w:webHidden/>
          <w:sz w:val="24"/>
          <w:szCs w:val="24"/>
          <w:rPrChange w:id="577"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578" w:author="Made Wardana" w:date="2020-06-11T21:34:00Z">
            <w:rPr>
              <w:noProof/>
              <w:webHidden/>
            </w:rPr>
          </w:rPrChange>
        </w:rPr>
        <w:instrText xml:space="preserve"> PAGEREF _Toc41326101 \h </w:instrText>
      </w:r>
      <w:r w:rsidR="00C204FF" w:rsidRPr="00B525C1">
        <w:rPr>
          <w:rFonts w:ascii="Times New Roman" w:hAnsi="Times New Roman" w:cs="Times New Roman"/>
          <w:noProof/>
          <w:webHidden/>
          <w:sz w:val="24"/>
          <w:szCs w:val="24"/>
          <w:rPrChange w:id="579" w:author="Made Wardana" w:date="2020-06-11T21:34:00Z">
            <w:rPr>
              <w:noProof/>
              <w:webHidden/>
            </w:rPr>
          </w:rPrChange>
        </w:rPr>
      </w:r>
      <w:r w:rsidR="00C204FF" w:rsidRPr="00B525C1">
        <w:rPr>
          <w:rFonts w:ascii="Times New Roman" w:hAnsi="Times New Roman" w:cs="Times New Roman"/>
          <w:noProof/>
          <w:webHidden/>
          <w:sz w:val="24"/>
          <w:szCs w:val="24"/>
          <w:rPrChange w:id="580" w:author="Made Wardana" w:date="2020-06-11T21:34:00Z">
            <w:rPr>
              <w:noProof/>
              <w:webHidden/>
            </w:rPr>
          </w:rPrChange>
        </w:rPr>
        <w:fldChar w:fldCharType="separate"/>
      </w:r>
      <w:ins w:id="581" w:author="Made Wardana" w:date="2020-06-11T21:33:00Z">
        <w:r w:rsidR="009C6405" w:rsidRPr="00B525C1">
          <w:rPr>
            <w:rFonts w:ascii="Times New Roman" w:hAnsi="Times New Roman" w:cs="Times New Roman"/>
            <w:noProof/>
            <w:webHidden/>
            <w:sz w:val="24"/>
            <w:szCs w:val="24"/>
            <w:rPrChange w:id="582" w:author="Made Wardana" w:date="2020-06-11T21:34:00Z">
              <w:rPr>
                <w:noProof/>
                <w:webHidden/>
              </w:rPr>
            </w:rPrChange>
          </w:rPr>
          <w:t>69</w:t>
        </w:r>
      </w:ins>
      <w:del w:id="583" w:author="Made Wardana" w:date="2020-06-11T21:33:00Z">
        <w:r w:rsidR="00C204FF" w:rsidRPr="00B525C1" w:rsidDel="009C6405">
          <w:rPr>
            <w:rFonts w:ascii="Times New Roman" w:hAnsi="Times New Roman" w:cs="Times New Roman"/>
            <w:noProof/>
            <w:webHidden/>
            <w:sz w:val="24"/>
            <w:szCs w:val="24"/>
            <w:rPrChange w:id="584" w:author="Made Wardana" w:date="2020-06-11T21:34:00Z">
              <w:rPr>
                <w:noProof/>
                <w:webHidden/>
              </w:rPr>
            </w:rPrChange>
          </w:rPr>
          <w:delText>130</w:delText>
        </w:r>
      </w:del>
      <w:r w:rsidR="00C204FF" w:rsidRPr="00B525C1">
        <w:rPr>
          <w:rFonts w:ascii="Times New Roman" w:hAnsi="Times New Roman" w:cs="Times New Roman"/>
          <w:noProof/>
          <w:webHidden/>
          <w:sz w:val="24"/>
          <w:szCs w:val="24"/>
          <w:rPrChange w:id="585" w:author="Made Wardana" w:date="2020-06-11T21:34:00Z">
            <w:rPr>
              <w:noProof/>
              <w:webHidden/>
            </w:rPr>
          </w:rPrChange>
        </w:rPr>
        <w:fldChar w:fldCharType="end"/>
      </w:r>
      <w:r w:rsidRPr="00B525C1">
        <w:rPr>
          <w:rFonts w:ascii="Times New Roman" w:hAnsi="Times New Roman" w:cs="Times New Roman"/>
          <w:noProof/>
          <w:sz w:val="24"/>
          <w:szCs w:val="24"/>
          <w:rPrChange w:id="586" w:author="Made Wardana" w:date="2020-06-11T21:34:00Z">
            <w:rPr>
              <w:noProof/>
            </w:rPr>
          </w:rPrChange>
        </w:rPr>
        <w:fldChar w:fldCharType="end"/>
      </w:r>
    </w:p>
    <w:p w14:paraId="1510D21D" w14:textId="1CD5BA47"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587"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588" w:author="Made Wardana" w:date="2020-06-11T21:34:00Z">
            <w:rPr>
              <w:noProof/>
            </w:rPr>
          </w:rPrChange>
        </w:rPr>
        <w:fldChar w:fldCharType="begin"/>
      </w:r>
      <w:r w:rsidRPr="00B525C1">
        <w:rPr>
          <w:rFonts w:ascii="Times New Roman" w:hAnsi="Times New Roman" w:cs="Times New Roman"/>
          <w:noProof/>
          <w:sz w:val="24"/>
          <w:szCs w:val="24"/>
          <w:rPrChange w:id="589" w:author="Made Wardana" w:date="2020-06-11T21:34:00Z">
            <w:rPr>
              <w:noProof/>
            </w:rPr>
          </w:rPrChange>
        </w:rPr>
        <w:instrText xml:space="preserve"> HYPERLINK \l "_Toc41326102" </w:instrText>
      </w:r>
      <w:ins w:id="590" w:author="Made Wardana" w:date="2020-06-11T21:33:00Z">
        <w:r w:rsidR="009C6405" w:rsidRPr="00B525C1">
          <w:rPr>
            <w:rFonts w:ascii="Times New Roman" w:hAnsi="Times New Roman" w:cs="Times New Roman"/>
            <w:noProof/>
            <w:sz w:val="24"/>
            <w:szCs w:val="24"/>
            <w:rPrChange w:id="591" w:author="Made Wardana" w:date="2020-06-11T21:34:00Z">
              <w:rPr>
                <w:noProof/>
              </w:rPr>
            </w:rPrChange>
          </w:rPr>
        </w:r>
      </w:ins>
      <w:r w:rsidRPr="00B525C1">
        <w:rPr>
          <w:rFonts w:ascii="Times New Roman" w:hAnsi="Times New Roman" w:cs="Times New Roman"/>
          <w:noProof/>
          <w:sz w:val="24"/>
          <w:szCs w:val="24"/>
          <w:rPrChange w:id="592"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593" w:author="Made Wardana" w:date="2020-06-11T21:34:00Z">
            <w:rPr>
              <w:rStyle w:val="Hyperlink"/>
              <w:noProof/>
            </w:rPr>
          </w:rPrChange>
        </w:rPr>
        <w:t>Tabel 4.16 Nilai Rata-Rata Perceived Usefulness dan Perceived of Use</w:t>
      </w:r>
      <w:r w:rsidR="00C204FF" w:rsidRPr="00B525C1">
        <w:rPr>
          <w:rFonts w:ascii="Times New Roman" w:hAnsi="Times New Roman" w:cs="Times New Roman"/>
          <w:noProof/>
          <w:webHidden/>
          <w:sz w:val="24"/>
          <w:szCs w:val="24"/>
          <w:rPrChange w:id="594" w:author="Made Wardana" w:date="2020-06-11T21:34:00Z">
            <w:rPr>
              <w:noProof/>
              <w:webHidden/>
            </w:rPr>
          </w:rPrChange>
        </w:rPr>
        <w:tab/>
      </w:r>
      <w:r w:rsidR="00C204FF" w:rsidRPr="00B525C1">
        <w:rPr>
          <w:rFonts w:ascii="Times New Roman" w:hAnsi="Times New Roman" w:cs="Times New Roman"/>
          <w:noProof/>
          <w:webHidden/>
          <w:sz w:val="24"/>
          <w:szCs w:val="24"/>
          <w:rPrChange w:id="595"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596" w:author="Made Wardana" w:date="2020-06-11T21:34:00Z">
            <w:rPr>
              <w:noProof/>
              <w:webHidden/>
            </w:rPr>
          </w:rPrChange>
        </w:rPr>
        <w:instrText xml:space="preserve"> PAGEREF _Toc41326102 \h </w:instrText>
      </w:r>
      <w:r w:rsidR="00C204FF" w:rsidRPr="00B525C1">
        <w:rPr>
          <w:rFonts w:ascii="Times New Roman" w:hAnsi="Times New Roman" w:cs="Times New Roman"/>
          <w:noProof/>
          <w:webHidden/>
          <w:sz w:val="24"/>
          <w:szCs w:val="24"/>
          <w:rPrChange w:id="597" w:author="Made Wardana" w:date="2020-06-11T21:34:00Z">
            <w:rPr>
              <w:noProof/>
              <w:webHidden/>
            </w:rPr>
          </w:rPrChange>
        </w:rPr>
      </w:r>
      <w:r w:rsidR="00C204FF" w:rsidRPr="00B525C1">
        <w:rPr>
          <w:rFonts w:ascii="Times New Roman" w:hAnsi="Times New Roman" w:cs="Times New Roman"/>
          <w:noProof/>
          <w:webHidden/>
          <w:sz w:val="24"/>
          <w:szCs w:val="24"/>
          <w:rPrChange w:id="598" w:author="Made Wardana" w:date="2020-06-11T21:34:00Z">
            <w:rPr>
              <w:noProof/>
              <w:webHidden/>
            </w:rPr>
          </w:rPrChange>
        </w:rPr>
        <w:fldChar w:fldCharType="separate"/>
      </w:r>
      <w:ins w:id="599" w:author="Made Wardana" w:date="2020-06-11T21:33:00Z">
        <w:r w:rsidR="009C6405" w:rsidRPr="00B525C1">
          <w:rPr>
            <w:rFonts w:ascii="Times New Roman" w:hAnsi="Times New Roman" w:cs="Times New Roman"/>
            <w:noProof/>
            <w:webHidden/>
            <w:sz w:val="24"/>
            <w:szCs w:val="24"/>
            <w:rPrChange w:id="600" w:author="Made Wardana" w:date="2020-06-11T21:34:00Z">
              <w:rPr>
                <w:noProof/>
                <w:webHidden/>
              </w:rPr>
            </w:rPrChange>
          </w:rPr>
          <w:t>71</w:t>
        </w:r>
      </w:ins>
      <w:del w:id="601" w:author="Made Wardana" w:date="2020-06-11T21:33:00Z">
        <w:r w:rsidR="00C204FF" w:rsidRPr="00B525C1" w:rsidDel="009C6405">
          <w:rPr>
            <w:rFonts w:ascii="Times New Roman" w:hAnsi="Times New Roman" w:cs="Times New Roman"/>
            <w:noProof/>
            <w:webHidden/>
            <w:sz w:val="24"/>
            <w:szCs w:val="24"/>
            <w:rPrChange w:id="602" w:author="Made Wardana" w:date="2020-06-11T21:34:00Z">
              <w:rPr>
                <w:noProof/>
                <w:webHidden/>
              </w:rPr>
            </w:rPrChange>
          </w:rPr>
          <w:delText>132</w:delText>
        </w:r>
      </w:del>
      <w:r w:rsidR="00C204FF" w:rsidRPr="00B525C1">
        <w:rPr>
          <w:rFonts w:ascii="Times New Roman" w:hAnsi="Times New Roman" w:cs="Times New Roman"/>
          <w:noProof/>
          <w:webHidden/>
          <w:sz w:val="24"/>
          <w:szCs w:val="24"/>
          <w:rPrChange w:id="603" w:author="Made Wardana" w:date="2020-06-11T21:34:00Z">
            <w:rPr>
              <w:noProof/>
              <w:webHidden/>
            </w:rPr>
          </w:rPrChange>
        </w:rPr>
        <w:fldChar w:fldCharType="end"/>
      </w:r>
      <w:r w:rsidRPr="00B525C1">
        <w:rPr>
          <w:rFonts w:ascii="Times New Roman" w:hAnsi="Times New Roman" w:cs="Times New Roman"/>
          <w:noProof/>
          <w:sz w:val="24"/>
          <w:szCs w:val="24"/>
          <w:rPrChange w:id="604" w:author="Made Wardana" w:date="2020-06-11T21:34:00Z">
            <w:rPr>
              <w:noProof/>
            </w:rPr>
          </w:rPrChange>
        </w:rPr>
        <w:fldChar w:fldCharType="end"/>
      </w:r>
    </w:p>
    <w:p w14:paraId="5FAD1E4B" w14:textId="39B38D98" w:rsidR="00353C1A" w:rsidRDefault="00AD0919" w:rsidP="00DF4ADE">
      <w:pPr>
        <w:pStyle w:val="Heading1"/>
        <w:spacing w:line="240" w:lineRule="auto"/>
        <w:jc w:val="center"/>
      </w:pPr>
      <w:r w:rsidRPr="00B525C1">
        <w:rPr>
          <w:rFonts w:cs="Times New Roman"/>
          <w:szCs w:val="24"/>
          <w:rPrChange w:id="605" w:author="Made Wardana" w:date="2020-06-11T21:34:00Z">
            <w:rPr/>
          </w:rPrChange>
        </w:rPr>
        <w:fldChar w:fldCharType="end"/>
      </w:r>
    </w:p>
    <w:p w14:paraId="55CBAC7C" w14:textId="77777777" w:rsidR="00353C1A" w:rsidRDefault="00353C1A" w:rsidP="00DF4ADE">
      <w:pPr>
        <w:pStyle w:val="Heading1"/>
        <w:spacing w:line="240" w:lineRule="auto"/>
        <w:jc w:val="center"/>
      </w:pPr>
    </w:p>
    <w:p w14:paraId="2DCE43E8" w14:textId="77777777" w:rsidR="00353C1A" w:rsidRDefault="00353C1A" w:rsidP="00DF4ADE">
      <w:pPr>
        <w:pStyle w:val="Heading1"/>
        <w:spacing w:line="240" w:lineRule="auto"/>
        <w:jc w:val="center"/>
      </w:pPr>
    </w:p>
    <w:p w14:paraId="46DFB315" w14:textId="77777777" w:rsidR="00353C1A" w:rsidRDefault="00353C1A" w:rsidP="00DF4ADE">
      <w:pPr>
        <w:pStyle w:val="Heading1"/>
        <w:spacing w:line="240" w:lineRule="auto"/>
        <w:jc w:val="center"/>
      </w:pPr>
    </w:p>
    <w:p w14:paraId="2BB242D3" w14:textId="77777777" w:rsidR="00353C1A" w:rsidRDefault="00353C1A" w:rsidP="00DF4ADE">
      <w:pPr>
        <w:pStyle w:val="Heading1"/>
        <w:spacing w:line="240" w:lineRule="auto"/>
        <w:jc w:val="center"/>
      </w:pPr>
    </w:p>
    <w:p w14:paraId="39F85244" w14:textId="77777777" w:rsidR="00353C1A" w:rsidRDefault="00353C1A" w:rsidP="00DF4ADE">
      <w:pPr>
        <w:pStyle w:val="Heading1"/>
        <w:spacing w:line="240" w:lineRule="auto"/>
        <w:jc w:val="center"/>
      </w:pPr>
    </w:p>
    <w:p w14:paraId="66225749" w14:textId="77777777" w:rsidR="00353C1A" w:rsidRDefault="00353C1A" w:rsidP="00DF4ADE">
      <w:pPr>
        <w:pStyle w:val="Heading1"/>
        <w:spacing w:line="240" w:lineRule="auto"/>
        <w:jc w:val="center"/>
      </w:pPr>
    </w:p>
    <w:p w14:paraId="70ACB7EB" w14:textId="77777777" w:rsidR="00353C1A" w:rsidRDefault="00353C1A" w:rsidP="00DF4ADE">
      <w:pPr>
        <w:pStyle w:val="Heading1"/>
        <w:spacing w:line="240" w:lineRule="auto"/>
        <w:jc w:val="center"/>
      </w:pPr>
    </w:p>
    <w:p w14:paraId="231AF61B" w14:textId="77777777" w:rsidR="00353C1A" w:rsidRDefault="00353C1A" w:rsidP="00DF4ADE">
      <w:pPr>
        <w:pStyle w:val="Heading1"/>
        <w:spacing w:line="240" w:lineRule="auto"/>
        <w:jc w:val="center"/>
      </w:pPr>
    </w:p>
    <w:p w14:paraId="71278A78" w14:textId="77777777" w:rsidR="00353C1A" w:rsidRDefault="00353C1A" w:rsidP="00DF4ADE">
      <w:pPr>
        <w:pStyle w:val="Heading1"/>
        <w:spacing w:line="240" w:lineRule="auto"/>
        <w:jc w:val="center"/>
      </w:pPr>
    </w:p>
    <w:p w14:paraId="60CE2C77" w14:textId="77777777" w:rsidR="00353C1A" w:rsidRPr="00353C1A" w:rsidRDefault="00353C1A" w:rsidP="00353C1A">
      <w:pPr>
        <w:rPr>
          <w:lang w:val="en-US"/>
        </w:rPr>
      </w:pPr>
    </w:p>
    <w:p w14:paraId="578BBBA9" w14:textId="6E8EFFA4" w:rsidR="00AD0919" w:rsidRDefault="00BE01B3" w:rsidP="00DF4ADE">
      <w:pPr>
        <w:pStyle w:val="Heading1"/>
        <w:spacing w:line="240" w:lineRule="auto"/>
        <w:jc w:val="center"/>
      </w:pPr>
      <w:bookmarkStart w:id="606" w:name="_Toc41326020"/>
      <w:r w:rsidRPr="00C83D8F">
        <w:t>DAFTAR GAMBAR</w:t>
      </w:r>
      <w:bookmarkEnd w:id="606"/>
    </w:p>
    <w:p w14:paraId="7B5F85CB" w14:textId="77777777" w:rsidR="00DF4ADE" w:rsidRPr="00DF4ADE" w:rsidRDefault="00DF4ADE" w:rsidP="00DF4ADE">
      <w:pPr>
        <w:spacing w:line="240" w:lineRule="auto"/>
        <w:rPr>
          <w:lang w:val="en-US"/>
        </w:rPr>
      </w:pPr>
    </w:p>
    <w:p w14:paraId="7D311C38" w14:textId="0A2D997D" w:rsidR="00C204FF" w:rsidRPr="00B525C1" w:rsidRDefault="00AD0919">
      <w:pPr>
        <w:pStyle w:val="TOC1"/>
        <w:tabs>
          <w:tab w:val="right" w:leader="dot" w:pos="7927"/>
        </w:tabs>
        <w:rPr>
          <w:rFonts w:ascii="Times New Roman" w:eastAsiaTheme="minorEastAsia" w:hAnsi="Times New Roman" w:cs="Times New Roman"/>
          <w:noProof/>
          <w:sz w:val="24"/>
          <w:szCs w:val="24"/>
          <w:lang w:eastAsia="en-ID"/>
          <w:rPrChange w:id="607" w:author="Made Wardana" w:date="2020-06-11T21:34:00Z">
            <w:rPr>
              <w:rFonts w:eastAsiaTheme="minorEastAsia"/>
              <w:noProof/>
              <w:lang w:eastAsia="en-ID"/>
            </w:rPr>
          </w:rPrChange>
        </w:rPr>
      </w:pPr>
      <w:r w:rsidRPr="00B525C1">
        <w:rPr>
          <w:rFonts w:ascii="Times New Roman" w:hAnsi="Times New Roman" w:cs="Times New Roman"/>
          <w:sz w:val="24"/>
          <w:szCs w:val="24"/>
          <w:rPrChange w:id="608" w:author="Made Wardana" w:date="2020-06-11T21:34:00Z">
            <w:rPr>
              <w:rFonts w:ascii="Times New Roman" w:hAnsi="Times New Roman" w:cs="Times New Roman"/>
              <w:sz w:val="24"/>
              <w:szCs w:val="24"/>
            </w:rPr>
          </w:rPrChange>
        </w:rPr>
        <w:fldChar w:fldCharType="begin"/>
      </w:r>
      <w:r w:rsidRPr="00B525C1">
        <w:rPr>
          <w:rFonts w:ascii="Times New Roman" w:hAnsi="Times New Roman" w:cs="Times New Roman"/>
          <w:sz w:val="24"/>
          <w:szCs w:val="24"/>
          <w:rPrChange w:id="609" w:author="Made Wardana" w:date="2020-06-11T21:34:00Z">
            <w:rPr>
              <w:rFonts w:ascii="Times New Roman" w:hAnsi="Times New Roman" w:cs="Times New Roman"/>
              <w:sz w:val="24"/>
              <w:szCs w:val="24"/>
            </w:rPr>
          </w:rPrChange>
        </w:rPr>
        <w:instrText xml:space="preserve"> TOC \h \z \u \t "Heading 4;1" </w:instrText>
      </w:r>
      <w:r w:rsidRPr="00B525C1">
        <w:rPr>
          <w:rFonts w:ascii="Times New Roman" w:hAnsi="Times New Roman" w:cs="Times New Roman"/>
          <w:sz w:val="24"/>
          <w:szCs w:val="24"/>
          <w:rPrChange w:id="610" w:author="Made Wardana" w:date="2020-06-11T21:34:00Z">
            <w:rPr>
              <w:rFonts w:ascii="Times New Roman" w:hAnsi="Times New Roman" w:cs="Times New Roman"/>
              <w:sz w:val="24"/>
              <w:szCs w:val="24"/>
            </w:rPr>
          </w:rPrChange>
        </w:rPr>
        <w:fldChar w:fldCharType="separate"/>
      </w:r>
      <w:r w:rsidR="006A1CFE" w:rsidRPr="00B525C1">
        <w:rPr>
          <w:rFonts w:ascii="Times New Roman" w:hAnsi="Times New Roman" w:cs="Times New Roman"/>
          <w:noProof/>
          <w:sz w:val="24"/>
          <w:szCs w:val="24"/>
          <w:rPrChange w:id="611" w:author="Made Wardana" w:date="2020-06-11T21:34:00Z">
            <w:rPr>
              <w:noProof/>
            </w:rPr>
          </w:rPrChange>
        </w:rPr>
        <w:fldChar w:fldCharType="begin"/>
      </w:r>
      <w:r w:rsidR="006A1CFE" w:rsidRPr="00B525C1">
        <w:rPr>
          <w:rFonts w:ascii="Times New Roman" w:hAnsi="Times New Roman" w:cs="Times New Roman"/>
          <w:noProof/>
          <w:sz w:val="24"/>
          <w:szCs w:val="24"/>
          <w:rPrChange w:id="612" w:author="Made Wardana" w:date="2020-06-11T21:34:00Z">
            <w:rPr>
              <w:noProof/>
            </w:rPr>
          </w:rPrChange>
        </w:rPr>
        <w:instrText xml:space="preserve"> HYPERLINK \l "_Toc41326103" </w:instrText>
      </w:r>
      <w:ins w:id="613" w:author="Made Wardana" w:date="2020-06-11T21:33:00Z">
        <w:r w:rsidR="009C6405" w:rsidRPr="00B525C1">
          <w:rPr>
            <w:rFonts w:ascii="Times New Roman" w:hAnsi="Times New Roman" w:cs="Times New Roman"/>
            <w:noProof/>
            <w:sz w:val="24"/>
            <w:szCs w:val="24"/>
            <w:rPrChange w:id="614" w:author="Made Wardana" w:date="2020-06-11T21:34:00Z">
              <w:rPr>
                <w:noProof/>
              </w:rPr>
            </w:rPrChange>
          </w:rPr>
        </w:r>
      </w:ins>
      <w:r w:rsidR="006A1CFE" w:rsidRPr="00B525C1">
        <w:rPr>
          <w:rFonts w:ascii="Times New Roman" w:hAnsi="Times New Roman" w:cs="Times New Roman"/>
          <w:noProof/>
          <w:sz w:val="24"/>
          <w:szCs w:val="24"/>
          <w:rPrChange w:id="615"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616" w:author="Made Wardana" w:date="2020-06-11T21:34:00Z">
            <w:rPr>
              <w:rStyle w:val="Hyperlink"/>
              <w:noProof/>
            </w:rPr>
          </w:rPrChange>
        </w:rPr>
        <w:t>Gambar 3.1 Flowchart Alur Penelitian</w:t>
      </w:r>
      <w:r w:rsidR="00C204FF" w:rsidRPr="00B525C1">
        <w:rPr>
          <w:rFonts w:ascii="Times New Roman" w:hAnsi="Times New Roman" w:cs="Times New Roman"/>
          <w:noProof/>
          <w:webHidden/>
          <w:sz w:val="24"/>
          <w:szCs w:val="24"/>
          <w:rPrChange w:id="617" w:author="Made Wardana" w:date="2020-06-11T21:34:00Z">
            <w:rPr>
              <w:noProof/>
              <w:webHidden/>
            </w:rPr>
          </w:rPrChange>
        </w:rPr>
        <w:tab/>
      </w:r>
      <w:r w:rsidR="00C204FF" w:rsidRPr="00B525C1">
        <w:rPr>
          <w:rFonts w:ascii="Times New Roman" w:hAnsi="Times New Roman" w:cs="Times New Roman"/>
          <w:noProof/>
          <w:webHidden/>
          <w:sz w:val="24"/>
          <w:szCs w:val="24"/>
          <w:rPrChange w:id="618"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619" w:author="Made Wardana" w:date="2020-06-11T21:34:00Z">
            <w:rPr>
              <w:noProof/>
              <w:webHidden/>
            </w:rPr>
          </w:rPrChange>
        </w:rPr>
        <w:instrText xml:space="preserve"> PAGEREF _Toc41326103 \h </w:instrText>
      </w:r>
      <w:r w:rsidR="00C204FF" w:rsidRPr="00B525C1">
        <w:rPr>
          <w:rFonts w:ascii="Times New Roman" w:hAnsi="Times New Roman" w:cs="Times New Roman"/>
          <w:noProof/>
          <w:webHidden/>
          <w:sz w:val="24"/>
          <w:szCs w:val="24"/>
          <w:rPrChange w:id="620" w:author="Made Wardana" w:date="2020-06-11T21:34:00Z">
            <w:rPr>
              <w:noProof/>
              <w:webHidden/>
            </w:rPr>
          </w:rPrChange>
        </w:rPr>
      </w:r>
      <w:r w:rsidR="00C204FF" w:rsidRPr="00B525C1">
        <w:rPr>
          <w:rFonts w:ascii="Times New Roman" w:hAnsi="Times New Roman" w:cs="Times New Roman"/>
          <w:noProof/>
          <w:webHidden/>
          <w:sz w:val="24"/>
          <w:szCs w:val="24"/>
          <w:rPrChange w:id="621" w:author="Made Wardana" w:date="2020-06-11T21:34:00Z">
            <w:rPr>
              <w:noProof/>
              <w:webHidden/>
            </w:rPr>
          </w:rPrChange>
        </w:rPr>
        <w:fldChar w:fldCharType="separate"/>
      </w:r>
      <w:ins w:id="622" w:author="Made Wardana" w:date="2020-06-11T21:33:00Z">
        <w:r w:rsidR="009C6405" w:rsidRPr="00B525C1">
          <w:rPr>
            <w:rFonts w:ascii="Times New Roman" w:hAnsi="Times New Roman" w:cs="Times New Roman"/>
            <w:noProof/>
            <w:webHidden/>
            <w:sz w:val="24"/>
            <w:szCs w:val="24"/>
            <w:rPrChange w:id="623" w:author="Made Wardana" w:date="2020-06-11T21:34:00Z">
              <w:rPr>
                <w:noProof/>
                <w:webHidden/>
              </w:rPr>
            </w:rPrChange>
          </w:rPr>
          <w:t>14</w:t>
        </w:r>
      </w:ins>
      <w:del w:id="624" w:author="Made Wardana" w:date="2020-06-11T21:33:00Z">
        <w:r w:rsidR="00C204FF" w:rsidRPr="00B525C1" w:rsidDel="009C6405">
          <w:rPr>
            <w:rFonts w:ascii="Times New Roman" w:hAnsi="Times New Roman" w:cs="Times New Roman"/>
            <w:noProof/>
            <w:webHidden/>
            <w:sz w:val="24"/>
            <w:szCs w:val="24"/>
            <w:rPrChange w:id="625" w:author="Made Wardana" w:date="2020-06-11T21:34:00Z">
              <w:rPr>
                <w:noProof/>
                <w:webHidden/>
              </w:rPr>
            </w:rPrChange>
          </w:rPr>
          <w:delText>2</w:delText>
        </w:r>
      </w:del>
      <w:r w:rsidR="00C204FF" w:rsidRPr="00B525C1">
        <w:rPr>
          <w:rFonts w:ascii="Times New Roman" w:hAnsi="Times New Roman" w:cs="Times New Roman"/>
          <w:noProof/>
          <w:webHidden/>
          <w:sz w:val="24"/>
          <w:szCs w:val="24"/>
          <w:rPrChange w:id="626" w:author="Made Wardana" w:date="2020-06-11T21:34:00Z">
            <w:rPr>
              <w:noProof/>
              <w:webHidden/>
            </w:rPr>
          </w:rPrChange>
        </w:rPr>
        <w:fldChar w:fldCharType="end"/>
      </w:r>
      <w:r w:rsidR="006A1CFE" w:rsidRPr="00B525C1">
        <w:rPr>
          <w:rFonts w:ascii="Times New Roman" w:hAnsi="Times New Roman" w:cs="Times New Roman"/>
          <w:noProof/>
          <w:sz w:val="24"/>
          <w:szCs w:val="24"/>
          <w:rPrChange w:id="627" w:author="Made Wardana" w:date="2020-06-11T21:34:00Z">
            <w:rPr>
              <w:noProof/>
            </w:rPr>
          </w:rPrChange>
        </w:rPr>
        <w:fldChar w:fldCharType="end"/>
      </w:r>
    </w:p>
    <w:p w14:paraId="601487DA" w14:textId="6FEEFEC7" w:rsidR="00C204FF" w:rsidRPr="00B525C1" w:rsidRDefault="00F24FBC">
      <w:pPr>
        <w:pStyle w:val="TOC1"/>
        <w:tabs>
          <w:tab w:val="right" w:leader="dot" w:pos="7927"/>
        </w:tabs>
        <w:rPr>
          <w:rFonts w:ascii="Times New Roman" w:eastAsiaTheme="minorEastAsia" w:hAnsi="Times New Roman" w:cs="Times New Roman"/>
          <w:noProof/>
          <w:sz w:val="24"/>
          <w:szCs w:val="24"/>
          <w:lang w:eastAsia="en-ID"/>
          <w:rPrChange w:id="628"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629" w:author="Made Wardana" w:date="2020-06-11T21:34:00Z">
            <w:rPr>
              <w:noProof/>
            </w:rPr>
          </w:rPrChange>
        </w:rPr>
        <w:fldChar w:fldCharType="begin"/>
      </w:r>
      <w:r w:rsidRPr="00B525C1">
        <w:rPr>
          <w:rFonts w:ascii="Times New Roman" w:hAnsi="Times New Roman" w:cs="Times New Roman"/>
          <w:noProof/>
          <w:sz w:val="24"/>
          <w:szCs w:val="24"/>
          <w:rPrChange w:id="630" w:author="Made Wardana" w:date="2020-06-11T21:34:00Z">
            <w:rPr>
              <w:noProof/>
            </w:rPr>
          </w:rPrChange>
        </w:rPr>
        <w:instrText xml:space="preserve"> HYPERLINK \l "_Toc41326104" </w:instrText>
      </w:r>
      <w:ins w:id="631" w:author="Made Wardana" w:date="2020-06-11T21:33:00Z">
        <w:r w:rsidR="009C6405" w:rsidRPr="00B525C1">
          <w:rPr>
            <w:rFonts w:ascii="Times New Roman" w:hAnsi="Times New Roman" w:cs="Times New Roman"/>
            <w:noProof/>
            <w:sz w:val="24"/>
            <w:szCs w:val="24"/>
            <w:rPrChange w:id="632" w:author="Made Wardana" w:date="2020-06-11T21:34:00Z">
              <w:rPr>
                <w:noProof/>
              </w:rPr>
            </w:rPrChange>
          </w:rPr>
        </w:r>
      </w:ins>
      <w:r w:rsidRPr="00B525C1">
        <w:rPr>
          <w:rFonts w:ascii="Times New Roman" w:hAnsi="Times New Roman" w:cs="Times New Roman"/>
          <w:noProof/>
          <w:sz w:val="24"/>
          <w:szCs w:val="24"/>
          <w:rPrChange w:id="633"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634" w:author="Made Wardana" w:date="2020-06-11T21:34:00Z">
            <w:rPr>
              <w:rStyle w:val="Hyperlink"/>
              <w:noProof/>
            </w:rPr>
          </w:rPrChange>
        </w:rPr>
        <w:t xml:space="preserve">Gambar 4.1 </w:t>
      </w:r>
      <w:del w:id="635" w:author="Ryan Ganeswara" w:date="2020-06-02T16:11:00Z">
        <w:r w:rsidR="00C204FF" w:rsidRPr="00B525C1" w:rsidDel="009E34ED">
          <w:rPr>
            <w:rStyle w:val="Hyperlink"/>
            <w:rFonts w:ascii="Times New Roman" w:hAnsi="Times New Roman" w:cs="Times New Roman"/>
            <w:noProof/>
            <w:sz w:val="24"/>
            <w:szCs w:val="24"/>
            <w:rPrChange w:id="636" w:author="Made Wardana" w:date="2020-06-11T21:34:00Z">
              <w:rPr>
                <w:rStyle w:val="Hyperlink"/>
                <w:noProof/>
              </w:rPr>
            </w:rPrChange>
          </w:rPr>
          <w:delText>Class</w:delText>
        </w:r>
      </w:del>
      <w:ins w:id="637" w:author="Ryan Ganeswara" w:date="2020-06-02T16:11:00Z">
        <w:r w:rsidR="009E34ED" w:rsidRPr="00B525C1">
          <w:rPr>
            <w:rStyle w:val="Hyperlink"/>
            <w:rFonts w:ascii="Times New Roman" w:hAnsi="Times New Roman" w:cs="Times New Roman"/>
            <w:i/>
            <w:noProof/>
            <w:sz w:val="24"/>
            <w:szCs w:val="24"/>
            <w:rPrChange w:id="638" w:author="Made Wardana" w:date="2020-06-11T21:34:00Z">
              <w:rPr>
                <w:rStyle w:val="Hyperlink"/>
                <w:i/>
                <w:noProof/>
              </w:rPr>
            </w:rPrChange>
          </w:rPr>
          <w:t>Class</w:t>
        </w:r>
      </w:ins>
      <w:r w:rsidR="00C204FF" w:rsidRPr="00B525C1">
        <w:rPr>
          <w:rStyle w:val="Hyperlink"/>
          <w:rFonts w:ascii="Times New Roman" w:hAnsi="Times New Roman" w:cs="Times New Roman"/>
          <w:noProof/>
          <w:sz w:val="24"/>
          <w:szCs w:val="24"/>
          <w:rPrChange w:id="639" w:author="Made Wardana" w:date="2020-06-11T21:34:00Z">
            <w:rPr>
              <w:rStyle w:val="Hyperlink"/>
              <w:noProof/>
            </w:rPr>
          </w:rPrChange>
        </w:rPr>
        <w:t xml:space="preserve"> dari Ontologi Silsilah Keluarga Puri Klungkung</w:t>
      </w:r>
      <w:r w:rsidR="00C204FF" w:rsidRPr="00B525C1">
        <w:rPr>
          <w:rFonts w:ascii="Times New Roman" w:hAnsi="Times New Roman" w:cs="Times New Roman"/>
          <w:noProof/>
          <w:webHidden/>
          <w:sz w:val="24"/>
          <w:szCs w:val="24"/>
          <w:rPrChange w:id="640" w:author="Made Wardana" w:date="2020-06-11T21:34:00Z">
            <w:rPr>
              <w:noProof/>
              <w:webHidden/>
            </w:rPr>
          </w:rPrChange>
        </w:rPr>
        <w:tab/>
      </w:r>
      <w:r w:rsidR="00C204FF" w:rsidRPr="00B525C1">
        <w:rPr>
          <w:rFonts w:ascii="Times New Roman" w:hAnsi="Times New Roman" w:cs="Times New Roman"/>
          <w:noProof/>
          <w:webHidden/>
          <w:sz w:val="24"/>
          <w:szCs w:val="24"/>
          <w:rPrChange w:id="641"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642" w:author="Made Wardana" w:date="2020-06-11T21:34:00Z">
            <w:rPr>
              <w:noProof/>
              <w:webHidden/>
            </w:rPr>
          </w:rPrChange>
        </w:rPr>
        <w:instrText xml:space="preserve"> PAGEREF _Toc41326104 \h </w:instrText>
      </w:r>
      <w:r w:rsidR="00C204FF" w:rsidRPr="00B525C1">
        <w:rPr>
          <w:rFonts w:ascii="Times New Roman" w:hAnsi="Times New Roman" w:cs="Times New Roman"/>
          <w:noProof/>
          <w:webHidden/>
          <w:sz w:val="24"/>
          <w:szCs w:val="24"/>
          <w:rPrChange w:id="643" w:author="Made Wardana" w:date="2020-06-11T21:34:00Z">
            <w:rPr>
              <w:noProof/>
              <w:webHidden/>
            </w:rPr>
          </w:rPrChange>
        </w:rPr>
      </w:r>
      <w:r w:rsidR="00C204FF" w:rsidRPr="00B525C1">
        <w:rPr>
          <w:rFonts w:ascii="Times New Roman" w:hAnsi="Times New Roman" w:cs="Times New Roman"/>
          <w:noProof/>
          <w:webHidden/>
          <w:sz w:val="24"/>
          <w:szCs w:val="24"/>
          <w:rPrChange w:id="644" w:author="Made Wardana" w:date="2020-06-11T21:34:00Z">
            <w:rPr>
              <w:noProof/>
              <w:webHidden/>
            </w:rPr>
          </w:rPrChange>
        </w:rPr>
        <w:fldChar w:fldCharType="separate"/>
      </w:r>
      <w:ins w:id="645" w:author="Made Wardana" w:date="2020-06-11T21:33:00Z">
        <w:r w:rsidR="009C6405" w:rsidRPr="00B525C1">
          <w:rPr>
            <w:rFonts w:ascii="Times New Roman" w:hAnsi="Times New Roman" w:cs="Times New Roman"/>
            <w:noProof/>
            <w:webHidden/>
            <w:sz w:val="24"/>
            <w:szCs w:val="24"/>
            <w:rPrChange w:id="646" w:author="Made Wardana" w:date="2020-06-11T21:34:00Z">
              <w:rPr>
                <w:noProof/>
                <w:webHidden/>
              </w:rPr>
            </w:rPrChange>
          </w:rPr>
          <w:t>28</w:t>
        </w:r>
      </w:ins>
      <w:del w:id="647" w:author="Made Wardana" w:date="2020-06-11T21:33:00Z">
        <w:r w:rsidR="00C204FF" w:rsidRPr="00B525C1" w:rsidDel="009C6405">
          <w:rPr>
            <w:rFonts w:ascii="Times New Roman" w:hAnsi="Times New Roman" w:cs="Times New Roman"/>
            <w:noProof/>
            <w:webHidden/>
            <w:sz w:val="24"/>
            <w:szCs w:val="24"/>
            <w:rPrChange w:id="648" w:author="Made Wardana" w:date="2020-06-11T21:34:00Z">
              <w:rPr>
                <w:noProof/>
                <w:webHidden/>
              </w:rPr>
            </w:rPrChange>
          </w:rPr>
          <w:delText>89</w:delText>
        </w:r>
      </w:del>
      <w:r w:rsidR="00C204FF" w:rsidRPr="00B525C1">
        <w:rPr>
          <w:rFonts w:ascii="Times New Roman" w:hAnsi="Times New Roman" w:cs="Times New Roman"/>
          <w:noProof/>
          <w:webHidden/>
          <w:sz w:val="24"/>
          <w:szCs w:val="24"/>
          <w:rPrChange w:id="649" w:author="Made Wardana" w:date="2020-06-11T21:34:00Z">
            <w:rPr>
              <w:noProof/>
              <w:webHidden/>
            </w:rPr>
          </w:rPrChange>
        </w:rPr>
        <w:fldChar w:fldCharType="end"/>
      </w:r>
      <w:r w:rsidRPr="00B525C1">
        <w:rPr>
          <w:rFonts w:ascii="Times New Roman" w:hAnsi="Times New Roman" w:cs="Times New Roman"/>
          <w:noProof/>
          <w:sz w:val="24"/>
          <w:szCs w:val="24"/>
          <w:rPrChange w:id="650" w:author="Made Wardana" w:date="2020-06-11T21:34:00Z">
            <w:rPr>
              <w:noProof/>
            </w:rPr>
          </w:rPrChange>
        </w:rPr>
        <w:fldChar w:fldCharType="end"/>
      </w:r>
    </w:p>
    <w:p w14:paraId="0EACAB9C" w14:textId="2B646D8B"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651"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652" w:author="Made Wardana" w:date="2020-06-11T21:34:00Z">
            <w:rPr>
              <w:noProof/>
            </w:rPr>
          </w:rPrChange>
        </w:rPr>
        <w:fldChar w:fldCharType="begin"/>
      </w:r>
      <w:r w:rsidRPr="00B525C1">
        <w:rPr>
          <w:rFonts w:ascii="Times New Roman" w:hAnsi="Times New Roman" w:cs="Times New Roman"/>
          <w:noProof/>
          <w:sz w:val="24"/>
          <w:szCs w:val="24"/>
          <w:rPrChange w:id="653" w:author="Made Wardana" w:date="2020-06-11T21:34:00Z">
            <w:rPr>
              <w:noProof/>
            </w:rPr>
          </w:rPrChange>
        </w:rPr>
        <w:instrText xml:space="preserve"> HYPERLINK \l "_Toc41326105" </w:instrText>
      </w:r>
      <w:ins w:id="654" w:author="Made Wardana" w:date="2020-06-11T21:33:00Z">
        <w:r w:rsidR="009C6405" w:rsidRPr="00B525C1">
          <w:rPr>
            <w:rFonts w:ascii="Times New Roman" w:hAnsi="Times New Roman" w:cs="Times New Roman"/>
            <w:noProof/>
            <w:sz w:val="24"/>
            <w:szCs w:val="24"/>
            <w:rPrChange w:id="655" w:author="Made Wardana" w:date="2020-06-11T21:34:00Z">
              <w:rPr>
                <w:noProof/>
              </w:rPr>
            </w:rPrChange>
          </w:rPr>
        </w:r>
      </w:ins>
      <w:r w:rsidRPr="00B525C1">
        <w:rPr>
          <w:rFonts w:ascii="Times New Roman" w:hAnsi="Times New Roman" w:cs="Times New Roman"/>
          <w:noProof/>
          <w:sz w:val="24"/>
          <w:szCs w:val="24"/>
          <w:rPrChange w:id="656"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657" w:author="Made Wardana" w:date="2020-06-11T21:34:00Z">
            <w:rPr>
              <w:rStyle w:val="Hyperlink"/>
              <w:noProof/>
            </w:rPr>
          </w:rPrChange>
        </w:rPr>
        <w:t>Gambar 4.2 Individual dari Ontologi Silsilah Keluarga Puri Klungkung</w:t>
      </w:r>
      <w:r w:rsidR="00C204FF" w:rsidRPr="00B525C1">
        <w:rPr>
          <w:rFonts w:ascii="Times New Roman" w:hAnsi="Times New Roman" w:cs="Times New Roman"/>
          <w:noProof/>
          <w:webHidden/>
          <w:sz w:val="24"/>
          <w:szCs w:val="24"/>
          <w:rPrChange w:id="658" w:author="Made Wardana" w:date="2020-06-11T21:34:00Z">
            <w:rPr>
              <w:noProof/>
              <w:webHidden/>
            </w:rPr>
          </w:rPrChange>
        </w:rPr>
        <w:tab/>
      </w:r>
      <w:r w:rsidR="00C204FF" w:rsidRPr="00B525C1">
        <w:rPr>
          <w:rFonts w:ascii="Times New Roman" w:hAnsi="Times New Roman" w:cs="Times New Roman"/>
          <w:noProof/>
          <w:webHidden/>
          <w:sz w:val="24"/>
          <w:szCs w:val="24"/>
          <w:rPrChange w:id="659"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660" w:author="Made Wardana" w:date="2020-06-11T21:34:00Z">
            <w:rPr>
              <w:noProof/>
              <w:webHidden/>
            </w:rPr>
          </w:rPrChange>
        </w:rPr>
        <w:instrText xml:space="preserve"> PAGEREF _Toc41326105 \h </w:instrText>
      </w:r>
      <w:r w:rsidR="00C204FF" w:rsidRPr="00B525C1">
        <w:rPr>
          <w:rFonts w:ascii="Times New Roman" w:hAnsi="Times New Roman" w:cs="Times New Roman"/>
          <w:noProof/>
          <w:webHidden/>
          <w:sz w:val="24"/>
          <w:szCs w:val="24"/>
          <w:rPrChange w:id="661" w:author="Made Wardana" w:date="2020-06-11T21:34:00Z">
            <w:rPr>
              <w:noProof/>
              <w:webHidden/>
            </w:rPr>
          </w:rPrChange>
        </w:rPr>
      </w:r>
      <w:r w:rsidR="00C204FF" w:rsidRPr="00B525C1">
        <w:rPr>
          <w:rFonts w:ascii="Times New Roman" w:hAnsi="Times New Roman" w:cs="Times New Roman"/>
          <w:noProof/>
          <w:webHidden/>
          <w:sz w:val="24"/>
          <w:szCs w:val="24"/>
          <w:rPrChange w:id="662" w:author="Made Wardana" w:date="2020-06-11T21:34:00Z">
            <w:rPr>
              <w:noProof/>
              <w:webHidden/>
            </w:rPr>
          </w:rPrChange>
        </w:rPr>
        <w:fldChar w:fldCharType="separate"/>
      </w:r>
      <w:ins w:id="663" w:author="Made Wardana" w:date="2020-06-11T21:33:00Z">
        <w:r w:rsidR="009C6405" w:rsidRPr="00B525C1">
          <w:rPr>
            <w:rFonts w:ascii="Times New Roman" w:hAnsi="Times New Roman" w:cs="Times New Roman"/>
            <w:noProof/>
            <w:webHidden/>
            <w:sz w:val="24"/>
            <w:szCs w:val="24"/>
            <w:rPrChange w:id="664" w:author="Made Wardana" w:date="2020-06-11T21:34:00Z">
              <w:rPr>
                <w:noProof/>
                <w:webHidden/>
              </w:rPr>
            </w:rPrChange>
          </w:rPr>
          <w:t>28</w:t>
        </w:r>
      </w:ins>
      <w:del w:id="665" w:author="Made Wardana" w:date="2020-06-11T21:33:00Z">
        <w:r w:rsidR="00C204FF" w:rsidRPr="00B525C1" w:rsidDel="009C6405">
          <w:rPr>
            <w:rFonts w:ascii="Times New Roman" w:hAnsi="Times New Roman" w:cs="Times New Roman"/>
            <w:noProof/>
            <w:webHidden/>
            <w:sz w:val="24"/>
            <w:szCs w:val="24"/>
            <w:rPrChange w:id="666" w:author="Made Wardana" w:date="2020-06-11T21:34:00Z">
              <w:rPr>
                <w:noProof/>
                <w:webHidden/>
              </w:rPr>
            </w:rPrChange>
          </w:rPr>
          <w:delText>90</w:delText>
        </w:r>
      </w:del>
      <w:r w:rsidR="00C204FF" w:rsidRPr="00B525C1">
        <w:rPr>
          <w:rFonts w:ascii="Times New Roman" w:hAnsi="Times New Roman" w:cs="Times New Roman"/>
          <w:noProof/>
          <w:webHidden/>
          <w:sz w:val="24"/>
          <w:szCs w:val="24"/>
          <w:rPrChange w:id="667" w:author="Made Wardana" w:date="2020-06-11T21:34:00Z">
            <w:rPr>
              <w:noProof/>
              <w:webHidden/>
            </w:rPr>
          </w:rPrChange>
        </w:rPr>
        <w:fldChar w:fldCharType="end"/>
      </w:r>
      <w:r w:rsidRPr="00B525C1">
        <w:rPr>
          <w:rFonts w:ascii="Times New Roman" w:hAnsi="Times New Roman" w:cs="Times New Roman"/>
          <w:noProof/>
          <w:sz w:val="24"/>
          <w:szCs w:val="24"/>
          <w:rPrChange w:id="668" w:author="Made Wardana" w:date="2020-06-11T21:34:00Z">
            <w:rPr>
              <w:noProof/>
            </w:rPr>
          </w:rPrChange>
        </w:rPr>
        <w:fldChar w:fldCharType="end"/>
      </w:r>
    </w:p>
    <w:p w14:paraId="11404B5A" w14:textId="7C4944C5"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669"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670" w:author="Made Wardana" w:date="2020-06-11T21:34:00Z">
            <w:rPr>
              <w:noProof/>
            </w:rPr>
          </w:rPrChange>
        </w:rPr>
        <w:fldChar w:fldCharType="begin"/>
      </w:r>
      <w:r w:rsidRPr="00B525C1">
        <w:rPr>
          <w:rFonts w:ascii="Times New Roman" w:hAnsi="Times New Roman" w:cs="Times New Roman"/>
          <w:noProof/>
          <w:sz w:val="24"/>
          <w:szCs w:val="24"/>
          <w:rPrChange w:id="671" w:author="Made Wardana" w:date="2020-06-11T21:34:00Z">
            <w:rPr>
              <w:noProof/>
            </w:rPr>
          </w:rPrChange>
        </w:rPr>
        <w:instrText xml:space="preserve"> HYPERLINK \l "_Toc41326106" </w:instrText>
      </w:r>
      <w:ins w:id="672" w:author="Made Wardana" w:date="2020-06-11T21:33:00Z">
        <w:r w:rsidR="009C6405" w:rsidRPr="00B525C1">
          <w:rPr>
            <w:rFonts w:ascii="Times New Roman" w:hAnsi="Times New Roman" w:cs="Times New Roman"/>
            <w:noProof/>
            <w:sz w:val="24"/>
            <w:szCs w:val="24"/>
            <w:rPrChange w:id="673" w:author="Made Wardana" w:date="2020-06-11T21:34:00Z">
              <w:rPr>
                <w:noProof/>
              </w:rPr>
            </w:rPrChange>
          </w:rPr>
        </w:r>
      </w:ins>
      <w:r w:rsidRPr="00B525C1">
        <w:rPr>
          <w:rFonts w:ascii="Times New Roman" w:hAnsi="Times New Roman" w:cs="Times New Roman"/>
          <w:noProof/>
          <w:sz w:val="24"/>
          <w:szCs w:val="24"/>
          <w:rPrChange w:id="674"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675" w:author="Made Wardana" w:date="2020-06-11T21:34:00Z">
            <w:rPr>
              <w:rStyle w:val="Hyperlink"/>
              <w:noProof/>
            </w:rPr>
          </w:rPrChange>
        </w:rPr>
        <w:t>Gambar 4.3 Object Properties dari Ontologi Silsilah Keluarga Puri Klungkung</w:t>
      </w:r>
      <w:r w:rsidR="00C204FF" w:rsidRPr="00B525C1">
        <w:rPr>
          <w:rFonts w:ascii="Times New Roman" w:hAnsi="Times New Roman" w:cs="Times New Roman"/>
          <w:noProof/>
          <w:webHidden/>
          <w:sz w:val="24"/>
          <w:szCs w:val="24"/>
          <w:rPrChange w:id="676" w:author="Made Wardana" w:date="2020-06-11T21:34:00Z">
            <w:rPr>
              <w:noProof/>
              <w:webHidden/>
            </w:rPr>
          </w:rPrChange>
        </w:rPr>
        <w:tab/>
      </w:r>
      <w:r w:rsidR="00C204FF" w:rsidRPr="00B525C1">
        <w:rPr>
          <w:rFonts w:ascii="Times New Roman" w:hAnsi="Times New Roman" w:cs="Times New Roman"/>
          <w:noProof/>
          <w:webHidden/>
          <w:sz w:val="24"/>
          <w:szCs w:val="24"/>
          <w:rPrChange w:id="677"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678" w:author="Made Wardana" w:date="2020-06-11T21:34:00Z">
            <w:rPr>
              <w:noProof/>
              <w:webHidden/>
            </w:rPr>
          </w:rPrChange>
        </w:rPr>
        <w:instrText xml:space="preserve"> PAGEREF _Toc41326106 \h </w:instrText>
      </w:r>
      <w:r w:rsidR="00C204FF" w:rsidRPr="00B525C1">
        <w:rPr>
          <w:rFonts w:ascii="Times New Roman" w:hAnsi="Times New Roman" w:cs="Times New Roman"/>
          <w:noProof/>
          <w:webHidden/>
          <w:sz w:val="24"/>
          <w:szCs w:val="24"/>
          <w:rPrChange w:id="679" w:author="Made Wardana" w:date="2020-06-11T21:34:00Z">
            <w:rPr>
              <w:noProof/>
              <w:webHidden/>
            </w:rPr>
          </w:rPrChange>
        </w:rPr>
      </w:r>
      <w:r w:rsidR="00C204FF" w:rsidRPr="00B525C1">
        <w:rPr>
          <w:rFonts w:ascii="Times New Roman" w:hAnsi="Times New Roman" w:cs="Times New Roman"/>
          <w:noProof/>
          <w:webHidden/>
          <w:sz w:val="24"/>
          <w:szCs w:val="24"/>
          <w:rPrChange w:id="680" w:author="Made Wardana" w:date="2020-06-11T21:34:00Z">
            <w:rPr>
              <w:noProof/>
              <w:webHidden/>
            </w:rPr>
          </w:rPrChange>
        </w:rPr>
        <w:fldChar w:fldCharType="separate"/>
      </w:r>
      <w:ins w:id="681" w:author="Made Wardana" w:date="2020-06-11T21:33:00Z">
        <w:r w:rsidR="009C6405" w:rsidRPr="00B525C1">
          <w:rPr>
            <w:rFonts w:ascii="Times New Roman" w:hAnsi="Times New Roman" w:cs="Times New Roman"/>
            <w:noProof/>
            <w:webHidden/>
            <w:sz w:val="24"/>
            <w:szCs w:val="24"/>
            <w:rPrChange w:id="682" w:author="Made Wardana" w:date="2020-06-11T21:34:00Z">
              <w:rPr>
                <w:noProof/>
                <w:webHidden/>
              </w:rPr>
            </w:rPrChange>
          </w:rPr>
          <w:t>29</w:t>
        </w:r>
      </w:ins>
      <w:del w:id="683" w:author="Made Wardana" w:date="2020-06-11T21:33:00Z">
        <w:r w:rsidR="00C204FF" w:rsidRPr="00B525C1" w:rsidDel="009C6405">
          <w:rPr>
            <w:rFonts w:ascii="Times New Roman" w:hAnsi="Times New Roman" w:cs="Times New Roman"/>
            <w:noProof/>
            <w:webHidden/>
            <w:sz w:val="24"/>
            <w:szCs w:val="24"/>
            <w:rPrChange w:id="684" w:author="Made Wardana" w:date="2020-06-11T21:34:00Z">
              <w:rPr>
                <w:noProof/>
                <w:webHidden/>
              </w:rPr>
            </w:rPrChange>
          </w:rPr>
          <w:delText>91</w:delText>
        </w:r>
      </w:del>
      <w:r w:rsidR="00C204FF" w:rsidRPr="00B525C1">
        <w:rPr>
          <w:rFonts w:ascii="Times New Roman" w:hAnsi="Times New Roman" w:cs="Times New Roman"/>
          <w:noProof/>
          <w:webHidden/>
          <w:sz w:val="24"/>
          <w:szCs w:val="24"/>
          <w:rPrChange w:id="685" w:author="Made Wardana" w:date="2020-06-11T21:34:00Z">
            <w:rPr>
              <w:noProof/>
              <w:webHidden/>
            </w:rPr>
          </w:rPrChange>
        </w:rPr>
        <w:fldChar w:fldCharType="end"/>
      </w:r>
      <w:r w:rsidRPr="00B525C1">
        <w:rPr>
          <w:rFonts w:ascii="Times New Roman" w:hAnsi="Times New Roman" w:cs="Times New Roman"/>
          <w:noProof/>
          <w:sz w:val="24"/>
          <w:szCs w:val="24"/>
          <w:rPrChange w:id="686" w:author="Made Wardana" w:date="2020-06-11T21:34:00Z">
            <w:rPr>
              <w:noProof/>
            </w:rPr>
          </w:rPrChange>
        </w:rPr>
        <w:fldChar w:fldCharType="end"/>
      </w:r>
    </w:p>
    <w:p w14:paraId="6A9780B4" w14:textId="2FCD867E"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687"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688" w:author="Made Wardana" w:date="2020-06-11T21:34:00Z">
            <w:rPr>
              <w:noProof/>
            </w:rPr>
          </w:rPrChange>
        </w:rPr>
        <w:fldChar w:fldCharType="begin"/>
      </w:r>
      <w:r w:rsidRPr="00B525C1">
        <w:rPr>
          <w:rFonts w:ascii="Times New Roman" w:hAnsi="Times New Roman" w:cs="Times New Roman"/>
          <w:noProof/>
          <w:sz w:val="24"/>
          <w:szCs w:val="24"/>
          <w:rPrChange w:id="689" w:author="Made Wardana" w:date="2020-06-11T21:34:00Z">
            <w:rPr>
              <w:noProof/>
            </w:rPr>
          </w:rPrChange>
        </w:rPr>
        <w:instrText xml:space="preserve"> HYPERLINK \l "_Toc41326107" </w:instrText>
      </w:r>
      <w:ins w:id="690" w:author="Made Wardana" w:date="2020-06-11T21:33:00Z">
        <w:r w:rsidR="009C6405" w:rsidRPr="00B525C1">
          <w:rPr>
            <w:rFonts w:ascii="Times New Roman" w:hAnsi="Times New Roman" w:cs="Times New Roman"/>
            <w:noProof/>
            <w:sz w:val="24"/>
            <w:szCs w:val="24"/>
            <w:rPrChange w:id="691" w:author="Made Wardana" w:date="2020-06-11T21:34:00Z">
              <w:rPr>
                <w:noProof/>
              </w:rPr>
            </w:rPrChange>
          </w:rPr>
        </w:r>
      </w:ins>
      <w:r w:rsidRPr="00B525C1">
        <w:rPr>
          <w:rFonts w:ascii="Times New Roman" w:hAnsi="Times New Roman" w:cs="Times New Roman"/>
          <w:noProof/>
          <w:sz w:val="24"/>
          <w:szCs w:val="24"/>
          <w:rPrChange w:id="692"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693" w:author="Made Wardana" w:date="2020-06-11T21:34:00Z">
            <w:rPr>
              <w:rStyle w:val="Hyperlink"/>
              <w:noProof/>
            </w:rPr>
          </w:rPrChange>
        </w:rPr>
        <w:t>Gambar 4.4 Data Properties dari Ontologi Silsilah Keluarga Puri Klungkung</w:t>
      </w:r>
      <w:r w:rsidR="00C204FF" w:rsidRPr="00B525C1">
        <w:rPr>
          <w:rFonts w:ascii="Times New Roman" w:hAnsi="Times New Roman" w:cs="Times New Roman"/>
          <w:noProof/>
          <w:webHidden/>
          <w:sz w:val="24"/>
          <w:szCs w:val="24"/>
          <w:rPrChange w:id="694" w:author="Made Wardana" w:date="2020-06-11T21:34:00Z">
            <w:rPr>
              <w:noProof/>
              <w:webHidden/>
            </w:rPr>
          </w:rPrChange>
        </w:rPr>
        <w:tab/>
      </w:r>
      <w:r w:rsidR="00C204FF" w:rsidRPr="00B525C1">
        <w:rPr>
          <w:rFonts w:ascii="Times New Roman" w:hAnsi="Times New Roman" w:cs="Times New Roman"/>
          <w:noProof/>
          <w:webHidden/>
          <w:sz w:val="24"/>
          <w:szCs w:val="24"/>
          <w:rPrChange w:id="695"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696" w:author="Made Wardana" w:date="2020-06-11T21:34:00Z">
            <w:rPr>
              <w:noProof/>
              <w:webHidden/>
            </w:rPr>
          </w:rPrChange>
        </w:rPr>
        <w:instrText xml:space="preserve"> PAGEREF _Toc41326107 \h </w:instrText>
      </w:r>
      <w:r w:rsidR="00C204FF" w:rsidRPr="00B525C1">
        <w:rPr>
          <w:rFonts w:ascii="Times New Roman" w:hAnsi="Times New Roman" w:cs="Times New Roman"/>
          <w:noProof/>
          <w:webHidden/>
          <w:sz w:val="24"/>
          <w:szCs w:val="24"/>
          <w:rPrChange w:id="697" w:author="Made Wardana" w:date="2020-06-11T21:34:00Z">
            <w:rPr>
              <w:noProof/>
              <w:webHidden/>
            </w:rPr>
          </w:rPrChange>
        </w:rPr>
      </w:r>
      <w:r w:rsidR="00C204FF" w:rsidRPr="00B525C1">
        <w:rPr>
          <w:rFonts w:ascii="Times New Roman" w:hAnsi="Times New Roman" w:cs="Times New Roman"/>
          <w:noProof/>
          <w:webHidden/>
          <w:sz w:val="24"/>
          <w:szCs w:val="24"/>
          <w:rPrChange w:id="698" w:author="Made Wardana" w:date="2020-06-11T21:34:00Z">
            <w:rPr>
              <w:noProof/>
              <w:webHidden/>
            </w:rPr>
          </w:rPrChange>
        </w:rPr>
        <w:fldChar w:fldCharType="separate"/>
      </w:r>
      <w:ins w:id="699" w:author="Made Wardana" w:date="2020-06-11T21:33:00Z">
        <w:r w:rsidR="009C6405" w:rsidRPr="00B525C1">
          <w:rPr>
            <w:rFonts w:ascii="Times New Roman" w:hAnsi="Times New Roman" w:cs="Times New Roman"/>
            <w:noProof/>
            <w:webHidden/>
            <w:sz w:val="24"/>
            <w:szCs w:val="24"/>
            <w:rPrChange w:id="700" w:author="Made Wardana" w:date="2020-06-11T21:34:00Z">
              <w:rPr>
                <w:noProof/>
                <w:webHidden/>
              </w:rPr>
            </w:rPrChange>
          </w:rPr>
          <w:t>31</w:t>
        </w:r>
      </w:ins>
      <w:del w:id="701" w:author="Made Wardana" w:date="2020-06-11T21:33:00Z">
        <w:r w:rsidR="00C204FF" w:rsidRPr="00B525C1" w:rsidDel="009C6405">
          <w:rPr>
            <w:rFonts w:ascii="Times New Roman" w:hAnsi="Times New Roman" w:cs="Times New Roman"/>
            <w:noProof/>
            <w:webHidden/>
            <w:sz w:val="24"/>
            <w:szCs w:val="24"/>
            <w:rPrChange w:id="702" w:author="Made Wardana" w:date="2020-06-11T21:34:00Z">
              <w:rPr>
                <w:noProof/>
                <w:webHidden/>
              </w:rPr>
            </w:rPrChange>
          </w:rPr>
          <w:delText>93</w:delText>
        </w:r>
      </w:del>
      <w:r w:rsidR="00C204FF" w:rsidRPr="00B525C1">
        <w:rPr>
          <w:rFonts w:ascii="Times New Roman" w:hAnsi="Times New Roman" w:cs="Times New Roman"/>
          <w:noProof/>
          <w:webHidden/>
          <w:sz w:val="24"/>
          <w:szCs w:val="24"/>
          <w:rPrChange w:id="703" w:author="Made Wardana" w:date="2020-06-11T21:34:00Z">
            <w:rPr>
              <w:noProof/>
              <w:webHidden/>
            </w:rPr>
          </w:rPrChange>
        </w:rPr>
        <w:fldChar w:fldCharType="end"/>
      </w:r>
      <w:r w:rsidRPr="00B525C1">
        <w:rPr>
          <w:rFonts w:ascii="Times New Roman" w:hAnsi="Times New Roman" w:cs="Times New Roman"/>
          <w:noProof/>
          <w:sz w:val="24"/>
          <w:szCs w:val="24"/>
          <w:rPrChange w:id="704" w:author="Made Wardana" w:date="2020-06-11T21:34:00Z">
            <w:rPr>
              <w:noProof/>
            </w:rPr>
          </w:rPrChange>
        </w:rPr>
        <w:fldChar w:fldCharType="end"/>
      </w:r>
    </w:p>
    <w:p w14:paraId="51315E65" w14:textId="688BAB49" w:rsidR="00C204FF" w:rsidRPr="00B525C1" w:rsidRDefault="00F24FBC">
      <w:pPr>
        <w:pStyle w:val="TOC1"/>
        <w:tabs>
          <w:tab w:val="right" w:leader="dot" w:pos="7927"/>
        </w:tabs>
        <w:rPr>
          <w:rFonts w:ascii="Times New Roman" w:eastAsiaTheme="minorEastAsia" w:hAnsi="Times New Roman" w:cs="Times New Roman"/>
          <w:noProof/>
          <w:sz w:val="24"/>
          <w:szCs w:val="24"/>
          <w:lang w:eastAsia="en-ID"/>
          <w:rPrChange w:id="705"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706" w:author="Made Wardana" w:date="2020-06-11T21:34:00Z">
            <w:rPr>
              <w:noProof/>
            </w:rPr>
          </w:rPrChange>
        </w:rPr>
        <w:fldChar w:fldCharType="begin"/>
      </w:r>
      <w:r w:rsidRPr="00B525C1">
        <w:rPr>
          <w:rFonts w:ascii="Times New Roman" w:hAnsi="Times New Roman" w:cs="Times New Roman"/>
          <w:noProof/>
          <w:sz w:val="24"/>
          <w:szCs w:val="24"/>
          <w:rPrChange w:id="707" w:author="Made Wardana" w:date="2020-06-11T21:34:00Z">
            <w:rPr>
              <w:noProof/>
            </w:rPr>
          </w:rPrChange>
        </w:rPr>
        <w:instrText xml:space="preserve"> HYPERLINK \l "_Toc41326108" </w:instrText>
      </w:r>
      <w:ins w:id="708" w:author="Made Wardana" w:date="2020-06-11T21:33:00Z">
        <w:r w:rsidR="009C6405" w:rsidRPr="00B525C1">
          <w:rPr>
            <w:rFonts w:ascii="Times New Roman" w:hAnsi="Times New Roman" w:cs="Times New Roman"/>
            <w:noProof/>
            <w:sz w:val="24"/>
            <w:szCs w:val="24"/>
            <w:rPrChange w:id="709" w:author="Made Wardana" w:date="2020-06-11T21:34:00Z">
              <w:rPr>
                <w:noProof/>
              </w:rPr>
            </w:rPrChange>
          </w:rPr>
        </w:r>
      </w:ins>
      <w:r w:rsidRPr="00B525C1">
        <w:rPr>
          <w:rFonts w:ascii="Times New Roman" w:hAnsi="Times New Roman" w:cs="Times New Roman"/>
          <w:noProof/>
          <w:sz w:val="24"/>
          <w:szCs w:val="24"/>
          <w:rPrChange w:id="710"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711" w:author="Made Wardana" w:date="2020-06-11T21:34:00Z">
            <w:rPr>
              <w:rStyle w:val="Hyperlink"/>
              <w:noProof/>
            </w:rPr>
          </w:rPrChange>
        </w:rPr>
        <w:t xml:space="preserve">Gambar 4.5 Proses </w:t>
      </w:r>
      <w:del w:id="712" w:author="Ryan Ganeswara" w:date="2020-06-02T16:09:00Z">
        <w:r w:rsidR="00C204FF" w:rsidRPr="00B525C1" w:rsidDel="009E34ED">
          <w:rPr>
            <w:rStyle w:val="Hyperlink"/>
            <w:rFonts w:ascii="Times New Roman" w:hAnsi="Times New Roman" w:cs="Times New Roman"/>
            <w:noProof/>
            <w:sz w:val="24"/>
            <w:szCs w:val="24"/>
            <w:rPrChange w:id="713" w:author="Made Wardana" w:date="2020-06-11T21:34:00Z">
              <w:rPr>
                <w:rStyle w:val="Hyperlink"/>
                <w:noProof/>
              </w:rPr>
            </w:rPrChange>
          </w:rPr>
          <w:delText>Query</w:delText>
        </w:r>
      </w:del>
      <w:ins w:id="714" w:author="Ryan Ganeswara" w:date="2020-06-02T16:09:00Z">
        <w:r w:rsidR="009E34ED" w:rsidRPr="00B525C1">
          <w:rPr>
            <w:rStyle w:val="Hyperlink"/>
            <w:rFonts w:ascii="Times New Roman" w:hAnsi="Times New Roman" w:cs="Times New Roman"/>
            <w:i/>
            <w:noProof/>
            <w:sz w:val="24"/>
            <w:szCs w:val="24"/>
            <w:rPrChange w:id="715" w:author="Made Wardana" w:date="2020-06-11T21:34:00Z">
              <w:rPr>
                <w:rStyle w:val="Hyperlink"/>
                <w:i/>
                <w:noProof/>
              </w:rPr>
            </w:rPrChange>
          </w:rPr>
          <w:t>Query</w:t>
        </w:r>
      </w:ins>
      <w:r w:rsidR="00C204FF" w:rsidRPr="00B525C1">
        <w:rPr>
          <w:rStyle w:val="Hyperlink"/>
          <w:rFonts w:ascii="Times New Roman" w:hAnsi="Times New Roman" w:cs="Times New Roman"/>
          <w:noProof/>
          <w:sz w:val="24"/>
          <w:szCs w:val="24"/>
          <w:rPrChange w:id="716" w:author="Made Wardana" w:date="2020-06-11T21:34:00Z">
            <w:rPr>
              <w:rStyle w:val="Hyperlink"/>
              <w:noProof/>
            </w:rPr>
          </w:rPrChange>
        </w:rPr>
        <w:t xml:space="preserve"> Percobaan Pertama</w:t>
      </w:r>
      <w:r w:rsidR="00C204FF" w:rsidRPr="00B525C1">
        <w:rPr>
          <w:rFonts w:ascii="Times New Roman" w:hAnsi="Times New Roman" w:cs="Times New Roman"/>
          <w:noProof/>
          <w:webHidden/>
          <w:sz w:val="24"/>
          <w:szCs w:val="24"/>
          <w:rPrChange w:id="717" w:author="Made Wardana" w:date="2020-06-11T21:34:00Z">
            <w:rPr>
              <w:noProof/>
              <w:webHidden/>
            </w:rPr>
          </w:rPrChange>
        </w:rPr>
        <w:tab/>
      </w:r>
      <w:r w:rsidR="00C204FF" w:rsidRPr="00B525C1">
        <w:rPr>
          <w:rFonts w:ascii="Times New Roman" w:hAnsi="Times New Roman" w:cs="Times New Roman"/>
          <w:noProof/>
          <w:webHidden/>
          <w:sz w:val="24"/>
          <w:szCs w:val="24"/>
          <w:rPrChange w:id="718"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719" w:author="Made Wardana" w:date="2020-06-11T21:34:00Z">
            <w:rPr>
              <w:noProof/>
              <w:webHidden/>
            </w:rPr>
          </w:rPrChange>
        </w:rPr>
        <w:instrText xml:space="preserve"> PAGEREF _Toc41326108 \h </w:instrText>
      </w:r>
      <w:r w:rsidR="00C204FF" w:rsidRPr="00B525C1">
        <w:rPr>
          <w:rFonts w:ascii="Times New Roman" w:hAnsi="Times New Roman" w:cs="Times New Roman"/>
          <w:noProof/>
          <w:webHidden/>
          <w:sz w:val="24"/>
          <w:szCs w:val="24"/>
          <w:rPrChange w:id="720" w:author="Made Wardana" w:date="2020-06-11T21:34:00Z">
            <w:rPr>
              <w:noProof/>
              <w:webHidden/>
            </w:rPr>
          </w:rPrChange>
        </w:rPr>
      </w:r>
      <w:r w:rsidR="00C204FF" w:rsidRPr="00B525C1">
        <w:rPr>
          <w:rFonts w:ascii="Times New Roman" w:hAnsi="Times New Roman" w:cs="Times New Roman"/>
          <w:noProof/>
          <w:webHidden/>
          <w:sz w:val="24"/>
          <w:szCs w:val="24"/>
          <w:rPrChange w:id="721" w:author="Made Wardana" w:date="2020-06-11T21:34:00Z">
            <w:rPr>
              <w:noProof/>
              <w:webHidden/>
            </w:rPr>
          </w:rPrChange>
        </w:rPr>
        <w:fldChar w:fldCharType="separate"/>
      </w:r>
      <w:ins w:id="722" w:author="Made Wardana" w:date="2020-06-11T21:33:00Z">
        <w:r w:rsidR="009C6405" w:rsidRPr="00B525C1">
          <w:rPr>
            <w:rFonts w:ascii="Times New Roman" w:hAnsi="Times New Roman" w:cs="Times New Roman"/>
            <w:noProof/>
            <w:webHidden/>
            <w:sz w:val="24"/>
            <w:szCs w:val="24"/>
            <w:rPrChange w:id="723" w:author="Made Wardana" w:date="2020-06-11T21:34:00Z">
              <w:rPr>
                <w:noProof/>
                <w:webHidden/>
              </w:rPr>
            </w:rPrChange>
          </w:rPr>
          <w:t>33</w:t>
        </w:r>
      </w:ins>
      <w:del w:id="724" w:author="Made Wardana" w:date="2020-06-11T21:33:00Z">
        <w:r w:rsidR="00C204FF" w:rsidRPr="00B525C1" w:rsidDel="009C6405">
          <w:rPr>
            <w:rFonts w:ascii="Times New Roman" w:hAnsi="Times New Roman" w:cs="Times New Roman"/>
            <w:noProof/>
            <w:webHidden/>
            <w:sz w:val="24"/>
            <w:szCs w:val="24"/>
            <w:rPrChange w:id="725" w:author="Made Wardana" w:date="2020-06-11T21:34:00Z">
              <w:rPr>
                <w:noProof/>
                <w:webHidden/>
              </w:rPr>
            </w:rPrChange>
          </w:rPr>
          <w:delText>94</w:delText>
        </w:r>
      </w:del>
      <w:r w:rsidR="00C204FF" w:rsidRPr="00B525C1">
        <w:rPr>
          <w:rFonts w:ascii="Times New Roman" w:hAnsi="Times New Roman" w:cs="Times New Roman"/>
          <w:noProof/>
          <w:webHidden/>
          <w:sz w:val="24"/>
          <w:szCs w:val="24"/>
          <w:rPrChange w:id="726" w:author="Made Wardana" w:date="2020-06-11T21:34:00Z">
            <w:rPr>
              <w:noProof/>
              <w:webHidden/>
            </w:rPr>
          </w:rPrChange>
        </w:rPr>
        <w:fldChar w:fldCharType="end"/>
      </w:r>
      <w:r w:rsidRPr="00B525C1">
        <w:rPr>
          <w:rFonts w:ascii="Times New Roman" w:hAnsi="Times New Roman" w:cs="Times New Roman"/>
          <w:noProof/>
          <w:sz w:val="24"/>
          <w:szCs w:val="24"/>
          <w:rPrChange w:id="727" w:author="Made Wardana" w:date="2020-06-11T21:34:00Z">
            <w:rPr>
              <w:noProof/>
            </w:rPr>
          </w:rPrChange>
        </w:rPr>
        <w:fldChar w:fldCharType="end"/>
      </w:r>
    </w:p>
    <w:p w14:paraId="6DFF1CD5" w14:textId="442FEE3F" w:rsidR="00C204FF" w:rsidRPr="00B525C1" w:rsidRDefault="00F24FBC">
      <w:pPr>
        <w:pStyle w:val="TOC1"/>
        <w:tabs>
          <w:tab w:val="right" w:leader="dot" w:pos="7927"/>
        </w:tabs>
        <w:rPr>
          <w:rFonts w:ascii="Times New Roman" w:eastAsiaTheme="minorEastAsia" w:hAnsi="Times New Roman" w:cs="Times New Roman"/>
          <w:noProof/>
          <w:sz w:val="24"/>
          <w:szCs w:val="24"/>
          <w:lang w:eastAsia="en-ID"/>
          <w:rPrChange w:id="728"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729" w:author="Made Wardana" w:date="2020-06-11T21:34:00Z">
            <w:rPr>
              <w:noProof/>
            </w:rPr>
          </w:rPrChange>
        </w:rPr>
        <w:fldChar w:fldCharType="begin"/>
      </w:r>
      <w:r w:rsidRPr="00B525C1">
        <w:rPr>
          <w:rFonts w:ascii="Times New Roman" w:hAnsi="Times New Roman" w:cs="Times New Roman"/>
          <w:noProof/>
          <w:sz w:val="24"/>
          <w:szCs w:val="24"/>
          <w:rPrChange w:id="730" w:author="Made Wardana" w:date="2020-06-11T21:34:00Z">
            <w:rPr>
              <w:noProof/>
            </w:rPr>
          </w:rPrChange>
        </w:rPr>
        <w:instrText xml:space="preserve"> HYPERLINK \l "_Toc41326109" </w:instrText>
      </w:r>
      <w:ins w:id="731" w:author="Made Wardana" w:date="2020-06-11T21:33:00Z">
        <w:r w:rsidR="009C6405" w:rsidRPr="00B525C1">
          <w:rPr>
            <w:rFonts w:ascii="Times New Roman" w:hAnsi="Times New Roman" w:cs="Times New Roman"/>
            <w:noProof/>
            <w:sz w:val="24"/>
            <w:szCs w:val="24"/>
            <w:rPrChange w:id="732" w:author="Made Wardana" w:date="2020-06-11T21:34:00Z">
              <w:rPr>
                <w:noProof/>
              </w:rPr>
            </w:rPrChange>
          </w:rPr>
        </w:r>
      </w:ins>
      <w:r w:rsidRPr="00B525C1">
        <w:rPr>
          <w:rFonts w:ascii="Times New Roman" w:hAnsi="Times New Roman" w:cs="Times New Roman"/>
          <w:noProof/>
          <w:sz w:val="24"/>
          <w:szCs w:val="24"/>
          <w:rPrChange w:id="733"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734" w:author="Made Wardana" w:date="2020-06-11T21:34:00Z">
            <w:rPr>
              <w:rStyle w:val="Hyperlink"/>
              <w:noProof/>
            </w:rPr>
          </w:rPrChange>
        </w:rPr>
        <w:t xml:space="preserve">Gambar 4.6 Hasil </w:t>
      </w:r>
      <w:del w:id="735" w:author="Ryan Ganeswara" w:date="2020-06-02T16:09:00Z">
        <w:r w:rsidR="00C204FF" w:rsidRPr="00B525C1" w:rsidDel="009E34ED">
          <w:rPr>
            <w:rStyle w:val="Hyperlink"/>
            <w:rFonts w:ascii="Times New Roman" w:hAnsi="Times New Roman" w:cs="Times New Roman"/>
            <w:noProof/>
            <w:sz w:val="24"/>
            <w:szCs w:val="24"/>
            <w:rPrChange w:id="736" w:author="Made Wardana" w:date="2020-06-11T21:34:00Z">
              <w:rPr>
                <w:rStyle w:val="Hyperlink"/>
                <w:noProof/>
              </w:rPr>
            </w:rPrChange>
          </w:rPr>
          <w:delText>Query</w:delText>
        </w:r>
      </w:del>
      <w:ins w:id="737" w:author="Ryan Ganeswara" w:date="2020-06-02T16:09:00Z">
        <w:r w:rsidR="009E34ED" w:rsidRPr="00B525C1">
          <w:rPr>
            <w:rStyle w:val="Hyperlink"/>
            <w:rFonts w:ascii="Times New Roman" w:hAnsi="Times New Roman" w:cs="Times New Roman"/>
            <w:i/>
            <w:noProof/>
            <w:sz w:val="24"/>
            <w:szCs w:val="24"/>
            <w:rPrChange w:id="738" w:author="Made Wardana" w:date="2020-06-11T21:34:00Z">
              <w:rPr>
                <w:rStyle w:val="Hyperlink"/>
                <w:i/>
                <w:noProof/>
              </w:rPr>
            </w:rPrChange>
          </w:rPr>
          <w:t>Query</w:t>
        </w:r>
      </w:ins>
      <w:r w:rsidR="00C204FF" w:rsidRPr="00B525C1">
        <w:rPr>
          <w:rStyle w:val="Hyperlink"/>
          <w:rFonts w:ascii="Times New Roman" w:hAnsi="Times New Roman" w:cs="Times New Roman"/>
          <w:noProof/>
          <w:sz w:val="24"/>
          <w:szCs w:val="24"/>
          <w:rPrChange w:id="739" w:author="Made Wardana" w:date="2020-06-11T21:34:00Z">
            <w:rPr>
              <w:rStyle w:val="Hyperlink"/>
              <w:noProof/>
            </w:rPr>
          </w:rPrChange>
        </w:rPr>
        <w:t xml:space="preserve"> Percobaan Pertama</w:t>
      </w:r>
      <w:r w:rsidR="00C204FF" w:rsidRPr="00B525C1">
        <w:rPr>
          <w:rFonts w:ascii="Times New Roman" w:hAnsi="Times New Roman" w:cs="Times New Roman"/>
          <w:noProof/>
          <w:webHidden/>
          <w:sz w:val="24"/>
          <w:szCs w:val="24"/>
          <w:rPrChange w:id="740" w:author="Made Wardana" w:date="2020-06-11T21:34:00Z">
            <w:rPr>
              <w:noProof/>
              <w:webHidden/>
            </w:rPr>
          </w:rPrChange>
        </w:rPr>
        <w:tab/>
      </w:r>
      <w:r w:rsidR="00C204FF" w:rsidRPr="00B525C1">
        <w:rPr>
          <w:rFonts w:ascii="Times New Roman" w:hAnsi="Times New Roman" w:cs="Times New Roman"/>
          <w:noProof/>
          <w:webHidden/>
          <w:sz w:val="24"/>
          <w:szCs w:val="24"/>
          <w:rPrChange w:id="741"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742" w:author="Made Wardana" w:date="2020-06-11T21:34:00Z">
            <w:rPr>
              <w:noProof/>
              <w:webHidden/>
            </w:rPr>
          </w:rPrChange>
        </w:rPr>
        <w:instrText xml:space="preserve"> PAGEREF _Toc41326109 \h </w:instrText>
      </w:r>
      <w:r w:rsidR="00C204FF" w:rsidRPr="00B525C1">
        <w:rPr>
          <w:rFonts w:ascii="Times New Roman" w:hAnsi="Times New Roman" w:cs="Times New Roman"/>
          <w:noProof/>
          <w:webHidden/>
          <w:sz w:val="24"/>
          <w:szCs w:val="24"/>
          <w:rPrChange w:id="743" w:author="Made Wardana" w:date="2020-06-11T21:34:00Z">
            <w:rPr>
              <w:noProof/>
              <w:webHidden/>
            </w:rPr>
          </w:rPrChange>
        </w:rPr>
      </w:r>
      <w:r w:rsidR="00C204FF" w:rsidRPr="00B525C1">
        <w:rPr>
          <w:rFonts w:ascii="Times New Roman" w:hAnsi="Times New Roman" w:cs="Times New Roman"/>
          <w:noProof/>
          <w:webHidden/>
          <w:sz w:val="24"/>
          <w:szCs w:val="24"/>
          <w:rPrChange w:id="744" w:author="Made Wardana" w:date="2020-06-11T21:34:00Z">
            <w:rPr>
              <w:noProof/>
              <w:webHidden/>
            </w:rPr>
          </w:rPrChange>
        </w:rPr>
        <w:fldChar w:fldCharType="separate"/>
      </w:r>
      <w:ins w:id="745" w:author="Made Wardana" w:date="2020-06-11T21:33:00Z">
        <w:r w:rsidR="009C6405" w:rsidRPr="00B525C1">
          <w:rPr>
            <w:rFonts w:ascii="Times New Roman" w:hAnsi="Times New Roman" w:cs="Times New Roman"/>
            <w:noProof/>
            <w:webHidden/>
            <w:sz w:val="24"/>
            <w:szCs w:val="24"/>
            <w:rPrChange w:id="746" w:author="Made Wardana" w:date="2020-06-11T21:34:00Z">
              <w:rPr>
                <w:noProof/>
                <w:webHidden/>
              </w:rPr>
            </w:rPrChange>
          </w:rPr>
          <w:t>34</w:t>
        </w:r>
      </w:ins>
      <w:del w:id="747" w:author="Made Wardana" w:date="2020-06-11T21:33:00Z">
        <w:r w:rsidR="00C204FF" w:rsidRPr="00B525C1" w:rsidDel="009C6405">
          <w:rPr>
            <w:rFonts w:ascii="Times New Roman" w:hAnsi="Times New Roman" w:cs="Times New Roman"/>
            <w:noProof/>
            <w:webHidden/>
            <w:sz w:val="24"/>
            <w:szCs w:val="24"/>
            <w:rPrChange w:id="748" w:author="Made Wardana" w:date="2020-06-11T21:34:00Z">
              <w:rPr>
                <w:noProof/>
                <w:webHidden/>
              </w:rPr>
            </w:rPrChange>
          </w:rPr>
          <w:delText>95</w:delText>
        </w:r>
      </w:del>
      <w:r w:rsidR="00C204FF" w:rsidRPr="00B525C1">
        <w:rPr>
          <w:rFonts w:ascii="Times New Roman" w:hAnsi="Times New Roman" w:cs="Times New Roman"/>
          <w:noProof/>
          <w:webHidden/>
          <w:sz w:val="24"/>
          <w:szCs w:val="24"/>
          <w:rPrChange w:id="749" w:author="Made Wardana" w:date="2020-06-11T21:34:00Z">
            <w:rPr>
              <w:noProof/>
              <w:webHidden/>
            </w:rPr>
          </w:rPrChange>
        </w:rPr>
        <w:fldChar w:fldCharType="end"/>
      </w:r>
      <w:r w:rsidRPr="00B525C1">
        <w:rPr>
          <w:rFonts w:ascii="Times New Roman" w:hAnsi="Times New Roman" w:cs="Times New Roman"/>
          <w:noProof/>
          <w:sz w:val="24"/>
          <w:szCs w:val="24"/>
          <w:rPrChange w:id="750" w:author="Made Wardana" w:date="2020-06-11T21:34:00Z">
            <w:rPr>
              <w:noProof/>
            </w:rPr>
          </w:rPrChange>
        </w:rPr>
        <w:fldChar w:fldCharType="end"/>
      </w:r>
    </w:p>
    <w:p w14:paraId="6F0216E8" w14:textId="4086E661" w:rsidR="00C204FF" w:rsidRPr="00B525C1" w:rsidRDefault="00F24FBC">
      <w:pPr>
        <w:pStyle w:val="TOC1"/>
        <w:tabs>
          <w:tab w:val="right" w:leader="dot" w:pos="7927"/>
        </w:tabs>
        <w:rPr>
          <w:rFonts w:ascii="Times New Roman" w:eastAsiaTheme="minorEastAsia" w:hAnsi="Times New Roman" w:cs="Times New Roman"/>
          <w:noProof/>
          <w:sz w:val="24"/>
          <w:szCs w:val="24"/>
          <w:lang w:eastAsia="en-ID"/>
          <w:rPrChange w:id="751"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752" w:author="Made Wardana" w:date="2020-06-11T21:34:00Z">
            <w:rPr>
              <w:noProof/>
            </w:rPr>
          </w:rPrChange>
        </w:rPr>
        <w:fldChar w:fldCharType="begin"/>
      </w:r>
      <w:r w:rsidRPr="00B525C1">
        <w:rPr>
          <w:rFonts w:ascii="Times New Roman" w:hAnsi="Times New Roman" w:cs="Times New Roman"/>
          <w:noProof/>
          <w:sz w:val="24"/>
          <w:szCs w:val="24"/>
          <w:rPrChange w:id="753" w:author="Made Wardana" w:date="2020-06-11T21:34:00Z">
            <w:rPr>
              <w:noProof/>
            </w:rPr>
          </w:rPrChange>
        </w:rPr>
        <w:instrText xml:space="preserve"> HYPERLINK \l "_Toc41326110" </w:instrText>
      </w:r>
      <w:ins w:id="754" w:author="Made Wardana" w:date="2020-06-11T21:33:00Z">
        <w:r w:rsidR="009C6405" w:rsidRPr="00B525C1">
          <w:rPr>
            <w:rFonts w:ascii="Times New Roman" w:hAnsi="Times New Roman" w:cs="Times New Roman"/>
            <w:noProof/>
            <w:sz w:val="24"/>
            <w:szCs w:val="24"/>
            <w:rPrChange w:id="755" w:author="Made Wardana" w:date="2020-06-11T21:34:00Z">
              <w:rPr>
                <w:noProof/>
              </w:rPr>
            </w:rPrChange>
          </w:rPr>
        </w:r>
      </w:ins>
      <w:r w:rsidRPr="00B525C1">
        <w:rPr>
          <w:rFonts w:ascii="Times New Roman" w:hAnsi="Times New Roman" w:cs="Times New Roman"/>
          <w:noProof/>
          <w:sz w:val="24"/>
          <w:szCs w:val="24"/>
          <w:rPrChange w:id="756"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757" w:author="Made Wardana" w:date="2020-06-11T21:34:00Z">
            <w:rPr>
              <w:rStyle w:val="Hyperlink"/>
              <w:noProof/>
            </w:rPr>
          </w:rPrChange>
        </w:rPr>
        <w:t xml:space="preserve">Gambar 4.7 Proses </w:t>
      </w:r>
      <w:del w:id="758" w:author="Ryan Ganeswara" w:date="2020-06-02T16:09:00Z">
        <w:r w:rsidR="00C204FF" w:rsidRPr="00B525C1" w:rsidDel="009E34ED">
          <w:rPr>
            <w:rStyle w:val="Hyperlink"/>
            <w:rFonts w:ascii="Times New Roman" w:hAnsi="Times New Roman" w:cs="Times New Roman"/>
            <w:noProof/>
            <w:sz w:val="24"/>
            <w:szCs w:val="24"/>
            <w:rPrChange w:id="759" w:author="Made Wardana" w:date="2020-06-11T21:34:00Z">
              <w:rPr>
                <w:rStyle w:val="Hyperlink"/>
                <w:noProof/>
              </w:rPr>
            </w:rPrChange>
          </w:rPr>
          <w:delText>Query</w:delText>
        </w:r>
      </w:del>
      <w:ins w:id="760" w:author="Ryan Ganeswara" w:date="2020-06-02T16:09:00Z">
        <w:r w:rsidR="009E34ED" w:rsidRPr="00B525C1">
          <w:rPr>
            <w:rStyle w:val="Hyperlink"/>
            <w:rFonts w:ascii="Times New Roman" w:hAnsi="Times New Roman" w:cs="Times New Roman"/>
            <w:i/>
            <w:noProof/>
            <w:sz w:val="24"/>
            <w:szCs w:val="24"/>
            <w:rPrChange w:id="761" w:author="Made Wardana" w:date="2020-06-11T21:34:00Z">
              <w:rPr>
                <w:rStyle w:val="Hyperlink"/>
                <w:i/>
                <w:noProof/>
              </w:rPr>
            </w:rPrChange>
          </w:rPr>
          <w:t>Query</w:t>
        </w:r>
      </w:ins>
      <w:r w:rsidR="00C204FF" w:rsidRPr="00B525C1">
        <w:rPr>
          <w:rStyle w:val="Hyperlink"/>
          <w:rFonts w:ascii="Times New Roman" w:hAnsi="Times New Roman" w:cs="Times New Roman"/>
          <w:noProof/>
          <w:sz w:val="24"/>
          <w:szCs w:val="24"/>
          <w:rPrChange w:id="762" w:author="Made Wardana" w:date="2020-06-11T21:34:00Z">
            <w:rPr>
              <w:rStyle w:val="Hyperlink"/>
              <w:noProof/>
            </w:rPr>
          </w:rPrChange>
        </w:rPr>
        <w:t xml:space="preserve"> Percobaan Kedua</w:t>
      </w:r>
      <w:r w:rsidR="00C204FF" w:rsidRPr="00B525C1">
        <w:rPr>
          <w:rFonts w:ascii="Times New Roman" w:hAnsi="Times New Roman" w:cs="Times New Roman"/>
          <w:noProof/>
          <w:webHidden/>
          <w:sz w:val="24"/>
          <w:szCs w:val="24"/>
          <w:rPrChange w:id="763" w:author="Made Wardana" w:date="2020-06-11T21:34:00Z">
            <w:rPr>
              <w:noProof/>
              <w:webHidden/>
            </w:rPr>
          </w:rPrChange>
        </w:rPr>
        <w:tab/>
      </w:r>
      <w:r w:rsidR="00C204FF" w:rsidRPr="00B525C1">
        <w:rPr>
          <w:rFonts w:ascii="Times New Roman" w:hAnsi="Times New Roman" w:cs="Times New Roman"/>
          <w:noProof/>
          <w:webHidden/>
          <w:sz w:val="24"/>
          <w:szCs w:val="24"/>
          <w:rPrChange w:id="764"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765" w:author="Made Wardana" w:date="2020-06-11T21:34:00Z">
            <w:rPr>
              <w:noProof/>
              <w:webHidden/>
            </w:rPr>
          </w:rPrChange>
        </w:rPr>
        <w:instrText xml:space="preserve"> PAGEREF _Toc41326110 \h </w:instrText>
      </w:r>
      <w:r w:rsidR="00C204FF" w:rsidRPr="00B525C1">
        <w:rPr>
          <w:rFonts w:ascii="Times New Roman" w:hAnsi="Times New Roman" w:cs="Times New Roman"/>
          <w:noProof/>
          <w:webHidden/>
          <w:sz w:val="24"/>
          <w:szCs w:val="24"/>
          <w:rPrChange w:id="766" w:author="Made Wardana" w:date="2020-06-11T21:34:00Z">
            <w:rPr>
              <w:noProof/>
              <w:webHidden/>
            </w:rPr>
          </w:rPrChange>
        </w:rPr>
      </w:r>
      <w:r w:rsidR="00C204FF" w:rsidRPr="00B525C1">
        <w:rPr>
          <w:rFonts w:ascii="Times New Roman" w:hAnsi="Times New Roman" w:cs="Times New Roman"/>
          <w:noProof/>
          <w:webHidden/>
          <w:sz w:val="24"/>
          <w:szCs w:val="24"/>
          <w:rPrChange w:id="767" w:author="Made Wardana" w:date="2020-06-11T21:34:00Z">
            <w:rPr>
              <w:noProof/>
              <w:webHidden/>
            </w:rPr>
          </w:rPrChange>
        </w:rPr>
        <w:fldChar w:fldCharType="separate"/>
      </w:r>
      <w:ins w:id="768" w:author="Made Wardana" w:date="2020-06-11T21:33:00Z">
        <w:r w:rsidR="009C6405" w:rsidRPr="00B525C1">
          <w:rPr>
            <w:rFonts w:ascii="Times New Roman" w:hAnsi="Times New Roman" w:cs="Times New Roman"/>
            <w:noProof/>
            <w:webHidden/>
            <w:sz w:val="24"/>
            <w:szCs w:val="24"/>
            <w:rPrChange w:id="769" w:author="Made Wardana" w:date="2020-06-11T21:34:00Z">
              <w:rPr>
                <w:noProof/>
                <w:webHidden/>
              </w:rPr>
            </w:rPrChange>
          </w:rPr>
          <w:t>35</w:t>
        </w:r>
      </w:ins>
      <w:del w:id="770" w:author="Made Wardana" w:date="2020-06-11T21:33:00Z">
        <w:r w:rsidR="00C204FF" w:rsidRPr="00B525C1" w:rsidDel="009C6405">
          <w:rPr>
            <w:rFonts w:ascii="Times New Roman" w:hAnsi="Times New Roman" w:cs="Times New Roman"/>
            <w:noProof/>
            <w:webHidden/>
            <w:sz w:val="24"/>
            <w:szCs w:val="24"/>
            <w:rPrChange w:id="771" w:author="Made Wardana" w:date="2020-06-11T21:34:00Z">
              <w:rPr>
                <w:noProof/>
                <w:webHidden/>
              </w:rPr>
            </w:rPrChange>
          </w:rPr>
          <w:delText>96</w:delText>
        </w:r>
      </w:del>
      <w:r w:rsidR="00C204FF" w:rsidRPr="00B525C1">
        <w:rPr>
          <w:rFonts w:ascii="Times New Roman" w:hAnsi="Times New Roman" w:cs="Times New Roman"/>
          <w:noProof/>
          <w:webHidden/>
          <w:sz w:val="24"/>
          <w:szCs w:val="24"/>
          <w:rPrChange w:id="772" w:author="Made Wardana" w:date="2020-06-11T21:34:00Z">
            <w:rPr>
              <w:noProof/>
              <w:webHidden/>
            </w:rPr>
          </w:rPrChange>
        </w:rPr>
        <w:fldChar w:fldCharType="end"/>
      </w:r>
      <w:r w:rsidRPr="00B525C1">
        <w:rPr>
          <w:rFonts w:ascii="Times New Roman" w:hAnsi="Times New Roman" w:cs="Times New Roman"/>
          <w:noProof/>
          <w:sz w:val="24"/>
          <w:szCs w:val="24"/>
          <w:rPrChange w:id="773" w:author="Made Wardana" w:date="2020-06-11T21:34:00Z">
            <w:rPr>
              <w:noProof/>
            </w:rPr>
          </w:rPrChange>
        </w:rPr>
        <w:fldChar w:fldCharType="end"/>
      </w:r>
    </w:p>
    <w:p w14:paraId="3E35A21D" w14:textId="603F6001" w:rsidR="00C204FF" w:rsidRPr="00B525C1" w:rsidRDefault="00F24FBC">
      <w:pPr>
        <w:pStyle w:val="TOC1"/>
        <w:tabs>
          <w:tab w:val="right" w:leader="dot" w:pos="7927"/>
        </w:tabs>
        <w:rPr>
          <w:rFonts w:ascii="Times New Roman" w:eastAsiaTheme="minorEastAsia" w:hAnsi="Times New Roman" w:cs="Times New Roman"/>
          <w:noProof/>
          <w:sz w:val="24"/>
          <w:szCs w:val="24"/>
          <w:lang w:eastAsia="en-ID"/>
          <w:rPrChange w:id="774"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775" w:author="Made Wardana" w:date="2020-06-11T21:34:00Z">
            <w:rPr>
              <w:noProof/>
            </w:rPr>
          </w:rPrChange>
        </w:rPr>
        <w:fldChar w:fldCharType="begin"/>
      </w:r>
      <w:r w:rsidRPr="00B525C1">
        <w:rPr>
          <w:rFonts w:ascii="Times New Roman" w:hAnsi="Times New Roman" w:cs="Times New Roman"/>
          <w:noProof/>
          <w:sz w:val="24"/>
          <w:szCs w:val="24"/>
          <w:rPrChange w:id="776" w:author="Made Wardana" w:date="2020-06-11T21:34:00Z">
            <w:rPr>
              <w:noProof/>
            </w:rPr>
          </w:rPrChange>
        </w:rPr>
        <w:instrText xml:space="preserve"> HYPERLINK \l "_Toc41326111" </w:instrText>
      </w:r>
      <w:ins w:id="777" w:author="Made Wardana" w:date="2020-06-11T21:33:00Z">
        <w:r w:rsidR="009C6405" w:rsidRPr="00B525C1">
          <w:rPr>
            <w:rFonts w:ascii="Times New Roman" w:hAnsi="Times New Roman" w:cs="Times New Roman"/>
            <w:noProof/>
            <w:sz w:val="24"/>
            <w:szCs w:val="24"/>
            <w:rPrChange w:id="778" w:author="Made Wardana" w:date="2020-06-11T21:34:00Z">
              <w:rPr>
                <w:noProof/>
              </w:rPr>
            </w:rPrChange>
          </w:rPr>
        </w:r>
      </w:ins>
      <w:r w:rsidRPr="00B525C1">
        <w:rPr>
          <w:rFonts w:ascii="Times New Roman" w:hAnsi="Times New Roman" w:cs="Times New Roman"/>
          <w:noProof/>
          <w:sz w:val="24"/>
          <w:szCs w:val="24"/>
          <w:rPrChange w:id="779"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780" w:author="Made Wardana" w:date="2020-06-11T21:34:00Z">
            <w:rPr>
              <w:rStyle w:val="Hyperlink"/>
              <w:noProof/>
            </w:rPr>
          </w:rPrChange>
        </w:rPr>
        <w:t xml:space="preserve">Gambar 4.8 Hasil </w:t>
      </w:r>
      <w:del w:id="781" w:author="Ryan Ganeswara" w:date="2020-06-02T16:09:00Z">
        <w:r w:rsidR="00C204FF" w:rsidRPr="00B525C1" w:rsidDel="009E34ED">
          <w:rPr>
            <w:rStyle w:val="Hyperlink"/>
            <w:rFonts w:ascii="Times New Roman" w:hAnsi="Times New Roman" w:cs="Times New Roman"/>
            <w:noProof/>
            <w:sz w:val="24"/>
            <w:szCs w:val="24"/>
            <w:rPrChange w:id="782" w:author="Made Wardana" w:date="2020-06-11T21:34:00Z">
              <w:rPr>
                <w:rStyle w:val="Hyperlink"/>
                <w:noProof/>
              </w:rPr>
            </w:rPrChange>
          </w:rPr>
          <w:delText>Query</w:delText>
        </w:r>
      </w:del>
      <w:ins w:id="783" w:author="Ryan Ganeswara" w:date="2020-06-02T16:09:00Z">
        <w:r w:rsidR="009E34ED" w:rsidRPr="00B525C1">
          <w:rPr>
            <w:rStyle w:val="Hyperlink"/>
            <w:rFonts w:ascii="Times New Roman" w:hAnsi="Times New Roman" w:cs="Times New Roman"/>
            <w:i/>
            <w:noProof/>
            <w:sz w:val="24"/>
            <w:szCs w:val="24"/>
            <w:rPrChange w:id="784" w:author="Made Wardana" w:date="2020-06-11T21:34:00Z">
              <w:rPr>
                <w:rStyle w:val="Hyperlink"/>
                <w:i/>
                <w:noProof/>
              </w:rPr>
            </w:rPrChange>
          </w:rPr>
          <w:t>Query</w:t>
        </w:r>
      </w:ins>
      <w:r w:rsidR="00C204FF" w:rsidRPr="00B525C1">
        <w:rPr>
          <w:rStyle w:val="Hyperlink"/>
          <w:rFonts w:ascii="Times New Roman" w:hAnsi="Times New Roman" w:cs="Times New Roman"/>
          <w:noProof/>
          <w:sz w:val="24"/>
          <w:szCs w:val="24"/>
          <w:rPrChange w:id="785" w:author="Made Wardana" w:date="2020-06-11T21:34:00Z">
            <w:rPr>
              <w:rStyle w:val="Hyperlink"/>
              <w:noProof/>
            </w:rPr>
          </w:rPrChange>
        </w:rPr>
        <w:t xml:space="preserve"> Percobaan Kedua</w:t>
      </w:r>
      <w:r w:rsidR="00C204FF" w:rsidRPr="00B525C1">
        <w:rPr>
          <w:rFonts w:ascii="Times New Roman" w:hAnsi="Times New Roman" w:cs="Times New Roman"/>
          <w:noProof/>
          <w:webHidden/>
          <w:sz w:val="24"/>
          <w:szCs w:val="24"/>
          <w:rPrChange w:id="786" w:author="Made Wardana" w:date="2020-06-11T21:34:00Z">
            <w:rPr>
              <w:noProof/>
              <w:webHidden/>
            </w:rPr>
          </w:rPrChange>
        </w:rPr>
        <w:tab/>
      </w:r>
      <w:r w:rsidR="00C204FF" w:rsidRPr="00B525C1">
        <w:rPr>
          <w:rFonts w:ascii="Times New Roman" w:hAnsi="Times New Roman" w:cs="Times New Roman"/>
          <w:noProof/>
          <w:webHidden/>
          <w:sz w:val="24"/>
          <w:szCs w:val="24"/>
          <w:rPrChange w:id="787"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788" w:author="Made Wardana" w:date="2020-06-11T21:34:00Z">
            <w:rPr>
              <w:noProof/>
              <w:webHidden/>
            </w:rPr>
          </w:rPrChange>
        </w:rPr>
        <w:instrText xml:space="preserve"> PAGEREF _Toc41326111 \h </w:instrText>
      </w:r>
      <w:r w:rsidR="00C204FF" w:rsidRPr="00B525C1">
        <w:rPr>
          <w:rFonts w:ascii="Times New Roman" w:hAnsi="Times New Roman" w:cs="Times New Roman"/>
          <w:noProof/>
          <w:webHidden/>
          <w:sz w:val="24"/>
          <w:szCs w:val="24"/>
          <w:rPrChange w:id="789" w:author="Made Wardana" w:date="2020-06-11T21:34:00Z">
            <w:rPr>
              <w:noProof/>
              <w:webHidden/>
            </w:rPr>
          </w:rPrChange>
        </w:rPr>
      </w:r>
      <w:r w:rsidR="00C204FF" w:rsidRPr="00B525C1">
        <w:rPr>
          <w:rFonts w:ascii="Times New Roman" w:hAnsi="Times New Roman" w:cs="Times New Roman"/>
          <w:noProof/>
          <w:webHidden/>
          <w:sz w:val="24"/>
          <w:szCs w:val="24"/>
          <w:rPrChange w:id="790" w:author="Made Wardana" w:date="2020-06-11T21:34:00Z">
            <w:rPr>
              <w:noProof/>
              <w:webHidden/>
            </w:rPr>
          </w:rPrChange>
        </w:rPr>
        <w:fldChar w:fldCharType="separate"/>
      </w:r>
      <w:ins w:id="791" w:author="Made Wardana" w:date="2020-06-11T21:33:00Z">
        <w:r w:rsidR="009C6405" w:rsidRPr="00B525C1">
          <w:rPr>
            <w:rFonts w:ascii="Times New Roman" w:hAnsi="Times New Roman" w:cs="Times New Roman"/>
            <w:noProof/>
            <w:webHidden/>
            <w:sz w:val="24"/>
            <w:szCs w:val="24"/>
            <w:rPrChange w:id="792" w:author="Made Wardana" w:date="2020-06-11T21:34:00Z">
              <w:rPr>
                <w:noProof/>
                <w:webHidden/>
              </w:rPr>
            </w:rPrChange>
          </w:rPr>
          <w:t>35</w:t>
        </w:r>
      </w:ins>
      <w:del w:id="793" w:author="Made Wardana" w:date="2020-06-11T21:33:00Z">
        <w:r w:rsidR="00C204FF" w:rsidRPr="00B525C1" w:rsidDel="009C6405">
          <w:rPr>
            <w:rFonts w:ascii="Times New Roman" w:hAnsi="Times New Roman" w:cs="Times New Roman"/>
            <w:noProof/>
            <w:webHidden/>
            <w:sz w:val="24"/>
            <w:szCs w:val="24"/>
            <w:rPrChange w:id="794" w:author="Made Wardana" w:date="2020-06-11T21:34:00Z">
              <w:rPr>
                <w:noProof/>
                <w:webHidden/>
              </w:rPr>
            </w:rPrChange>
          </w:rPr>
          <w:delText>97</w:delText>
        </w:r>
      </w:del>
      <w:r w:rsidR="00C204FF" w:rsidRPr="00B525C1">
        <w:rPr>
          <w:rFonts w:ascii="Times New Roman" w:hAnsi="Times New Roman" w:cs="Times New Roman"/>
          <w:noProof/>
          <w:webHidden/>
          <w:sz w:val="24"/>
          <w:szCs w:val="24"/>
          <w:rPrChange w:id="795" w:author="Made Wardana" w:date="2020-06-11T21:34:00Z">
            <w:rPr>
              <w:noProof/>
              <w:webHidden/>
            </w:rPr>
          </w:rPrChange>
        </w:rPr>
        <w:fldChar w:fldCharType="end"/>
      </w:r>
      <w:r w:rsidRPr="00B525C1">
        <w:rPr>
          <w:rFonts w:ascii="Times New Roman" w:hAnsi="Times New Roman" w:cs="Times New Roman"/>
          <w:noProof/>
          <w:sz w:val="24"/>
          <w:szCs w:val="24"/>
          <w:rPrChange w:id="796" w:author="Made Wardana" w:date="2020-06-11T21:34:00Z">
            <w:rPr>
              <w:noProof/>
            </w:rPr>
          </w:rPrChange>
        </w:rPr>
        <w:fldChar w:fldCharType="end"/>
      </w:r>
    </w:p>
    <w:p w14:paraId="2A9918AA" w14:textId="5C808DBF"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797"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798" w:author="Made Wardana" w:date="2020-06-11T21:34:00Z">
            <w:rPr>
              <w:noProof/>
            </w:rPr>
          </w:rPrChange>
        </w:rPr>
        <w:fldChar w:fldCharType="begin"/>
      </w:r>
      <w:r w:rsidRPr="00B525C1">
        <w:rPr>
          <w:rFonts w:ascii="Times New Roman" w:hAnsi="Times New Roman" w:cs="Times New Roman"/>
          <w:noProof/>
          <w:sz w:val="24"/>
          <w:szCs w:val="24"/>
          <w:rPrChange w:id="799" w:author="Made Wardana" w:date="2020-06-11T21:34:00Z">
            <w:rPr>
              <w:noProof/>
            </w:rPr>
          </w:rPrChange>
        </w:rPr>
        <w:instrText xml:space="preserve"> HYPERLINK \l "_Toc41326112" </w:instrText>
      </w:r>
      <w:ins w:id="800" w:author="Made Wardana" w:date="2020-06-11T21:33:00Z">
        <w:r w:rsidR="009C6405" w:rsidRPr="00B525C1">
          <w:rPr>
            <w:rFonts w:ascii="Times New Roman" w:hAnsi="Times New Roman" w:cs="Times New Roman"/>
            <w:noProof/>
            <w:sz w:val="24"/>
            <w:szCs w:val="24"/>
            <w:rPrChange w:id="801" w:author="Made Wardana" w:date="2020-06-11T21:34:00Z">
              <w:rPr>
                <w:noProof/>
              </w:rPr>
            </w:rPrChange>
          </w:rPr>
        </w:r>
      </w:ins>
      <w:r w:rsidRPr="00B525C1">
        <w:rPr>
          <w:rFonts w:ascii="Times New Roman" w:hAnsi="Times New Roman" w:cs="Times New Roman"/>
          <w:noProof/>
          <w:sz w:val="24"/>
          <w:szCs w:val="24"/>
          <w:rPrChange w:id="802"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803" w:author="Made Wardana" w:date="2020-06-11T21:34:00Z">
            <w:rPr>
              <w:rStyle w:val="Hyperlink"/>
              <w:noProof/>
            </w:rPr>
          </w:rPrChange>
        </w:rPr>
        <w:t>Gambar 4.9 Proses dan Hasil Reasoner dengan HermiT</w:t>
      </w:r>
      <w:r w:rsidR="00C204FF" w:rsidRPr="00B525C1">
        <w:rPr>
          <w:rFonts w:ascii="Times New Roman" w:hAnsi="Times New Roman" w:cs="Times New Roman"/>
          <w:noProof/>
          <w:webHidden/>
          <w:sz w:val="24"/>
          <w:szCs w:val="24"/>
          <w:rPrChange w:id="804" w:author="Made Wardana" w:date="2020-06-11T21:34:00Z">
            <w:rPr>
              <w:noProof/>
              <w:webHidden/>
            </w:rPr>
          </w:rPrChange>
        </w:rPr>
        <w:tab/>
      </w:r>
      <w:r w:rsidR="00C204FF" w:rsidRPr="00B525C1">
        <w:rPr>
          <w:rFonts w:ascii="Times New Roman" w:hAnsi="Times New Roman" w:cs="Times New Roman"/>
          <w:noProof/>
          <w:webHidden/>
          <w:sz w:val="24"/>
          <w:szCs w:val="24"/>
          <w:rPrChange w:id="805"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806" w:author="Made Wardana" w:date="2020-06-11T21:34:00Z">
            <w:rPr>
              <w:noProof/>
              <w:webHidden/>
            </w:rPr>
          </w:rPrChange>
        </w:rPr>
        <w:instrText xml:space="preserve"> PAGEREF _Toc41326112 \h </w:instrText>
      </w:r>
      <w:r w:rsidR="00C204FF" w:rsidRPr="00B525C1">
        <w:rPr>
          <w:rFonts w:ascii="Times New Roman" w:hAnsi="Times New Roman" w:cs="Times New Roman"/>
          <w:noProof/>
          <w:webHidden/>
          <w:sz w:val="24"/>
          <w:szCs w:val="24"/>
          <w:rPrChange w:id="807" w:author="Made Wardana" w:date="2020-06-11T21:34:00Z">
            <w:rPr>
              <w:noProof/>
              <w:webHidden/>
            </w:rPr>
          </w:rPrChange>
        </w:rPr>
      </w:r>
      <w:r w:rsidR="00C204FF" w:rsidRPr="00B525C1">
        <w:rPr>
          <w:rFonts w:ascii="Times New Roman" w:hAnsi="Times New Roman" w:cs="Times New Roman"/>
          <w:noProof/>
          <w:webHidden/>
          <w:sz w:val="24"/>
          <w:szCs w:val="24"/>
          <w:rPrChange w:id="808" w:author="Made Wardana" w:date="2020-06-11T21:34:00Z">
            <w:rPr>
              <w:noProof/>
              <w:webHidden/>
            </w:rPr>
          </w:rPrChange>
        </w:rPr>
        <w:fldChar w:fldCharType="separate"/>
      </w:r>
      <w:ins w:id="809" w:author="Made Wardana" w:date="2020-06-11T21:33:00Z">
        <w:r w:rsidR="009C6405" w:rsidRPr="00B525C1">
          <w:rPr>
            <w:rFonts w:ascii="Times New Roman" w:hAnsi="Times New Roman" w:cs="Times New Roman"/>
            <w:noProof/>
            <w:webHidden/>
            <w:sz w:val="24"/>
            <w:szCs w:val="24"/>
            <w:rPrChange w:id="810" w:author="Made Wardana" w:date="2020-06-11T21:34:00Z">
              <w:rPr>
                <w:noProof/>
                <w:webHidden/>
              </w:rPr>
            </w:rPrChange>
          </w:rPr>
          <w:t>36</w:t>
        </w:r>
      </w:ins>
      <w:del w:id="811" w:author="Made Wardana" w:date="2020-06-11T21:33:00Z">
        <w:r w:rsidR="00C204FF" w:rsidRPr="00B525C1" w:rsidDel="009C6405">
          <w:rPr>
            <w:rFonts w:ascii="Times New Roman" w:hAnsi="Times New Roman" w:cs="Times New Roman"/>
            <w:noProof/>
            <w:webHidden/>
            <w:sz w:val="24"/>
            <w:szCs w:val="24"/>
            <w:rPrChange w:id="812" w:author="Made Wardana" w:date="2020-06-11T21:34:00Z">
              <w:rPr>
                <w:noProof/>
                <w:webHidden/>
              </w:rPr>
            </w:rPrChange>
          </w:rPr>
          <w:delText>98</w:delText>
        </w:r>
      </w:del>
      <w:r w:rsidR="00C204FF" w:rsidRPr="00B525C1">
        <w:rPr>
          <w:rFonts w:ascii="Times New Roman" w:hAnsi="Times New Roman" w:cs="Times New Roman"/>
          <w:noProof/>
          <w:webHidden/>
          <w:sz w:val="24"/>
          <w:szCs w:val="24"/>
          <w:rPrChange w:id="813" w:author="Made Wardana" w:date="2020-06-11T21:34:00Z">
            <w:rPr>
              <w:noProof/>
              <w:webHidden/>
            </w:rPr>
          </w:rPrChange>
        </w:rPr>
        <w:fldChar w:fldCharType="end"/>
      </w:r>
      <w:r w:rsidRPr="00B525C1">
        <w:rPr>
          <w:rFonts w:ascii="Times New Roman" w:hAnsi="Times New Roman" w:cs="Times New Roman"/>
          <w:noProof/>
          <w:sz w:val="24"/>
          <w:szCs w:val="24"/>
          <w:rPrChange w:id="814" w:author="Made Wardana" w:date="2020-06-11T21:34:00Z">
            <w:rPr>
              <w:noProof/>
            </w:rPr>
          </w:rPrChange>
        </w:rPr>
        <w:fldChar w:fldCharType="end"/>
      </w:r>
    </w:p>
    <w:p w14:paraId="4E53FB56" w14:textId="5DB9A604" w:rsidR="00C204FF" w:rsidRPr="00B525C1" w:rsidRDefault="00F24FBC">
      <w:pPr>
        <w:pStyle w:val="TOC1"/>
        <w:tabs>
          <w:tab w:val="right" w:leader="dot" w:pos="7927"/>
        </w:tabs>
        <w:rPr>
          <w:rFonts w:ascii="Times New Roman" w:eastAsiaTheme="minorEastAsia" w:hAnsi="Times New Roman" w:cs="Times New Roman"/>
          <w:noProof/>
          <w:sz w:val="24"/>
          <w:szCs w:val="24"/>
          <w:lang w:eastAsia="en-ID"/>
          <w:rPrChange w:id="815"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816" w:author="Made Wardana" w:date="2020-06-11T21:34:00Z">
            <w:rPr>
              <w:noProof/>
            </w:rPr>
          </w:rPrChange>
        </w:rPr>
        <w:fldChar w:fldCharType="begin"/>
      </w:r>
      <w:r w:rsidRPr="00B525C1">
        <w:rPr>
          <w:rFonts w:ascii="Times New Roman" w:hAnsi="Times New Roman" w:cs="Times New Roman"/>
          <w:noProof/>
          <w:sz w:val="24"/>
          <w:szCs w:val="24"/>
          <w:rPrChange w:id="817" w:author="Made Wardana" w:date="2020-06-11T21:34:00Z">
            <w:rPr>
              <w:noProof/>
            </w:rPr>
          </w:rPrChange>
        </w:rPr>
        <w:instrText xml:space="preserve"> HYPERLINK \l "_Toc41326113" </w:instrText>
      </w:r>
      <w:ins w:id="818" w:author="Made Wardana" w:date="2020-06-11T21:33:00Z">
        <w:r w:rsidR="009C6405" w:rsidRPr="00B525C1">
          <w:rPr>
            <w:rFonts w:ascii="Times New Roman" w:hAnsi="Times New Roman" w:cs="Times New Roman"/>
            <w:noProof/>
            <w:sz w:val="24"/>
            <w:szCs w:val="24"/>
            <w:rPrChange w:id="819" w:author="Made Wardana" w:date="2020-06-11T21:34:00Z">
              <w:rPr>
                <w:noProof/>
              </w:rPr>
            </w:rPrChange>
          </w:rPr>
        </w:r>
      </w:ins>
      <w:r w:rsidRPr="00B525C1">
        <w:rPr>
          <w:rFonts w:ascii="Times New Roman" w:hAnsi="Times New Roman" w:cs="Times New Roman"/>
          <w:noProof/>
          <w:sz w:val="24"/>
          <w:szCs w:val="24"/>
          <w:rPrChange w:id="820"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821" w:author="Made Wardana" w:date="2020-06-11T21:34:00Z">
            <w:rPr>
              <w:rStyle w:val="Hyperlink"/>
              <w:noProof/>
            </w:rPr>
          </w:rPrChange>
        </w:rPr>
        <w:t xml:space="preserve">Gambar 4.10 Ontograf dari </w:t>
      </w:r>
      <w:del w:id="822" w:author="Ryan Ganeswara" w:date="2020-06-02T16:11:00Z">
        <w:r w:rsidR="00C204FF" w:rsidRPr="00B525C1" w:rsidDel="009E34ED">
          <w:rPr>
            <w:rStyle w:val="Hyperlink"/>
            <w:rFonts w:ascii="Times New Roman" w:hAnsi="Times New Roman" w:cs="Times New Roman"/>
            <w:noProof/>
            <w:sz w:val="24"/>
            <w:szCs w:val="24"/>
            <w:rPrChange w:id="823" w:author="Made Wardana" w:date="2020-06-11T21:34:00Z">
              <w:rPr>
                <w:rStyle w:val="Hyperlink"/>
                <w:noProof/>
              </w:rPr>
            </w:rPrChange>
          </w:rPr>
          <w:delText>Class</w:delText>
        </w:r>
      </w:del>
      <w:ins w:id="824" w:author="Ryan Ganeswara" w:date="2020-06-02T16:11:00Z">
        <w:r w:rsidR="009E34ED" w:rsidRPr="00B525C1">
          <w:rPr>
            <w:rStyle w:val="Hyperlink"/>
            <w:rFonts w:ascii="Times New Roman" w:hAnsi="Times New Roman" w:cs="Times New Roman"/>
            <w:i/>
            <w:noProof/>
            <w:sz w:val="24"/>
            <w:szCs w:val="24"/>
            <w:rPrChange w:id="825" w:author="Made Wardana" w:date="2020-06-11T21:34:00Z">
              <w:rPr>
                <w:rStyle w:val="Hyperlink"/>
                <w:i/>
                <w:noProof/>
              </w:rPr>
            </w:rPrChange>
          </w:rPr>
          <w:t>Class</w:t>
        </w:r>
      </w:ins>
      <w:r w:rsidR="00C204FF" w:rsidRPr="00B525C1">
        <w:rPr>
          <w:rStyle w:val="Hyperlink"/>
          <w:rFonts w:ascii="Times New Roman" w:hAnsi="Times New Roman" w:cs="Times New Roman"/>
          <w:noProof/>
          <w:sz w:val="24"/>
          <w:szCs w:val="24"/>
          <w:rPrChange w:id="826" w:author="Made Wardana" w:date="2020-06-11T21:34:00Z">
            <w:rPr>
              <w:rStyle w:val="Hyperlink"/>
              <w:noProof/>
            </w:rPr>
          </w:rPrChange>
        </w:rPr>
        <w:t xml:space="preserve"> Ontologi Silsilah Keluarga Puri Klungkung</w:t>
      </w:r>
      <w:r w:rsidR="00C204FF" w:rsidRPr="00B525C1">
        <w:rPr>
          <w:rFonts w:ascii="Times New Roman" w:hAnsi="Times New Roman" w:cs="Times New Roman"/>
          <w:noProof/>
          <w:webHidden/>
          <w:sz w:val="24"/>
          <w:szCs w:val="24"/>
          <w:rPrChange w:id="827" w:author="Made Wardana" w:date="2020-06-11T21:34:00Z">
            <w:rPr>
              <w:noProof/>
              <w:webHidden/>
            </w:rPr>
          </w:rPrChange>
        </w:rPr>
        <w:tab/>
      </w:r>
      <w:r w:rsidR="00C204FF" w:rsidRPr="00B525C1">
        <w:rPr>
          <w:rFonts w:ascii="Times New Roman" w:hAnsi="Times New Roman" w:cs="Times New Roman"/>
          <w:noProof/>
          <w:webHidden/>
          <w:sz w:val="24"/>
          <w:szCs w:val="24"/>
          <w:rPrChange w:id="828"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829" w:author="Made Wardana" w:date="2020-06-11T21:34:00Z">
            <w:rPr>
              <w:noProof/>
              <w:webHidden/>
            </w:rPr>
          </w:rPrChange>
        </w:rPr>
        <w:instrText xml:space="preserve"> PAGEREF _Toc41326113 \h </w:instrText>
      </w:r>
      <w:r w:rsidR="00C204FF" w:rsidRPr="00B525C1">
        <w:rPr>
          <w:rFonts w:ascii="Times New Roman" w:hAnsi="Times New Roman" w:cs="Times New Roman"/>
          <w:noProof/>
          <w:webHidden/>
          <w:sz w:val="24"/>
          <w:szCs w:val="24"/>
          <w:rPrChange w:id="830" w:author="Made Wardana" w:date="2020-06-11T21:34:00Z">
            <w:rPr>
              <w:noProof/>
              <w:webHidden/>
            </w:rPr>
          </w:rPrChange>
        </w:rPr>
      </w:r>
      <w:r w:rsidR="00C204FF" w:rsidRPr="00B525C1">
        <w:rPr>
          <w:rFonts w:ascii="Times New Roman" w:hAnsi="Times New Roman" w:cs="Times New Roman"/>
          <w:noProof/>
          <w:webHidden/>
          <w:sz w:val="24"/>
          <w:szCs w:val="24"/>
          <w:rPrChange w:id="831" w:author="Made Wardana" w:date="2020-06-11T21:34:00Z">
            <w:rPr>
              <w:noProof/>
              <w:webHidden/>
            </w:rPr>
          </w:rPrChange>
        </w:rPr>
        <w:fldChar w:fldCharType="separate"/>
      </w:r>
      <w:ins w:id="832" w:author="Made Wardana" w:date="2020-06-11T21:33:00Z">
        <w:r w:rsidR="009C6405" w:rsidRPr="00B525C1">
          <w:rPr>
            <w:rFonts w:ascii="Times New Roman" w:hAnsi="Times New Roman" w:cs="Times New Roman"/>
            <w:noProof/>
            <w:webHidden/>
            <w:sz w:val="24"/>
            <w:szCs w:val="24"/>
            <w:rPrChange w:id="833" w:author="Made Wardana" w:date="2020-06-11T21:34:00Z">
              <w:rPr>
                <w:noProof/>
                <w:webHidden/>
              </w:rPr>
            </w:rPrChange>
          </w:rPr>
          <w:t>37</w:t>
        </w:r>
      </w:ins>
      <w:del w:id="834" w:author="Made Wardana" w:date="2020-06-11T21:33:00Z">
        <w:r w:rsidR="00C204FF" w:rsidRPr="00B525C1" w:rsidDel="009C6405">
          <w:rPr>
            <w:rFonts w:ascii="Times New Roman" w:hAnsi="Times New Roman" w:cs="Times New Roman"/>
            <w:noProof/>
            <w:webHidden/>
            <w:sz w:val="24"/>
            <w:szCs w:val="24"/>
            <w:rPrChange w:id="835" w:author="Made Wardana" w:date="2020-06-11T21:34:00Z">
              <w:rPr>
                <w:noProof/>
                <w:webHidden/>
              </w:rPr>
            </w:rPrChange>
          </w:rPr>
          <w:delText>99</w:delText>
        </w:r>
      </w:del>
      <w:r w:rsidR="00C204FF" w:rsidRPr="00B525C1">
        <w:rPr>
          <w:rFonts w:ascii="Times New Roman" w:hAnsi="Times New Roman" w:cs="Times New Roman"/>
          <w:noProof/>
          <w:webHidden/>
          <w:sz w:val="24"/>
          <w:szCs w:val="24"/>
          <w:rPrChange w:id="836" w:author="Made Wardana" w:date="2020-06-11T21:34:00Z">
            <w:rPr>
              <w:noProof/>
              <w:webHidden/>
            </w:rPr>
          </w:rPrChange>
        </w:rPr>
        <w:fldChar w:fldCharType="end"/>
      </w:r>
      <w:r w:rsidRPr="00B525C1">
        <w:rPr>
          <w:rFonts w:ascii="Times New Roman" w:hAnsi="Times New Roman" w:cs="Times New Roman"/>
          <w:noProof/>
          <w:sz w:val="24"/>
          <w:szCs w:val="24"/>
          <w:rPrChange w:id="837" w:author="Made Wardana" w:date="2020-06-11T21:34:00Z">
            <w:rPr>
              <w:noProof/>
            </w:rPr>
          </w:rPrChange>
        </w:rPr>
        <w:fldChar w:fldCharType="end"/>
      </w:r>
    </w:p>
    <w:p w14:paraId="06DDFA52" w14:textId="70AE5146"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838"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839" w:author="Made Wardana" w:date="2020-06-11T21:34:00Z">
            <w:rPr>
              <w:noProof/>
            </w:rPr>
          </w:rPrChange>
        </w:rPr>
        <w:fldChar w:fldCharType="begin"/>
      </w:r>
      <w:r w:rsidRPr="00B525C1">
        <w:rPr>
          <w:rFonts w:ascii="Times New Roman" w:hAnsi="Times New Roman" w:cs="Times New Roman"/>
          <w:noProof/>
          <w:sz w:val="24"/>
          <w:szCs w:val="24"/>
          <w:rPrChange w:id="840" w:author="Made Wardana" w:date="2020-06-11T21:34:00Z">
            <w:rPr>
              <w:noProof/>
            </w:rPr>
          </w:rPrChange>
        </w:rPr>
        <w:instrText xml:space="preserve"> HYPERLINK \l "_Toc41326114" </w:instrText>
      </w:r>
      <w:ins w:id="841" w:author="Made Wardana" w:date="2020-06-11T21:33:00Z">
        <w:r w:rsidR="009C6405" w:rsidRPr="00B525C1">
          <w:rPr>
            <w:rFonts w:ascii="Times New Roman" w:hAnsi="Times New Roman" w:cs="Times New Roman"/>
            <w:noProof/>
            <w:sz w:val="24"/>
            <w:szCs w:val="24"/>
            <w:rPrChange w:id="842" w:author="Made Wardana" w:date="2020-06-11T21:34:00Z">
              <w:rPr>
                <w:noProof/>
              </w:rPr>
            </w:rPrChange>
          </w:rPr>
        </w:r>
      </w:ins>
      <w:r w:rsidRPr="00B525C1">
        <w:rPr>
          <w:rFonts w:ascii="Times New Roman" w:hAnsi="Times New Roman" w:cs="Times New Roman"/>
          <w:noProof/>
          <w:sz w:val="24"/>
          <w:szCs w:val="24"/>
          <w:rPrChange w:id="843"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844" w:author="Made Wardana" w:date="2020-06-11T21:34:00Z">
            <w:rPr>
              <w:rStyle w:val="Hyperlink"/>
              <w:noProof/>
            </w:rPr>
          </w:rPrChange>
        </w:rPr>
        <w:t>Gambar 4.11 Contoh Graf Relasi Antar Individual</w:t>
      </w:r>
      <w:r w:rsidR="00C204FF" w:rsidRPr="00B525C1">
        <w:rPr>
          <w:rFonts w:ascii="Times New Roman" w:hAnsi="Times New Roman" w:cs="Times New Roman"/>
          <w:noProof/>
          <w:webHidden/>
          <w:sz w:val="24"/>
          <w:szCs w:val="24"/>
          <w:rPrChange w:id="845" w:author="Made Wardana" w:date="2020-06-11T21:34:00Z">
            <w:rPr>
              <w:noProof/>
              <w:webHidden/>
            </w:rPr>
          </w:rPrChange>
        </w:rPr>
        <w:tab/>
      </w:r>
      <w:r w:rsidR="00C204FF" w:rsidRPr="00B525C1">
        <w:rPr>
          <w:rFonts w:ascii="Times New Roman" w:hAnsi="Times New Roman" w:cs="Times New Roman"/>
          <w:noProof/>
          <w:webHidden/>
          <w:sz w:val="24"/>
          <w:szCs w:val="24"/>
          <w:rPrChange w:id="846"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847" w:author="Made Wardana" w:date="2020-06-11T21:34:00Z">
            <w:rPr>
              <w:noProof/>
              <w:webHidden/>
            </w:rPr>
          </w:rPrChange>
        </w:rPr>
        <w:instrText xml:space="preserve"> PAGEREF _Toc41326114 \h </w:instrText>
      </w:r>
      <w:r w:rsidR="00C204FF" w:rsidRPr="00B525C1">
        <w:rPr>
          <w:rFonts w:ascii="Times New Roman" w:hAnsi="Times New Roman" w:cs="Times New Roman"/>
          <w:noProof/>
          <w:webHidden/>
          <w:sz w:val="24"/>
          <w:szCs w:val="24"/>
          <w:rPrChange w:id="848" w:author="Made Wardana" w:date="2020-06-11T21:34:00Z">
            <w:rPr>
              <w:noProof/>
              <w:webHidden/>
            </w:rPr>
          </w:rPrChange>
        </w:rPr>
      </w:r>
      <w:r w:rsidR="00C204FF" w:rsidRPr="00B525C1">
        <w:rPr>
          <w:rFonts w:ascii="Times New Roman" w:hAnsi="Times New Roman" w:cs="Times New Roman"/>
          <w:noProof/>
          <w:webHidden/>
          <w:sz w:val="24"/>
          <w:szCs w:val="24"/>
          <w:rPrChange w:id="849" w:author="Made Wardana" w:date="2020-06-11T21:34:00Z">
            <w:rPr>
              <w:noProof/>
              <w:webHidden/>
            </w:rPr>
          </w:rPrChange>
        </w:rPr>
        <w:fldChar w:fldCharType="separate"/>
      </w:r>
      <w:ins w:id="850" w:author="Made Wardana" w:date="2020-06-11T21:33:00Z">
        <w:r w:rsidR="009C6405" w:rsidRPr="00B525C1">
          <w:rPr>
            <w:rFonts w:ascii="Times New Roman" w:hAnsi="Times New Roman" w:cs="Times New Roman"/>
            <w:noProof/>
            <w:webHidden/>
            <w:sz w:val="24"/>
            <w:szCs w:val="24"/>
            <w:rPrChange w:id="851" w:author="Made Wardana" w:date="2020-06-11T21:34:00Z">
              <w:rPr>
                <w:noProof/>
                <w:webHidden/>
              </w:rPr>
            </w:rPrChange>
          </w:rPr>
          <w:t>38</w:t>
        </w:r>
      </w:ins>
      <w:del w:id="852" w:author="Made Wardana" w:date="2020-06-11T21:33:00Z">
        <w:r w:rsidR="00C204FF" w:rsidRPr="00B525C1" w:rsidDel="009C6405">
          <w:rPr>
            <w:rFonts w:ascii="Times New Roman" w:hAnsi="Times New Roman" w:cs="Times New Roman"/>
            <w:noProof/>
            <w:webHidden/>
            <w:sz w:val="24"/>
            <w:szCs w:val="24"/>
            <w:rPrChange w:id="853" w:author="Made Wardana" w:date="2020-06-11T21:34:00Z">
              <w:rPr>
                <w:noProof/>
                <w:webHidden/>
              </w:rPr>
            </w:rPrChange>
          </w:rPr>
          <w:delText>100</w:delText>
        </w:r>
      </w:del>
      <w:r w:rsidR="00C204FF" w:rsidRPr="00B525C1">
        <w:rPr>
          <w:rFonts w:ascii="Times New Roman" w:hAnsi="Times New Roman" w:cs="Times New Roman"/>
          <w:noProof/>
          <w:webHidden/>
          <w:sz w:val="24"/>
          <w:szCs w:val="24"/>
          <w:rPrChange w:id="854" w:author="Made Wardana" w:date="2020-06-11T21:34:00Z">
            <w:rPr>
              <w:noProof/>
              <w:webHidden/>
            </w:rPr>
          </w:rPrChange>
        </w:rPr>
        <w:fldChar w:fldCharType="end"/>
      </w:r>
      <w:r w:rsidRPr="00B525C1">
        <w:rPr>
          <w:rFonts w:ascii="Times New Roman" w:hAnsi="Times New Roman" w:cs="Times New Roman"/>
          <w:noProof/>
          <w:sz w:val="24"/>
          <w:szCs w:val="24"/>
          <w:rPrChange w:id="855" w:author="Made Wardana" w:date="2020-06-11T21:34:00Z">
            <w:rPr>
              <w:noProof/>
            </w:rPr>
          </w:rPrChange>
        </w:rPr>
        <w:fldChar w:fldCharType="end"/>
      </w:r>
    </w:p>
    <w:p w14:paraId="0CD8DABB" w14:textId="081723EA"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856"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857" w:author="Made Wardana" w:date="2020-06-11T21:34:00Z">
            <w:rPr>
              <w:noProof/>
            </w:rPr>
          </w:rPrChange>
        </w:rPr>
        <w:fldChar w:fldCharType="begin"/>
      </w:r>
      <w:r w:rsidRPr="00B525C1">
        <w:rPr>
          <w:rFonts w:ascii="Times New Roman" w:hAnsi="Times New Roman" w:cs="Times New Roman"/>
          <w:noProof/>
          <w:sz w:val="24"/>
          <w:szCs w:val="24"/>
          <w:rPrChange w:id="858" w:author="Made Wardana" w:date="2020-06-11T21:34:00Z">
            <w:rPr>
              <w:noProof/>
            </w:rPr>
          </w:rPrChange>
        </w:rPr>
        <w:instrText xml:space="preserve"> HYPERLINK \l "_Toc41326115" </w:instrText>
      </w:r>
      <w:ins w:id="859" w:author="Made Wardana" w:date="2020-06-11T21:33:00Z">
        <w:r w:rsidR="009C6405" w:rsidRPr="00B525C1">
          <w:rPr>
            <w:rFonts w:ascii="Times New Roman" w:hAnsi="Times New Roman" w:cs="Times New Roman"/>
            <w:noProof/>
            <w:sz w:val="24"/>
            <w:szCs w:val="24"/>
            <w:rPrChange w:id="860" w:author="Made Wardana" w:date="2020-06-11T21:34:00Z">
              <w:rPr>
                <w:noProof/>
              </w:rPr>
            </w:rPrChange>
          </w:rPr>
        </w:r>
      </w:ins>
      <w:r w:rsidRPr="00B525C1">
        <w:rPr>
          <w:rFonts w:ascii="Times New Roman" w:hAnsi="Times New Roman" w:cs="Times New Roman"/>
          <w:noProof/>
          <w:sz w:val="24"/>
          <w:szCs w:val="24"/>
          <w:rPrChange w:id="861"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862" w:author="Made Wardana" w:date="2020-06-11T21:34:00Z">
            <w:rPr>
              <w:rStyle w:val="Hyperlink"/>
              <w:noProof/>
            </w:rPr>
          </w:rPrChange>
        </w:rPr>
        <w:t>Gambar 4.12 Proses Upload Ontologi ke Dalam Fuseki Server</w:t>
      </w:r>
      <w:r w:rsidR="00C204FF" w:rsidRPr="00B525C1">
        <w:rPr>
          <w:rFonts w:ascii="Times New Roman" w:hAnsi="Times New Roman" w:cs="Times New Roman"/>
          <w:noProof/>
          <w:webHidden/>
          <w:sz w:val="24"/>
          <w:szCs w:val="24"/>
          <w:rPrChange w:id="863" w:author="Made Wardana" w:date="2020-06-11T21:34:00Z">
            <w:rPr>
              <w:noProof/>
              <w:webHidden/>
            </w:rPr>
          </w:rPrChange>
        </w:rPr>
        <w:tab/>
      </w:r>
      <w:r w:rsidR="00C204FF" w:rsidRPr="00B525C1">
        <w:rPr>
          <w:rFonts w:ascii="Times New Roman" w:hAnsi="Times New Roman" w:cs="Times New Roman"/>
          <w:noProof/>
          <w:webHidden/>
          <w:sz w:val="24"/>
          <w:szCs w:val="24"/>
          <w:rPrChange w:id="864"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865" w:author="Made Wardana" w:date="2020-06-11T21:34:00Z">
            <w:rPr>
              <w:noProof/>
              <w:webHidden/>
            </w:rPr>
          </w:rPrChange>
        </w:rPr>
        <w:instrText xml:space="preserve"> PAGEREF _Toc41326115 \h </w:instrText>
      </w:r>
      <w:r w:rsidR="00C204FF" w:rsidRPr="00B525C1">
        <w:rPr>
          <w:rFonts w:ascii="Times New Roman" w:hAnsi="Times New Roman" w:cs="Times New Roman"/>
          <w:noProof/>
          <w:webHidden/>
          <w:sz w:val="24"/>
          <w:szCs w:val="24"/>
          <w:rPrChange w:id="866" w:author="Made Wardana" w:date="2020-06-11T21:34:00Z">
            <w:rPr>
              <w:noProof/>
              <w:webHidden/>
            </w:rPr>
          </w:rPrChange>
        </w:rPr>
      </w:r>
      <w:r w:rsidR="00C204FF" w:rsidRPr="00B525C1">
        <w:rPr>
          <w:rFonts w:ascii="Times New Roman" w:hAnsi="Times New Roman" w:cs="Times New Roman"/>
          <w:noProof/>
          <w:webHidden/>
          <w:sz w:val="24"/>
          <w:szCs w:val="24"/>
          <w:rPrChange w:id="867" w:author="Made Wardana" w:date="2020-06-11T21:34:00Z">
            <w:rPr>
              <w:noProof/>
              <w:webHidden/>
            </w:rPr>
          </w:rPrChange>
        </w:rPr>
        <w:fldChar w:fldCharType="separate"/>
      </w:r>
      <w:ins w:id="868" w:author="Made Wardana" w:date="2020-06-11T21:33:00Z">
        <w:r w:rsidR="009C6405" w:rsidRPr="00B525C1">
          <w:rPr>
            <w:rFonts w:ascii="Times New Roman" w:hAnsi="Times New Roman" w:cs="Times New Roman"/>
            <w:noProof/>
            <w:webHidden/>
            <w:sz w:val="24"/>
            <w:szCs w:val="24"/>
            <w:rPrChange w:id="869" w:author="Made Wardana" w:date="2020-06-11T21:34:00Z">
              <w:rPr>
                <w:noProof/>
                <w:webHidden/>
              </w:rPr>
            </w:rPrChange>
          </w:rPr>
          <w:t>39</w:t>
        </w:r>
      </w:ins>
      <w:del w:id="870" w:author="Made Wardana" w:date="2020-06-11T21:33:00Z">
        <w:r w:rsidR="00C204FF" w:rsidRPr="00B525C1" w:rsidDel="009C6405">
          <w:rPr>
            <w:rFonts w:ascii="Times New Roman" w:hAnsi="Times New Roman" w:cs="Times New Roman"/>
            <w:noProof/>
            <w:webHidden/>
            <w:sz w:val="24"/>
            <w:szCs w:val="24"/>
            <w:rPrChange w:id="871" w:author="Made Wardana" w:date="2020-06-11T21:34:00Z">
              <w:rPr>
                <w:noProof/>
                <w:webHidden/>
              </w:rPr>
            </w:rPrChange>
          </w:rPr>
          <w:delText>101</w:delText>
        </w:r>
      </w:del>
      <w:r w:rsidR="00C204FF" w:rsidRPr="00B525C1">
        <w:rPr>
          <w:rFonts w:ascii="Times New Roman" w:hAnsi="Times New Roman" w:cs="Times New Roman"/>
          <w:noProof/>
          <w:webHidden/>
          <w:sz w:val="24"/>
          <w:szCs w:val="24"/>
          <w:rPrChange w:id="872" w:author="Made Wardana" w:date="2020-06-11T21:34:00Z">
            <w:rPr>
              <w:noProof/>
              <w:webHidden/>
            </w:rPr>
          </w:rPrChange>
        </w:rPr>
        <w:fldChar w:fldCharType="end"/>
      </w:r>
      <w:r w:rsidRPr="00B525C1">
        <w:rPr>
          <w:rFonts w:ascii="Times New Roman" w:hAnsi="Times New Roman" w:cs="Times New Roman"/>
          <w:noProof/>
          <w:sz w:val="24"/>
          <w:szCs w:val="24"/>
          <w:rPrChange w:id="873" w:author="Made Wardana" w:date="2020-06-11T21:34:00Z">
            <w:rPr>
              <w:noProof/>
            </w:rPr>
          </w:rPrChange>
        </w:rPr>
        <w:fldChar w:fldCharType="end"/>
      </w:r>
    </w:p>
    <w:p w14:paraId="764C0196" w14:textId="1E063C0F"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874"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875" w:author="Made Wardana" w:date="2020-06-11T21:34:00Z">
            <w:rPr>
              <w:noProof/>
            </w:rPr>
          </w:rPrChange>
        </w:rPr>
        <w:fldChar w:fldCharType="begin"/>
      </w:r>
      <w:r w:rsidRPr="00B525C1">
        <w:rPr>
          <w:rFonts w:ascii="Times New Roman" w:hAnsi="Times New Roman" w:cs="Times New Roman"/>
          <w:noProof/>
          <w:sz w:val="24"/>
          <w:szCs w:val="24"/>
          <w:rPrChange w:id="876" w:author="Made Wardana" w:date="2020-06-11T21:34:00Z">
            <w:rPr>
              <w:noProof/>
            </w:rPr>
          </w:rPrChange>
        </w:rPr>
        <w:instrText xml:space="preserve"> HYPERLINK \l "_Toc41326116" </w:instrText>
      </w:r>
      <w:ins w:id="877" w:author="Made Wardana" w:date="2020-06-11T21:33:00Z">
        <w:r w:rsidR="009C6405" w:rsidRPr="00B525C1">
          <w:rPr>
            <w:rFonts w:ascii="Times New Roman" w:hAnsi="Times New Roman" w:cs="Times New Roman"/>
            <w:noProof/>
            <w:sz w:val="24"/>
            <w:szCs w:val="24"/>
            <w:rPrChange w:id="878" w:author="Made Wardana" w:date="2020-06-11T21:34:00Z">
              <w:rPr>
                <w:noProof/>
              </w:rPr>
            </w:rPrChange>
          </w:rPr>
        </w:r>
      </w:ins>
      <w:r w:rsidRPr="00B525C1">
        <w:rPr>
          <w:rFonts w:ascii="Times New Roman" w:hAnsi="Times New Roman" w:cs="Times New Roman"/>
          <w:noProof/>
          <w:sz w:val="24"/>
          <w:szCs w:val="24"/>
          <w:rPrChange w:id="879"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880" w:author="Made Wardana" w:date="2020-06-11T21:34:00Z">
            <w:rPr>
              <w:rStyle w:val="Hyperlink"/>
              <w:noProof/>
            </w:rPr>
          </w:rPrChange>
        </w:rPr>
        <w:t>Gambar 4.13 Tampilan Halaman Utama</w:t>
      </w:r>
      <w:r w:rsidR="00C204FF" w:rsidRPr="00B525C1">
        <w:rPr>
          <w:rFonts w:ascii="Times New Roman" w:hAnsi="Times New Roman" w:cs="Times New Roman"/>
          <w:noProof/>
          <w:webHidden/>
          <w:sz w:val="24"/>
          <w:szCs w:val="24"/>
          <w:rPrChange w:id="881" w:author="Made Wardana" w:date="2020-06-11T21:34:00Z">
            <w:rPr>
              <w:noProof/>
              <w:webHidden/>
            </w:rPr>
          </w:rPrChange>
        </w:rPr>
        <w:tab/>
      </w:r>
      <w:r w:rsidR="00C204FF" w:rsidRPr="00B525C1">
        <w:rPr>
          <w:rFonts w:ascii="Times New Roman" w:hAnsi="Times New Roman" w:cs="Times New Roman"/>
          <w:noProof/>
          <w:webHidden/>
          <w:sz w:val="24"/>
          <w:szCs w:val="24"/>
          <w:rPrChange w:id="882"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883" w:author="Made Wardana" w:date="2020-06-11T21:34:00Z">
            <w:rPr>
              <w:noProof/>
              <w:webHidden/>
            </w:rPr>
          </w:rPrChange>
        </w:rPr>
        <w:instrText xml:space="preserve"> PAGEREF _Toc41326116 \h </w:instrText>
      </w:r>
      <w:r w:rsidR="00C204FF" w:rsidRPr="00B525C1">
        <w:rPr>
          <w:rFonts w:ascii="Times New Roman" w:hAnsi="Times New Roman" w:cs="Times New Roman"/>
          <w:noProof/>
          <w:webHidden/>
          <w:sz w:val="24"/>
          <w:szCs w:val="24"/>
          <w:rPrChange w:id="884" w:author="Made Wardana" w:date="2020-06-11T21:34:00Z">
            <w:rPr>
              <w:noProof/>
              <w:webHidden/>
            </w:rPr>
          </w:rPrChange>
        </w:rPr>
      </w:r>
      <w:r w:rsidR="00C204FF" w:rsidRPr="00B525C1">
        <w:rPr>
          <w:rFonts w:ascii="Times New Roman" w:hAnsi="Times New Roman" w:cs="Times New Roman"/>
          <w:noProof/>
          <w:webHidden/>
          <w:sz w:val="24"/>
          <w:szCs w:val="24"/>
          <w:rPrChange w:id="885" w:author="Made Wardana" w:date="2020-06-11T21:34:00Z">
            <w:rPr>
              <w:noProof/>
              <w:webHidden/>
            </w:rPr>
          </w:rPrChange>
        </w:rPr>
        <w:fldChar w:fldCharType="separate"/>
      </w:r>
      <w:ins w:id="886" w:author="Made Wardana" w:date="2020-06-11T21:33:00Z">
        <w:r w:rsidR="009C6405" w:rsidRPr="00B525C1">
          <w:rPr>
            <w:rFonts w:ascii="Times New Roman" w:hAnsi="Times New Roman" w:cs="Times New Roman"/>
            <w:noProof/>
            <w:webHidden/>
            <w:sz w:val="24"/>
            <w:szCs w:val="24"/>
            <w:rPrChange w:id="887" w:author="Made Wardana" w:date="2020-06-11T21:34:00Z">
              <w:rPr>
                <w:noProof/>
                <w:webHidden/>
              </w:rPr>
            </w:rPrChange>
          </w:rPr>
          <w:t>41</w:t>
        </w:r>
      </w:ins>
      <w:del w:id="888" w:author="Made Wardana" w:date="2020-06-11T21:33:00Z">
        <w:r w:rsidR="00C204FF" w:rsidRPr="00B525C1" w:rsidDel="009C6405">
          <w:rPr>
            <w:rFonts w:ascii="Times New Roman" w:hAnsi="Times New Roman" w:cs="Times New Roman"/>
            <w:noProof/>
            <w:webHidden/>
            <w:sz w:val="24"/>
            <w:szCs w:val="24"/>
            <w:rPrChange w:id="889" w:author="Made Wardana" w:date="2020-06-11T21:34:00Z">
              <w:rPr>
                <w:noProof/>
                <w:webHidden/>
              </w:rPr>
            </w:rPrChange>
          </w:rPr>
          <w:delText>103</w:delText>
        </w:r>
      </w:del>
      <w:r w:rsidR="00C204FF" w:rsidRPr="00B525C1">
        <w:rPr>
          <w:rFonts w:ascii="Times New Roman" w:hAnsi="Times New Roman" w:cs="Times New Roman"/>
          <w:noProof/>
          <w:webHidden/>
          <w:sz w:val="24"/>
          <w:szCs w:val="24"/>
          <w:rPrChange w:id="890" w:author="Made Wardana" w:date="2020-06-11T21:34:00Z">
            <w:rPr>
              <w:noProof/>
              <w:webHidden/>
            </w:rPr>
          </w:rPrChange>
        </w:rPr>
        <w:fldChar w:fldCharType="end"/>
      </w:r>
      <w:r w:rsidRPr="00B525C1">
        <w:rPr>
          <w:rFonts w:ascii="Times New Roman" w:hAnsi="Times New Roman" w:cs="Times New Roman"/>
          <w:noProof/>
          <w:sz w:val="24"/>
          <w:szCs w:val="24"/>
          <w:rPrChange w:id="891" w:author="Made Wardana" w:date="2020-06-11T21:34:00Z">
            <w:rPr>
              <w:noProof/>
            </w:rPr>
          </w:rPrChange>
        </w:rPr>
        <w:fldChar w:fldCharType="end"/>
      </w:r>
    </w:p>
    <w:p w14:paraId="5CE5C689" w14:textId="1A310AF6"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892"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893" w:author="Made Wardana" w:date="2020-06-11T21:34:00Z">
            <w:rPr>
              <w:noProof/>
            </w:rPr>
          </w:rPrChange>
        </w:rPr>
        <w:fldChar w:fldCharType="begin"/>
      </w:r>
      <w:r w:rsidRPr="00B525C1">
        <w:rPr>
          <w:rFonts w:ascii="Times New Roman" w:hAnsi="Times New Roman" w:cs="Times New Roman"/>
          <w:noProof/>
          <w:sz w:val="24"/>
          <w:szCs w:val="24"/>
          <w:rPrChange w:id="894" w:author="Made Wardana" w:date="2020-06-11T21:34:00Z">
            <w:rPr>
              <w:noProof/>
            </w:rPr>
          </w:rPrChange>
        </w:rPr>
        <w:instrText xml:space="preserve"> HYPERLINK \l "_Toc41326117" </w:instrText>
      </w:r>
      <w:ins w:id="895" w:author="Made Wardana" w:date="2020-06-11T21:33:00Z">
        <w:r w:rsidR="009C6405" w:rsidRPr="00B525C1">
          <w:rPr>
            <w:rFonts w:ascii="Times New Roman" w:hAnsi="Times New Roman" w:cs="Times New Roman"/>
            <w:noProof/>
            <w:sz w:val="24"/>
            <w:szCs w:val="24"/>
            <w:rPrChange w:id="896" w:author="Made Wardana" w:date="2020-06-11T21:34:00Z">
              <w:rPr>
                <w:noProof/>
              </w:rPr>
            </w:rPrChange>
          </w:rPr>
        </w:r>
      </w:ins>
      <w:r w:rsidRPr="00B525C1">
        <w:rPr>
          <w:rFonts w:ascii="Times New Roman" w:hAnsi="Times New Roman" w:cs="Times New Roman"/>
          <w:noProof/>
          <w:sz w:val="24"/>
          <w:szCs w:val="24"/>
          <w:rPrChange w:id="897"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898" w:author="Made Wardana" w:date="2020-06-11T21:34:00Z">
            <w:rPr>
              <w:rStyle w:val="Hyperlink"/>
              <w:noProof/>
            </w:rPr>
          </w:rPrChange>
        </w:rPr>
        <w:t>Gambar 4.14 Tampilan Antarmuka Halaman Browsing</w:t>
      </w:r>
      <w:r w:rsidR="00C204FF" w:rsidRPr="00B525C1">
        <w:rPr>
          <w:rFonts w:ascii="Times New Roman" w:hAnsi="Times New Roman" w:cs="Times New Roman"/>
          <w:noProof/>
          <w:webHidden/>
          <w:sz w:val="24"/>
          <w:szCs w:val="24"/>
          <w:rPrChange w:id="899" w:author="Made Wardana" w:date="2020-06-11T21:34:00Z">
            <w:rPr>
              <w:noProof/>
              <w:webHidden/>
            </w:rPr>
          </w:rPrChange>
        </w:rPr>
        <w:tab/>
      </w:r>
      <w:r w:rsidR="00C204FF" w:rsidRPr="00B525C1">
        <w:rPr>
          <w:rFonts w:ascii="Times New Roman" w:hAnsi="Times New Roman" w:cs="Times New Roman"/>
          <w:noProof/>
          <w:webHidden/>
          <w:sz w:val="24"/>
          <w:szCs w:val="24"/>
          <w:rPrChange w:id="900"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901" w:author="Made Wardana" w:date="2020-06-11T21:34:00Z">
            <w:rPr>
              <w:noProof/>
              <w:webHidden/>
            </w:rPr>
          </w:rPrChange>
        </w:rPr>
        <w:instrText xml:space="preserve"> PAGEREF _Toc41326117 \h </w:instrText>
      </w:r>
      <w:r w:rsidR="00C204FF" w:rsidRPr="00B525C1">
        <w:rPr>
          <w:rFonts w:ascii="Times New Roman" w:hAnsi="Times New Roman" w:cs="Times New Roman"/>
          <w:noProof/>
          <w:webHidden/>
          <w:sz w:val="24"/>
          <w:szCs w:val="24"/>
          <w:rPrChange w:id="902" w:author="Made Wardana" w:date="2020-06-11T21:34:00Z">
            <w:rPr>
              <w:noProof/>
              <w:webHidden/>
            </w:rPr>
          </w:rPrChange>
        </w:rPr>
      </w:r>
      <w:r w:rsidR="00C204FF" w:rsidRPr="00B525C1">
        <w:rPr>
          <w:rFonts w:ascii="Times New Roman" w:hAnsi="Times New Roman" w:cs="Times New Roman"/>
          <w:noProof/>
          <w:webHidden/>
          <w:sz w:val="24"/>
          <w:szCs w:val="24"/>
          <w:rPrChange w:id="903" w:author="Made Wardana" w:date="2020-06-11T21:34:00Z">
            <w:rPr>
              <w:noProof/>
              <w:webHidden/>
            </w:rPr>
          </w:rPrChange>
        </w:rPr>
        <w:fldChar w:fldCharType="separate"/>
      </w:r>
      <w:ins w:id="904" w:author="Made Wardana" w:date="2020-06-11T21:33:00Z">
        <w:r w:rsidR="009C6405" w:rsidRPr="00B525C1">
          <w:rPr>
            <w:rFonts w:ascii="Times New Roman" w:hAnsi="Times New Roman" w:cs="Times New Roman"/>
            <w:noProof/>
            <w:webHidden/>
            <w:sz w:val="24"/>
            <w:szCs w:val="24"/>
            <w:rPrChange w:id="905" w:author="Made Wardana" w:date="2020-06-11T21:34:00Z">
              <w:rPr>
                <w:noProof/>
                <w:webHidden/>
              </w:rPr>
            </w:rPrChange>
          </w:rPr>
          <w:t>42</w:t>
        </w:r>
      </w:ins>
      <w:del w:id="906" w:author="Made Wardana" w:date="2020-06-11T21:33:00Z">
        <w:r w:rsidR="00C204FF" w:rsidRPr="00B525C1" w:rsidDel="009C6405">
          <w:rPr>
            <w:rFonts w:ascii="Times New Roman" w:hAnsi="Times New Roman" w:cs="Times New Roman"/>
            <w:noProof/>
            <w:webHidden/>
            <w:sz w:val="24"/>
            <w:szCs w:val="24"/>
            <w:rPrChange w:id="907" w:author="Made Wardana" w:date="2020-06-11T21:34:00Z">
              <w:rPr>
                <w:noProof/>
                <w:webHidden/>
              </w:rPr>
            </w:rPrChange>
          </w:rPr>
          <w:delText>104</w:delText>
        </w:r>
      </w:del>
      <w:r w:rsidR="00C204FF" w:rsidRPr="00B525C1">
        <w:rPr>
          <w:rFonts w:ascii="Times New Roman" w:hAnsi="Times New Roman" w:cs="Times New Roman"/>
          <w:noProof/>
          <w:webHidden/>
          <w:sz w:val="24"/>
          <w:szCs w:val="24"/>
          <w:rPrChange w:id="908" w:author="Made Wardana" w:date="2020-06-11T21:34:00Z">
            <w:rPr>
              <w:noProof/>
              <w:webHidden/>
            </w:rPr>
          </w:rPrChange>
        </w:rPr>
        <w:fldChar w:fldCharType="end"/>
      </w:r>
      <w:r w:rsidRPr="00B525C1">
        <w:rPr>
          <w:rFonts w:ascii="Times New Roman" w:hAnsi="Times New Roman" w:cs="Times New Roman"/>
          <w:noProof/>
          <w:sz w:val="24"/>
          <w:szCs w:val="24"/>
          <w:rPrChange w:id="909" w:author="Made Wardana" w:date="2020-06-11T21:34:00Z">
            <w:rPr>
              <w:noProof/>
            </w:rPr>
          </w:rPrChange>
        </w:rPr>
        <w:fldChar w:fldCharType="end"/>
      </w:r>
    </w:p>
    <w:p w14:paraId="75FE5719" w14:textId="1293D897"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910"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911" w:author="Made Wardana" w:date="2020-06-11T21:34:00Z">
            <w:rPr>
              <w:noProof/>
            </w:rPr>
          </w:rPrChange>
        </w:rPr>
        <w:fldChar w:fldCharType="begin"/>
      </w:r>
      <w:r w:rsidRPr="00B525C1">
        <w:rPr>
          <w:rFonts w:ascii="Times New Roman" w:hAnsi="Times New Roman" w:cs="Times New Roman"/>
          <w:noProof/>
          <w:sz w:val="24"/>
          <w:szCs w:val="24"/>
          <w:rPrChange w:id="912" w:author="Made Wardana" w:date="2020-06-11T21:34:00Z">
            <w:rPr>
              <w:noProof/>
            </w:rPr>
          </w:rPrChange>
        </w:rPr>
        <w:instrText xml:space="preserve"> HYPERLINK \l "_Toc41326118" </w:instrText>
      </w:r>
      <w:ins w:id="913" w:author="Made Wardana" w:date="2020-06-11T21:33:00Z">
        <w:r w:rsidR="009C6405" w:rsidRPr="00B525C1">
          <w:rPr>
            <w:rFonts w:ascii="Times New Roman" w:hAnsi="Times New Roman" w:cs="Times New Roman"/>
            <w:noProof/>
            <w:sz w:val="24"/>
            <w:szCs w:val="24"/>
            <w:rPrChange w:id="914" w:author="Made Wardana" w:date="2020-06-11T21:34:00Z">
              <w:rPr>
                <w:noProof/>
              </w:rPr>
            </w:rPrChange>
          </w:rPr>
        </w:r>
      </w:ins>
      <w:r w:rsidRPr="00B525C1">
        <w:rPr>
          <w:rFonts w:ascii="Times New Roman" w:hAnsi="Times New Roman" w:cs="Times New Roman"/>
          <w:noProof/>
          <w:sz w:val="24"/>
          <w:szCs w:val="24"/>
          <w:rPrChange w:id="915"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916" w:author="Made Wardana" w:date="2020-06-11T21:34:00Z">
            <w:rPr>
              <w:rStyle w:val="Hyperlink"/>
              <w:noProof/>
            </w:rPr>
          </w:rPrChange>
        </w:rPr>
        <w:t>Gambar 4.15 Tampilan Halaman Browsing List</w:t>
      </w:r>
      <w:r w:rsidR="00C204FF" w:rsidRPr="00B525C1">
        <w:rPr>
          <w:rFonts w:ascii="Times New Roman" w:hAnsi="Times New Roman" w:cs="Times New Roman"/>
          <w:noProof/>
          <w:webHidden/>
          <w:sz w:val="24"/>
          <w:szCs w:val="24"/>
          <w:rPrChange w:id="917" w:author="Made Wardana" w:date="2020-06-11T21:34:00Z">
            <w:rPr>
              <w:noProof/>
              <w:webHidden/>
            </w:rPr>
          </w:rPrChange>
        </w:rPr>
        <w:tab/>
      </w:r>
      <w:r w:rsidR="00C204FF" w:rsidRPr="00B525C1">
        <w:rPr>
          <w:rFonts w:ascii="Times New Roman" w:hAnsi="Times New Roman" w:cs="Times New Roman"/>
          <w:noProof/>
          <w:webHidden/>
          <w:sz w:val="24"/>
          <w:szCs w:val="24"/>
          <w:rPrChange w:id="918"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919" w:author="Made Wardana" w:date="2020-06-11T21:34:00Z">
            <w:rPr>
              <w:noProof/>
              <w:webHidden/>
            </w:rPr>
          </w:rPrChange>
        </w:rPr>
        <w:instrText xml:space="preserve"> PAGEREF _Toc41326118 \h </w:instrText>
      </w:r>
      <w:r w:rsidR="00C204FF" w:rsidRPr="00B525C1">
        <w:rPr>
          <w:rFonts w:ascii="Times New Roman" w:hAnsi="Times New Roman" w:cs="Times New Roman"/>
          <w:noProof/>
          <w:webHidden/>
          <w:sz w:val="24"/>
          <w:szCs w:val="24"/>
          <w:rPrChange w:id="920" w:author="Made Wardana" w:date="2020-06-11T21:34:00Z">
            <w:rPr>
              <w:noProof/>
              <w:webHidden/>
            </w:rPr>
          </w:rPrChange>
        </w:rPr>
      </w:r>
      <w:r w:rsidR="00C204FF" w:rsidRPr="00B525C1">
        <w:rPr>
          <w:rFonts w:ascii="Times New Roman" w:hAnsi="Times New Roman" w:cs="Times New Roman"/>
          <w:noProof/>
          <w:webHidden/>
          <w:sz w:val="24"/>
          <w:szCs w:val="24"/>
          <w:rPrChange w:id="921" w:author="Made Wardana" w:date="2020-06-11T21:34:00Z">
            <w:rPr>
              <w:noProof/>
              <w:webHidden/>
            </w:rPr>
          </w:rPrChange>
        </w:rPr>
        <w:fldChar w:fldCharType="separate"/>
      </w:r>
      <w:ins w:id="922" w:author="Made Wardana" w:date="2020-06-11T21:33:00Z">
        <w:r w:rsidR="009C6405" w:rsidRPr="00B525C1">
          <w:rPr>
            <w:rFonts w:ascii="Times New Roman" w:hAnsi="Times New Roman" w:cs="Times New Roman"/>
            <w:noProof/>
            <w:webHidden/>
            <w:sz w:val="24"/>
            <w:szCs w:val="24"/>
            <w:rPrChange w:id="923" w:author="Made Wardana" w:date="2020-06-11T21:34:00Z">
              <w:rPr>
                <w:noProof/>
                <w:webHidden/>
              </w:rPr>
            </w:rPrChange>
          </w:rPr>
          <w:t>44</w:t>
        </w:r>
      </w:ins>
      <w:del w:id="924" w:author="Made Wardana" w:date="2020-06-11T21:33:00Z">
        <w:r w:rsidR="00C204FF" w:rsidRPr="00B525C1" w:rsidDel="009C6405">
          <w:rPr>
            <w:rFonts w:ascii="Times New Roman" w:hAnsi="Times New Roman" w:cs="Times New Roman"/>
            <w:noProof/>
            <w:webHidden/>
            <w:sz w:val="24"/>
            <w:szCs w:val="24"/>
            <w:rPrChange w:id="925" w:author="Made Wardana" w:date="2020-06-11T21:34:00Z">
              <w:rPr>
                <w:noProof/>
                <w:webHidden/>
              </w:rPr>
            </w:rPrChange>
          </w:rPr>
          <w:delText>106</w:delText>
        </w:r>
      </w:del>
      <w:r w:rsidR="00C204FF" w:rsidRPr="00B525C1">
        <w:rPr>
          <w:rFonts w:ascii="Times New Roman" w:hAnsi="Times New Roman" w:cs="Times New Roman"/>
          <w:noProof/>
          <w:webHidden/>
          <w:sz w:val="24"/>
          <w:szCs w:val="24"/>
          <w:rPrChange w:id="926" w:author="Made Wardana" w:date="2020-06-11T21:34:00Z">
            <w:rPr>
              <w:noProof/>
              <w:webHidden/>
            </w:rPr>
          </w:rPrChange>
        </w:rPr>
        <w:fldChar w:fldCharType="end"/>
      </w:r>
      <w:r w:rsidRPr="00B525C1">
        <w:rPr>
          <w:rFonts w:ascii="Times New Roman" w:hAnsi="Times New Roman" w:cs="Times New Roman"/>
          <w:noProof/>
          <w:sz w:val="24"/>
          <w:szCs w:val="24"/>
          <w:rPrChange w:id="927" w:author="Made Wardana" w:date="2020-06-11T21:34:00Z">
            <w:rPr>
              <w:noProof/>
            </w:rPr>
          </w:rPrChange>
        </w:rPr>
        <w:fldChar w:fldCharType="end"/>
      </w:r>
    </w:p>
    <w:p w14:paraId="39605869" w14:textId="1DF8BC41"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928"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929" w:author="Made Wardana" w:date="2020-06-11T21:34:00Z">
            <w:rPr>
              <w:noProof/>
            </w:rPr>
          </w:rPrChange>
        </w:rPr>
        <w:fldChar w:fldCharType="begin"/>
      </w:r>
      <w:r w:rsidRPr="00B525C1">
        <w:rPr>
          <w:rFonts w:ascii="Times New Roman" w:hAnsi="Times New Roman" w:cs="Times New Roman"/>
          <w:noProof/>
          <w:sz w:val="24"/>
          <w:szCs w:val="24"/>
          <w:rPrChange w:id="930" w:author="Made Wardana" w:date="2020-06-11T21:34:00Z">
            <w:rPr>
              <w:noProof/>
            </w:rPr>
          </w:rPrChange>
        </w:rPr>
        <w:instrText xml:space="preserve"> HYPERLINK \l "_Toc41326119" </w:instrText>
      </w:r>
      <w:ins w:id="931" w:author="Made Wardana" w:date="2020-06-11T21:33:00Z">
        <w:r w:rsidR="009C6405" w:rsidRPr="00B525C1">
          <w:rPr>
            <w:rFonts w:ascii="Times New Roman" w:hAnsi="Times New Roman" w:cs="Times New Roman"/>
            <w:noProof/>
            <w:sz w:val="24"/>
            <w:szCs w:val="24"/>
            <w:rPrChange w:id="932" w:author="Made Wardana" w:date="2020-06-11T21:34:00Z">
              <w:rPr>
                <w:noProof/>
              </w:rPr>
            </w:rPrChange>
          </w:rPr>
        </w:r>
      </w:ins>
      <w:r w:rsidRPr="00B525C1">
        <w:rPr>
          <w:rFonts w:ascii="Times New Roman" w:hAnsi="Times New Roman" w:cs="Times New Roman"/>
          <w:noProof/>
          <w:sz w:val="24"/>
          <w:szCs w:val="24"/>
          <w:rPrChange w:id="933"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934" w:author="Made Wardana" w:date="2020-06-11T21:34:00Z">
            <w:rPr>
              <w:rStyle w:val="Hyperlink"/>
              <w:noProof/>
            </w:rPr>
          </w:rPrChange>
        </w:rPr>
        <w:t>Gambar 4.16 Tampilan Halaman Browsing Result</w:t>
      </w:r>
      <w:r w:rsidR="00C204FF" w:rsidRPr="00B525C1">
        <w:rPr>
          <w:rFonts w:ascii="Times New Roman" w:hAnsi="Times New Roman" w:cs="Times New Roman"/>
          <w:noProof/>
          <w:webHidden/>
          <w:sz w:val="24"/>
          <w:szCs w:val="24"/>
          <w:rPrChange w:id="935" w:author="Made Wardana" w:date="2020-06-11T21:34:00Z">
            <w:rPr>
              <w:noProof/>
              <w:webHidden/>
            </w:rPr>
          </w:rPrChange>
        </w:rPr>
        <w:tab/>
      </w:r>
      <w:r w:rsidR="00C204FF" w:rsidRPr="00B525C1">
        <w:rPr>
          <w:rFonts w:ascii="Times New Roman" w:hAnsi="Times New Roman" w:cs="Times New Roman"/>
          <w:noProof/>
          <w:webHidden/>
          <w:sz w:val="24"/>
          <w:szCs w:val="24"/>
          <w:rPrChange w:id="936"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937" w:author="Made Wardana" w:date="2020-06-11T21:34:00Z">
            <w:rPr>
              <w:noProof/>
              <w:webHidden/>
            </w:rPr>
          </w:rPrChange>
        </w:rPr>
        <w:instrText xml:space="preserve"> PAGEREF _Toc41326119 \h </w:instrText>
      </w:r>
      <w:r w:rsidR="00C204FF" w:rsidRPr="00B525C1">
        <w:rPr>
          <w:rFonts w:ascii="Times New Roman" w:hAnsi="Times New Roman" w:cs="Times New Roman"/>
          <w:noProof/>
          <w:webHidden/>
          <w:sz w:val="24"/>
          <w:szCs w:val="24"/>
          <w:rPrChange w:id="938" w:author="Made Wardana" w:date="2020-06-11T21:34:00Z">
            <w:rPr>
              <w:noProof/>
              <w:webHidden/>
            </w:rPr>
          </w:rPrChange>
        </w:rPr>
      </w:r>
      <w:r w:rsidR="00C204FF" w:rsidRPr="00B525C1">
        <w:rPr>
          <w:rFonts w:ascii="Times New Roman" w:hAnsi="Times New Roman" w:cs="Times New Roman"/>
          <w:noProof/>
          <w:webHidden/>
          <w:sz w:val="24"/>
          <w:szCs w:val="24"/>
          <w:rPrChange w:id="939" w:author="Made Wardana" w:date="2020-06-11T21:34:00Z">
            <w:rPr>
              <w:noProof/>
              <w:webHidden/>
            </w:rPr>
          </w:rPrChange>
        </w:rPr>
        <w:fldChar w:fldCharType="separate"/>
      </w:r>
      <w:ins w:id="940" w:author="Made Wardana" w:date="2020-06-11T21:33:00Z">
        <w:r w:rsidR="009C6405" w:rsidRPr="00B525C1">
          <w:rPr>
            <w:rFonts w:ascii="Times New Roman" w:hAnsi="Times New Roman" w:cs="Times New Roman"/>
            <w:noProof/>
            <w:webHidden/>
            <w:sz w:val="24"/>
            <w:szCs w:val="24"/>
            <w:rPrChange w:id="941" w:author="Made Wardana" w:date="2020-06-11T21:34:00Z">
              <w:rPr>
                <w:noProof/>
                <w:webHidden/>
              </w:rPr>
            </w:rPrChange>
          </w:rPr>
          <w:t>46</w:t>
        </w:r>
      </w:ins>
      <w:del w:id="942" w:author="Made Wardana" w:date="2020-06-11T21:33:00Z">
        <w:r w:rsidR="00C204FF" w:rsidRPr="00B525C1" w:rsidDel="009C6405">
          <w:rPr>
            <w:rFonts w:ascii="Times New Roman" w:hAnsi="Times New Roman" w:cs="Times New Roman"/>
            <w:noProof/>
            <w:webHidden/>
            <w:sz w:val="24"/>
            <w:szCs w:val="24"/>
            <w:rPrChange w:id="943" w:author="Made Wardana" w:date="2020-06-11T21:34:00Z">
              <w:rPr>
                <w:noProof/>
                <w:webHidden/>
              </w:rPr>
            </w:rPrChange>
          </w:rPr>
          <w:delText>108</w:delText>
        </w:r>
      </w:del>
      <w:r w:rsidR="00C204FF" w:rsidRPr="00B525C1">
        <w:rPr>
          <w:rFonts w:ascii="Times New Roman" w:hAnsi="Times New Roman" w:cs="Times New Roman"/>
          <w:noProof/>
          <w:webHidden/>
          <w:sz w:val="24"/>
          <w:szCs w:val="24"/>
          <w:rPrChange w:id="944" w:author="Made Wardana" w:date="2020-06-11T21:34:00Z">
            <w:rPr>
              <w:noProof/>
              <w:webHidden/>
            </w:rPr>
          </w:rPrChange>
        </w:rPr>
        <w:fldChar w:fldCharType="end"/>
      </w:r>
      <w:r w:rsidRPr="00B525C1">
        <w:rPr>
          <w:rFonts w:ascii="Times New Roman" w:hAnsi="Times New Roman" w:cs="Times New Roman"/>
          <w:noProof/>
          <w:sz w:val="24"/>
          <w:szCs w:val="24"/>
          <w:rPrChange w:id="945" w:author="Made Wardana" w:date="2020-06-11T21:34:00Z">
            <w:rPr>
              <w:noProof/>
            </w:rPr>
          </w:rPrChange>
        </w:rPr>
        <w:fldChar w:fldCharType="end"/>
      </w:r>
    </w:p>
    <w:p w14:paraId="402C9793" w14:textId="3922C9DA"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946"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947" w:author="Made Wardana" w:date="2020-06-11T21:34:00Z">
            <w:rPr>
              <w:noProof/>
            </w:rPr>
          </w:rPrChange>
        </w:rPr>
        <w:fldChar w:fldCharType="begin"/>
      </w:r>
      <w:r w:rsidRPr="00B525C1">
        <w:rPr>
          <w:rFonts w:ascii="Times New Roman" w:hAnsi="Times New Roman" w:cs="Times New Roman"/>
          <w:noProof/>
          <w:sz w:val="24"/>
          <w:szCs w:val="24"/>
          <w:rPrChange w:id="948" w:author="Made Wardana" w:date="2020-06-11T21:34:00Z">
            <w:rPr>
              <w:noProof/>
            </w:rPr>
          </w:rPrChange>
        </w:rPr>
        <w:instrText xml:space="preserve"> HYPERLINK \l "_Toc41326120" </w:instrText>
      </w:r>
      <w:ins w:id="949" w:author="Made Wardana" w:date="2020-06-11T21:33:00Z">
        <w:r w:rsidR="009C6405" w:rsidRPr="00B525C1">
          <w:rPr>
            <w:rFonts w:ascii="Times New Roman" w:hAnsi="Times New Roman" w:cs="Times New Roman"/>
            <w:noProof/>
            <w:sz w:val="24"/>
            <w:szCs w:val="24"/>
            <w:rPrChange w:id="950" w:author="Made Wardana" w:date="2020-06-11T21:34:00Z">
              <w:rPr>
                <w:noProof/>
              </w:rPr>
            </w:rPrChange>
          </w:rPr>
        </w:r>
      </w:ins>
      <w:r w:rsidRPr="00B525C1">
        <w:rPr>
          <w:rFonts w:ascii="Times New Roman" w:hAnsi="Times New Roman" w:cs="Times New Roman"/>
          <w:noProof/>
          <w:sz w:val="24"/>
          <w:szCs w:val="24"/>
          <w:rPrChange w:id="951"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952" w:author="Made Wardana" w:date="2020-06-11T21:34:00Z">
            <w:rPr>
              <w:rStyle w:val="Hyperlink"/>
              <w:noProof/>
            </w:rPr>
          </w:rPrChange>
        </w:rPr>
        <w:t>Gambar 4.17 Tampilan Halaman Searching</w:t>
      </w:r>
      <w:r w:rsidR="00C204FF" w:rsidRPr="00B525C1">
        <w:rPr>
          <w:rFonts w:ascii="Times New Roman" w:hAnsi="Times New Roman" w:cs="Times New Roman"/>
          <w:noProof/>
          <w:webHidden/>
          <w:sz w:val="24"/>
          <w:szCs w:val="24"/>
          <w:rPrChange w:id="953" w:author="Made Wardana" w:date="2020-06-11T21:34:00Z">
            <w:rPr>
              <w:noProof/>
              <w:webHidden/>
            </w:rPr>
          </w:rPrChange>
        </w:rPr>
        <w:tab/>
      </w:r>
      <w:r w:rsidR="00C204FF" w:rsidRPr="00B525C1">
        <w:rPr>
          <w:rFonts w:ascii="Times New Roman" w:hAnsi="Times New Roman" w:cs="Times New Roman"/>
          <w:noProof/>
          <w:webHidden/>
          <w:sz w:val="24"/>
          <w:szCs w:val="24"/>
          <w:rPrChange w:id="954"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955" w:author="Made Wardana" w:date="2020-06-11T21:34:00Z">
            <w:rPr>
              <w:noProof/>
              <w:webHidden/>
            </w:rPr>
          </w:rPrChange>
        </w:rPr>
        <w:instrText xml:space="preserve"> PAGEREF _Toc41326120 \h </w:instrText>
      </w:r>
      <w:r w:rsidR="00C204FF" w:rsidRPr="00B525C1">
        <w:rPr>
          <w:rFonts w:ascii="Times New Roman" w:hAnsi="Times New Roman" w:cs="Times New Roman"/>
          <w:noProof/>
          <w:webHidden/>
          <w:sz w:val="24"/>
          <w:szCs w:val="24"/>
          <w:rPrChange w:id="956" w:author="Made Wardana" w:date="2020-06-11T21:34:00Z">
            <w:rPr>
              <w:noProof/>
              <w:webHidden/>
            </w:rPr>
          </w:rPrChange>
        </w:rPr>
      </w:r>
      <w:r w:rsidR="00C204FF" w:rsidRPr="00B525C1">
        <w:rPr>
          <w:rFonts w:ascii="Times New Roman" w:hAnsi="Times New Roman" w:cs="Times New Roman"/>
          <w:noProof/>
          <w:webHidden/>
          <w:sz w:val="24"/>
          <w:szCs w:val="24"/>
          <w:rPrChange w:id="957" w:author="Made Wardana" w:date="2020-06-11T21:34:00Z">
            <w:rPr>
              <w:noProof/>
              <w:webHidden/>
            </w:rPr>
          </w:rPrChange>
        </w:rPr>
        <w:fldChar w:fldCharType="separate"/>
      </w:r>
      <w:ins w:id="958" w:author="Made Wardana" w:date="2020-06-11T21:33:00Z">
        <w:r w:rsidR="009C6405" w:rsidRPr="00B525C1">
          <w:rPr>
            <w:rFonts w:ascii="Times New Roman" w:hAnsi="Times New Roman" w:cs="Times New Roman"/>
            <w:noProof/>
            <w:webHidden/>
            <w:sz w:val="24"/>
            <w:szCs w:val="24"/>
            <w:rPrChange w:id="959" w:author="Made Wardana" w:date="2020-06-11T21:34:00Z">
              <w:rPr>
                <w:noProof/>
                <w:webHidden/>
              </w:rPr>
            </w:rPrChange>
          </w:rPr>
          <w:t>47</w:t>
        </w:r>
      </w:ins>
      <w:del w:id="960" w:author="Made Wardana" w:date="2020-06-11T21:33:00Z">
        <w:r w:rsidR="00C204FF" w:rsidRPr="00B525C1" w:rsidDel="009C6405">
          <w:rPr>
            <w:rFonts w:ascii="Times New Roman" w:hAnsi="Times New Roman" w:cs="Times New Roman"/>
            <w:noProof/>
            <w:webHidden/>
            <w:sz w:val="24"/>
            <w:szCs w:val="24"/>
            <w:rPrChange w:id="961" w:author="Made Wardana" w:date="2020-06-11T21:34:00Z">
              <w:rPr>
                <w:noProof/>
                <w:webHidden/>
              </w:rPr>
            </w:rPrChange>
          </w:rPr>
          <w:delText>109</w:delText>
        </w:r>
      </w:del>
      <w:r w:rsidR="00C204FF" w:rsidRPr="00B525C1">
        <w:rPr>
          <w:rFonts w:ascii="Times New Roman" w:hAnsi="Times New Roman" w:cs="Times New Roman"/>
          <w:noProof/>
          <w:webHidden/>
          <w:sz w:val="24"/>
          <w:szCs w:val="24"/>
          <w:rPrChange w:id="962" w:author="Made Wardana" w:date="2020-06-11T21:34:00Z">
            <w:rPr>
              <w:noProof/>
              <w:webHidden/>
            </w:rPr>
          </w:rPrChange>
        </w:rPr>
        <w:fldChar w:fldCharType="end"/>
      </w:r>
      <w:r w:rsidRPr="00B525C1">
        <w:rPr>
          <w:rFonts w:ascii="Times New Roman" w:hAnsi="Times New Roman" w:cs="Times New Roman"/>
          <w:noProof/>
          <w:sz w:val="24"/>
          <w:szCs w:val="24"/>
          <w:rPrChange w:id="963" w:author="Made Wardana" w:date="2020-06-11T21:34:00Z">
            <w:rPr>
              <w:noProof/>
            </w:rPr>
          </w:rPrChange>
        </w:rPr>
        <w:fldChar w:fldCharType="end"/>
      </w:r>
    </w:p>
    <w:p w14:paraId="09BFBDAB" w14:textId="3CB71C34"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964"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965" w:author="Made Wardana" w:date="2020-06-11T21:34:00Z">
            <w:rPr>
              <w:noProof/>
            </w:rPr>
          </w:rPrChange>
        </w:rPr>
        <w:fldChar w:fldCharType="begin"/>
      </w:r>
      <w:r w:rsidRPr="00B525C1">
        <w:rPr>
          <w:rFonts w:ascii="Times New Roman" w:hAnsi="Times New Roman" w:cs="Times New Roman"/>
          <w:noProof/>
          <w:sz w:val="24"/>
          <w:szCs w:val="24"/>
          <w:rPrChange w:id="966" w:author="Made Wardana" w:date="2020-06-11T21:34:00Z">
            <w:rPr>
              <w:noProof/>
            </w:rPr>
          </w:rPrChange>
        </w:rPr>
        <w:instrText xml:space="preserve"> HYPERLINK \l "_Toc41326121" </w:instrText>
      </w:r>
      <w:ins w:id="967" w:author="Made Wardana" w:date="2020-06-11T21:33:00Z">
        <w:r w:rsidR="009C6405" w:rsidRPr="00B525C1">
          <w:rPr>
            <w:rFonts w:ascii="Times New Roman" w:hAnsi="Times New Roman" w:cs="Times New Roman"/>
            <w:noProof/>
            <w:sz w:val="24"/>
            <w:szCs w:val="24"/>
            <w:rPrChange w:id="968" w:author="Made Wardana" w:date="2020-06-11T21:34:00Z">
              <w:rPr>
                <w:noProof/>
              </w:rPr>
            </w:rPrChange>
          </w:rPr>
        </w:r>
      </w:ins>
      <w:r w:rsidRPr="00B525C1">
        <w:rPr>
          <w:rFonts w:ascii="Times New Roman" w:hAnsi="Times New Roman" w:cs="Times New Roman"/>
          <w:noProof/>
          <w:sz w:val="24"/>
          <w:szCs w:val="24"/>
          <w:rPrChange w:id="969"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970" w:author="Made Wardana" w:date="2020-06-11T21:34:00Z">
            <w:rPr>
              <w:rStyle w:val="Hyperlink"/>
              <w:noProof/>
            </w:rPr>
          </w:rPrChange>
        </w:rPr>
        <w:t>Gambar 4.18 Tampilan Hasil Dari Halaman Searching</w:t>
      </w:r>
      <w:r w:rsidR="00C204FF" w:rsidRPr="00B525C1">
        <w:rPr>
          <w:rFonts w:ascii="Times New Roman" w:hAnsi="Times New Roman" w:cs="Times New Roman"/>
          <w:noProof/>
          <w:webHidden/>
          <w:sz w:val="24"/>
          <w:szCs w:val="24"/>
          <w:rPrChange w:id="971" w:author="Made Wardana" w:date="2020-06-11T21:34:00Z">
            <w:rPr>
              <w:noProof/>
              <w:webHidden/>
            </w:rPr>
          </w:rPrChange>
        </w:rPr>
        <w:tab/>
      </w:r>
      <w:r w:rsidR="00C204FF" w:rsidRPr="00B525C1">
        <w:rPr>
          <w:rFonts w:ascii="Times New Roman" w:hAnsi="Times New Roman" w:cs="Times New Roman"/>
          <w:noProof/>
          <w:webHidden/>
          <w:sz w:val="24"/>
          <w:szCs w:val="24"/>
          <w:rPrChange w:id="972"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973" w:author="Made Wardana" w:date="2020-06-11T21:34:00Z">
            <w:rPr>
              <w:noProof/>
              <w:webHidden/>
            </w:rPr>
          </w:rPrChange>
        </w:rPr>
        <w:instrText xml:space="preserve"> PAGEREF _Toc41326121 \h </w:instrText>
      </w:r>
      <w:r w:rsidR="00C204FF" w:rsidRPr="00B525C1">
        <w:rPr>
          <w:rFonts w:ascii="Times New Roman" w:hAnsi="Times New Roman" w:cs="Times New Roman"/>
          <w:noProof/>
          <w:webHidden/>
          <w:sz w:val="24"/>
          <w:szCs w:val="24"/>
          <w:rPrChange w:id="974" w:author="Made Wardana" w:date="2020-06-11T21:34:00Z">
            <w:rPr>
              <w:noProof/>
              <w:webHidden/>
            </w:rPr>
          </w:rPrChange>
        </w:rPr>
      </w:r>
      <w:r w:rsidR="00C204FF" w:rsidRPr="00B525C1">
        <w:rPr>
          <w:rFonts w:ascii="Times New Roman" w:hAnsi="Times New Roman" w:cs="Times New Roman"/>
          <w:noProof/>
          <w:webHidden/>
          <w:sz w:val="24"/>
          <w:szCs w:val="24"/>
          <w:rPrChange w:id="975" w:author="Made Wardana" w:date="2020-06-11T21:34:00Z">
            <w:rPr>
              <w:noProof/>
              <w:webHidden/>
            </w:rPr>
          </w:rPrChange>
        </w:rPr>
        <w:fldChar w:fldCharType="separate"/>
      </w:r>
      <w:ins w:id="976" w:author="Made Wardana" w:date="2020-06-11T21:33:00Z">
        <w:r w:rsidR="009C6405" w:rsidRPr="00B525C1">
          <w:rPr>
            <w:rFonts w:ascii="Times New Roman" w:hAnsi="Times New Roman" w:cs="Times New Roman"/>
            <w:noProof/>
            <w:webHidden/>
            <w:sz w:val="24"/>
            <w:szCs w:val="24"/>
            <w:rPrChange w:id="977" w:author="Made Wardana" w:date="2020-06-11T21:34:00Z">
              <w:rPr>
                <w:noProof/>
                <w:webHidden/>
              </w:rPr>
            </w:rPrChange>
          </w:rPr>
          <w:t>48</w:t>
        </w:r>
      </w:ins>
      <w:del w:id="978" w:author="Made Wardana" w:date="2020-06-11T21:33:00Z">
        <w:r w:rsidR="00C204FF" w:rsidRPr="00B525C1" w:rsidDel="009C6405">
          <w:rPr>
            <w:rFonts w:ascii="Times New Roman" w:hAnsi="Times New Roman" w:cs="Times New Roman"/>
            <w:noProof/>
            <w:webHidden/>
            <w:sz w:val="24"/>
            <w:szCs w:val="24"/>
            <w:rPrChange w:id="979" w:author="Made Wardana" w:date="2020-06-11T21:34:00Z">
              <w:rPr>
                <w:noProof/>
                <w:webHidden/>
              </w:rPr>
            </w:rPrChange>
          </w:rPr>
          <w:delText>110</w:delText>
        </w:r>
      </w:del>
      <w:r w:rsidR="00C204FF" w:rsidRPr="00B525C1">
        <w:rPr>
          <w:rFonts w:ascii="Times New Roman" w:hAnsi="Times New Roman" w:cs="Times New Roman"/>
          <w:noProof/>
          <w:webHidden/>
          <w:sz w:val="24"/>
          <w:szCs w:val="24"/>
          <w:rPrChange w:id="980" w:author="Made Wardana" w:date="2020-06-11T21:34:00Z">
            <w:rPr>
              <w:noProof/>
              <w:webHidden/>
            </w:rPr>
          </w:rPrChange>
        </w:rPr>
        <w:fldChar w:fldCharType="end"/>
      </w:r>
      <w:r w:rsidRPr="00B525C1">
        <w:rPr>
          <w:rFonts w:ascii="Times New Roman" w:hAnsi="Times New Roman" w:cs="Times New Roman"/>
          <w:noProof/>
          <w:sz w:val="24"/>
          <w:szCs w:val="24"/>
          <w:rPrChange w:id="981" w:author="Made Wardana" w:date="2020-06-11T21:34:00Z">
            <w:rPr>
              <w:noProof/>
            </w:rPr>
          </w:rPrChange>
        </w:rPr>
        <w:fldChar w:fldCharType="end"/>
      </w:r>
    </w:p>
    <w:p w14:paraId="1BDC05BE" w14:textId="3F82FDDA"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982"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983" w:author="Made Wardana" w:date="2020-06-11T21:34:00Z">
            <w:rPr>
              <w:noProof/>
            </w:rPr>
          </w:rPrChange>
        </w:rPr>
        <w:fldChar w:fldCharType="begin"/>
      </w:r>
      <w:r w:rsidRPr="00B525C1">
        <w:rPr>
          <w:rFonts w:ascii="Times New Roman" w:hAnsi="Times New Roman" w:cs="Times New Roman"/>
          <w:noProof/>
          <w:sz w:val="24"/>
          <w:szCs w:val="24"/>
          <w:rPrChange w:id="984" w:author="Made Wardana" w:date="2020-06-11T21:34:00Z">
            <w:rPr>
              <w:noProof/>
            </w:rPr>
          </w:rPrChange>
        </w:rPr>
        <w:instrText xml:space="preserve"> HYPERLINK \l "_Toc41326122" </w:instrText>
      </w:r>
      <w:ins w:id="985" w:author="Made Wardana" w:date="2020-06-11T21:33:00Z">
        <w:r w:rsidR="009C6405" w:rsidRPr="00B525C1">
          <w:rPr>
            <w:rFonts w:ascii="Times New Roman" w:hAnsi="Times New Roman" w:cs="Times New Roman"/>
            <w:noProof/>
            <w:sz w:val="24"/>
            <w:szCs w:val="24"/>
            <w:rPrChange w:id="986" w:author="Made Wardana" w:date="2020-06-11T21:34:00Z">
              <w:rPr>
                <w:noProof/>
              </w:rPr>
            </w:rPrChange>
          </w:rPr>
        </w:r>
      </w:ins>
      <w:r w:rsidRPr="00B525C1">
        <w:rPr>
          <w:rFonts w:ascii="Times New Roman" w:hAnsi="Times New Roman" w:cs="Times New Roman"/>
          <w:noProof/>
          <w:sz w:val="24"/>
          <w:szCs w:val="24"/>
          <w:rPrChange w:id="987"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988" w:author="Made Wardana" w:date="2020-06-11T21:34:00Z">
            <w:rPr>
              <w:rStyle w:val="Hyperlink"/>
              <w:noProof/>
            </w:rPr>
          </w:rPrChange>
        </w:rPr>
        <w:t>Gambar 4.19 Capture Sesi Pelatihan Untuk Mahasiswa Angkatan 2017</w:t>
      </w:r>
      <w:r w:rsidR="00C204FF" w:rsidRPr="00B525C1">
        <w:rPr>
          <w:rFonts w:ascii="Times New Roman" w:hAnsi="Times New Roman" w:cs="Times New Roman"/>
          <w:noProof/>
          <w:webHidden/>
          <w:sz w:val="24"/>
          <w:szCs w:val="24"/>
          <w:rPrChange w:id="989" w:author="Made Wardana" w:date="2020-06-11T21:34:00Z">
            <w:rPr>
              <w:noProof/>
              <w:webHidden/>
            </w:rPr>
          </w:rPrChange>
        </w:rPr>
        <w:tab/>
      </w:r>
      <w:r w:rsidR="00C204FF" w:rsidRPr="00B525C1">
        <w:rPr>
          <w:rFonts w:ascii="Times New Roman" w:hAnsi="Times New Roman" w:cs="Times New Roman"/>
          <w:noProof/>
          <w:webHidden/>
          <w:sz w:val="24"/>
          <w:szCs w:val="24"/>
          <w:rPrChange w:id="990"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991" w:author="Made Wardana" w:date="2020-06-11T21:34:00Z">
            <w:rPr>
              <w:noProof/>
              <w:webHidden/>
            </w:rPr>
          </w:rPrChange>
        </w:rPr>
        <w:instrText xml:space="preserve"> PAGEREF _Toc41326122 \h </w:instrText>
      </w:r>
      <w:r w:rsidR="00C204FF" w:rsidRPr="00B525C1">
        <w:rPr>
          <w:rFonts w:ascii="Times New Roman" w:hAnsi="Times New Roman" w:cs="Times New Roman"/>
          <w:noProof/>
          <w:webHidden/>
          <w:sz w:val="24"/>
          <w:szCs w:val="24"/>
          <w:rPrChange w:id="992" w:author="Made Wardana" w:date="2020-06-11T21:34:00Z">
            <w:rPr>
              <w:noProof/>
              <w:webHidden/>
            </w:rPr>
          </w:rPrChange>
        </w:rPr>
      </w:r>
      <w:r w:rsidR="00C204FF" w:rsidRPr="00B525C1">
        <w:rPr>
          <w:rFonts w:ascii="Times New Roman" w:hAnsi="Times New Roman" w:cs="Times New Roman"/>
          <w:noProof/>
          <w:webHidden/>
          <w:sz w:val="24"/>
          <w:szCs w:val="24"/>
          <w:rPrChange w:id="993" w:author="Made Wardana" w:date="2020-06-11T21:34:00Z">
            <w:rPr>
              <w:noProof/>
              <w:webHidden/>
            </w:rPr>
          </w:rPrChange>
        </w:rPr>
        <w:fldChar w:fldCharType="separate"/>
      </w:r>
      <w:ins w:id="994" w:author="Made Wardana" w:date="2020-06-11T21:33:00Z">
        <w:r w:rsidR="009C6405" w:rsidRPr="00B525C1">
          <w:rPr>
            <w:rFonts w:ascii="Times New Roman" w:hAnsi="Times New Roman" w:cs="Times New Roman"/>
            <w:noProof/>
            <w:webHidden/>
            <w:sz w:val="24"/>
            <w:szCs w:val="24"/>
            <w:rPrChange w:id="995" w:author="Made Wardana" w:date="2020-06-11T21:34:00Z">
              <w:rPr>
                <w:noProof/>
                <w:webHidden/>
              </w:rPr>
            </w:rPrChange>
          </w:rPr>
          <w:t>50</w:t>
        </w:r>
      </w:ins>
      <w:del w:id="996" w:author="Made Wardana" w:date="2020-06-11T21:33:00Z">
        <w:r w:rsidR="00C204FF" w:rsidRPr="00B525C1" w:rsidDel="009C6405">
          <w:rPr>
            <w:rFonts w:ascii="Times New Roman" w:hAnsi="Times New Roman" w:cs="Times New Roman"/>
            <w:noProof/>
            <w:webHidden/>
            <w:sz w:val="24"/>
            <w:szCs w:val="24"/>
            <w:rPrChange w:id="997" w:author="Made Wardana" w:date="2020-06-11T21:34:00Z">
              <w:rPr>
                <w:noProof/>
                <w:webHidden/>
              </w:rPr>
            </w:rPrChange>
          </w:rPr>
          <w:delText>112</w:delText>
        </w:r>
      </w:del>
      <w:r w:rsidR="00C204FF" w:rsidRPr="00B525C1">
        <w:rPr>
          <w:rFonts w:ascii="Times New Roman" w:hAnsi="Times New Roman" w:cs="Times New Roman"/>
          <w:noProof/>
          <w:webHidden/>
          <w:sz w:val="24"/>
          <w:szCs w:val="24"/>
          <w:rPrChange w:id="998" w:author="Made Wardana" w:date="2020-06-11T21:34:00Z">
            <w:rPr>
              <w:noProof/>
              <w:webHidden/>
            </w:rPr>
          </w:rPrChange>
        </w:rPr>
        <w:fldChar w:fldCharType="end"/>
      </w:r>
      <w:r w:rsidRPr="00B525C1">
        <w:rPr>
          <w:rFonts w:ascii="Times New Roman" w:hAnsi="Times New Roman" w:cs="Times New Roman"/>
          <w:noProof/>
          <w:sz w:val="24"/>
          <w:szCs w:val="24"/>
          <w:rPrChange w:id="999" w:author="Made Wardana" w:date="2020-06-11T21:34:00Z">
            <w:rPr>
              <w:noProof/>
            </w:rPr>
          </w:rPrChange>
        </w:rPr>
        <w:fldChar w:fldCharType="end"/>
      </w:r>
    </w:p>
    <w:p w14:paraId="62D4FB79" w14:textId="0EE38461" w:rsidR="00C204FF" w:rsidRPr="00B525C1" w:rsidRDefault="006A1CFE">
      <w:pPr>
        <w:pStyle w:val="TOC1"/>
        <w:tabs>
          <w:tab w:val="right" w:leader="dot" w:pos="7927"/>
        </w:tabs>
        <w:rPr>
          <w:rFonts w:ascii="Times New Roman" w:eastAsiaTheme="minorEastAsia" w:hAnsi="Times New Roman" w:cs="Times New Roman"/>
          <w:noProof/>
          <w:sz w:val="24"/>
          <w:szCs w:val="24"/>
          <w:lang w:eastAsia="en-ID"/>
          <w:rPrChange w:id="1000" w:author="Made Wardana" w:date="2020-06-11T21:34:00Z">
            <w:rPr>
              <w:rFonts w:eastAsiaTheme="minorEastAsia"/>
              <w:noProof/>
              <w:lang w:eastAsia="en-ID"/>
            </w:rPr>
          </w:rPrChange>
        </w:rPr>
      </w:pPr>
      <w:r w:rsidRPr="00B525C1">
        <w:rPr>
          <w:rFonts w:ascii="Times New Roman" w:hAnsi="Times New Roman" w:cs="Times New Roman"/>
          <w:noProof/>
          <w:sz w:val="24"/>
          <w:szCs w:val="24"/>
          <w:rPrChange w:id="1001" w:author="Made Wardana" w:date="2020-06-11T21:34:00Z">
            <w:rPr>
              <w:noProof/>
            </w:rPr>
          </w:rPrChange>
        </w:rPr>
        <w:fldChar w:fldCharType="begin"/>
      </w:r>
      <w:r w:rsidRPr="00B525C1">
        <w:rPr>
          <w:rFonts w:ascii="Times New Roman" w:hAnsi="Times New Roman" w:cs="Times New Roman"/>
          <w:noProof/>
          <w:sz w:val="24"/>
          <w:szCs w:val="24"/>
          <w:rPrChange w:id="1002" w:author="Made Wardana" w:date="2020-06-11T21:34:00Z">
            <w:rPr>
              <w:noProof/>
            </w:rPr>
          </w:rPrChange>
        </w:rPr>
        <w:instrText xml:space="preserve"> HYPERLINK \l "_Toc41326123" </w:instrText>
      </w:r>
      <w:ins w:id="1003" w:author="Made Wardana" w:date="2020-06-11T21:33:00Z">
        <w:r w:rsidR="009C6405" w:rsidRPr="00B525C1">
          <w:rPr>
            <w:rFonts w:ascii="Times New Roman" w:hAnsi="Times New Roman" w:cs="Times New Roman"/>
            <w:noProof/>
            <w:sz w:val="24"/>
            <w:szCs w:val="24"/>
            <w:rPrChange w:id="1004" w:author="Made Wardana" w:date="2020-06-11T21:34:00Z">
              <w:rPr>
                <w:noProof/>
              </w:rPr>
            </w:rPrChange>
          </w:rPr>
        </w:r>
      </w:ins>
      <w:r w:rsidRPr="00B525C1">
        <w:rPr>
          <w:rFonts w:ascii="Times New Roman" w:hAnsi="Times New Roman" w:cs="Times New Roman"/>
          <w:noProof/>
          <w:sz w:val="24"/>
          <w:szCs w:val="24"/>
          <w:rPrChange w:id="1005" w:author="Made Wardana" w:date="2020-06-11T21:34:00Z">
            <w:rPr>
              <w:noProof/>
            </w:rPr>
          </w:rPrChange>
        </w:rPr>
        <w:fldChar w:fldCharType="separate"/>
      </w:r>
      <w:r w:rsidR="00C204FF" w:rsidRPr="00B525C1">
        <w:rPr>
          <w:rStyle w:val="Hyperlink"/>
          <w:rFonts w:ascii="Times New Roman" w:hAnsi="Times New Roman" w:cs="Times New Roman"/>
          <w:noProof/>
          <w:sz w:val="24"/>
          <w:szCs w:val="24"/>
          <w:rPrChange w:id="1006" w:author="Made Wardana" w:date="2020-06-11T21:34:00Z">
            <w:rPr>
              <w:rStyle w:val="Hyperlink"/>
              <w:noProof/>
            </w:rPr>
          </w:rPrChange>
        </w:rPr>
        <w:t>Gambar 4.20 Capture Sesi Pelatihan Untuk Mahasiswa Angkatan 2016</w:t>
      </w:r>
      <w:r w:rsidR="00C204FF" w:rsidRPr="00B525C1">
        <w:rPr>
          <w:rFonts w:ascii="Times New Roman" w:hAnsi="Times New Roman" w:cs="Times New Roman"/>
          <w:noProof/>
          <w:webHidden/>
          <w:sz w:val="24"/>
          <w:szCs w:val="24"/>
          <w:rPrChange w:id="1007" w:author="Made Wardana" w:date="2020-06-11T21:34:00Z">
            <w:rPr>
              <w:noProof/>
              <w:webHidden/>
            </w:rPr>
          </w:rPrChange>
        </w:rPr>
        <w:tab/>
      </w:r>
      <w:r w:rsidR="00C204FF" w:rsidRPr="00B525C1">
        <w:rPr>
          <w:rFonts w:ascii="Times New Roman" w:hAnsi="Times New Roman" w:cs="Times New Roman"/>
          <w:noProof/>
          <w:webHidden/>
          <w:sz w:val="24"/>
          <w:szCs w:val="24"/>
          <w:rPrChange w:id="1008" w:author="Made Wardana" w:date="2020-06-11T21:34:00Z">
            <w:rPr>
              <w:noProof/>
              <w:webHidden/>
            </w:rPr>
          </w:rPrChange>
        </w:rPr>
        <w:fldChar w:fldCharType="begin"/>
      </w:r>
      <w:r w:rsidR="00C204FF" w:rsidRPr="00B525C1">
        <w:rPr>
          <w:rFonts w:ascii="Times New Roman" w:hAnsi="Times New Roman" w:cs="Times New Roman"/>
          <w:noProof/>
          <w:webHidden/>
          <w:sz w:val="24"/>
          <w:szCs w:val="24"/>
          <w:rPrChange w:id="1009" w:author="Made Wardana" w:date="2020-06-11T21:34:00Z">
            <w:rPr>
              <w:noProof/>
              <w:webHidden/>
            </w:rPr>
          </w:rPrChange>
        </w:rPr>
        <w:instrText xml:space="preserve"> PAGEREF _Toc41326123 \h </w:instrText>
      </w:r>
      <w:r w:rsidR="00C204FF" w:rsidRPr="00B525C1">
        <w:rPr>
          <w:rFonts w:ascii="Times New Roman" w:hAnsi="Times New Roman" w:cs="Times New Roman"/>
          <w:noProof/>
          <w:webHidden/>
          <w:sz w:val="24"/>
          <w:szCs w:val="24"/>
          <w:rPrChange w:id="1010" w:author="Made Wardana" w:date="2020-06-11T21:34:00Z">
            <w:rPr>
              <w:noProof/>
              <w:webHidden/>
            </w:rPr>
          </w:rPrChange>
        </w:rPr>
      </w:r>
      <w:r w:rsidR="00C204FF" w:rsidRPr="00B525C1">
        <w:rPr>
          <w:rFonts w:ascii="Times New Roman" w:hAnsi="Times New Roman" w:cs="Times New Roman"/>
          <w:noProof/>
          <w:webHidden/>
          <w:sz w:val="24"/>
          <w:szCs w:val="24"/>
          <w:rPrChange w:id="1011" w:author="Made Wardana" w:date="2020-06-11T21:34:00Z">
            <w:rPr>
              <w:noProof/>
              <w:webHidden/>
            </w:rPr>
          </w:rPrChange>
        </w:rPr>
        <w:fldChar w:fldCharType="separate"/>
      </w:r>
      <w:ins w:id="1012" w:author="Made Wardana" w:date="2020-06-11T21:33:00Z">
        <w:r w:rsidR="009C6405" w:rsidRPr="00B525C1">
          <w:rPr>
            <w:rFonts w:ascii="Times New Roman" w:hAnsi="Times New Roman" w:cs="Times New Roman"/>
            <w:noProof/>
            <w:webHidden/>
            <w:sz w:val="24"/>
            <w:szCs w:val="24"/>
            <w:rPrChange w:id="1013" w:author="Made Wardana" w:date="2020-06-11T21:34:00Z">
              <w:rPr>
                <w:noProof/>
                <w:webHidden/>
              </w:rPr>
            </w:rPrChange>
          </w:rPr>
          <w:t>51</w:t>
        </w:r>
      </w:ins>
      <w:del w:id="1014" w:author="Made Wardana" w:date="2020-06-11T21:33:00Z">
        <w:r w:rsidR="00C204FF" w:rsidRPr="00B525C1" w:rsidDel="009C6405">
          <w:rPr>
            <w:rFonts w:ascii="Times New Roman" w:hAnsi="Times New Roman" w:cs="Times New Roman"/>
            <w:noProof/>
            <w:webHidden/>
            <w:sz w:val="24"/>
            <w:szCs w:val="24"/>
            <w:rPrChange w:id="1015" w:author="Made Wardana" w:date="2020-06-11T21:34:00Z">
              <w:rPr>
                <w:noProof/>
                <w:webHidden/>
              </w:rPr>
            </w:rPrChange>
          </w:rPr>
          <w:delText>113</w:delText>
        </w:r>
      </w:del>
      <w:r w:rsidR="00C204FF" w:rsidRPr="00B525C1">
        <w:rPr>
          <w:rFonts w:ascii="Times New Roman" w:hAnsi="Times New Roman" w:cs="Times New Roman"/>
          <w:noProof/>
          <w:webHidden/>
          <w:sz w:val="24"/>
          <w:szCs w:val="24"/>
          <w:rPrChange w:id="1016" w:author="Made Wardana" w:date="2020-06-11T21:34:00Z">
            <w:rPr>
              <w:noProof/>
              <w:webHidden/>
            </w:rPr>
          </w:rPrChange>
        </w:rPr>
        <w:fldChar w:fldCharType="end"/>
      </w:r>
      <w:r w:rsidRPr="00B525C1">
        <w:rPr>
          <w:rFonts w:ascii="Times New Roman" w:hAnsi="Times New Roman" w:cs="Times New Roman"/>
          <w:noProof/>
          <w:sz w:val="24"/>
          <w:szCs w:val="24"/>
          <w:rPrChange w:id="1017" w:author="Made Wardana" w:date="2020-06-11T21:34:00Z">
            <w:rPr>
              <w:noProof/>
            </w:rPr>
          </w:rPrChange>
        </w:rPr>
        <w:fldChar w:fldCharType="end"/>
      </w:r>
    </w:p>
    <w:p w14:paraId="13EA0146" w14:textId="1FC04CAA" w:rsidR="005E72AE" w:rsidRPr="00DF4ADE" w:rsidRDefault="00AD0919" w:rsidP="00734AD8">
      <w:pPr>
        <w:pStyle w:val="Heading1"/>
        <w:rPr>
          <w:rFonts w:cs="Times New Roman"/>
          <w:szCs w:val="24"/>
        </w:rPr>
        <w:sectPr w:rsidR="005E72AE" w:rsidRPr="00DF4ADE" w:rsidSect="006D2292">
          <w:footerReference w:type="default" r:id="rId10"/>
          <w:pgSz w:w="11906" w:h="16838"/>
          <w:pgMar w:top="1701" w:right="1701" w:bottom="1701" w:left="2268" w:header="709" w:footer="709" w:gutter="0"/>
          <w:pgNumType w:fmt="lowerRoman" w:start="1"/>
          <w:cols w:space="708"/>
          <w:titlePg/>
          <w:docGrid w:linePitch="360"/>
        </w:sectPr>
      </w:pPr>
      <w:r w:rsidRPr="00B525C1">
        <w:rPr>
          <w:rFonts w:cs="Times New Roman"/>
          <w:szCs w:val="24"/>
          <w:rPrChange w:id="1024" w:author="Made Wardana" w:date="2020-06-11T21:34:00Z">
            <w:rPr>
              <w:rFonts w:cs="Times New Roman"/>
              <w:szCs w:val="24"/>
            </w:rPr>
          </w:rPrChange>
        </w:rPr>
        <w:fldChar w:fldCharType="end"/>
      </w:r>
    </w:p>
    <w:p w14:paraId="1E4545D9" w14:textId="30849F95" w:rsidR="00D87A7E" w:rsidRDefault="00D87A7E" w:rsidP="00D87A7E">
      <w:pPr>
        <w:pStyle w:val="Heading1"/>
        <w:jc w:val="center"/>
      </w:pPr>
      <w:bookmarkStart w:id="1025" w:name="_Toc41326021"/>
      <w:r>
        <w:t xml:space="preserve">BAB I </w:t>
      </w:r>
      <w:r w:rsidR="00077823">
        <w:br/>
      </w:r>
      <w:r>
        <w:t>PENDAHULUAN</w:t>
      </w:r>
      <w:bookmarkEnd w:id="1025"/>
    </w:p>
    <w:p w14:paraId="2479D9F5" w14:textId="77777777" w:rsidR="00D87A7E" w:rsidRDefault="00D87A7E" w:rsidP="00D87A7E">
      <w:pPr>
        <w:jc w:val="center"/>
      </w:pPr>
    </w:p>
    <w:p w14:paraId="2C4E4CCC" w14:textId="3DB6F321" w:rsidR="00CA1FD1" w:rsidRDefault="00BF6F27" w:rsidP="00C91600">
      <w:pPr>
        <w:pStyle w:val="Heading2"/>
        <w:numPr>
          <w:ilvl w:val="0"/>
          <w:numId w:val="5"/>
        </w:numPr>
        <w:ind w:left="567" w:hanging="567"/>
      </w:pPr>
      <w:bookmarkStart w:id="1026" w:name="_Toc41326022"/>
      <w:r w:rsidRPr="00EB13F1">
        <w:t>Latar Belakang</w:t>
      </w:r>
      <w:bookmarkEnd w:id="1026"/>
    </w:p>
    <w:p w14:paraId="0AC2750D" w14:textId="5876AE93" w:rsidR="00332949" w:rsidRDefault="00B50139" w:rsidP="00682DC9">
      <w:pPr>
        <w:spacing w:line="360" w:lineRule="auto"/>
        <w:ind w:firstLine="567"/>
        <w:jc w:val="both"/>
        <w:rPr>
          <w:rFonts w:ascii="Times New Roman" w:hAnsi="Times New Roman" w:cs="Times New Roman"/>
          <w:sz w:val="24"/>
          <w:szCs w:val="24"/>
        </w:rPr>
      </w:pPr>
      <w:r w:rsidRPr="00E23ADC">
        <w:rPr>
          <w:rFonts w:ascii="Times New Roman" w:hAnsi="Times New Roman" w:cs="Times New Roman"/>
          <w:sz w:val="24"/>
          <w:szCs w:val="24"/>
        </w:rPr>
        <w:t xml:space="preserve">Bali merupakan sebuah provinsi yang ada di Indonesia, dimana lebih tepatnya Bali terletak diantara Pulau Jawa dan Pulau Lombok. Bali merupakan sebuah pulau yang terkenal di dunia sebagai tempat yang memiliki kekayaan dan eksotisme alam dan budaya sehingga hal tersebut telah mengundang </w:t>
      </w:r>
      <w:r w:rsidRPr="00E23ADC">
        <w:rPr>
          <w:rFonts w:ascii="Times New Roman" w:hAnsi="Times New Roman" w:cs="Times New Roman"/>
          <w:color w:val="333333"/>
          <w:sz w:val="24"/>
          <w:szCs w:val="24"/>
          <w:shd w:val="clear" w:color="auto" w:fill="FFFFFF"/>
        </w:rPr>
        <w:t xml:space="preserve">sejumlah wisatawan baik lokal maupun mancanegara untuk mengunjungi Pulau Bali. Provinsi Bali yang beribukota di Denpasar ini juga terkenal dengan penduduknya yang mayoritas beragama Hindu. Karena mayoritas Hindu itulah yang sehingga melatarbelakangi Pulau Bali sebagai pulau yang dijuluki sebagai negeri Dewata. Penganut agama Hindu memiliki sistem kasta dalam tatanan kehidupannya dimana masing-masing kasta memiliki dewata pelindung, dan setiap aktivitas manusia memiliki dewata perwujudannya dalam ranah spiritual atau aspek rohani </w:t>
      </w:r>
      <w:sdt>
        <w:sdtPr>
          <w:rPr>
            <w:rFonts w:ascii="Times New Roman" w:hAnsi="Times New Roman" w:cs="Times New Roman"/>
            <w:color w:val="333333"/>
            <w:sz w:val="24"/>
            <w:szCs w:val="24"/>
            <w:shd w:val="clear" w:color="auto" w:fill="FFFFFF"/>
          </w:rPr>
          <w:id w:val="-1520299946"/>
          <w:citation/>
        </w:sdtPr>
        <w:sdtContent>
          <w:r w:rsidRPr="00E23ADC">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CITATION Men \l 1033 </w:instrText>
          </w:r>
          <w:r w:rsidRPr="00E23ADC">
            <w:rPr>
              <w:rFonts w:ascii="Times New Roman" w:hAnsi="Times New Roman" w:cs="Times New Roman"/>
              <w:color w:val="333333"/>
              <w:sz w:val="24"/>
              <w:szCs w:val="24"/>
              <w:shd w:val="clear" w:color="auto" w:fill="FFFFFF"/>
            </w:rPr>
            <w:fldChar w:fldCharType="separate"/>
          </w:r>
          <w:r w:rsidR="00A058BA" w:rsidRPr="00A058BA">
            <w:rPr>
              <w:rFonts w:ascii="Times New Roman" w:hAnsi="Times New Roman" w:cs="Times New Roman"/>
              <w:noProof/>
              <w:color w:val="333333"/>
              <w:sz w:val="24"/>
              <w:szCs w:val="24"/>
              <w:shd w:val="clear" w:color="auto" w:fill="FFFFFF"/>
            </w:rPr>
            <w:t>(astalog, 2013)</w:t>
          </w:r>
          <w:r w:rsidRPr="00E23ADC">
            <w:rPr>
              <w:rFonts w:ascii="Times New Roman" w:hAnsi="Times New Roman" w:cs="Times New Roman"/>
              <w:color w:val="333333"/>
              <w:sz w:val="24"/>
              <w:szCs w:val="24"/>
              <w:shd w:val="clear" w:color="auto" w:fill="FFFFFF"/>
            </w:rPr>
            <w:fldChar w:fldCharType="end"/>
          </w:r>
        </w:sdtContent>
      </w:sdt>
      <w:r w:rsidRPr="00E23ADC">
        <w:rPr>
          <w:rFonts w:ascii="Times New Roman" w:hAnsi="Times New Roman" w:cs="Times New Roman"/>
          <w:color w:val="333333"/>
          <w:sz w:val="24"/>
          <w:szCs w:val="24"/>
          <w:shd w:val="clear" w:color="auto" w:fill="FFFFFF"/>
        </w:rPr>
        <w:t xml:space="preserve">. Umat Hindu di Bali biasanya melakukan pemujaan kepada leluhur atau </w:t>
      </w:r>
      <w:r w:rsidRPr="001F5BE3">
        <w:rPr>
          <w:rFonts w:ascii="Times New Roman" w:hAnsi="Times New Roman" w:cs="Times New Roman"/>
          <w:i/>
          <w:iCs/>
          <w:color w:val="333333"/>
          <w:sz w:val="24"/>
          <w:szCs w:val="24"/>
          <w:shd w:val="clear" w:color="auto" w:fill="FFFFFF"/>
        </w:rPr>
        <w:t>kawitan</w:t>
      </w:r>
      <w:r w:rsidRPr="00E23ADC">
        <w:rPr>
          <w:rFonts w:ascii="Times New Roman" w:hAnsi="Times New Roman" w:cs="Times New Roman"/>
          <w:color w:val="333333"/>
          <w:sz w:val="24"/>
          <w:szCs w:val="24"/>
          <w:shd w:val="clear" w:color="auto" w:fill="FFFFFF"/>
        </w:rPr>
        <w:t xml:space="preserve">. Dimana secara umum masyarakat Bali memiliki </w:t>
      </w:r>
      <w:r w:rsidRPr="001F5BE3">
        <w:rPr>
          <w:rFonts w:ascii="Times New Roman" w:hAnsi="Times New Roman" w:cs="Times New Roman"/>
          <w:i/>
          <w:iCs/>
          <w:color w:val="333333"/>
          <w:sz w:val="24"/>
          <w:szCs w:val="24"/>
          <w:shd w:val="clear" w:color="auto" w:fill="FFFFFF"/>
        </w:rPr>
        <w:t>kawitan</w:t>
      </w:r>
      <w:r w:rsidRPr="00E23ADC">
        <w:rPr>
          <w:rFonts w:ascii="Times New Roman" w:hAnsi="Times New Roman" w:cs="Times New Roman"/>
          <w:color w:val="333333"/>
          <w:sz w:val="24"/>
          <w:szCs w:val="24"/>
          <w:shd w:val="clear" w:color="auto" w:fill="FFFFFF"/>
        </w:rPr>
        <w:t xml:space="preserve"> yang berbeda-beda.</w:t>
      </w:r>
    </w:p>
    <w:p w14:paraId="185F817B" w14:textId="72224FE1" w:rsidR="00682DC9" w:rsidRDefault="00B50139" w:rsidP="00682DC9">
      <w:pPr>
        <w:spacing w:line="360" w:lineRule="auto"/>
        <w:ind w:firstLine="567"/>
        <w:jc w:val="both"/>
        <w:rPr>
          <w:rFonts w:ascii="Times New Roman" w:hAnsi="Times New Roman" w:cs="Times New Roman"/>
          <w:sz w:val="24"/>
          <w:szCs w:val="24"/>
        </w:rPr>
        <w:sectPr w:rsidR="00682DC9" w:rsidSect="00E63F60">
          <w:headerReference w:type="default" r:id="rId11"/>
          <w:footerReference w:type="default" r:id="rId12"/>
          <w:pgSz w:w="11906" w:h="16838"/>
          <w:pgMar w:top="1701" w:right="1701" w:bottom="1701" w:left="2268" w:header="709" w:footer="709" w:gutter="0"/>
          <w:pgNumType w:start="1"/>
          <w:cols w:space="708"/>
          <w:docGrid w:linePitch="360"/>
        </w:sectPr>
      </w:pP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berasal dari bahasa sanskerta yaitu </w:t>
      </w:r>
      <w:r w:rsidRPr="001F5BE3">
        <w:rPr>
          <w:rFonts w:ascii="Times New Roman" w:hAnsi="Times New Roman" w:cs="Times New Roman"/>
          <w:i/>
          <w:iCs/>
          <w:color w:val="333333"/>
          <w:sz w:val="24"/>
          <w:szCs w:val="24"/>
          <w:shd w:val="clear" w:color="auto" w:fill="FFFFFF"/>
        </w:rPr>
        <w:t>Wit</w:t>
      </w:r>
      <w:r>
        <w:rPr>
          <w:rFonts w:ascii="Times New Roman" w:hAnsi="Times New Roman" w:cs="Times New Roman"/>
          <w:color w:val="333333"/>
          <w:sz w:val="24"/>
          <w:szCs w:val="24"/>
          <w:shd w:val="clear" w:color="auto" w:fill="FFFFFF"/>
        </w:rPr>
        <w:t xml:space="preserve"> yang artinya asal mula. Asal mula manusia adalah Tuhan, maka sesungguhnya setiap orang punya </w:t>
      </w: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Jadi </w:t>
      </w: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adalah pengingat asal atau ada pula yang mendefinisikan </w:t>
      </w: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merupakan leluhur yang pertama kali datang di Bali atau lahir di Bali. </w:t>
      </w:r>
      <w:r w:rsidRPr="00A27A56">
        <w:rPr>
          <w:rFonts w:ascii="Times New Roman" w:hAnsi="Times New Roman" w:cs="Times New Roman"/>
          <w:color w:val="333333"/>
          <w:sz w:val="24"/>
          <w:szCs w:val="24"/>
          <w:shd w:val="clear" w:color="auto" w:fill="FFFFFF"/>
        </w:rPr>
        <w:t xml:space="preserve">Kawitan yang ada di Bali tidaklah sedikit, hal itu dipengaruhi oleh kondisi sosial dan juga kedudukan leluhur di masa lampau. Sebagai contoh bila dahulu leluhurnya merupakan seorang raja atau bangsawan, maka keturunannya akan memiliki atau memakai nama </w:t>
      </w:r>
      <w:r w:rsidRPr="001F5BE3">
        <w:rPr>
          <w:rFonts w:ascii="Times New Roman" w:hAnsi="Times New Roman" w:cs="Times New Roman"/>
          <w:i/>
          <w:iCs/>
          <w:color w:val="333333"/>
          <w:sz w:val="24"/>
          <w:szCs w:val="24"/>
          <w:shd w:val="clear" w:color="auto" w:fill="FFFFFF"/>
        </w:rPr>
        <w:t>kawitan</w:t>
      </w:r>
      <w:r w:rsidRPr="00A27A56">
        <w:rPr>
          <w:rFonts w:ascii="Times New Roman" w:hAnsi="Times New Roman" w:cs="Times New Roman"/>
          <w:color w:val="333333"/>
          <w:sz w:val="24"/>
          <w:szCs w:val="24"/>
          <w:shd w:val="clear" w:color="auto" w:fill="FFFFFF"/>
        </w:rPr>
        <w:t xml:space="preserve"> sesuai dengan leluhurnya yang seorang raja. Penggunaan nama </w:t>
      </w:r>
      <w:r w:rsidRPr="001F5BE3">
        <w:rPr>
          <w:rFonts w:ascii="Times New Roman" w:hAnsi="Times New Roman" w:cs="Times New Roman"/>
          <w:i/>
          <w:iCs/>
          <w:color w:val="333333"/>
          <w:sz w:val="24"/>
          <w:szCs w:val="24"/>
          <w:shd w:val="clear" w:color="auto" w:fill="FFFFFF"/>
        </w:rPr>
        <w:t>kawitan</w:t>
      </w:r>
      <w:r w:rsidRPr="00A27A56">
        <w:rPr>
          <w:rFonts w:ascii="Times New Roman" w:hAnsi="Times New Roman" w:cs="Times New Roman"/>
          <w:color w:val="333333"/>
          <w:sz w:val="24"/>
          <w:szCs w:val="24"/>
          <w:shd w:val="clear" w:color="auto" w:fill="FFFFFF"/>
        </w:rPr>
        <w:t xml:space="preserve"> ini bertujuan untuk mengingatkan seseorang tentang asal-usul dari leluhurnya, dan bukan untuk membeda-bedakan antara kawitan satu dengan lainnya. Selain itu juga, nama </w:t>
      </w:r>
      <w:r w:rsidRPr="001F5BE3">
        <w:rPr>
          <w:rFonts w:ascii="Times New Roman" w:hAnsi="Times New Roman" w:cs="Times New Roman"/>
          <w:i/>
          <w:iCs/>
          <w:color w:val="333333"/>
          <w:sz w:val="24"/>
          <w:szCs w:val="24"/>
          <w:shd w:val="clear" w:color="auto" w:fill="FFFFFF"/>
        </w:rPr>
        <w:t>kawitan</w:t>
      </w:r>
      <w:r w:rsidRPr="00A27A56">
        <w:rPr>
          <w:rFonts w:ascii="Times New Roman" w:hAnsi="Times New Roman" w:cs="Times New Roman"/>
          <w:color w:val="333333"/>
          <w:sz w:val="24"/>
          <w:szCs w:val="24"/>
          <w:shd w:val="clear" w:color="auto" w:fill="FFFFFF"/>
        </w:rPr>
        <w:t xml:space="preserve"> ini digunakan sebagai cerminan bagaimana leluhur terhadulu bersikap dan berbuat selayaknya.</w:t>
      </w:r>
    </w:p>
    <w:p w14:paraId="4AA650A5" w14:textId="7F2FBFAB" w:rsidR="00E04DDA" w:rsidRDefault="009461BC" w:rsidP="00682DC9">
      <w:pPr>
        <w:spacing w:line="360" w:lineRule="auto"/>
        <w:ind w:firstLine="567"/>
        <w:jc w:val="both"/>
        <w:rPr>
          <w:ins w:id="1035" w:author="Cokorda Rai Adi Pramartha" w:date="2020-05-29T20:10:00Z"/>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Pada penelitian ini konteks </w:t>
      </w: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atau asal mula dikaitkan dengan silsilah dimana silsilah merupakan suatu bagan yang menampilkan hubungan keluarga dalam suatu struktur berbentuk pohon. Format yang sering digunakan dalam menampilkan silsilah adalah bagan dengan generasi yang lebih tua di bagian atas dan generasi yang lebih muda di bagian bawah. </w:t>
      </w:r>
      <w:del w:id="1036" w:author="Cokorda Rai Adi Pramartha" w:date="2020-05-29T20:06:00Z">
        <w:r w:rsidDel="00C278F8">
          <w:rPr>
            <w:rFonts w:ascii="Times New Roman" w:hAnsi="Times New Roman" w:cs="Times New Roman"/>
            <w:color w:val="333333"/>
            <w:sz w:val="24"/>
            <w:szCs w:val="24"/>
            <w:shd w:val="clear" w:color="auto" w:fill="FFFFFF"/>
          </w:rPr>
          <w:delText>Dalam hal ini,</w:delText>
        </w:r>
      </w:del>
      <w:ins w:id="1037" w:author="Cokorda Rai Adi Pramartha" w:date="2020-05-29T20:06:00Z">
        <w:r w:rsidR="00C278F8">
          <w:rPr>
            <w:rFonts w:ascii="Times New Roman" w:hAnsi="Times New Roman" w:cs="Times New Roman"/>
            <w:color w:val="333333"/>
            <w:sz w:val="24"/>
            <w:szCs w:val="24"/>
            <w:shd w:val="clear" w:color="auto" w:fill="FFFFFF"/>
          </w:rPr>
          <w:t>Sa</w:t>
        </w:r>
      </w:ins>
      <w:ins w:id="1038" w:author="Cokorda Rai Adi Pramartha" w:date="2020-05-29T20:07:00Z">
        <w:r w:rsidR="00C278F8">
          <w:rPr>
            <w:rFonts w:ascii="Times New Roman" w:hAnsi="Times New Roman" w:cs="Times New Roman"/>
            <w:color w:val="333333"/>
            <w:sz w:val="24"/>
            <w:szCs w:val="24"/>
            <w:shd w:val="clear" w:color="auto" w:fill="FFFFFF"/>
          </w:rPr>
          <w:t>mpai saat ini</w:t>
        </w:r>
      </w:ins>
      <w:r>
        <w:rPr>
          <w:rFonts w:ascii="Times New Roman" w:hAnsi="Times New Roman" w:cs="Times New Roman"/>
          <w:color w:val="333333"/>
          <w:sz w:val="24"/>
          <w:szCs w:val="24"/>
          <w:shd w:val="clear" w:color="auto" w:fill="FFFFFF"/>
        </w:rPr>
        <w:t xml:space="preserve"> banyak dari keturunan</w:t>
      </w:r>
      <w:ins w:id="1039" w:author="Cokorda Rai Adi Pramartha" w:date="2020-05-29T20:07:00Z">
        <w:r w:rsidR="00C278F8">
          <w:rPr>
            <w:rFonts w:ascii="Times New Roman" w:hAnsi="Times New Roman" w:cs="Times New Roman"/>
            <w:color w:val="333333"/>
            <w:sz w:val="24"/>
            <w:szCs w:val="24"/>
            <w:shd w:val="clear" w:color="auto" w:fill="FFFFFF"/>
          </w:rPr>
          <w:t xml:space="preserve"> masyarakat</w:t>
        </w:r>
      </w:ins>
      <w:r>
        <w:rPr>
          <w:rFonts w:ascii="Times New Roman" w:hAnsi="Times New Roman" w:cs="Times New Roman"/>
          <w:color w:val="333333"/>
          <w:sz w:val="24"/>
          <w:szCs w:val="24"/>
          <w:shd w:val="clear" w:color="auto" w:fill="FFFFFF"/>
        </w:rPr>
        <w:t xml:space="preserve"> di Bali </w:t>
      </w:r>
      <w:ins w:id="1040" w:author="Cokorda Rai Adi Pramartha" w:date="2020-05-29T20:07:00Z">
        <w:r w:rsidR="00C278F8">
          <w:rPr>
            <w:rFonts w:ascii="Times New Roman" w:hAnsi="Times New Roman" w:cs="Times New Roman"/>
            <w:color w:val="333333"/>
            <w:sz w:val="24"/>
            <w:szCs w:val="24"/>
            <w:shd w:val="clear" w:color="auto" w:fill="FFFFFF"/>
          </w:rPr>
          <w:t xml:space="preserve">yang </w:t>
        </w:r>
      </w:ins>
      <w:r>
        <w:rPr>
          <w:rFonts w:ascii="Times New Roman" w:hAnsi="Times New Roman" w:cs="Times New Roman"/>
          <w:color w:val="333333"/>
          <w:sz w:val="24"/>
          <w:szCs w:val="24"/>
          <w:shd w:val="clear" w:color="auto" w:fill="FFFFFF"/>
        </w:rPr>
        <w:t xml:space="preserve">belum </w:t>
      </w:r>
      <w:ins w:id="1041" w:author="Cokorda Rai Adi Pramartha" w:date="2020-05-29T20:07:00Z">
        <w:r w:rsidR="00C278F8">
          <w:rPr>
            <w:rFonts w:ascii="Times New Roman" w:hAnsi="Times New Roman" w:cs="Times New Roman"/>
            <w:color w:val="333333"/>
            <w:sz w:val="24"/>
            <w:szCs w:val="24"/>
            <w:shd w:val="clear" w:color="auto" w:fill="FFFFFF"/>
          </w:rPr>
          <w:t xml:space="preserve">mengenal </w:t>
        </w:r>
      </w:ins>
      <w:del w:id="1042" w:author="Cokorda Rai Adi Pramartha" w:date="2020-05-29T20:07:00Z">
        <w:r w:rsidDel="00C278F8">
          <w:rPr>
            <w:rFonts w:ascii="Times New Roman" w:hAnsi="Times New Roman" w:cs="Times New Roman"/>
            <w:color w:val="333333"/>
            <w:sz w:val="24"/>
            <w:szCs w:val="24"/>
            <w:shd w:val="clear" w:color="auto" w:fill="FFFFFF"/>
          </w:rPr>
          <w:delText xml:space="preserve">tau </w:delText>
        </w:r>
      </w:del>
      <w:r>
        <w:rPr>
          <w:rFonts w:ascii="Times New Roman" w:hAnsi="Times New Roman" w:cs="Times New Roman"/>
          <w:color w:val="333333"/>
          <w:sz w:val="24"/>
          <w:szCs w:val="24"/>
          <w:shd w:val="clear" w:color="auto" w:fill="FFFFFF"/>
        </w:rPr>
        <w:t xml:space="preserve">asal usul ataupun </w:t>
      </w:r>
      <w:r w:rsidRPr="005773E8">
        <w:rPr>
          <w:rFonts w:ascii="Times New Roman" w:hAnsi="Times New Roman" w:cs="Times New Roman"/>
          <w:color w:val="333333"/>
          <w:sz w:val="24"/>
          <w:szCs w:val="24"/>
          <w:shd w:val="clear" w:color="auto" w:fill="FFFFFF"/>
        </w:rPr>
        <w:t>silsilah dari keluarga mereka</w:t>
      </w:r>
      <w:ins w:id="1043" w:author="Cokorda Rai Adi Pramartha" w:date="2020-05-29T20:07:00Z">
        <w:r w:rsidR="00C278F8">
          <w:rPr>
            <w:rFonts w:ascii="Times New Roman" w:hAnsi="Times New Roman" w:cs="Times New Roman"/>
            <w:color w:val="333333"/>
            <w:sz w:val="24"/>
            <w:szCs w:val="24"/>
            <w:shd w:val="clear" w:color="auto" w:fill="FFFFFF"/>
          </w:rPr>
          <w:t xml:space="preserve"> dengan pasti yang disebabkan </w:t>
        </w:r>
        <w:r w:rsidR="002B6505">
          <w:rPr>
            <w:rFonts w:ascii="Times New Roman" w:hAnsi="Times New Roman" w:cs="Times New Roman"/>
            <w:color w:val="333333"/>
            <w:sz w:val="24"/>
            <w:szCs w:val="24"/>
            <w:shd w:val="clear" w:color="auto" w:fill="FFFFFF"/>
          </w:rPr>
          <w:t xml:space="preserve">kurangnya dokumentasi secara </w:t>
        </w:r>
      </w:ins>
      <w:ins w:id="1044" w:author="Cokorda Rai Adi Pramartha" w:date="2020-05-29T20:08:00Z">
        <w:r w:rsidR="002B6505">
          <w:rPr>
            <w:rFonts w:ascii="Times New Roman" w:hAnsi="Times New Roman" w:cs="Times New Roman"/>
            <w:color w:val="333333"/>
            <w:sz w:val="24"/>
            <w:szCs w:val="24"/>
            <w:shd w:val="clear" w:color="auto" w:fill="FFFFFF"/>
          </w:rPr>
          <w:t>tertulis mengenai budaya Bali, khususnya silsilah keluarga maupun kawitan</w:t>
        </w:r>
      </w:ins>
      <w:r w:rsidRPr="005773E8">
        <w:rPr>
          <w:rFonts w:ascii="Times New Roman" w:hAnsi="Times New Roman" w:cs="Times New Roman"/>
          <w:color w:val="333333"/>
          <w:sz w:val="24"/>
          <w:szCs w:val="24"/>
          <w:shd w:val="clear" w:color="auto" w:fill="FFFFFF"/>
        </w:rPr>
        <w:t xml:space="preserve">. Oleh karena itu perlunya </w:t>
      </w:r>
      <w:ins w:id="1045" w:author="Cokorda Rai Adi Pramartha" w:date="2020-05-29T20:08:00Z">
        <w:r w:rsidR="002B6505">
          <w:rPr>
            <w:rFonts w:ascii="Times New Roman" w:hAnsi="Times New Roman" w:cs="Times New Roman"/>
            <w:color w:val="333333"/>
            <w:sz w:val="24"/>
            <w:szCs w:val="24"/>
            <w:shd w:val="clear" w:color="auto" w:fill="FFFFFF"/>
          </w:rPr>
          <w:t xml:space="preserve">dilakukan </w:t>
        </w:r>
      </w:ins>
      <w:del w:id="1046" w:author="Cokorda Rai Adi Pramartha" w:date="2020-05-29T20:08:00Z">
        <w:r w:rsidRPr="005773E8" w:rsidDel="002B6505">
          <w:rPr>
            <w:rFonts w:ascii="Times New Roman" w:hAnsi="Times New Roman" w:cs="Times New Roman"/>
            <w:color w:val="333333"/>
            <w:sz w:val="24"/>
            <w:szCs w:val="24"/>
            <w:shd w:val="clear" w:color="auto" w:fill="FFFFFF"/>
          </w:rPr>
          <w:delText xml:space="preserve">sebuah </w:delText>
        </w:r>
      </w:del>
      <w:ins w:id="1047" w:author="Cokorda Rai Adi Pramartha" w:date="2020-05-29T20:08:00Z">
        <w:r w:rsidR="002B6505">
          <w:rPr>
            <w:rFonts w:ascii="Times New Roman" w:hAnsi="Times New Roman" w:cs="Times New Roman"/>
            <w:color w:val="333333"/>
            <w:sz w:val="24"/>
            <w:szCs w:val="24"/>
            <w:shd w:val="clear" w:color="auto" w:fill="FFFFFF"/>
          </w:rPr>
          <w:t>kegiatan</w:t>
        </w:r>
        <w:r w:rsidR="002B6505" w:rsidRPr="005773E8">
          <w:rPr>
            <w:rFonts w:ascii="Times New Roman" w:hAnsi="Times New Roman" w:cs="Times New Roman"/>
            <w:color w:val="333333"/>
            <w:sz w:val="24"/>
            <w:szCs w:val="24"/>
            <w:shd w:val="clear" w:color="auto" w:fill="FFFFFF"/>
          </w:rPr>
          <w:t xml:space="preserve"> </w:t>
        </w:r>
      </w:ins>
      <w:r w:rsidRPr="005773E8">
        <w:rPr>
          <w:rFonts w:ascii="Times New Roman" w:hAnsi="Times New Roman" w:cs="Times New Roman"/>
          <w:color w:val="333333"/>
          <w:sz w:val="24"/>
          <w:szCs w:val="24"/>
          <w:shd w:val="clear" w:color="auto" w:fill="FFFFFF"/>
        </w:rPr>
        <w:t>pengembangan dan dokumentasi yang jelas mengenai silsilah keluarga</w:t>
      </w:r>
      <w:r>
        <w:rPr>
          <w:rFonts w:ascii="Times New Roman" w:hAnsi="Times New Roman" w:cs="Times New Roman"/>
          <w:color w:val="333333"/>
          <w:sz w:val="24"/>
          <w:szCs w:val="24"/>
          <w:shd w:val="clear" w:color="auto" w:fill="FFFFFF"/>
        </w:rPr>
        <w:t xml:space="preserve"> di Bali</w:t>
      </w:r>
      <w:r w:rsidRPr="005773E8">
        <w:rPr>
          <w:rFonts w:ascii="Times New Roman" w:hAnsi="Times New Roman" w:cs="Times New Roman"/>
          <w:color w:val="333333"/>
          <w:sz w:val="24"/>
          <w:szCs w:val="24"/>
          <w:shd w:val="clear" w:color="auto" w:fill="FFFFFF"/>
        </w:rPr>
        <w:t>.</w:t>
      </w:r>
    </w:p>
    <w:p w14:paraId="65D9111C" w14:textId="055B29C6" w:rsidR="002B6505" w:rsidRDefault="002B6505" w:rsidP="00682DC9">
      <w:pPr>
        <w:spacing w:line="360" w:lineRule="auto"/>
        <w:ind w:firstLine="567"/>
        <w:jc w:val="both"/>
        <w:rPr>
          <w:rFonts w:ascii="Times New Roman" w:hAnsi="Times New Roman" w:cs="Times New Roman"/>
          <w:sz w:val="24"/>
          <w:szCs w:val="24"/>
        </w:rPr>
      </w:pPr>
      <w:commentRangeStart w:id="1048"/>
      <w:ins w:id="1049" w:author="Cokorda Rai Adi Pramartha" w:date="2020-05-29T20:10:00Z">
        <w:r>
          <w:rPr>
            <w:rFonts w:ascii="Times New Roman" w:hAnsi="Times New Roman" w:cs="Times New Roman"/>
            <w:color w:val="333333"/>
            <w:sz w:val="24"/>
            <w:szCs w:val="24"/>
            <w:shd w:val="clear" w:color="auto" w:fill="FFFFFF"/>
          </w:rPr>
          <w:t xml:space="preserve">Penelitian ini bertujuan untuk mendokumentasikan silsilah keluarga Puri Klungkung, </w:t>
        </w:r>
      </w:ins>
      <w:ins w:id="1050" w:author="Cokorda Rai Adi Pramartha" w:date="2020-05-29T20:11:00Z">
        <w:r>
          <w:rPr>
            <w:rFonts w:ascii="Times New Roman" w:hAnsi="Times New Roman" w:cs="Times New Roman"/>
            <w:color w:val="333333"/>
            <w:sz w:val="24"/>
            <w:szCs w:val="24"/>
            <w:shd w:val="clear" w:color="auto" w:fill="FFFFFF"/>
          </w:rPr>
          <w:t>Bali.  Puri merupaka</w:t>
        </w:r>
      </w:ins>
      <w:ins w:id="1051" w:author="Ryan Ganeswara" w:date="2020-06-02T13:46:00Z">
        <w:r w:rsidR="00F24FBC">
          <w:rPr>
            <w:rFonts w:ascii="Times New Roman" w:hAnsi="Times New Roman" w:cs="Times New Roman"/>
            <w:color w:val="333333"/>
            <w:sz w:val="24"/>
            <w:szCs w:val="24"/>
            <w:shd w:val="clear" w:color="auto" w:fill="FFFFFF"/>
          </w:rPr>
          <w:t>n rumah atau tempat tinggal untuk raja atau berdasarkan tingkatan kasta</w:t>
        </w:r>
      </w:ins>
      <w:ins w:id="1052" w:author="Ryan Ganeswara" w:date="2020-06-02T13:47:00Z">
        <w:r w:rsidR="00F24FBC">
          <w:rPr>
            <w:rFonts w:ascii="Times New Roman" w:hAnsi="Times New Roman" w:cs="Times New Roman"/>
            <w:color w:val="333333"/>
            <w:sz w:val="24"/>
            <w:szCs w:val="24"/>
            <w:shd w:val="clear" w:color="auto" w:fill="FFFFFF"/>
          </w:rPr>
          <w:t xml:space="preserve"> tergolong ke dalam tingkatan utama berkasta ksatria. </w:t>
        </w:r>
      </w:ins>
      <w:ins w:id="1053" w:author="Ryan Ganeswara" w:date="2020-06-02T13:53:00Z">
        <w:r w:rsidR="003F00A1">
          <w:rPr>
            <w:rFonts w:ascii="Times New Roman" w:hAnsi="Times New Roman" w:cs="Times New Roman"/>
            <w:color w:val="333333"/>
            <w:sz w:val="24"/>
            <w:szCs w:val="24"/>
            <w:shd w:val="clear" w:color="auto" w:fill="FFFFFF"/>
          </w:rPr>
          <w:t>Rumah tinggal ini merupakan sekelompok bangunan yang menerapkan pola-pola yang masih dipelihara</w:t>
        </w:r>
      </w:ins>
      <w:ins w:id="1054" w:author="Ryan Ganeswara" w:date="2020-06-02T13:54:00Z">
        <w:r w:rsidR="003F00A1">
          <w:rPr>
            <w:rFonts w:ascii="Times New Roman" w:hAnsi="Times New Roman" w:cs="Times New Roman"/>
            <w:color w:val="333333"/>
            <w:sz w:val="24"/>
            <w:szCs w:val="24"/>
            <w:shd w:val="clear" w:color="auto" w:fill="FFFFFF"/>
          </w:rPr>
          <w:t xml:space="preserve"> dan disakralkan hingga saat ini </w:t>
        </w:r>
      </w:ins>
      <w:customXmlInsRangeStart w:id="1055" w:author="Ryan Ganeswara" w:date="2020-06-02T13:59:00Z"/>
      <w:sdt>
        <w:sdtPr>
          <w:rPr>
            <w:rFonts w:ascii="Times New Roman" w:hAnsi="Times New Roman" w:cs="Times New Roman"/>
            <w:color w:val="333333"/>
            <w:sz w:val="24"/>
            <w:szCs w:val="24"/>
            <w:shd w:val="clear" w:color="auto" w:fill="FFFFFF"/>
          </w:rPr>
          <w:id w:val="-1520692529"/>
          <w:citation/>
        </w:sdtPr>
        <w:sdtContent>
          <w:customXmlInsRangeEnd w:id="1055"/>
          <w:ins w:id="1056" w:author="Ryan Ganeswara" w:date="2020-06-02T13:59:00Z">
            <w:r w:rsidR="003F00A1">
              <w:rPr>
                <w:rFonts w:ascii="Times New Roman" w:hAnsi="Times New Roman" w:cs="Times New Roman"/>
                <w:color w:val="333333"/>
                <w:sz w:val="24"/>
                <w:szCs w:val="24"/>
                <w:shd w:val="clear" w:color="auto" w:fill="FFFFFF"/>
              </w:rPr>
              <w:fldChar w:fldCharType="begin"/>
            </w:r>
            <w:r w:rsidR="003F00A1">
              <w:rPr>
                <w:rFonts w:ascii="Times New Roman" w:hAnsi="Times New Roman" w:cs="Times New Roman"/>
                <w:color w:val="333333"/>
                <w:sz w:val="24"/>
                <w:szCs w:val="24"/>
                <w:shd w:val="clear" w:color="auto" w:fill="FFFFFF"/>
                <w:lang w:val="en-US"/>
              </w:rPr>
              <w:instrText xml:space="preserve"> CITATION NiK17 \l 1033 </w:instrText>
            </w:r>
          </w:ins>
          <w:r w:rsidR="003F00A1">
            <w:rPr>
              <w:rFonts w:ascii="Times New Roman" w:hAnsi="Times New Roman" w:cs="Times New Roman"/>
              <w:color w:val="333333"/>
              <w:sz w:val="24"/>
              <w:szCs w:val="24"/>
              <w:shd w:val="clear" w:color="auto" w:fill="FFFFFF"/>
            </w:rPr>
            <w:fldChar w:fldCharType="separate"/>
          </w:r>
          <w:ins w:id="1057" w:author="Ryan Ganeswara" w:date="2020-06-02T13:59:00Z">
            <w:r w:rsidR="003F00A1" w:rsidRPr="003F00A1">
              <w:rPr>
                <w:rFonts w:ascii="Times New Roman" w:hAnsi="Times New Roman" w:cs="Times New Roman"/>
                <w:noProof/>
                <w:color w:val="333333"/>
                <w:sz w:val="24"/>
                <w:szCs w:val="24"/>
                <w:shd w:val="clear" w:color="auto" w:fill="FFFFFF"/>
                <w:lang w:val="en-US"/>
                <w:rPrChange w:id="1058" w:author="Ryan Ganeswara" w:date="2020-06-02T13:59:00Z">
                  <w:rPr>
                    <w:lang w:val="en-US"/>
                  </w:rPr>
                </w:rPrChange>
              </w:rPr>
              <w:t>(Agusintadewi, 2017)</w:t>
            </w:r>
            <w:r w:rsidR="003F00A1">
              <w:rPr>
                <w:rFonts w:ascii="Times New Roman" w:hAnsi="Times New Roman" w:cs="Times New Roman"/>
                <w:color w:val="333333"/>
                <w:sz w:val="24"/>
                <w:szCs w:val="24"/>
                <w:shd w:val="clear" w:color="auto" w:fill="FFFFFF"/>
              </w:rPr>
              <w:fldChar w:fldCharType="end"/>
            </w:r>
          </w:ins>
          <w:customXmlInsRangeStart w:id="1059" w:author="Ryan Ganeswara" w:date="2020-06-02T13:59:00Z"/>
        </w:sdtContent>
      </w:sdt>
      <w:customXmlInsRangeEnd w:id="1059"/>
      <w:ins w:id="1060" w:author="Ryan Ganeswara" w:date="2020-06-02T13:59:00Z">
        <w:r w:rsidR="003F00A1">
          <w:rPr>
            <w:rFonts w:ascii="Times New Roman" w:hAnsi="Times New Roman" w:cs="Times New Roman"/>
            <w:color w:val="333333"/>
            <w:sz w:val="24"/>
            <w:szCs w:val="24"/>
            <w:shd w:val="clear" w:color="auto" w:fill="FFFFFF"/>
          </w:rPr>
          <w:t xml:space="preserve">. </w:t>
        </w:r>
      </w:ins>
      <w:ins w:id="1061" w:author="Ryan Ganeswara" w:date="2020-06-02T14:31:00Z">
        <w:r w:rsidR="007B2AB2" w:rsidRPr="007B2AB2">
          <w:rPr>
            <w:rFonts w:ascii="Times New Roman" w:hAnsi="Times New Roman" w:cs="Times New Roman"/>
            <w:sz w:val="24"/>
            <w:szCs w:val="24"/>
            <w:rPrChange w:id="1062" w:author="Ryan Ganeswara" w:date="2020-06-02T14:36:00Z">
              <w:rPr/>
            </w:rPrChange>
          </w:rPr>
          <w:t xml:space="preserve">Klungkung sebagai salah satu kabupaten di Provinsi Bali dengan luas wilayah 315 km, dimana sepertiga wilayah ada di daratan Pulau Bali dan dua pertiga berada di wilayah Kepulauan Nusa Penida memiliki peran penting dalam sejarah. Pada jaman kerajaan, Klungkung menjadi pusat pemerintahan raja-raja Bali. Raja Klungkung adalah pewaris langsung dan keturunan lurus dari Dinasti Kresna Kepakisan. </w:t>
        </w:r>
      </w:ins>
      <w:ins w:id="1063" w:author="Ryan Ganeswara" w:date="2020-06-02T14:34:00Z">
        <w:r w:rsidR="007B2AB2" w:rsidRPr="007B2AB2">
          <w:rPr>
            <w:rFonts w:ascii="Times New Roman" w:hAnsi="Times New Roman" w:cs="Times New Roman"/>
            <w:sz w:val="24"/>
            <w:szCs w:val="24"/>
            <w:rPrChange w:id="1064" w:author="Ryan Ganeswara" w:date="2020-06-02T14:36:00Z">
              <w:rPr/>
            </w:rPrChange>
          </w:rPr>
          <w:t xml:space="preserve">Namun, </w:t>
        </w:r>
      </w:ins>
      <w:ins w:id="1065" w:author="Ryan Ganeswara" w:date="2020-06-02T14:35:00Z">
        <w:r w:rsidR="007B2AB2" w:rsidRPr="007B2AB2">
          <w:rPr>
            <w:rFonts w:ascii="Times New Roman" w:hAnsi="Times New Roman" w:cs="Times New Roman"/>
            <w:sz w:val="24"/>
            <w:szCs w:val="24"/>
            <w:rPrChange w:id="1066" w:author="Ryan Ganeswara" w:date="2020-06-02T14:36:00Z">
              <w:rPr/>
            </w:rPrChange>
          </w:rPr>
          <w:t>belum terdapat secara jelas silsilah dari keturunan tersebut yang dapat didokumentasikan. Oleh karena itu, penelitian ini dibuat untuk mendoku</w:t>
        </w:r>
      </w:ins>
      <w:ins w:id="1067" w:author="Ryan Ganeswara" w:date="2020-06-02T14:36:00Z">
        <w:r w:rsidR="007B2AB2" w:rsidRPr="007B2AB2">
          <w:rPr>
            <w:rFonts w:ascii="Times New Roman" w:hAnsi="Times New Roman" w:cs="Times New Roman"/>
            <w:sz w:val="24"/>
            <w:szCs w:val="24"/>
            <w:rPrChange w:id="1068" w:author="Ryan Ganeswara" w:date="2020-06-02T14:36:00Z">
              <w:rPr/>
            </w:rPrChange>
          </w:rPr>
          <w:t>mentasikan bagaimana silsilah keluarga dari Puri Klungkung itu sendiri.</w:t>
        </w:r>
      </w:ins>
      <w:ins w:id="1069" w:author="Cokorda Rai Adi Pramartha" w:date="2020-05-29T20:11:00Z">
        <w:del w:id="1070" w:author="Ryan Ganeswara" w:date="2020-06-02T13:46:00Z">
          <w:r w:rsidDel="00F24FBC">
            <w:rPr>
              <w:rFonts w:ascii="Times New Roman" w:hAnsi="Times New Roman" w:cs="Times New Roman"/>
              <w:color w:val="333333"/>
              <w:sz w:val="24"/>
              <w:szCs w:val="24"/>
              <w:shd w:val="clear" w:color="auto" w:fill="FFFFFF"/>
            </w:rPr>
            <w:delText>n…..</w:delText>
          </w:r>
          <w:commentRangeEnd w:id="1048"/>
          <w:r w:rsidDel="00F24FBC">
            <w:rPr>
              <w:rStyle w:val="CommentReference"/>
            </w:rPr>
            <w:commentReference w:id="1048"/>
          </w:r>
        </w:del>
      </w:ins>
    </w:p>
    <w:p w14:paraId="4E234894" w14:textId="74C00695" w:rsidR="00077823" w:rsidDel="002B6505" w:rsidRDefault="009461BC" w:rsidP="009962CC">
      <w:pPr>
        <w:spacing w:line="360" w:lineRule="auto"/>
        <w:ind w:firstLine="426"/>
        <w:jc w:val="both"/>
        <w:rPr>
          <w:del w:id="1071" w:author="Cokorda Rai Adi Pramartha" w:date="2020-05-29T20:11:00Z"/>
          <w:rFonts w:ascii="Times New Roman" w:hAnsi="Times New Roman" w:cs="Times New Roman"/>
          <w:color w:val="333333"/>
          <w:sz w:val="24"/>
          <w:szCs w:val="24"/>
          <w:shd w:val="clear" w:color="auto" w:fill="FFFFFF"/>
        </w:rPr>
      </w:pPr>
      <w:del w:id="1072" w:author="Cokorda Rai Adi Pramartha" w:date="2020-05-29T20:11:00Z">
        <w:r w:rsidRPr="00E23ADC" w:rsidDel="002B6505">
          <w:rPr>
            <w:rFonts w:ascii="Times New Roman" w:hAnsi="Times New Roman" w:cs="Times New Roman"/>
            <w:color w:val="333333"/>
            <w:sz w:val="24"/>
            <w:szCs w:val="24"/>
            <w:shd w:val="clear" w:color="auto" w:fill="FFFFFF"/>
          </w:rPr>
          <w:delText xml:space="preserve">Berdasarkan hasil diskusi dengan </w:delText>
        </w:r>
        <w:r w:rsidDel="002B6505">
          <w:rPr>
            <w:rFonts w:ascii="Times New Roman" w:hAnsi="Times New Roman" w:cs="Times New Roman"/>
            <w:color w:val="333333"/>
            <w:sz w:val="24"/>
            <w:szCs w:val="24"/>
            <w:shd w:val="clear" w:color="auto" w:fill="FFFFFF"/>
          </w:rPr>
          <w:delText xml:space="preserve">pembimbing </w:delText>
        </w:r>
        <w:r w:rsidRPr="00E23ADC" w:rsidDel="002B6505">
          <w:rPr>
            <w:rFonts w:ascii="Times New Roman" w:hAnsi="Times New Roman" w:cs="Times New Roman"/>
            <w:color w:val="333333"/>
            <w:sz w:val="24"/>
            <w:szCs w:val="24"/>
            <w:shd w:val="clear" w:color="auto" w:fill="FFFFFF"/>
          </w:rPr>
          <w:delText xml:space="preserve">yang merupakan keturunan dari </w:delText>
        </w:r>
        <w:r w:rsidDel="002B6505">
          <w:rPr>
            <w:rFonts w:ascii="Times New Roman" w:hAnsi="Times New Roman" w:cs="Times New Roman"/>
            <w:color w:val="333333"/>
            <w:sz w:val="24"/>
            <w:szCs w:val="24"/>
            <w:shd w:val="clear" w:color="auto" w:fill="FFFFFF"/>
          </w:rPr>
          <w:delText>keluarga puri Klungkung</w:delText>
        </w:r>
        <w:r w:rsidRPr="00E23ADC" w:rsidDel="002B6505">
          <w:rPr>
            <w:rFonts w:ascii="Times New Roman" w:hAnsi="Times New Roman" w:cs="Times New Roman"/>
            <w:color w:val="333333"/>
            <w:sz w:val="24"/>
            <w:szCs w:val="24"/>
            <w:shd w:val="clear" w:color="auto" w:fill="FFFFFF"/>
          </w:rPr>
          <w:delText>. Beliau mengatakan bahwa</w:delText>
        </w:r>
        <w:r w:rsidDel="002B6505">
          <w:rPr>
            <w:rFonts w:ascii="Times New Roman" w:hAnsi="Times New Roman" w:cs="Times New Roman"/>
            <w:color w:val="333333"/>
            <w:sz w:val="24"/>
            <w:szCs w:val="24"/>
            <w:shd w:val="clear" w:color="auto" w:fill="FFFFFF"/>
          </w:rPr>
          <w:delText xml:space="preserve"> beberapa anggota</w:delText>
        </w:r>
        <w:r w:rsidRPr="00E23ADC" w:rsidDel="002B6505">
          <w:rPr>
            <w:rFonts w:ascii="Times New Roman" w:hAnsi="Times New Roman" w:cs="Times New Roman"/>
            <w:color w:val="333333"/>
            <w:sz w:val="24"/>
            <w:szCs w:val="24"/>
            <w:shd w:val="clear" w:color="auto" w:fill="FFFFFF"/>
          </w:rPr>
          <w:delText xml:space="preserve"> keluarga masih belum </w:delText>
        </w:r>
        <w:r w:rsidR="00FD0F43" w:rsidDel="002B6505">
          <w:rPr>
            <w:rFonts w:ascii="Times New Roman" w:hAnsi="Times New Roman" w:cs="Times New Roman"/>
            <w:color w:val="333333"/>
            <w:sz w:val="24"/>
            <w:szCs w:val="24"/>
            <w:shd w:val="clear" w:color="auto" w:fill="FFFFFF"/>
          </w:rPr>
          <w:delText xml:space="preserve">mengenal </w:delText>
        </w:r>
        <w:r w:rsidRPr="00E23ADC" w:rsidDel="002B6505">
          <w:rPr>
            <w:rFonts w:ascii="Times New Roman" w:hAnsi="Times New Roman" w:cs="Times New Roman"/>
            <w:color w:val="333333"/>
            <w:sz w:val="24"/>
            <w:szCs w:val="24"/>
            <w:shd w:val="clear" w:color="auto" w:fill="FFFFFF"/>
          </w:rPr>
          <w:delText>asal usul dan siapa sajakah leluhur mereka di masa lampau dan juga ada di generasi berapakah mereka saat ini</w:delText>
        </w:r>
        <w:r w:rsidDel="002B6505">
          <w:rPr>
            <w:rFonts w:ascii="Times New Roman" w:hAnsi="Times New Roman" w:cs="Times New Roman"/>
            <w:color w:val="333333"/>
            <w:sz w:val="24"/>
            <w:szCs w:val="24"/>
            <w:shd w:val="clear" w:color="auto" w:fill="FFFFFF"/>
          </w:rPr>
          <w:delText>, h</w:delText>
        </w:r>
        <w:r w:rsidRPr="00E23ADC" w:rsidDel="002B6505">
          <w:rPr>
            <w:rFonts w:ascii="Times New Roman" w:hAnsi="Times New Roman" w:cs="Times New Roman"/>
            <w:color w:val="333333"/>
            <w:sz w:val="24"/>
            <w:szCs w:val="24"/>
            <w:shd w:val="clear" w:color="auto" w:fill="FFFFFF"/>
          </w:rPr>
          <w:delText>al itu terjadi karena kurangnya dokumentasi terhadap silsilah dari keluarga puri Klungkun</w:delText>
        </w:r>
        <w:r w:rsidDel="002B6505">
          <w:rPr>
            <w:rFonts w:ascii="Times New Roman" w:hAnsi="Times New Roman" w:cs="Times New Roman"/>
            <w:color w:val="333333"/>
            <w:sz w:val="24"/>
            <w:szCs w:val="24"/>
            <w:shd w:val="clear" w:color="auto" w:fill="FFFFFF"/>
          </w:rPr>
          <w:delText>g</w:delText>
        </w:r>
        <w:r w:rsidRPr="00E23ADC" w:rsidDel="002B6505">
          <w:rPr>
            <w:rFonts w:ascii="Times New Roman" w:hAnsi="Times New Roman" w:cs="Times New Roman"/>
            <w:color w:val="333333"/>
            <w:sz w:val="24"/>
            <w:szCs w:val="24"/>
            <w:shd w:val="clear" w:color="auto" w:fill="FFFFFF"/>
          </w:rPr>
          <w:delText xml:space="preserve">. Beranjak dari hal itu, beliau memiliki sebuah dokumentasi berupa file </w:delText>
        </w:r>
        <w:r w:rsidRPr="000C1222" w:rsidDel="002B6505">
          <w:rPr>
            <w:rFonts w:ascii="Times New Roman" w:hAnsi="Times New Roman" w:cs="Times New Roman"/>
            <w:i/>
            <w:iCs/>
            <w:color w:val="333333"/>
            <w:sz w:val="24"/>
            <w:szCs w:val="24"/>
            <w:shd w:val="clear" w:color="auto" w:fill="FFFFFF"/>
          </w:rPr>
          <w:delText>spreadsheet</w:delText>
        </w:r>
        <w:r w:rsidRPr="00E23ADC" w:rsidDel="002B6505">
          <w:rPr>
            <w:rFonts w:ascii="Times New Roman" w:hAnsi="Times New Roman" w:cs="Times New Roman"/>
            <w:color w:val="333333"/>
            <w:sz w:val="24"/>
            <w:szCs w:val="24"/>
            <w:shd w:val="clear" w:color="auto" w:fill="FFFFFF"/>
          </w:rPr>
          <w:delText xml:space="preserve"> yang berisikan silsilah dari keluarga puri Klungkung, namun isi dari data yang ada masih kurang lengkap karena ada beberapa yang tidak berisi tempat tinggal maupun tahun lahir dan tahun meninggal dari orang yang ada di dalam silsilah tersebut. </w:delText>
        </w:r>
        <w:r w:rsidDel="002B6505">
          <w:rPr>
            <w:rFonts w:ascii="Times New Roman" w:hAnsi="Times New Roman" w:cs="Times New Roman"/>
            <w:color w:val="333333"/>
            <w:sz w:val="24"/>
            <w:szCs w:val="24"/>
            <w:shd w:val="clear" w:color="auto" w:fill="FFFFFF"/>
          </w:rPr>
          <w:delText>Selain itu data dari generasi yang ada pun masih kurang, dimana pada file hanya terdapat data generasi pertama hingga generasi ke-14, sedangkan data dari generasi selanjutnya belum terdapat di dalam silsilah.</w:delText>
        </w:r>
      </w:del>
    </w:p>
    <w:p w14:paraId="2DF448C2" w14:textId="2825B9BB" w:rsidR="009461BC" w:rsidRDefault="009461BC" w:rsidP="009962CC">
      <w:pPr>
        <w:spacing w:line="360" w:lineRule="auto"/>
        <w:ind w:firstLine="426"/>
        <w:jc w:val="both"/>
        <w:rPr>
          <w:rFonts w:ascii="Times New Roman" w:hAnsi="Times New Roman" w:cs="Times New Roman"/>
          <w:color w:val="333333"/>
          <w:sz w:val="24"/>
          <w:szCs w:val="24"/>
          <w:shd w:val="clear" w:color="auto" w:fill="FFFFFF"/>
        </w:rPr>
      </w:pPr>
      <w:r w:rsidRPr="00E23ADC">
        <w:rPr>
          <w:rFonts w:ascii="Times New Roman" w:hAnsi="Times New Roman" w:cs="Times New Roman"/>
          <w:color w:val="333333"/>
          <w:sz w:val="24"/>
          <w:szCs w:val="24"/>
          <w:shd w:val="clear" w:color="auto" w:fill="FFFFFF"/>
        </w:rPr>
        <w:t xml:space="preserve">Dengan perkembangan teknologi di masa sekarang dimana sedang berkembang teknologi web 3.0 atau yang biasa disebut web semantik. </w:t>
      </w:r>
      <w:r w:rsidR="00FD0F43">
        <w:rPr>
          <w:rFonts w:ascii="Times New Roman" w:hAnsi="Times New Roman" w:cs="Times New Roman"/>
          <w:color w:val="333333"/>
          <w:sz w:val="24"/>
          <w:szCs w:val="24"/>
          <w:shd w:val="clear" w:color="auto" w:fill="FFFFFF"/>
        </w:rPr>
        <w:t>W</w:t>
      </w:r>
      <w:r w:rsidRPr="00E23ADC">
        <w:rPr>
          <w:rFonts w:ascii="Times New Roman" w:hAnsi="Times New Roman" w:cs="Times New Roman"/>
          <w:color w:val="333333"/>
          <w:sz w:val="24"/>
          <w:szCs w:val="24"/>
          <w:shd w:val="clear" w:color="auto" w:fill="FFFFFF"/>
        </w:rPr>
        <w:t>eb semantik disini berfungsi sebagai mesin pencari otomatis dan dapat dengan mudah menyatukan informasi yang tersedia di web. Web semantik dapat dipadu padankan dengan sebuah ontologi, dimana ontologi merupakan suatu filosofi yang artinya adalah sesuatu yang sesungguhnya dan bagaimana cara menggambarkannya.</w:t>
      </w:r>
      <w:r>
        <w:rPr>
          <w:rFonts w:ascii="Times New Roman" w:hAnsi="Times New Roman" w:cs="Times New Roman"/>
          <w:color w:val="333333"/>
          <w:sz w:val="24"/>
          <w:szCs w:val="24"/>
          <w:shd w:val="clear" w:color="auto" w:fill="FFFFFF"/>
        </w:rPr>
        <w:t xml:space="preserve"> </w:t>
      </w:r>
      <w:r w:rsidRPr="00E23ADC">
        <w:rPr>
          <w:rFonts w:ascii="Times New Roman" w:hAnsi="Times New Roman" w:cs="Times New Roman"/>
          <w:color w:val="333333"/>
          <w:sz w:val="24"/>
          <w:szCs w:val="24"/>
          <w:shd w:val="clear" w:color="auto" w:fill="FFFFFF"/>
        </w:rPr>
        <w:t xml:space="preserve">Dalam dunia </w:t>
      </w:r>
      <w:r>
        <w:rPr>
          <w:rFonts w:ascii="Times New Roman" w:hAnsi="Times New Roman" w:cs="Times New Roman"/>
          <w:color w:val="333333"/>
          <w:sz w:val="24"/>
          <w:szCs w:val="24"/>
          <w:shd w:val="clear" w:color="auto" w:fill="FFFFFF"/>
        </w:rPr>
        <w:t>k</w:t>
      </w:r>
      <w:r w:rsidRPr="00E23ADC">
        <w:rPr>
          <w:rFonts w:ascii="Times New Roman" w:hAnsi="Times New Roman" w:cs="Times New Roman"/>
          <w:color w:val="333333"/>
          <w:sz w:val="24"/>
          <w:szCs w:val="24"/>
          <w:shd w:val="clear" w:color="auto" w:fill="FFFFFF"/>
        </w:rPr>
        <w:t xml:space="preserve">omputer, ontologi dapat </w:t>
      </w:r>
      <w:r w:rsidR="00FD0F43">
        <w:rPr>
          <w:rFonts w:ascii="Times New Roman" w:hAnsi="Times New Roman" w:cs="Times New Roman"/>
          <w:color w:val="333333"/>
          <w:sz w:val="24"/>
          <w:szCs w:val="24"/>
          <w:shd w:val="clear" w:color="auto" w:fill="FFFFFF"/>
        </w:rPr>
        <w:t>didefinisikan sebagai</w:t>
      </w:r>
      <w:r w:rsidRPr="00E23ADC">
        <w:rPr>
          <w:rFonts w:ascii="Times New Roman" w:hAnsi="Times New Roman" w:cs="Times New Roman"/>
          <w:color w:val="333333"/>
          <w:sz w:val="24"/>
          <w:szCs w:val="24"/>
          <w:shd w:val="clear" w:color="auto" w:fill="FFFFFF"/>
        </w:rPr>
        <w:t xml:space="preserve"> penjelasan secara eksplisit dari konsep terhadap representasi pengetahuan pada sebuah dasar pengetahuan (</w:t>
      </w:r>
      <w:r w:rsidRPr="000C1222">
        <w:rPr>
          <w:rFonts w:ascii="Times New Roman" w:hAnsi="Times New Roman" w:cs="Times New Roman"/>
          <w:i/>
          <w:iCs/>
          <w:color w:val="333333"/>
          <w:sz w:val="24"/>
          <w:szCs w:val="24"/>
          <w:shd w:val="clear" w:color="auto" w:fill="FFFFFF"/>
        </w:rPr>
        <w:t>knowledge base</w:t>
      </w:r>
      <w:r w:rsidRPr="00E23ADC">
        <w:rPr>
          <w:rFonts w:ascii="Times New Roman" w:hAnsi="Times New Roman" w:cs="Times New Roman"/>
          <w:color w:val="333333"/>
          <w:sz w:val="24"/>
          <w:szCs w:val="24"/>
          <w:shd w:val="clear" w:color="auto" w:fill="FFFFFF"/>
        </w:rPr>
        <w:t>).</w:t>
      </w:r>
    </w:p>
    <w:p w14:paraId="1167EE64" w14:textId="1F29C1F7" w:rsidR="009461BC" w:rsidRDefault="009461BC" w:rsidP="009962CC">
      <w:pPr>
        <w:spacing w:line="360" w:lineRule="auto"/>
        <w:ind w:firstLine="426"/>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Jika dibandingkan dengan basisdata relasional, proses penyimpanan</w:t>
      </w:r>
      <w:ins w:id="1073" w:author="Ryan Ganeswara" w:date="2020-06-02T13:42:00Z">
        <w:r w:rsidR="00F24FBC">
          <w:rPr>
            <w:rFonts w:ascii="Times New Roman" w:hAnsi="Times New Roman" w:cs="Times New Roman"/>
            <w:color w:val="333333"/>
            <w:sz w:val="24"/>
            <w:szCs w:val="24"/>
            <w:shd w:val="clear" w:color="auto" w:fill="FFFFFF"/>
          </w:rPr>
          <w:t>,</w:t>
        </w:r>
      </w:ins>
      <w:r>
        <w:rPr>
          <w:rFonts w:ascii="Times New Roman" w:hAnsi="Times New Roman" w:cs="Times New Roman"/>
          <w:color w:val="333333"/>
          <w:sz w:val="24"/>
          <w:szCs w:val="24"/>
          <w:shd w:val="clear" w:color="auto" w:fill="FFFFFF"/>
        </w:rPr>
        <w:t xml:space="preserve"> makna dan kandungan dari suatu domain atau dalam bentuk dokumen terstruktur memiliki kelemahan seperti menghilangkan banyak informasi semantik. Selain itu, basisdata relasional kurang mendukung proses pencarian pengetahuan dari beragam persepsi pengguna, atau bahkan menyulitkan dalam melakukan pengembangan model sebagai akibat dari pertumbuhan pengetahuan yang ada. Salah satu kendala utama dari pendekatan model data relasional adalah karena penggunaan konsep dari model data agar menjaga konsistensi, menghilangkan redundansi, atau menghilangkan anomali yang dilakukan dengan membentuk model data secara relasi-relasi tabel dalam bentuk normalisasi tertentu</w:t>
      </w:r>
      <w:sdt>
        <w:sdtPr>
          <w:rPr>
            <w:rFonts w:ascii="Times New Roman" w:hAnsi="Times New Roman" w:cs="Times New Roman"/>
            <w:color w:val="333333"/>
            <w:sz w:val="24"/>
            <w:szCs w:val="24"/>
            <w:shd w:val="clear" w:color="auto" w:fill="FFFFFF"/>
          </w:rPr>
          <w:id w:val="-2080891015"/>
          <w:citation/>
        </w:sdt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Arm07 \l 1033 </w:instrText>
          </w:r>
          <w:r>
            <w:rPr>
              <w:rFonts w:ascii="Times New Roman" w:hAnsi="Times New Roman" w:cs="Times New Roman"/>
              <w:color w:val="333333"/>
              <w:sz w:val="24"/>
              <w:szCs w:val="24"/>
              <w:shd w:val="clear" w:color="auto" w:fill="FFFFFF"/>
            </w:rPr>
            <w:fldChar w:fldCharType="separate"/>
          </w:r>
          <w:r w:rsidR="00A058BA">
            <w:rPr>
              <w:rFonts w:ascii="Times New Roman" w:hAnsi="Times New Roman" w:cs="Times New Roman"/>
              <w:noProof/>
              <w:color w:val="333333"/>
              <w:sz w:val="24"/>
              <w:szCs w:val="24"/>
              <w:shd w:val="clear" w:color="auto" w:fill="FFFFFF"/>
            </w:rPr>
            <w:t xml:space="preserve"> </w:t>
          </w:r>
          <w:r w:rsidR="00A058BA" w:rsidRPr="00A058BA">
            <w:rPr>
              <w:rFonts w:ascii="Times New Roman" w:hAnsi="Times New Roman" w:cs="Times New Roman"/>
              <w:noProof/>
              <w:color w:val="333333"/>
              <w:sz w:val="24"/>
              <w:szCs w:val="24"/>
              <w:shd w:val="clear" w:color="auto" w:fill="FFFFFF"/>
            </w:rPr>
            <w:t>(Amborowati, 2007)</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Sedangkan ontologi dapat mendukung suatu sistem manajemen pengetahuan serta membuka kemungkinan untuk berpindah dari pandangan berorientasi dokumen ke</w:t>
      </w:r>
      <w:ins w:id="1074" w:author="Ryan Ganeswara" w:date="2020-06-02T13:43:00Z">
        <w:r w:rsidR="00F24FBC">
          <w:rPr>
            <w:rFonts w:ascii="Times New Roman" w:hAnsi="Times New Roman" w:cs="Times New Roman"/>
            <w:color w:val="333333"/>
            <w:sz w:val="24"/>
            <w:szCs w:val="24"/>
            <w:shd w:val="clear" w:color="auto" w:fill="FFFFFF"/>
          </w:rPr>
          <w:t xml:space="preserve"> </w:t>
        </w:r>
      </w:ins>
      <w:r>
        <w:rPr>
          <w:rFonts w:ascii="Times New Roman" w:hAnsi="Times New Roman" w:cs="Times New Roman"/>
          <w:color w:val="333333"/>
          <w:sz w:val="24"/>
          <w:szCs w:val="24"/>
          <w:shd w:val="clear" w:color="auto" w:fill="FFFFFF"/>
        </w:rPr>
        <w:t>a</w:t>
      </w:r>
      <w:del w:id="1075" w:author="Ryan Ganeswara" w:date="2020-06-02T13:43:00Z">
        <w:r w:rsidDel="00F24FBC">
          <w:rPr>
            <w:rFonts w:ascii="Times New Roman" w:hAnsi="Times New Roman" w:cs="Times New Roman"/>
            <w:color w:val="333333"/>
            <w:sz w:val="24"/>
            <w:szCs w:val="24"/>
            <w:shd w:val="clear" w:color="auto" w:fill="FFFFFF"/>
          </w:rPr>
          <w:delText xml:space="preserve"> </w:delText>
        </w:r>
      </w:del>
      <w:r>
        <w:rPr>
          <w:rFonts w:ascii="Times New Roman" w:hAnsi="Times New Roman" w:cs="Times New Roman"/>
          <w:color w:val="333333"/>
          <w:sz w:val="24"/>
          <w:szCs w:val="24"/>
          <w:shd w:val="clear" w:color="auto" w:fill="FFFFFF"/>
        </w:rPr>
        <w:t>rah pengetahuan yang saling terkait, dapat dikombinasikan, serta dapat dimanfaatkan kembali secara lebih fleksibel dan dinamis. Ontologi merupakan cara merepresentasikan pengetahuan tentang makna objek, properti dari suatu objek, serta relasi objek tersebut yang mungkin terjadi pada domain pengetahuan</w:t>
      </w:r>
      <w:sdt>
        <w:sdtPr>
          <w:rPr>
            <w:rFonts w:ascii="Times New Roman" w:hAnsi="Times New Roman" w:cs="Times New Roman"/>
            <w:color w:val="333333"/>
            <w:sz w:val="24"/>
            <w:szCs w:val="24"/>
            <w:shd w:val="clear" w:color="auto" w:fill="FFFFFF"/>
          </w:rPr>
          <w:id w:val="-1728994352"/>
          <w:citation/>
        </w:sdt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Azh06 \l 1033 </w:instrText>
          </w:r>
          <w:r>
            <w:rPr>
              <w:rFonts w:ascii="Times New Roman" w:hAnsi="Times New Roman" w:cs="Times New Roman"/>
              <w:color w:val="333333"/>
              <w:sz w:val="24"/>
              <w:szCs w:val="24"/>
              <w:shd w:val="clear" w:color="auto" w:fill="FFFFFF"/>
            </w:rPr>
            <w:fldChar w:fldCharType="separate"/>
          </w:r>
          <w:r w:rsidR="00A058BA">
            <w:rPr>
              <w:rFonts w:ascii="Times New Roman" w:hAnsi="Times New Roman" w:cs="Times New Roman"/>
              <w:noProof/>
              <w:color w:val="333333"/>
              <w:sz w:val="24"/>
              <w:szCs w:val="24"/>
              <w:shd w:val="clear" w:color="auto" w:fill="FFFFFF"/>
            </w:rPr>
            <w:t xml:space="preserve"> </w:t>
          </w:r>
          <w:r w:rsidR="00A058BA" w:rsidRPr="00A058BA">
            <w:rPr>
              <w:rFonts w:ascii="Times New Roman" w:hAnsi="Times New Roman" w:cs="Times New Roman"/>
              <w:noProof/>
              <w:color w:val="333333"/>
              <w:sz w:val="24"/>
              <w:szCs w:val="24"/>
              <w:shd w:val="clear" w:color="auto" w:fill="FFFFFF"/>
            </w:rPr>
            <w:t>(Azhari &amp; Sholichah, 2006)</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xml:space="preserve">. Penggunaan </w:t>
      </w:r>
      <w:r w:rsidRPr="001E4C33">
        <w:rPr>
          <w:rFonts w:ascii="Times New Roman" w:hAnsi="Times New Roman" w:cs="Times New Roman"/>
          <w:color w:val="000000"/>
          <w:sz w:val="24"/>
          <w:szCs w:val="24"/>
        </w:rPr>
        <w:t>ontologi sebagai teknik representasi informasi menjadi pilihan solusi dalam permasalahan ini.</w:t>
      </w:r>
      <w:r>
        <w:rPr>
          <w:color w:val="000000"/>
        </w:rPr>
        <w:t xml:space="preserve"> </w:t>
      </w:r>
      <w:r w:rsidRPr="00E23ADC">
        <w:rPr>
          <w:rFonts w:ascii="Times New Roman" w:hAnsi="Times New Roman" w:cs="Times New Roman"/>
          <w:color w:val="333333"/>
          <w:sz w:val="24"/>
          <w:szCs w:val="24"/>
          <w:shd w:val="clear" w:color="auto" w:fill="FFFFFF"/>
        </w:rPr>
        <w:t>Dengan perpaduan antara web semantik dan juga ontologi diharapkan pembangunan sistem nantinya akan dapat membuat hasil pencarian menjadi lebih akurat.</w:t>
      </w:r>
    </w:p>
    <w:p w14:paraId="60256A54" w14:textId="4C8F3678" w:rsidR="009461BC" w:rsidRDefault="009461BC" w:rsidP="009962CC">
      <w:pPr>
        <w:spacing w:line="360" w:lineRule="auto"/>
        <w:ind w:firstLine="426"/>
        <w:jc w:val="both"/>
      </w:pPr>
      <w:r w:rsidRPr="00D61CA1">
        <w:rPr>
          <w:rFonts w:ascii="Times New Roman" w:hAnsi="Times New Roman" w:cs="Times New Roman"/>
          <w:sz w:val="24"/>
          <w:szCs w:val="24"/>
          <w:shd w:val="clear" w:color="auto" w:fill="FFFFFF"/>
        </w:rPr>
        <w:t xml:space="preserve">Ontologi menjadi salah satu solusi untuk mengolah data sehingga memberikan informasi yang bernilai </w:t>
      </w:r>
      <w:r>
        <w:rPr>
          <w:rFonts w:ascii="Times New Roman" w:hAnsi="Times New Roman" w:cs="Times New Roman"/>
          <w:color w:val="333333"/>
          <w:sz w:val="24"/>
          <w:szCs w:val="24"/>
          <w:shd w:val="clear" w:color="auto" w:fill="FFFFFF"/>
        </w:rPr>
        <w:t xml:space="preserve">semantik. Ontologi merupakan </w:t>
      </w:r>
      <w:r w:rsidRPr="001A20D0">
        <w:rPr>
          <w:rFonts w:ascii="Times New Roman" w:hAnsi="Times New Roman" w:cs="Times New Roman"/>
          <w:sz w:val="24"/>
          <w:szCs w:val="24"/>
        </w:rPr>
        <w:t xml:space="preserve">spesifikasi formal dan eksplisit dari sebuah domain. Ontologi mendeskripsikan secara formal berbagai konsep dari sebuah domain dan keterkaitan antar konsep tersebut </w:t>
      </w:r>
      <w:sdt>
        <w:sdtPr>
          <w:rPr>
            <w:rFonts w:ascii="Times New Roman" w:hAnsi="Times New Roman" w:cs="Times New Roman"/>
            <w:sz w:val="24"/>
            <w:szCs w:val="24"/>
          </w:rPr>
          <w:id w:val="-580986239"/>
          <w:citation/>
        </w:sdtPr>
        <w:sdtContent>
          <w:r w:rsidRPr="001A20D0">
            <w:rPr>
              <w:rFonts w:ascii="Times New Roman" w:hAnsi="Times New Roman" w:cs="Times New Roman"/>
              <w:sz w:val="24"/>
              <w:szCs w:val="24"/>
            </w:rPr>
            <w:fldChar w:fldCharType="begin"/>
          </w:r>
          <w:r w:rsidRPr="001A20D0">
            <w:rPr>
              <w:rFonts w:ascii="Times New Roman" w:hAnsi="Times New Roman" w:cs="Times New Roman"/>
              <w:sz w:val="24"/>
              <w:szCs w:val="24"/>
            </w:rPr>
            <w:instrText xml:space="preserve">CITATION Gri14 \l 1033 </w:instrText>
          </w:r>
          <w:r w:rsidRPr="001A20D0">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(Antoniou &amp; Harmelen, 2014)</w:t>
          </w:r>
          <w:r w:rsidRPr="001A20D0">
            <w:rPr>
              <w:rFonts w:ascii="Times New Roman" w:hAnsi="Times New Roman" w:cs="Times New Roman"/>
              <w:sz w:val="24"/>
              <w:szCs w:val="24"/>
            </w:rPr>
            <w:fldChar w:fldCharType="end"/>
          </w:r>
        </w:sdtContent>
      </w:sdt>
      <w:r w:rsidRPr="001A20D0">
        <w:rPr>
          <w:rFonts w:ascii="Times New Roman" w:hAnsi="Times New Roman" w:cs="Times New Roman"/>
          <w:sz w:val="24"/>
          <w:szCs w:val="24"/>
        </w:rPr>
        <w:t>. Dalam ontologi konsep dari domain saling berkaitan satu sama lain sehingga dapat dilihat sebagai suatu bentuk kesatuan data yang membentuk pola yang terstruktur</w:t>
      </w:r>
      <w:r>
        <w:t>.</w:t>
      </w:r>
    </w:p>
    <w:p w14:paraId="71142EA5" w14:textId="54DF391C" w:rsidR="009461BC" w:rsidRDefault="009461BC" w:rsidP="009962CC">
      <w:pPr>
        <w:spacing w:line="360" w:lineRule="auto"/>
        <w:ind w:firstLine="426"/>
        <w:jc w:val="both"/>
        <w:rPr>
          <w:rFonts w:ascii="Times New Roman" w:hAnsi="Times New Roman" w:cs="Times New Roman"/>
          <w:color w:val="000000"/>
          <w:sz w:val="24"/>
          <w:szCs w:val="24"/>
        </w:rPr>
      </w:pPr>
      <w:r>
        <w:rPr>
          <w:rFonts w:ascii="Times New Roman" w:hAnsi="Times New Roman" w:cs="Times New Roman"/>
          <w:color w:val="333333"/>
          <w:sz w:val="24"/>
          <w:szCs w:val="24"/>
          <w:shd w:val="clear" w:color="auto" w:fill="FFFFFF"/>
        </w:rPr>
        <w:t xml:space="preserve">Ontologi dapat direpresentasikan menggunakan </w:t>
      </w:r>
      <w:r w:rsidRPr="00351B4F">
        <w:rPr>
          <w:rFonts w:ascii="Times New Roman" w:hAnsi="Times New Roman" w:cs="Times New Roman"/>
          <w:i/>
          <w:iCs/>
          <w:color w:val="333333"/>
          <w:sz w:val="24"/>
          <w:szCs w:val="24"/>
          <w:shd w:val="clear" w:color="auto" w:fill="FFFFFF"/>
        </w:rPr>
        <w:t>Web Ontology Language</w:t>
      </w:r>
      <w:r>
        <w:rPr>
          <w:rFonts w:ascii="Times New Roman" w:hAnsi="Times New Roman" w:cs="Times New Roman"/>
          <w:color w:val="333333"/>
          <w:sz w:val="24"/>
          <w:szCs w:val="24"/>
          <w:shd w:val="clear" w:color="auto" w:fill="FFFFFF"/>
        </w:rPr>
        <w:t xml:space="preserve"> (OWL) dan kemudian menggunakan SPARQL sebagai </w:t>
      </w:r>
      <w:del w:id="1076" w:author="Ryan Ganeswara" w:date="2020-06-02T16:09:00Z">
        <w:r w:rsidRPr="00351B4F" w:rsidDel="009E34ED">
          <w:rPr>
            <w:rFonts w:ascii="Times New Roman" w:hAnsi="Times New Roman" w:cs="Times New Roman"/>
            <w:i/>
            <w:iCs/>
            <w:color w:val="333333"/>
            <w:sz w:val="24"/>
            <w:szCs w:val="24"/>
            <w:shd w:val="clear" w:color="auto" w:fill="FFFFFF"/>
          </w:rPr>
          <w:delText>query</w:delText>
        </w:r>
      </w:del>
      <w:ins w:id="1077" w:author="Ryan Ganeswara" w:date="2020-06-02T16:09:00Z">
        <w:r w:rsidR="009E34ED" w:rsidRPr="009E34ED">
          <w:rPr>
            <w:rFonts w:ascii="Times New Roman" w:hAnsi="Times New Roman" w:cs="Times New Roman"/>
            <w:i/>
            <w:iCs/>
            <w:color w:val="333333"/>
            <w:sz w:val="24"/>
            <w:szCs w:val="24"/>
            <w:shd w:val="clear" w:color="auto" w:fill="FFFFFF"/>
          </w:rPr>
          <w:t>query</w:t>
        </w:r>
      </w:ins>
      <w:r>
        <w:rPr>
          <w:rFonts w:ascii="Times New Roman" w:hAnsi="Times New Roman" w:cs="Times New Roman"/>
          <w:color w:val="333333"/>
          <w:sz w:val="24"/>
          <w:szCs w:val="24"/>
          <w:shd w:val="clear" w:color="auto" w:fill="FFFFFF"/>
        </w:rPr>
        <w:t xml:space="preserve"> </w:t>
      </w:r>
      <w:r w:rsidRPr="00351B4F">
        <w:rPr>
          <w:rFonts w:ascii="Times New Roman" w:hAnsi="Times New Roman" w:cs="Times New Roman"/>
          <w:i/>
          <w:iCs/>
          <w:color w:val="333333"/>
          <w:sz w:val="24"/>
          <w:szCs w:val="24"/>
          <w:shd w:val="clear" w:color="auto" w:fill="FFFFFF"/>
        </w:rPr>
        <w:t>language</w:t>
      </w:r>
      <w:r>
        <w:rPr>
          <w:rFonts w:ascii="Times New Roman" w:hAnsi="Times New Roman" w:cs="Times New Roman"/>
          <w:color w:val="333333"/>
          <w:sz w:val="24"/>
          <w:szCs w:val="24"/>
          <w:shd w:val="clear" w:color="auto" w:fill="FFFFFF"/>
        </w:rPr>
        <w:t xml:space="preserve">. Ontologi dapat dikembangkan dengan menggunakan beberapa metodologi. Salah satunya adalah metodologi </w:t>
      </w:r>
      <w:r w:rsidRPr="00351B4F">
        <w:rPr>
          <w:rFonts w:ascii="Times New Roman" w:hAnsi="Times New Roman" w:cs="Times New Roman"/>
          <w:i/>
          <w:iCs/>
          <w:color w:val="333333"/>
          <w:sz w:val="24"/>
          <w:szCs w:val="24"/>
          <w:shd w:val="clear" w:color="auto" w:fill="FFFFFF"/>
        </w:rPr>
        <w:t>Methontology</w:t>
      </w:r>
      <w:r>
        <w:rPr>
          <w:rFonts w:ascii="Times New Roman" w:hAnsi="Times New Roman" w:cs="Times New Roman"/>
          <w:color w:val="333333"/>
          <w:sz w:val="24"/>
          <w:szCs w:val="24"/>
          <w:shd w:val="clear" w:color="auto" w:fill="FFFFFF"/>
        </w:rPr>
        <w:t xml:space="preserve">. </w:t>
      </w:r>
      <w:r w:rsidRPr="00351B4F">
        <w:rPr>
          <w:rFonts w:ascii="Times New Roman" w:hAnsi="Times New Roman" w:cs="Times New Roman"/>
          <w:i/>
          <w:iCs/>
          <w:color w:val="333333"/>
          <w:sz w:val="24"/>
          <w:szCs w:val="24"/>
          <w:shd w:val="clear" w:color="auto" w:fill="FFFFFF"/>
        </w:rPr>
        <w:t>Methontology</w:t>
      </w:r>
      <w:r>
        <w:rPr>
          <w:rFonts w:ascii="Times New Roman" w:hAnsi="Times New Roman" w:cs="Times New Roman"/>
          <w:color w:val="333333"/>
          <w:sz w:val="24"/>
          <w:szCs w:val="24"/>
          <w:shd w:val="clear" w:color="auto" w:fill="FFFFFF"/>
        </w:rPr>
        <w:t xml:space="preserve"> merupakan salah satu </w:t>
      </w:r>
      <w:r w:rsidRPr="00604A36">
        <w:rPr>
          <w:rFonts w:ascii="Times New Roman" w:hAnsi="Times New Roman" w:cs="Times New Roman"/>
          <w:color w:val="000000"/>
          <w:sz w:val="24"/>
          <w:szCs w:val="24"/>
        </w:rPr>
        <w:t xml:space="preserve">metodologi pembangunan model ontologi, dimana metodologi ini memiliki keunggulan terkait dengan deskripsi setiap aktivitas yang harus dilakukan secara mendetail. Selain itu, </w:t>
      </w:r>
      <w:r w:rsidRPr="00351B4F">
        <w:rPr>
          <w:rFonts w:ascii="Times New Roman" w:hAnsi="Times New Roman" w:cs="Times New Roman"/>
          <w:i/>
          <w:iCs/>
          <w:color w:val="000000"/>
          <w:sz w:val="24"/>
          <w:szCs w:val="24"/>
        </w:rPr>
        <w:t>methontology</w:t>
      </w:r>
      <w:r w:rsidRPr="00604A36">
        <w:rPr>
          <w:rFonts w:ascii="Times New Roman" w:hAnsi="Times New Roman" w:cs="Times New Roman"/>
          <w:color w:val="000000"/>
          <w:sz w:val="24"/>
          <w:szCs w:val="24"/>
        </w:rPr>
        <w:t xml:space="preserve"> juga memiliki kemampuan yaitu ontologi yang dibangun dapat digunakan kembali untuk pengembangan sistem lebih lanjut.</w:t>
      </w:r>
    </w:p>
    <w:p w14:paraId="24722914" w14:textId="5EEB9CA5" w:rsidR="009461BC" w:rsidRDefault="009461BC" w:rsidP="009962CC">
      <w:pPr>
        <w:spacing w:line="360" w:lineRule="auto"/>
        <w:ind w:firstLine="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penelitian ini, penulis menggunakan metode </w:t>
      </w:r>
      <w:r w:rsidRPr="00351B4F">
        <w:rPr>
          <w:rFonts w:ascii="Times New Roman" w:hAnsi="Times New Roman" w:cs="Times New Roman"/>
          <w:i/>
          <w:iCs/>
          <w:color w:val="000000"/>
          <w:sz w:val="24"/>
          <w:szCs w:val="24"/>
        </w:rPr>
        <w:t xml:space="preserve">methontology </w:t>
      </w:r>
      <w:r>
        <w:rPr>
          <w:rFonts w:ascii="Times New Roman" w:hAnsi="Times New Roman" w:cs="Times New Roman"/>
          <w:color w:val="000000"/>
          <w:sz w:val="24"/>
          <w:szCs w:val="24"/>
        </w:rPr>
        <w:t xml:space="preserve">sebagai acuan dalam membangun model ontologi pada penelitian ini. Terdapat penelitian terkait yang dilakukan oleh </w:t>
      </w:r>
      <w:sdt>
        <w:sdtPr>
          <w:rPr>
            <w:rFonts w:ascii="Times New Roman" w:hAnsi="Times New Roman" w:cs="Times New Roman"/>
            <w:color w:val="000000"/>
            <w:sz w:val="24"/>
            <w:szCs w:val="24"/>
          </w:rPr>
          <w:id w:val="1634520127"/>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Mar97 \l 1033 </w:instrText>
          </w:r>
          <w:r>
            <w:rPr>
              <w:rFonts w:ascii="Times New Roman" w:hAnsi="Times New Roman" w:cs="Times New Roman"/>
              <w:color w:val="000000"/>
              <w:sz w:val="24"/>
              <w:szCs w:val="24"/>
            </w:rPr>
            <w:fldChar w:fldCharType="separate"/>
          </w:r>
          <w:r w:rsidR="00A058BA" w:rsidRPr="00A058BA">
            <w:rPr>
              <w:rFonts w:ascii="Times New Roman" w:hAnsi="Times New Roman" w:cs="Times New Roman"/>
              <w:noProof/>
              <w:color w:val="000000"/>
              <w:sz w:val="24"/>
              <w:szCs w:val="24"/>
            </w:rPr>
            <w:t>(Fernandez, Gomez-Perez, &amp; Juristo, 1997)</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dimana dalam penelitian tersebut dijabarkan bagaimana penerapan metode </w:t>
      </w:r>
      <w:r w:rsidRPr="00351B4F">
        <w:rPr>
          <w:rFonts w:ascii="Times New Roman" w:hAnsi="Times New Roman" w:cs="Times New Roman"/>
          <w:i/>
          <w:iCs/>
          <w:color w:val="000000"/>
          <w:sz w:val="24"/>
          <w:szCs w:val="24"/>
        </w:rPr>
        <w:t>methontology</w:t>
      </w:r>
      <w:r>
        <w:rPr>
          <w:rFonts w:ascii="Times New Roman" w:hAnsi="Times New Roman" w:cs="Times New Roman"/>
          <w:color w:val="000000"/>
          <w:sz w:val="24"/>
          <w:szCs w:val="24"/>
        </w:rPr>
        <w:t xml:space="preserve"> dari tahap awal hingga selesai. Selain itu, dijelaskan juga bagaimana definisi dari metode </w:t>
      </w:r>
      <w:r w:rsidRPr="00351B4F">
        <w:rPr>
          <w:rFonts w:ascii="Times New Roman" w:hAnsi="Times New Roman" w:cs="Times New Roman"/>
          <w:i/>
          <w:iCs/>
          <w:color w:val="000000"/>
          <w:sz w:val="24"/>
          <w:szCs w:val="24"/>
        </w:rPr>
        <w:t>methontology</w:t>
      </w:r>
      <w:r>
        <w:rPr>
          <w:rFonts w:ascii="Times New Roman" w:hAnsi="Times New Roman" w:cs="Times New Roman"/>
          <w:color w:val="000000"/>
          <w:sz w:val="24"/>
          <w:szCs w:val="24"/>
        </w:rPr>
        <w:t xml:space="preserve"> dengan menggunakan contoh domain bahan kimia.</w:t>
      </w:r>
    </w:p>
    <w:p w14:paraId="23EC8178" w14:textId="69FCBD64" w:rsidR="009461BC" w:rsidRDefault="009461BC" w:rsidP="009962CC">
      <w:pPr>
        <w:spacing w:line="360" w:lineRule="auto"/>
        <w:ind w:firstLine="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terkait lainnya yang dilakukan oleh </w:t>
      </w:r>
      <w:sdt>
        <w:sdtPr>
          <w:rPr>
            <w:rFonts w:ascii="Times New Roman" w:hAnsi="Times New Roman" w:cs="Times New Roman"/>
            <w:color w:val="000000"/>
            <w:sz w:val="24"/>
            <w:szCs w:val="24"/>
          </w:rPr>
          <w:id w:val="-1525786065"/>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Cok1811 \l 1033 </w:instrText>
          </w:r>
          <w:r>
            <w:rPr>
              <w:rFonts w:ascii="Times New Roman" w:hAnsi="Times New Roman" w:cs="Times New Roman"/>
              <w:color w:val="000000"/>
              <w:sz w:val="24"/>
              <w:szCs w:val="24"/>
            </w:rPr>
            <w:fldChar w:fldCharType="separate"/>
          </w:r>
          <w:r w:rsidR="00A058BA" w:rsidRPr="00A058BA">
            <w:rPr>
              <w:rFonts w:ascii="Times New Roman" w:hAnsi="Times New Roman" w:cs="Times New Roman"/>
              <w:noProof/>
              <w:color w:val="000000"/>
              <w:sz w:val="24"/>
              <w:szCs w:val="24"/>
            </w:rPr>
            <w:t>(Pramartha, Davis, &amp; Kuan, 2018)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Penelitian yang dilakukan menggunakan sistem komunikasi tradisional Bali (kulkul) sebagai acuan dalam pembuatan ontologi. Dimana dalam penelitian ini para penulis mengembangkan sebuah portal digital yang mendukung penelusuran (</w:t>
      </w:r>
      <w:r w:rsidRPr="00351B4F">
        <w:rPr>
          <w:rFonts w:ascii="Times New Roman" w:hAnsi="Times New Roman" w:cs="Times New Roman"/>
          <w:i/>
          <w:iCs/>
          <w:color w:val="000000"/>
          <w:sz w:val="24"/>
          <w:szCs w:val="24"/>
        </w:rPr>
        <w:t>browsing</w:t>
      </w:r>
      <w:r>
        <w:rPr>
          <w:rFonts w:ascii="Times New Roman" w:hAnsi="Times New Roman" w:cs="Times New Roman"/>
          <w:color w:val="000000"/>
          <w:sz w:val="24"/>
          <w:szCs w:val="24"/>
        </w:rPr>
        <w:t>) dan pencarian (</w:t>
      </w:r>
      <w:r w:rsidRPr="00351B4F">
        <w:rPr>
          <w:rFonts w:ascii="Times New Roman" w:hAnsi="Times New Roman" w:cs="Times New Roman"/>
          <w:i/>
          <w:iCs/>
          <w:color w:val="000000"/>
          <w:sz w:val="24"/>
          <w:szCs w:val="24"/>
        </w:rPr>
        <w:t>searching</w:t>
      </w:r>
      <w:r>
        <w:rPr>
          <w:rFonts w:ascii="Times New Roman" w:hAnsi="Times New Roman" w:cs="Times New Roman"/>
          <w:color w:val="000000"/>
          <w:sz w:val="24"/>
          <w:szCs w:val="24"/>
        </w:rPr>
        <w:t>).</w:t>
      </w:r>
    </w:p>
    <w:p w14:paraId="32AB5C97" w14:textId="293A8070" w:rsidR="009461BC" w:rsidRDefault="009461BC" w:rsidP="009962CC">
      <w:pPr>
        <w:spacing w:line="360" w:lineRule="auto"/>
        <w:ind w:firstLine="426"/>
        <w:jc w:val="both"/>
        <w:rPr>
          <w:rFonts w:ascii="Times New Roman" w:hAnsi="Times New Roman" w:cs="Times New Roman"/>
          <w:color w:val="333333"/>
          <w:sz w:val="24"/>
          <w:szCs w:val="24"/>
          <w:shd w:val="clear" w:color="auto" w:fill="FFFFFF"/>
        </w:rPr>
      </w:pPr>
      <w:r w:rsidRPr="00E23ADC">
        <w:rPr>
          <w:rFonts w:ascii="Times New Roman" w:hAnsi="Times New Roman" w:cs="Times New Roman"/>
          <w:color w:val="333333"/>
          <w:sz w:val="24"/>
          <w:szCs w:val="24"/>
          <w:shd w:val="clear" w:color="auto" w:fill="FFFFFF"/>
        </w:rPr>
        <w:t xml:space="preserve">Berdasarkan </w:t>
      </w:r>
      <w:r>
        <w:rPr>
          <w:rFonts w:ascii="Times New Roman" w:hAnsi="Times New Roman" w:cs="Times New Roman"/>
          <w:color w:val="333333"/>
          <w:sz w:val="24"/>
          <w:szCs w:val="24"/>
          <w:shd w:val="clear" w:color="auto" w:fill="FFFFFF"/>
        </w:rPr>
        <w:t>hal</w:t>
      </w:r>
      <w:r w:rsidRPr="00E23ADC">
        <w:rPr>
          <w:rFonts w:ascii="Times New Roman" w:hAnsi="Times New Roman" w:cs="Times New Roman"/>
          <w:color w:val="333333"/>
          <w:sz w:val="24"/>
          <w:szCs w:val="24"/>
          <w:shd w:val="clear" w:color="auto" w:fill="FFFFFF"/>
        </w:rPr>
        <w:t xml:space="preserve"> tersebut, penulis</w:t>
      </w:r>
      <w:r>
        <w:rPr>
          <w:rFonts w:ascii="Times New Roman" w:hAnsi="Times New Roman" w:cs="Times New Roman"/>
          <w:color w:val="333333"/>
          <w:sz w:val="24"/>
          <w:szCs w:val="24"/>
          <w:shd w:val="clear" w:color="auto" w:fill="FFFFFF"/>
        </w:rPr>
        <w:t xml:space="preserve"> mencoba </w:t>
      </w:r>
      <w:r w:rsidRPr="00E23ADC">
        <w:rPr>
          <w:rFonts w:ascii="Times New Roman" w:hAnsi="Times New Roman" w:cs="Times New Roman"/>
          <w:color w:val="333333"/>
          <w:sz w:val="24"/>
          <w:szCs w:val="24"/>
          <w:shd w:val="clear" w:color="auto" w:fill="FFFFFF"/>
        </w:rPr>
        <w:t>untuk</w:t>
      </w:r>
      <w:r>
        <w:rPr>
          <w:rFonts w:ascii="Times New Roman" w:hAnsi="Times New Roman" w:cs="Times New Roman"/>
          <w:color w:val="333333"/>
          <w:sz w:val="24"/>
          <w:szCs w:val="24"/>
          <w:shd w:val="clear" w:color="auto" w:fill="FFFFFF"/>
        </w:rPr>
        <w:t xml:space="preserve"> membangun sebuah model ontologi yang merepresentasikan domain pengetahuan mengenai silsilah keluarga </w:t>
      </w:r>
      <w:ins w:id="1078" w:author="Ryan Ganeswara" w:date="2020-05-31T22:04:00Z">
        <w:r w:rsidR="008C11A8">
          <w:rPr>
            <w:rFonts w:ascii="Times New Roman" w:hAnsi="Times New Roman" w:cs="Times New Roman"/>
            <w:color w:val="333333"/>
            <w:sz w:val="24"/>
            <w:szCs w:val="24"/>
            <w:shd w:val="clear" w:color="auto" w:fill="FFFFFF"/>
          </w:rPr>
          <w:t>P</w:t>
        </w:r>
      </w:ins>
      <w:del w:id="1079" w:author="Ryan Ganeswara" w:date="2020-05-31T22:04:00Z">
        <w:r w:rsidDel="008C11A8">
          <w:rPr>
            <w:rFonts w:ascii="Times New Roman" w:hAnsi="Times New Roman" w:cs="Times New Roman"/>
            <w:color w:val="333333"/>
            <w:sz w:val="24"/>
            <w:szCs w:val="24"/>
            <w:shd w:val="clear" w:color="auto" w:fill="FFFFFF"/>
          </w:rPr>
          <w:delText>p</w:delText>
        </w:r>
      </w:del>
      <w:r>
        <w:rPr>
          <w:rFonts w:ascii="Times New Roman" w:hAnsi="Times New Roman" w:cs="Times New Roman"/>
          <w:color w:val="333333"/>
          <w:sz w:val="24"/>
          <w:szCs w:val="24"/>
          <w:shd w:val="clear" w:color="auto" w:fill="FFFFFF"/>
        </w:rPr>
        <w:t xml:space="preserve">uri Klungkung. </w:t>
      </w:r>
      <w:r w:rsidRPr="00E23ADC">
        <w:rPr>
          <w:rFonts w:ascii="Times New Roman" w:hAnsi="Times New Roman" w:cs="Times New Roman"/>
          <w:color w:val="333333"/>
          <w:sz w:val="24"/>
          <w:szCs w:val="24"/>
          <w:shd w:val="clear" w:color="auto" w:fill="FFFFFF"/>
        </w:rPr>
        <w:t xml:space="preserve">Dengan dilakukannya pembangunan ontologi terlebih dahulu sebagai dasar pengetahuan yang nantinya akan dilanjutkan dengan </w:t>
      </w:r>
      <w:r>
        <w:rPr>
          <w:rFonts w:ascii="Times New Roman" w:hAnsi="Times New Roman" w:cs="Times New Roman"/>
          <w:color w:val="333333"/>
          <w:sz w:val="24"/>
          <w:szCs w:val="24"/>
          <w:shd w:val="clear" w:color="auto" w:fill="FFFFFF"/>
        </w:rPr>
        <w:t>membangun sebuah</w:t>
      </w:r>
      <w:r w:rsidRPr="00E23AD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sistem manajemen pengetahuan menggunakan metode </w:t>
      </w:r>
      <w:r w:rsidRPr="00351B4F">
        <w:rPr>
          <w:rFonts w:ascii="Times New Roman" w:hAnsi="Times New Roman" w:cs="Times New Roman"/>
          <w:i/>
          <w:iCs/>
          <w:color w:val="333333"/>
          <w:sz w:val="24"/>
          <w:szCs w:val="24"/>
          <w:shd w:val="clear" w:color="auto" w:fill="FFFFFF"/>
        </w:rPr>
        <w:t>prototyping</w:t>
      </w:r>
      <w:r w:rsidRPr="00E23ADC">
        <w:rPr>
          <w:rFonts w:ascii="Times New Roman" w:hAnsi="Times New Roman" w:cs="Times New Roman"/>
          <w:color w:val="333333"/>
          <w:sz w:val="24"/>
          <w:szCs w:val="24"/>
          <w:shd w:val="clear" w:color="auto" w:fill="FFFFFF"/>
        </w:rPr>
        <w:t xml:space="preserve"> yang berfokus pada </w:t>
      </w:r>
      <w:r>
        <w:rPr>
          <w:rFonts w:ascii="Times New Roman" w:hAnsi="Times New Roman" w:cs="Times New Roman"/>
          <w:color w:val="333333"/>
          <w:sz w:val="24"/>
          <w:szCs w:val="24"/>
          <w:shd w:val="clear" w:color="auto" w:fill="FFFFFF"/>
        </w:rPr>
        <w:t>fitur penjelajahan (</w:t>
      </w:r>
      <w:r w:rsidRPr="000C1222">
        <w:rPr>
          <w:rFonts w:ascii="Times New Roman" w:hAnsi="Times New Roman" w:cs="Times New Roman"/>
          <w:i/>
          <w:iCs/>
          <w:color w:val="333333"/>
          <w:sz w:val="24"/>
          <w:szCs w:val="24"/>
          <w:shd w:val="clear" w:color="auto" w:fill="FFFFFF"/>
        </w:rPr>
        <w:t>browsing</w:t>
      </w:r>
      <w:r>
        <w:rPr>
          <w:rFonts w:ascii="Times New Roman" w:hAnsi="Times New Roman" w:cs="Times New Roman"/>
          <w:color w:val="333333"/>
          <w:sz w:val="24"/>
          <w:szCs w:val="24"/>
          <w:shd w:val="clear" w:color="auto" w:fill="FFFFFF"/>
        </w:rPr>
        <w:t xml:space="preserve">) </w:t>
      </w:r>
      <w:r w:rsidRPr="00E23ADC">
        <w:rPr>
          <w:rFonts w:ascii="Times New Roman" w:hAnsi="Times New Roman" w:cs="Times New Roman"/>
          <w:color w:val="333333"/>
          <w:sz w:val="24"/>
          <w:szCs w:val="24"/>
          <w:shd w:val="clear" w:color="auto" w:fill="FFFFFF"/>
        </w:rPr>
        <w:t>dan</w:t>
      </w:r>
      <w:r>
        <w:rPr>
          <w:rFonts w:ascii="Times New Roman" w:hAnsi="Times New Roman" w:cs="Times New Roman"/>
          <w:color w:val="333333"/>
          <w:sz w:val="24"/>
          <w:szCs w:val="24"/>
          <w:shd w:val="clear" w:color="auto" w:fill="FFFFFF"/>
        </w:rPr>
        <w:t xml:space="preserve"> pencarian (</w:t>
      </w:r>
      <w:r w:rsidRPr="000C1222">
        <w:rPr>
          <w:rFonts w:ascii="Times New Roman" w:hAnsi="Times New Roman" w:cs="Times New Roman"/>
          <w:i/>
          <w:iCs/>
          <w:color w:val="333333"/>
          <w:sz w:val="24"/>
          <w:szCs w:val="24"/>
          <w:shd w:val="clear" w:color="auto" w:fill="FFFFFF"/>
        </w:rPr>
        <w:t>searching</w:t>
      </w:r>
      <w:r w:rsidRPr="00567A13">
        <w:rPr>
          <w:rFonts w:ascii="Times New Roman" w:hAnsi="Times New Roman" w:cs="Times New Roman"/>
          <w:color w:val="333333"/>
          <w:sz w:val="24"/>
          <w:szCs w:val="24"/>
          <w:shd w:val="clear" w:color="auto" w:fill="FFFFFF"/>
        </w:rPr>
        <w:t>)</w:t>
      </w:r>
      <w:r w:rsidRPr="000C1222">
        <w:rPr>
          <w:rFonts w:ascii="Times New Roman" w:hAnsi="Times New Roman" w:cs="Times New Roman"/>
          <w:i/>
          <w:iCs/>
          <w:color w:val="333333"/>
          <w:sz w:val="24"/>
          <w:szCs w:val="24"/>
          <w:shd w:val="clear" w:color="auto" w:fill="FFFFFF"/>
        </w:rPr>
        <w:t>.</w:t>
      </w:r>
      <w:r>
        <w:rPr>
          <w:rFonts w:ascii="Times New Roman" w:hAnsi="Times New Roman" w:cs="Times New Roman"/>
          <w:i/>
          <w:iCs/>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Diharapkan dengan adanya sistem manajemen pengetahuan tentang silsilah keluarga </w:t>
      </w:r>
      <w:ins w:id="1080" w:author="Ryan Ganeswara" w:date="2020-05-31T22:04:00Z">
        <w:r w:rsidR="008C11A8">
          <w:rPr>
            <w:rFonts w:ascii="Times New Roman" w:hAnsi="Times New Roman" w:cs="Times New Roman"/>
            <w:color w:val="333333"/>
            <w:sz w:val="24"/>
            <w:szCs w:val="24"/>
            <w:shd w:val="clear" w:color="auto" w:fill="FFFFFF"/>
          </w:rPr>
          <w:t>P</w:t>
        </w:r>
      </w:ins>
      <w:del w:id="1081" w:author="Ryan Ganeswara" w:date="2020-05-31T22:04:00Z">
        <w:r w:rsidDel="008C11A8">
          <w:rPr>
            <w:rFonts w:ascii="Times New Roman" w:hAnsi="Times New Roman" w:cs="Times New Roman"/>
            <w:color w:val="333333"/>
            <w:sz w:val="24"/>
            <w:szCs w:val="24"/>
            <w:shd w:val="clear" w:color="auto" w:fill="FFFFFF"/>
          </w:rPr>
          <w:delText>p</w:delText>
        </w:r>
      </w:del>
      <w:r>
        <w:rPr>
          <w:rFonts w:ascii="Times New Roman" w:hAnsi="Times New Roman" w:cs="Times New Roman"/>
          <w:color w:val="333333"/>
          <w:sz w:val="24"/>
          <w:szCs w:val="24"/>
          <w:shd w:val="clear" w:color="auto" w:fill="FFFFFF"/>
        </w:rPr>
        <w:t xml:space="preserve">uri Klungkung ini dapat mendokumentasikan dan menjadi informasi yang bisa dibagikan secara digital. Tentunya juga diharapkan dapat menjadi acuan dari peneliti lain yang mau mengangkat tema mengenai ontologi dan penerapannya untuk sebuah </w:t>
      </w:r>
      <w:ins w:id="1082" w:author="Cokorda Rai Adi Pramartha" w:date="2020-05-29T20:13:00Z">
        <w:r w:rsidR="002A2C5B">
          <w:rPr>
            <w:rFonts w:ascii="Times New Roman" w:hAnsi="Times New Roman" w:cs="Times New Roman"/>
            <w:color w:val="333333"/>
            <w:sz w:val="24"/>
            <w:szCs w:val="24"/>
            <w:shd w:val="clear" w:color="auto" w:fill="FFFFFF"/>
          </w:rPr>
          <w:t xml:space="preserve">sistem berbasis </w:t>
        </w:r>
      </w:ins>
      <w:r>
        <w:rPr>
          <w:rFonts w:ascii="Times New Roman" w:hAnsi="Times New Roman" w:cs="Times New Roman"/>
          <w:color w:val="333333"/>
          <w:sz w:val="24"/>
          <w:szCs w:val="24"/>
          <w:shd w:val="clear" w:color="auto" w:fill="FFFFFF"/>
        </w:rPr>
        <w:t xml:space="preserve">pengetahuan </w:t>
      </w:r>
      <w:del w:id="1083" w:author="Cokorda Rai Adi Pramartha" w:date="2020-05-29T20:13:00Z">
        <w:r w:rsidDel="002A2C5B">
          <w:rPr>
            <w:rFonts w:ascii="Times New Roman" w:hAnsi="Times New Roman" w:cs="Times New Roman"/>
            <w:color w:val="333333"/>
            <w:sz w:val="24"/>
            <w:szCs w:val="24"/>
            <w:shd w:val="clear" w:color="auto" w:fill="FFFFFF"/>
          </w:rPr>
          <w:delText xml:space="preserve">dasar </w:delText>
        </w:r>
      </w:del>
      <w:r>
        <w:rPr>
          <w:rFonts w:ascii="Times New Roman" w:hAnsi="Times New Roman" w:cs="Times New Roman"/>
          <w:color w:val="333333"/>
          <w:sz w:val="24"/>
          <w:szCs w:val="24"/>
          <w:shd w:val="clear" w:color="auto" w:fill="FFFFFF"/>
        </w:rPr>
        <w:t>(</w:t>
      </w:r>
      <w:r w:rsidRPr="00346E39">
        <w:rPr>
          <w:rFonts w:ascii="Times New Roman" w:hAnsi="Times New Roman" w:cs="Times New Roman"/>
          <w:i/>
          <w:iCs/>
          <w:color w:val="333333"/>
          <w:sz w:val="24"/>
          <w:szCs w:val="24"/>
          <w:shd w:val="clear" w:color="auto" w:fill="FFFFFF"/>
        </w:rPr>
        <w:t>knowledge</w:t>
      </w:r>
      <w:ins w:id="1084" w:author="Cokorda Rai Adi Pramartha" w:date="2020-05-29T20:13:00Z">
        <w:r w:rsidR="002A2C5B">
          <w:rPr>
            <w:rFonts w:ascii="Times New Roman" w:hAnsi="Times New Roman" w:cs="Times New Roman"/>
            <w:i/>
            <w:iCs/>
            <w:color w:val="333333"/>
            <w:sz w:val="24"/>
            <w:szCs w:val="24"/>
            <w:shd w:val="clear" w:color="auto" w:fill="FFFFFF"/>
          </w:rPr>
          <w:t>-</w:t>
        </w:r>
      </w:ins>
      <w:del w:id="1085" w:author="Cokorda Rai Adi Pramartha" w:date="2020-05-29T20:13:00Z">
        <w:r w:rsidRPr="00346E39" w:rsidDel="002A2C5B">
          <w:rPr>
            <w:rFonts w:ascii="Times New Roman" w:hAnsi="Times New Roman" w:cs="Times New Roman"/>
            <w:i/>
            <w:iCs/>
            <w:color w:val="333333"/>
            <w:sz w:val="24"/>
            <w:szCs w:val="24"/>
            <w:shd w:val="clear" w:color="auto" w:fill="FFFFFF"/>
          </w:rPr>
          <w:delText xml:space="preserve"> </w:delText>
        </w:r>
      </w:del>
      <w:r w:rsidRPr="00346E39">
        <w:rPr>
          <w:rFonts w:ascii="Times New Roman" w:hAnsi="Times New Roman" w:cs="Times New Roman"/>
          <w:i/>
          <w:iCs/>
          <w:color w:val="333333"/>
          <w:sz w:val="24"/>
          <w:szCs w:val="24"/>
          <w:shd w:val="clear" w:color="auto" w:fill="FFFFFF"/>
        </w:rPr>
        <w:t>base</w:t>
      </w:r>
      <w:ins w:id="1086" w:author="Cokorda Rai Adi Pramartha" w:date="2020-05-29T20:13:00Z">
        <w:r w:rsidR="002A2C5B">
          <w:rPr>
            <w:rFonts w:ascii="Times New Roman" w:hAnsi="Times New Roman" w:cs="Times New Roman"/>
            <w:i/>
            <w:iCs/>
            <w:color w:val="333333"/>
            <w:sz w:val="24"/>
            <w:szCs w:val="24"/>
            <w:shd w:val="clear" w:color="auto" w:fill="FFFFFF"/>
          </w:rPr>
          <w:t>d systems</w:t>
        </w:r>
      </w:ins>
      <w:r>
        <w:rPr>
          <w:rFonts w:ascii="Times New Roman" w:hAnsi="Times New Roman" w:cs="Times New Roman"/>
          <w:color w:val="333333"/>
          <w:sz w:val="24"/>
          <w:szCs w:val="24"/>
          <w:shd w:val="clear" w:color="auto" w:fill="FFFFFF"/>
        </w:rPr>
        <w:t>) yang akan dikembangkan.</w:t>
      </w:r>
    </w:p>
    <w:p w14:paraId="423FD78D" w14:textId="77777777" w:rsidR="009461BC" w:rsidRPr="009962CC" w:rsidRDefault="009461BC" w:rsidP="009962CC">
      <w:pPr>
        <w:spacing w:line="360" w:lineRule="auto"/>
        <w:ind w:firstLine="426"/>
        <w:jc w:val="both"/>
        <w:rPr>
          <w:rFonts w:ascii="Times New Roman" w:hAnsi="Times New Roman" w:cs="Times New Roman"/>
          <w:i/>
          <w:sz w:val="24"/>
          <w:szCs w:val="24"/>
        </w:rPr>
      </w:pPr>
    </w:p>
    <w:p w14:paraId="6CC404B6" w14:textId="2388EFB5" w:rsidR="00BF6F27" w:rsidRDefault="00BF6F27" w:rsidP="00C91600">
      <w:pPr>
        <w:pStyle w:val="Heading2"/>
        <w:numPr>
          <w:ilvl w:val="0"/>
          <w:numId w:val="5"/>
        </w:numPr>
        <w:ind w:left="567" w:hanging="567"/>
      </w:pPr>
      <w:bookmarkStart w:id="1087" w:name="_Toc41326023"/>
      <w:r w:rsidRPr="00EB13F1">
        <w:t>Rumusan Masalah</w:t>
      </w:r>
      <w:bookmarkEnd w:id="1087"/>
    </w:p>
    <w:p w14:paraId="1223A78E" w14:textId="7B8B5B5D" w:rsidR="004C6AE2" w:rsidRDefault="008524A5" w:rsidP="004C6AE2">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Berdasarkan uraian latar belakang di</w:t>
      </w:r>
      <w:r w:rsidR="00F96C79">
        <w:rPr>
          <w:rFonts w:ascii="Times New Roman" w:hAnsi="Times New Roman" w:cs="Times New Roman"/>
          <w:sz w:val="24"/>
          <w:szCs w:val="24"/>
        </w:rPr>
        <w:t xml:space="preserve"> </w:t>
      </w:r>
      <w:r>
        <w:rPr>
          <w:rFonts w:ascii="Times New Roman" w:hAnsi="Times New Roman" w:cs="Times New Roman"/>
          <w:sz w:val="24"/>
          <w:szCs w:val="24"/>
        </w:rPr>
        <w:t xml:space="preserve">atas, maka dapat dirumuskan permasalahan yaitu </w:t>
      </w:r>
      <w:r w:rsidR="006569C4">
        <w:rPr>
          <w:rFonts w:ascii="Times New Roman" w:hAnsi="Times New Roman" w:cs="Times New Roman"/>
          <w:sz w:val="24"/>
          <w:szCs w:val="24"/>
        </w:rPr>
        <w:t>sebagai berikut :</w:t>
      </w:r>
    </w:p>
    <w:p w14:paraId="7D835634" w14:textId="66013905" w:rsidR="004C6AE2" w:rsidRDefault="00E04DDA"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9461BC">
        <w:rPr>
          <w:rFonts w:ascii="Times New Roman" w:hAnsi="Times New Roman" w:cs="Times New Roman"/>
          <w:sz w:val="24"/>
          <w:szCs w:val="24"/>
        </w:rPr>
        <w:t xml:space="preserve">penerapan ontologi semantik dalam sistem manajemen pengetahuan untuk silsilah keluarga </w:t>
      </w:r>
      <w:ins w:id="1088" w:author="Ryan Ganeswara" w:date="2020-05-31T22:04:00Z">
        <w:r w:rsidR="008C11A8">
          <w:rPr>
            <w:rFonts w:ascii="Times New Roman" w:hAnsi="Times New Roman" w:cs="Times New Roman"/>
            <w:sz w:val="24"/>
            <w:szCs w:val="24"/>
          </w:rPr>
          <w:t>P</w:t>
        </w:r>
      </w:ins>
      <w:del w:id="1089" w:author="Ryan Ganeswara" w:date="2020-05-31T22:04:00Z">
        <w:r w:rsidR="009461BC" w:rsidDel="008C11A8">
          <w:rPr>
            <w:rFonts w:ascii="Times New Roman" w:hAnsi="Times New Roman" w:cs="Times New Roman"/>
            <w:sz w:val="24"/>
            <w:szCs w:val="24"/>
          </w:rPr>
          <w:delText>p</w:delText>
        </w:r>
      </w:del>
      <w:r w:rsidR="009461BC">
        <w:rPr>
          <w:rFonts w:ascii="Times New Roman" w:hAnsi="Times New Roman" w:cs="Times New Roman"/>
          <w:sz w:val="24"/>
          <w:szCs w:val="24"/>
        </w:rPr>
        <w:t xml:space="preserve">uri </w:t>
      </w:r>
      <w:ins w:id="1090" w:author="Ryan Ganeswara" w:date="2020-05-31T22:04:00Z">
        <w:r w:rsidR="008C11A8">
          <w:rPr>
            <w:rFonts w:ascii="Times New Roman" w:hAnsi="Times New Roman" w:cs="Times New Roman"/>
            <w:sz w:val="24"/>
            <w:szCs w:val="24"/>
          </w:rPr>
          <w:t>K</w:t>
        </w:r>
      </w:ins>
      <w:del w:id="1091" w:author="Ryan Ganeswara" w:date="2020-05-31T22:04:00Z">
        <w:r w:rsidR="009461BC" w:rsidDel="008C11A8">
          <w:rPr>
            <w:rFonts w:ascii="Times New Roman" w:hAnsi="Times New Roman" w:cs="Times New Roman"/>
            <w:sz w:val="24"/>
            <w:szCs w:val="24"/>
          </w:rPr>
          <w:delText>k</w:delText>
        </w:r>
      </w:del>
      <w:r w:rsidR="009461BC">
        <w:rPr>
          <w:rFonts w:ascii="Times New Roman" w:hAnsi="Times New Roman" w:cs="Times New Roman"/>
          <w:sz w:val="24"/>
          <w:szCs w:val="24"/>
        </w:rPr>
        <w:t>lungkung ?</w:t>
      </w:r>
    </w:p>
    <w:p w14:paraId="328F16CE" w14:textId="4287EF10" w:rsidR="004C6AE2" w:rsidRDefault="00E04DDA"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9461BC">
        <w:rPr>
          <w:rFonts w:ascii="Times New Roman" w:hAnsi="Times New Roman" w:cs="Times New Roman"/>
          <w:sz w:val="24"/>
          <w:szCs w:val="24"/>
        </w:rPr>
        <w:t xml:space="preserve">proses evaluasi sistem manajemen pengetahuan untuk silsilah keluarga </w:t>
      </w:r>
      <w:commentRangeStart w:id="1092"/>
      <w:ins w:id="1093" w:author="Cokorda Rai Adi Pramartha" w:date="2020-05-29T20:14:00Z">
        <w:r w:rsidR="002A2C5B">
          <w:rPr>
            <w:rFonts w:ascii="Times New Roman" w:hAnsi="Times New Roman" w:cs="Times New Roman"/>
            <w:sz w:val="24"/>
            <w:szCs w:val="24"/>
          </w:rPr>
          <w:t>P</w:t>
        </w:r>
      </w:ins>
      <w:del w:id="1094" w:author="Cokorda Rai Adi Pramartha" w:date="2020-05-29T20:14:00Z">
        <w:r w:rsidR="009461BC" w:rsidDel="002A2C5B">
          <w:rPr>
            <w:rFonts w:ascii="Times New Roman" w:hAnsi="Times New Roman" w:cs="Times New Roman"/>
            <w:sz w:val="24"/>
            <w:szCs w:val="24"/>
          </w:rPr>
          <w:delText>p</w:delText>
        </w:r>
      </w:del>
      <w:r w:rsidR="009461BC">
        <w:rPr>
          <w:rFonts w:ascii="Times New Roman" w:hAnsi="Times New Roman" w:cs="Times New Roman"/>
          <w:sz w:val="24"/>
          <w:szCs w:val="24"/>
        </w:rPr>
        <w:t xml:space="preserve">uri </w:t>
      </w:r>
      <w:ins w:id="1095" w:author="Cokorda Rai Adi Pramartha" w:date="2020-05-29T20:14:00Z">
        <w:r w:rsidR="002A2C5B">
          <w:rPr>
            <w:rFonts w:ascii="Times New Roman" w:hAnsi="Times New Roman" w:cs="Times New Roman"/>
            <w:sz w:val="24"/>
            <w:szCs w:val="24"/>
          </w:rPr>
          <w:t>K</w:t>
        </w:r>
      </w:ins>
      <w:del w:id="1096" w:author="Cokorda Rai Adi Pramartha" w:date="2020-05-29T20:14:00Z">
        <w:r w:rsidR="009461BC" w:rsidDel="002A2C5B">
          <w:rPr>
            <w:rFonts w:ascii="Times New Roman" w:hAnsi="Times New Roman" w:cs="Times New Roman"/>
            <w:sz w:val="24"/>
            <w:szCs w:val="24"/>
          </w:rPr>
          <w:delText>k</w:delText>
        </w:r>
      </w:del>
      <w:r w:rsidR="009461BC">
        <w:rPr>
          <w:rFonts w:ascii="Times New Roman" w:hAnsi="Times New Roman" w:cs="Times New Roman"/>
          <w:sz w:val="24"/>
          <w:szCs w:val="24"/>
        </w:rPr>
        <w:t xml:space="preserve">lungkung </w:t>
      </w:r>
      <w:commentRangeEnd w:id="1092"/>
      <w:r w:rsidR="002A2C5B">
        <w:rPr>
          <w:rStyle w:val="CommentReference"/>
        </w:rPr>
        <w:commentReference w:id="1092"/>
      </w:r>
      <w:r w:rsidR="009461BC">
        <w:rPr>
          <w:rFonts w:ascii="Times New Roman" w:hAnsi="Times New Roman" w:cs="Times New Roman"/>
          <w:sz w:val="24"/>
          <w:szCs w:val="24"/>
        </w:rPr>
        <w:t>?</w:t>
      </w:r>
    </w:p>
    <w:p w14:paraId="2186BA2C" w14:textId="563A2987" w:rsidR="004C6AE2" w:rsidRPr="004C6AE2" w:rsidRDefault="00BD1580"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tingkat kegunaan dan kemudahan sistem yang diusulkan berdasarkan analisis persepsi kegunaan (</w:t>
      </w:r>
      <w:r w:rsidRPr="002126BE">
        <w:rPr>
          <w:rFonts w:ascii="Times New Roman" w:hAnsi="Times New Roman" w:cs="Times New Roman"/>
          <w:i/>
          <w:iCs/>
          <w:sz w:val="24"/>
          <w:szCs w:val="24"/>
        </w:rPr>
        <w:t>perceived usefulness</w:t>
      </w:r>
      <w:r>
        <w:rPr>
          <w:rFonts w:ascii="Times New Roman" w:hAnsi="Times New Roman" w:cs="Times New Roman"/>
          <w:sz w:val="24"/>
          <w:szCs w:val="24"/>
        </w:rPr>
        <w:t>) pengguna dan persepsi kemudahan penggunaan (</w:t>
      </w:r>
      <w:r w:rsidRPr="002126BE">
        <w:rPr>
          <w:rFonts w:ascii="Times New Roman" w:hAnsi="Times New Roman" w:cs="Times New Roman"/>
          <w:i/>
          <w:iCs/>
          <w:sz w:val="24"/>
          <w:szCs w:val="24"/>
        </w:rPr>
        <w:t>perceived of use</w:t>
      </w:r>
      <w:r>
        <w:rPr>
          <w:rFonts w:ascii="Times New Roman" w:hAnsi="Times New Roman" w:cs="Times New Roman"/>
          <w:sz w:val="24"/>
          <w:szCs w:val="24"/>
        </w:rPr>
        <w:t>) pengguna pada proses evaluasi sistem ?</w:t>
      </w:r>
    </w:p>
    <w:p w14:paraId="38AFF339" w14:textId="5E46AE15" w:rsidR="00BF6F27" w:rsidRDefault="00BF6F27" w:rsidP="00C91600">
      <w:pPr>
        <w:pStyle w:val="Heading2"/>
        <w:numPr>
          <w:ilvl w:val="0"/>
          <w:numId w:val="5"/>
        </w:numPr>
        <w:ind w:left="567" w:hanging="567"/>
      </w:pPr>
      <w:bookmarkStart w:id="1097" w:name="_Toc41326024"/>
      <w:r w:rsidRPr="00EB13F1">
        <w:t>Tujuan Penelitian</w:t>
      </w:r>
      <w:bookmarkEnd w:id="1097"/>
    </w:p>
    <w:p w14:paraId="0A7960ED" w14:textId="72111782" w:rsidR="00F96C79" w:rsidRDefault="008524A5" w:rsidP="00FD562F">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Adapun tujuan dari penelitian </w:t>
      </w:r>
      <w:r w:rsidR="00F96C79">
        <w:rPr>
          <w:rFonts w:ascii="Times New Roman" w:hAnsi="Times New Roman" w:cs="Times New Roman"/>
          <w:sz w:val="24"/>
          <w:szCs w:val="24"/>
        </w:rPr>
        <w:t>adalah menjawab rumusan masalah yang dipaparkan, yaitu</w:t>
      </w:r>
      <w:r>
        <w:rPr>
          <w:rFonts w:ascii="Times New Roman" w:hAnsi="Times New Roman" w:cs="Times New Roman"/>
          <w:sz w:val="24"/>
          <w:szCs w:val="24"/>
        </w:rPr>
        <w:t xml:space="preserve"> </w:t>
      </w:r>
      <w:r w:rsidR="00F96C79">
        <w:rPr>
          <w:rFonts w:ascii="Times New Roman" w:hAnsi="Times New Roman" w:cs="Times New Roman"/>
          <w:sz w:val="24"/>
          <w:szCs w:val="24"/>
        </w:rPr>
        <w:t>sebagai berikut :</w:t>
      </w:r>
    </w:p>
    <w:p w14:paraId="478507B4" w14:textId="7D4C815B" w:rsidR="00CE4E0F"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w:t>
      </w:r>
      <w:r w:rsidR="00A95871">
        <w:rPr>
          <w:rFonts w:ascii="Times New Roman" w:hAnsi="Times New Roman" w:cs="Times New Roman"/>
          <w:sz w:val="24"/>
          <w:szCs w:val="24"/>
        </w:rPr>
        <w:t xml:space="preserve">penerapan ontologi semantik dalam sistem manajemen pengetahuan untuk silsilah keluarga </w:t>
      </w:r>
      <w:ins w:id="1098" w:author="Ryan Ganeswara" w:date="2020-05-31T22:05:00Z">
        <w:r w:rsidR="008C11A8">
          <w:rPr>
            <w:rFonts w:ascii="Times New Roman" w:hAnsi="Times New Roman" w:cs="Times New Roman"/>
            <w:sz w:val="24"/>
            <w:szCs w:val="24"/>
          </w:rPr>
          <w:t>P</w:t>
        </w:r>
      </w:ins>
      <w:del w:id="1099" w:author="Ryan Ganeswara" w:date="2020-05-31T22:05:00Z">
        <w:r w:rsidR="00A95871" w:rsidDel="008C11A8">
          <w:rPr>
            <w:rFonts w:ascii="Times New Roman" w:hAnsi="Times New Roman" w:cs="Times New Roman"/>
            <w:sz w:val="24"/>
            <w:szCs w:val="24"/>
          </w:rPr>
          <w:delText>p</w:delText>
        </w:r>
      </w:del>
      <w:r w:rsidR="00A95871">
        <w:rPr>
          <w:rFonts w:ascii="Times New Roman" w:hAnsi="Times New Roman" w:cs="Times New Roman"/>
          <w:sz w:val="24"/>
          <w:szCs w:val="24"/>
        </w:rPr>
        <w:t xml:space="preserve">uri </w:t>
      </w:r>
      <w:ins w:id="1100" w:author="Ryan Ganeswara" w:date="2020-05-31T22:05:00Z">
        <w:r w:rsidR="008C11A8">
          <w:rPr>
            <w:rFonts w:ascii="Times New Roman" w:hAnsi="Times New Roman" w:cs="Times New Roman"/>
            <w:sz w:val="24"/>
            <w:szCs w:val="24"/>
          </w:rPr>
          <w:t>K</w:t>
        </w:r>
      </w:ins>
      <w:del w:id="1101" w:author="Ryan Ganeswara" w:date="2020-05-31T22:05:00Z">
        <w:r w:rsidR="00A95871" w:rsidDel="008C11A8">
          <w:rPr>
            <w:rFonts w:ascii="Times New Roman" w:hAnsi="Times New Roman" w:cs="Times New Roman"/>
            <w:sz w:val="24"/>
            <w:szCs w:val="24"/>
          </w:rPr>
          <w:delText>k</w:delText>
        </w:r>
      </w:del>
      <w:r w:rsidR="00A95871">
        <w:rPr>
          <w:rFonts w:ascii="Times New Roman" w:hAnsi="Times New Roman" w:cs="Times New Roman"/>
          <w:sz w:val="24"/>
          <w:szCs w:val="24"/>
        </w:rPr>
        <w:t>lungkung.</w:t>
      </w:r>
    </w:p>
    <w:p w14:paraId="4F4911B5" w14:textId="053B6589" w:rsidR="009A1348"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w:t>
      </w:r>
      <w:r w:rsidR="00281C41">
        <w:rPr>
          <w:rFonts w:ascii="Times New Roman" w:hAnsi="Times New Roman" w:cs="Times New Roman"/>
          <w:sz w:val="24"/>
          <w:szCs w:val="24"/>
        </w:rPr>
        <w:t xml:space="preserve"> </w:t>
      </w:r>
      <w:r w:rsidR="00A95871">
        <w:rPr>
          <w:rFonts w:ascii="Times New Roman" w:hAnsi="Times New Roman" w:cs="Times New Roman"/>
          <w:sz w:val="24"/>
          <w:szCs w:val="24"/>
        </w:rPr>
        <w:t xml:space="preserve">bagaimana proses evaluasi sistem manajemen pengetahuan untuk silsilah keluarga </w:t>
      </w:r>
      <w:ins w:id="1102" w:author="Ryan Ganeswara" w:date="2020-05-31T22:05:00Z">
        <w:r w:rsidR="008C11A8">
          <w:rPr>
            <w:rFonts w:ascii="Times New Roman" w:hAnsi="Times New Roman" w:cs="Times New Roman"/>
            <w:sz w:val="24"/>
            <w:szCs w:val="24"/>
          </w:rPr>
          <w:t>P</w:t>
        </w:r>
      </w:ins>
      <w:del w:id="1103" w:author="Ryan Ganeswara" w:date="2020-05-31T22:05:00Z">
        <w:r w:rsidR="00A95871" w:rsidDel="008C11A8">
          <w:rPr>
            <w:rFonts w:ascii="Times New Roman" w:hAnsi="Times New Roman" w:cs="Times New Roman"/>
            <w:sz w:val="24"/>
            <w:szCs w:val="24"/>
          </w:rPr>
          <w:delText>p</w:delText>
        </w:r>
      </w:del>
      <w:r w:rsidR="00A95871">
        <w:rPr>
          <w:rFonts w:ascii="Times New Roman" w:hAnsi="Times New Roman" w:cs="Times New Roman"/>
          <w:sz w:val="24"/>
          <w:szCs w:val="24"/>
        </w:rPr>
        <w:t xml:space="preserve">uri </w:t>
      </w:r>
      <w:ins w:id="1104" w:author="Ryan Ganeswara" w:date="2020-05-31T22:05:00Z">
        <w:r w:rsidR="008C11A8">
          <w:rPr>
            <w:rFonts w:ascii="Times New Roman" w:hAnsi="Times New Roman" w:cs="Times New Roman"/>
            <w:sz w:val="24"/>
            <w:szCs w:val="24"/>
          </w:rPr>
          <w:t>K</w:t>
        </w:r>
      </w:ins>
      <w:del w:id="1105" w:author="Ryan Ganeswara" w:date="2020-05-31T22:05:00Z">
        <w:r w:rsidR="00A95871" w:rsidDel="008C11A8">
          <w:rPr>
            <w:rFonts w:ascii="Times New Roman" w:hAnsi="Times New Roman" w:cs="Times New Roman"/>
            <w:sz w:val="24"/>
            <w:szCs w:val="24"/>
          </w:rPr>
          <w:delText>k</w:delText>
        </w:r>
      </w:del>
      <w:r w:rsidR="00A95871">
        <w:rPr>
          <w:rFonts w:ascii="Times New Roman" w:hAnsi="Times New Roman" w:cs="Times New Roman"/>
          <w:sz w:val="24"/>
          <w:szCs w:val="24"/>
        </w:rPr>
        <w:t>lungkung.</w:t>
      </w:r>
    </w:p>
    <w:p w14:paraId="0D8C322E" w14:textId="4B279B43" w:rsidR="009F14D8" w:rsidRPr="009F14D8"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w:t>
      </w:r>
      <w:r w:rsidR="00A95871">
        <w:rPr>
          <w:rFonts w:ascii="Times New Roman" w:hAnsi="Times New Roman" w:cs="Times New Roman"/>
          <w:sz w:val="24"/>
          <w:szCs w:val="24"/>
        </w:rPr>
        <w:t xml:space="preserve">apakah sistem yang dibangun berguna dan mudah </w:t>
      </w:r>
      <w:r w:rsidR="00BD1580">
        <w:rPr>
          <w:rFonts w:ascii="Times New Roman" w:hAnsi="Times New Roman" w:cs="Times New Roman"/>
          <w:sz w:val="24"/>
          <w:szCs w:val="24"/>
        </w:rPr>
        <w:t xml:space="preserve">untuk </w:t>
      </w:r>
      <w:r w:rsidR="00A95871">
        <w:rPr>
          <w:rFonts w:ascii="Times New Roman" w:hAnsi="Times New Roman" w:cs="Times New Roman"/>
          <w:sz w:val="24"/>
          <w:szCs w:val="24"/>
        </w:rPr>
        <w:t>digunakan berdasarkan analisis persepsi kegunaan (</w:t>
      </w:r>
      <w:r w:rsidR="00A95871" w:rsidRPr="002126BE">
        <w:rPr>
          <w:rFonts w:ascii="Times New Roman" w:hAnsi="Times New Roman" w:cs="Times New Roman"/>
          <w:i/>
          <w:iCs/>
          <w:sz w:val="24"/>
          <w:szCs w:val="24"/>
        </w:rPr>
        <w:t>perceived usefulness</w:t>
      </w:r>
      <w:r w:rsidR="00A95871">
        <w:rPr>
          <w:rFonts w:ascii="Times New Roman" w:hAnsi="Times New Roman" w:cs="Times New Roman"/>
          <w:sz w:val="24"/>
          <w:szCs w:val="24"/>
        </w:rPr>
        <w:t>) dan persepsi kemudahan penggunaan (</w:t>
      </w:r>
      <w:r w:rsidR="00A95871" w:rsidRPr="002126BE">
        <w:rPr>
          <w:rFonts w:ascii="Times New Roman" w:hAnsi="Times New Roman" w:cs="Times New Roman"/>
          <w:i/>
          <w:iCs/>
          <w:sz w:val="24"/>
          <w:szCs w:val="24"/>
        </w:rPr>
        <w:t>perceived of use</w:t>
      </w:r>
      <w:r w:rsidR="00A95871">
        <w:rPr>
          <w:rFonts w:ascii="Times New Roman" w:hAnsi="Times New Roman" w:cs="Times New Roman"/>
          <w:sz w:val="24"/>
          <w:szCs w:val="24"/>
        </w:rPr>
        <w:t>) pada proses evaluasi sistem.</w:t>
      </w:r>
    </w:p>
    <w:p w14:paraId="3D909C90" w14:textId="6FA4B86F" w:rsidR="00BF6F27" w:rsidRDefault="00BF6F27" w:rsidP="00C91600">
      <w:pPr>
        <w:pStyle w:val="Heading2"/>
        <w:numPr>
          <w:ilvl w:val="0"/>
          <w:numId w:val="5"/>
        </w:numPr>
        <w:ind w:left="567" w:hanging="567"/>
      </w:pPr>
      <w:bookmarkStart w:id="1106" w:name="_Toc41326025"/>
      <w:r w:rsidRPr="00EB13F1">
        <w:t>Batasan Masalah</w:t>
      </w:r>
      <w:bookmarkEnd w:id="1106"/>
    </w:p>
    <w:p w14:paraId="5428CE19" w14:textId="77777777" w:rsidR="008524A5" w:rsidRDefault="008524A5" w:rsidP="008524A5">
      <w:pPr>
        <w:spacing w:line="360" w:lineRule="auto"/>
        <w:jc w:val="both"/>
        <w:rPr>
          <w:rFonts w:ascii="Times New Roman" w:hAnsi="Times New Roman" w:cs="Times New Roman"/>
          <w:sz w:val="24"/>
          <w:szCs w:val="24"/>
        </w:rPr>
      </w:pPr>
      <w:r>
        <w:rPr>
          <w:rFonts w:ascii="Times New Roman" w:hAnsi="Times New Roman" w:cs="Times New Roman"/>
          <w:sz w:val="24"/>
          <w:szCs w:val="24"/>
        </w:rPr>
        <w:t>Adapun batasan masalah dalam penelitian ini adalah sebagai berikut :</w:t>
      </w:r>
    </w:p>
    <w:p w14:paraId="3C776A6D" w14:textId="52B2DB29" w:rsidR="008524A5" w:rsidRPr="000F00DC" w:rsidRDefault="00BD1580" w:rsidP="003B592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yang digunakan berupa data yang dihimpun melalui anggota keluarga Puri Klungkung yang berisi silsilah keluarga </w:t>
      </w:r>
      <w:ins w:id="1107" w:author="Ryan Ganeswara" w:date="2020-05-31T22:05:00Z">
        <w:r w:rsidR="008C11A8">
          <w:rPr>
            <w:rFonts w:ascii="Times New Roman" w:hAnsi="Times New Roman" w:cs="Times New Roman"/>
            <w:sz w:val="24"/>
            <w:szCs w:val="24"/>
          </w:rPr>
          <w:t>P</w:t>
        </w:r>
      </w:ins>
      <w:del w:id="1108" w:author="Ryan Ganeswara" w:date="2020-05-31T22:05:00Z">
        <w:r w:rsidDel="008C11A8">
          <w:rPr>
            <w:rFonts w:ascii="Times New Roman" w:hAnsi="Times New Roman" w:cs="Times New Roman"/>
            <w:sz w:val="24"/>
            <w:szCs w:val="24"/>
          </w:rPr>
          <w:delText>p</w:delText>
        </w:r>
      </w:del>
      <w:r>
        <w:rPr>
          <w:rFonts w:ascii="Times New Roman" w:hAnsi="Times New Roman" w:cs="Times New Roman"/>
          <w:sz w:val="24"/>
          <w:szCs w:val="24"/>
        </w:rPr>
        <w:t>uri Klungkung yang berawal dari generasi pertama hingga generasi ke-14.</w:t>
      </w:r>
    </w:p>
    <w:p w14:paraId="4C3AAD2A" w14:textId="7099A599" w:rsidR="008524A5" w:rsidRPr="000F00DC" w:rsidRDefault="008524A5" w:rsidP="003B5926">
      <w:pPr>
        <w:pStyle w:val="ListParagraph"/>
        <w:numPr>
          <w:ilvl w:val="0"/>
          <w:numId w:val="1"/>
        </w:numPr>
        <w:spacing w:line="360" w:lineRule="auto"/>
        <w:jc w:val="both"/>
        <w:rPr>
          <w:rFonts w:ascii="Times New Roman" w:hAnsi="Times New Roman" w:cs="Times New Roman"/>
          <w:sz w:val="24"/>
          <w:szCs w:val="24"/>
        </w:rPr>
      </w:pPr>
      <w:r w:rsidRPr="000F00DC">
        <w:rPr>
          <w:rFonts w:ascii="Times New Roman" w:hAnsi="Times New Roman" w:cs="Times New Roman"/>
          <w:sz w:val="24"/>
          <w:szCs w:val="24"/>
        </w:rPr>
        <w:t>Data</w:t>
      </w:r>
      <w:r w:rsidR="00E61DDC">
        <w:rPr>
          <w:rFonts w:ascii="Times New Roman" w:hAnsi="Times New Roman" w:cs="Times New Roman"/>
          <w:sz w:val="24"/>
          <w:szCs w:val="24"/>
        </w:rPr>
        <w:t xml:space="preserve"> yang dijadikan acuan dalam sistem diinputkan oleh peneliti.</w:t>
      </w:r>
    </w:p>
    <w:p w14:paraId="04564FA3" w14:textId="035A6132" w:rsidR="00077823" w:rsidRPr="005E72AE" w:rsidRDefault="007611F7" w:rsidP="005E72A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dibangun dalam bentuk </w:t>
      </w:r>
      <w:r w:rsidR="00F972B3">
        <w:rPr>
          <w:rFonts w:ascii="Times New Roman" w:hAnsi="Times New Roman" w:cs="Times New Roman"/>
          <w:sz w:val="24"/>
          <w:szCs w:val="24"/>
        </w:rPr>
        <w:t xml:space="preserve">aplikasi berbasis </w:t>
      </w:r>
      <w:r w:rsidR="00F972B3" w:rsidRPr="00F972B3">
        <w:rPr>
          <w:rFonts w:ascii="Times New Roman" w:hAnsi="Times New Roman" w:cs="Times New Roman"/>
          <w:i/>
          <w:iCs/>
          <w:sz w:val="24"/>
          <w:szCs w:val="24"/>
        </w:rPr>
        <w:t>website</w:t>
      </w:r>
      <w:r w:rsidR="00F972B3">
        <w:rPr>
          <w:rFonts w:ascii="Times New Roman" w:hAnsi="Times New Roman" w:cs="Times New Roman"/>
          <w:sz w:val="24"/>
          <w:szCs w:val="24"/>
        </w:rPr>
        <w:t>.</w:t>
      </w:r>
    </w:p>
    <w:p w14:paraId="1081A28E" w14:textId="0ED30854" w:rsidR="00BF6F27" w:rsidRDefault="00BF6F27" w:rsidP="00C91600">
      <w:pPr>
        <w:pStyle w:val="Heading2"/>
        <w:numPr>
          <w:ilvl w:val="0"/>
          <w:numId w:val="5"/>
        </w:numPr>
        <w:ind w:left="567" w:hanging="567"/>
      </w:pPr>
      <w:bookmarkStart w:id="1109" w:name="_Toc41326026"/>
      <w:r w:rsidRPr="00EB13F1">
        <w:t>Manfaat Penelitian</w:t>
      </w:r>
      <w:bookmarkEnd w:id="1109"/>
    </w:p>
    <w:p w14:paraId="1EF451A4" w14:textId="77777777" w:rsidR="008524A5" w:rsidRPr="00E5312C" w:rsidRDefault="008524A5" w:rsidP="008524A5">
      <w:pPr>
        <w:spacing w:line="360" w:lineRule="auto"/>
        <w:jc w:val="both"/>
        <w:rPr>
          <w:rFonts w:ascii="Times New Roman" w:hAnsi="Times New Roman" w:cs="Times New Roman"/>
          <w:sz w:val="24"/>
          <w:szCs w:val="24"/>
        </w:rPr>
      </w:pPr>
      <w:r w:rsidRPr="00E5312C">
        <w:rPr>
          <w:rFonts w:ascii="Times New Roman" w:hAnsi="Times New Roman" w:cs="Times New Roman"/>
          <w:sz w:val="24"/>
          <w:szCs w:val="24"/>
        </w:rPr>
        <w:t>Adapun manfaat yang akan dicapai dari penelitian ini adalah sebagai berikut :</w:t>
      </w:r>
    </w:p>
    <w:p w14:paraId="685585BF" w14:textId="2EBB32D6" w:rsidR="008E36B1" w:rsidRDefault="00E61DDC" w:rsidP="003B592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Bagi Penulis</w:t>
      </w:r>
    </w:p>
    <w:p w14:paraId="5E9A1175" w14:textId="2075D45C" w:rsidR="00E61DDC" w:rsidRPr="008E36B1" w:rsidRDefault="00E61DDC" w:rsidP="00E61DD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dari penelitian ini diharapkan dapat menambah wawasan tentang bagaiman asal usul dan silsilah dari sebuah keluarga dan diharapkan juga hasil penelitian ini dapat dijadikan pedoman untuk penelitian lain yang nantinya akan mengangkat tema yang sama yaitu mengenai ontologi ataupun tentang silsilah keluarga yang ada di Bali.</w:t>
      </w:r>
    </w:p>
    <w:p w14:paraId="3A443198" w14:textId="5661BA10" w:rsidR="008E36B1" w:rsidRDefault="00E61DDC" w:rsidP="003B592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Masyarakat</w:t>
      </w:r>
    </w:p>
    <w:p w14:paraId="7E2BE1C2" w14:textId="6E920766" w:rsidR="00E61DDC" w:rsidRDefault="00E61DDC" w:rsidP="00E61DD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dari penelitian ini diharapkan dapat menjadi wajah baru dalam ranah dunia komputer dan juga dapat menambah kesadaran masyarakat terutama masyarakat Bali khususnya akan kesadaran mereka terhadap keluarga dan asal usul dari leluhur mereka berdasarkan silsilah yang ada.</w:t>
      </w:r>
    </w:p>
    <w:p w14:paraId="5B744F8D" w14:textId="0047C326" w:rsidR="00901D20" w:rsidRPr="00642B9B" w:rsidRDefault="00901D20" w:rsidP="00642B9B">
      <w:pPr>
        <w:pStyle w:val="Heading2"/>
      </w:pPr>
    </w:p>
    <w:p w14:paraId="181CC943" w14:textId="0ABF01C4" w:rsidR="00901D20" w:rsidRDefault="00901D20" w:rsidP="00901D20">
      <w:pPr>
        <w:pStyle w:val="ListParagraph"/>
        <w:spacing w:line="360" w:lineRule="auto"/>
        <w:ind w:left="1080"/>
        <w:jc w:val="center"/>
        <w:rPr>
          <w:rFonts w:ascii="Times New Roman" w:hAnsi="Times New Roman" w:cs="Times New Roman"/>
          <w:bCs/>
          <w:sz w:val="24"/>
          <w:szCs w:val="24"/>
        </w:rPr>
      </w:pPr>
    </w:p>
    <w:p w14:paraId="2361DE8B" w14:textId="77777777" w:rsidR="00901D20" w:rsidRDefault="00901D20" w:rsidP="00901D20">
      <w:pPr>
        <w:pStyle w:val="ListParagraph"/>
        <w:spacing w:line="360" w:lineRule="auto"/>
        <w:ind w:left="1080"/>
        <w:jc w:val="center"/>
        <w:rPr>
          <w:rFonts w:ascii="Times New Roman" w:hAnsi="Times New Roman" w:cs="Times New Roman"/>
          <w:bCs/>
          <w:sz w:val="24"/>
          <w:szCs w:val="24"/>
        </w:rPr>
      </w:pPr>
    </w:p>
    <w:p w14:paraId="7CA32DBE" w14:textId="40E776A2" w:rsidR="00901D20" w:rsidRDefault="00901D20" w:rsidP="00901D20">
      <w:pPr>
        <w:pStyle w:val="ListParagraph"/>
        <w:spacing w:line="360" w:lineRule="auto"/>
        <w:ind w:left="1080"/>
        <w:jc w:val="center"/>
        <w:rPr>
          <w:rFonts w:ascii="Times New Roman" w:hAnsi="Times New Roman" w:cs="Times New Roman"/>
          <w:bCs/>
          <w:sz w:val="24"/>
          <w:szCs w:val="24"/>
        </w:rPr>
      </w:pPr>
    </w:p>
    <w:p w14:paraId="1B1EDB85" w14:textId="2D91794E" w:rsidR="00901D20" w:rsidRDefault="00901D20" w:rsidP="00901D20">
      <w:pPr>
        <w:pStyle w:val="ListParagraph"/>
        <w:spacing w:line="360" w:lineRule="auto"/>
        <w:ind w:left="1080"/>
        <w:jc w:val="center"/>
        <w:rPr>
          <w:rFonts w:ascii="Times New Roman" w:hAnsi="Times New Roman" w:cs="Times New Roman"/>
          <w:bCs/>
          <w:sz w:val="24"/>
          <w:szCs w:val="24"/>
        </w:rPr>
      </w:pPr>
    </w:p>
    <w:p w14:paraId="09D83CC9" w14:textId="435BA338" w:rsidR="00901D20" w:rsidRDefault="00901D20" w:rsidP="00901D20">
      <w:pPr>
        <w:pStyle w:val="ListParagraph"/>
        <w:spacing w:line="360" w:lineRule="auto"/>
        <w:ind w:left="1080"/>
        <w:jc w:val="center"/>
        <w:rPr>
          <w:rFonts w:ascii="Times New Roman" w:hAnsi="Times New Roman" w:cs="Times New Roman"/>
          <w:bCs/>
          <w:sz w:val="24"/>
          <w:szCs w:val="24"/>
        </w:rPr>
      </w:pPr>
    </w:p>
    <w:p w14:paraId="47A098BA" w14:textId="77777777" w:rsidR="00901D20" w:rsidRDefault="00901D20" w:rsidP="00901D20">
      <w:pPr>
        <w:pStyle w:val="ListParagraph"/>
        <w:spacing w:line="360" w:lineRule="auto"/>
        <w:ind w:left="1080"/>
        <w:jc w:val="center"/>
        <w:rPr>
          <w:rFonts w:ascii="Times New Roman" w:hAnsi="Times New Roman" w:cs="Times New Roman"/>
          <w:bCs/>
          <w:sz w:val="24"/>
          <w:szCs w:val="24"/>
        </w:rPr>
      </w:pPr>
    </w:p>
    <w:p w14:paraId="3B019006" w14:textId="7C0CBA95" w:rsidR="008F4775" w:rsidRPr="00642B9B" w:rsidRDefault="008F4775" w:rsidP="00642B9B">
      <w:pPr>
        <w:spacing w:line="360" w:lineRule="auto"/>
        <w:rPr>
          <w:rFonts w:ascii="Times New Roman" w:hAnsi="Times New Roman" w:cs="Times New Roman"/>
          <w:bCs/>
          <w:sz w:val="24"/>
          <w:szCs w:val="24"/>
        </w:rPr>
        <w:sectPr w:rsidR="008F4775" w:rsidRPr="00642B9B" w:rsidSect="00682DC9">
          <w:headerReference w:type="default" r:id="rId15"/>
          <w:footerReference w:type="default" r:id="rId16"/>
          <w:pgSz w:w="11906" w:h="16838"/>
          <w:pgMar w:top="1701" w:right="1701" w:bottom="1701" w:left="2268" w:header="709" w:footer="709" w:gutter="0"/>
          <w:pgNumType w:start="2"/>
          <w:cols w:space="708"/>
          <w:docGrid w:linePitch="360"/>
        </w:sectPr>
      </w:pPr>
    </w:p>
    <w:p w14:paraId="4EA3F1E7" w14:textId="0D802C85" w:rsidR="00A11420" w:rsidRDefault="00A11420" w:rsidP="00CE5548">
      <w:pPr>
        <w:pStyle w:val="Heading1"/>
        <w:jc w:val="center"/>
      </w:pPr>
      <w:bookmarkStart w:id="1116" w:name="_Toc41326027"/>
      <w:r>
        <w:t xml:space="preserve">BAB II </w:t>
      </w:r>
      <w:r w:rsidR="00077823">
        <w:br/>
      </w:r>
      <w:r>
        <w:t>TINJAUAN PUSTAKA</w:t>
      </w:r>
      <w:bookmarkEnd w:id="1116"/>
    </w:p>
    <w:p w14:paraId="117D1C23" w14:textId="77777777" w:rsidR="00077823" w:rsidRPr="00077823" w:rsidRDefault="00077823" w:rsidP="00077823">
      <w:pPr>
        <w:rPr>
          <w:lang w:val="en-US"/>
        </w:rPr>
      </w:pPr>
    </w:p>
    <w:p w14:paraId="5BF43F1F" w14:textId="2145E1EE" w:rsidR="000E4524" w:rsidRDefault="0089108A" w:rsidP="00C91600">
      <w:pPr>
        <w:pStyle w:val="Heading2"/>
        <w:numPr>
          <w:ilvl w:val="0"/>
          <w:numId w:val="8"/>
        </w:numPr>
        <w:ind w:left="426" w:hanging="426"/>
      </w:pPr>
      <w:bookmarkStart w:id="1117" w:name="_Toc41326028"/>
      <w:r>
        <w:t>Tinjauan Empiris</w:t>
      </w:r>
      <w:bookmarkEnd w:id="1117"/>
    </w:p>
    <w:p w14:paraId="42C7FD83" w14:textId="2FEFE61B" w:rsidR="000E4524" w:rsidRPr="000E4524" w:rsidRDefault="000E4524" w:rsidP="00FE56E5">
      <w:pPr>
        <w:spacing w:line="360" w:lineRule="auto"/>
        <w:ind w:firstLine="426"/>
        <w:jc w:val="both"/>
        <w:rPr>
          <w:rFonts w:ascii="Times New Roman" w:hAnsi="Times New Roman" w:cs="Times New Roman"/>
          <w:b/>
          <w:sz w:val="24"/>
          <w:szCs w:val="24"/>
        </w:rPr>
      </w:pPr>
      <w:r w:rsidRPr="000E4524">
        <w:rPr>
          <w:rFonts w:ascii="Times New Roman" w:hAnsi="Times New Roman" w:cs="Times New Roman"/>
          <w:sz w:val="24"/>
          <w:szCs w:val="24"/>
        </w:rPr>
        <w:t>Pada penelitian ini, terdapat penelitian terkait mengenai kasus klasifikasi teks</w:t>
      </w:r>
      <w:r>
        <w:rPr>
          <w:rFonts w:ascii="Times New Roman" w:hAnsi="Times New Roman" w:cs="Times New Roman"/>
          <w:sz w:val="24"/>
          <w:szCs w:val="24"/>
        </w:rPr>
        <w:t xml:space="preserve"> yaitu sebagai berikut :</w:t>
      </w:r>
    </w:p>
    <w:p w14:paraId="5346DE14" w14:textId="6A813DFF" w:rsidR="00AD3792" w:rsidRDefault="008F4775" w:rsidP="00C91600">
      <w:pPr>
        <w:pStyle w:val="Heading3"/>
        <w:numPr>
          <w:ilvl w:val="0"/>
          <w:numId w:val="9"/>
        </w:numPr>
        <w:ind w:left="993" w:hanging="633"/>
      </w:pPr>
      <w:bookmarkStart w:id="1118" w:name="_Toc41326029"/>
      <w:r>
        <w:rPr>
          <w:rFonts w:cs="Times New Roman"/>
          <w:bCs/>
        </w:rPr>
        <w:t>Methontology: From Ontological Art Towards Ontological Engineering</w:t>
      </w:r>
      <w:bookmarkEnd w:id="1118"/>
    </w:p>
    <w:p w14:paraId="5861AE47" w14:textId="47005B0A" w:rsidR="000E4524" w:rsidRPr="000C3B44" w:rsidRDefault="008F4775" w:rsidP="008F4775">
      <w:pPr>
        <w:spacing w:line="360" w:lineRule="auto"/>
        <w:ind w:firstLine="360"/>
        <w:rPr>
          <w:rFonts w:ascii="Times New Roman" w:hAnsi="Times New Roman" w:cs="Times New Roman"/>
          <w:sz w:val="24"/>
          <w:szCs w:val="24"/>
        </w:rPr>
      </w:pPr>
      <w:r w:rsidRPr="00E23ADC">
        <w:rPr>
          <w:rFonts w:ascii="Times New Roman" w:hAnsi="Times New Roman" w:cs="Times New Roman"/>
          <w:sz w:val="24"/>
          <w:szCs w:val="24"/>
        </w:rPr>
        <w:t>(</w:t>
      </w:r>
      <w:r w:rsidRPr="0009753F">
        <w:rPr>
          <w:rFonts w:ascii="Times New Roman" w:hAnsi="Times New Roman" w:cs="Times New Roman"/>
          <w:sz w:val="24"/>
          <w:szCs w:val="24"/>
        </w:rPr>
        <w:t xml:space="preserve">Mariano </w:t>
      </w:r>
      <w:r w:rsidRPr="0009753F">
        <w:rPr>
          <w:rFonts w:ascii="Times New Roman" w:hAnsi="Times New Roman" w:cs="Times New Roman"/>
          <w:color w:val="000000"/>
          <w:sz w:val="24"/>
          <w:szCs w:val="24"/>
        </w:rPr>
        <w:t>Fernández</w:t>
      </w:r>
      <w:r w:rsidRPr="0009753F">
        <w:rPr>
          <w:rFonts w:ascii="Times New Roman" w:hAnsi="Times New Roman" w:cs="Times New Roman"/>
          <w:sz w:val="24"/>
          <w:szCs w:val="24"/>
        </w:rPr>
        <w:t xml:space="preserve">, Asuncion </w:t>
      </w:r>
      <w:r w:rsidRPr="0009753F">
        <w:rPr>
          <w:rFonts w:ascii="Times New Roman" w:hAnsi="Times New Roman" w:cs="Times New Roman"/>
          <w:color w:val="000000"/>
          <w:sz w:val="24"/>
          <w:szCs w:val="24"/>
        </w:rPr>
        <w:t>Gómez-Pérez, Natalia Juristo, 1997</w:t>
      </w:r>
      <w:r w:rsidRPr="00E23ADC">
        <w:rPr>
          <w:rFonts w:ascii="Times New Roman" w:hAnsi="Times New Roman" w:cs="Times New Roman"/>
          <w:sz w:val="24"/>
          <w:szCs w:val="24"/>
        </w:rPr>
        <w:t>)</w:t>
      </w:r>
    </w:p>
    <w:p w14:paraId="03801108" w14:textId="77777777" w:rsidR="00682DC9" w:rsidRDefault="008F4775" w:rsidP="00827CF0">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Tujuan dari penelitian ini adalah untuk mengklarifikasi kepada pembaca yang tertarik untuk membangun ontologi dari awal, kegiatan yang harus pembaca lakukan dan dalam urutan apa, serta serangkaian teknik yang akan digunakan dalam setiap fase metodologi. Penelitian yang dilakukan hanya menyajikan satu set kegiatan yang sesuai dengan proses pengembangan ontologi </w:t>
      </w:r>
      <w:r w:rsidRPr="008B33A7">
        <w:rPr>
          <w:rFonts w:ascii="Times New Roman" w:hAnsi="Times New Roman" w:cs="Times New Roman"/>
          <w:sz w:val="24"/>
          <w:szCs w:val="24"/>
        </w:rPr>
        <w:t>siklus hidup untuk membangun ontologi berdasarkan prototipe yang berkembang, dan</w:t>
      </w:r>
      <w:r>
        <w:rPr>
          <w:rFonts w:ascii="Times New Roman" w:hAnsi="Times New Roman" w:cs="Times New Roman"/>
          <w:sz w:val="24"/>
          <w:szCs w:val="24"/>
        </w:rPr>
        <w:t xml:space="preserve"> methontologi, </w:t>
      </w:r>
      <w:r w:rsidRPr="008B33A7">
        <w:rPr>
          <w:rFonts w:ascii="Times New Roman" w:hAnsi="Times New Roman" w:cs="Times New Roman"/>
          <w:sz w:val="24"/>
          <w:szCs w:val="24"/>
        </w:rPr>
        <w:t>metodologi terstruktur dengan baik yang digunakan untuk membangun ontologi dari awal.</w:t>
      </w:r>
      <w:r>
        <w:rPr>
          <w:rFonts w:ascii="Times New Roman" w:hAnsi="Times New Roman" w:cs="Times New Roman"/>
          <w:sz w:val="24"/>
          <w:szCs w:val="24"/>
        </w:rPr>
        <w:t xml:space="preserve"> Untuk data pada penelitian ini adalah mengumpulkan pengalaman penulis tentang membangun ontologi dalam domain bahan kimia.</w:t>
      </w:r>
    </w:p>
    <w:p w14:paraId="012F4117" w14:textId="5F9549EE" w:rsidR="008F4775" w:rsidRDefault="008F4775" w:rsidP="00827CF0">
      <w:pPr>
        <w:spacing w:line="360" w:lineRule="auto"/>
        <w:ind w:left="360" w:firstLine="720"/>
        <w:jc w:val="both"/>
        <w:rPr>
          <w:rFonts w:ascii="Times New Roman" w:hAnsi="Times New Roman" w:cs="Times New Roman"/>
          <w:sz w:val="24"/>
          <w:szCs w:val="24"/>
        </w:rPr>
        <w:sectPr w:rsidR="008F4775" w:rsidSect="006A1CFE">
          <w:headerReference w:type="default" r:id="rId17"/>
          <w:footerReference w:type="default" r:id="rId18"/>
          <w:pgSz w:w="11906" w:h="16838"/>
          <w:pgMar w:top="1701" w:right="1701" w:bottom="1701" w:left="2268" w:header="709" w:footer="709" w:gutter="0"/>
          <w:pgNumType w:start="7"/>
          <w:cols w:space="708"/>
          <w:docGrid w:linePitch="360"/>
          <w:sectPrChange w:id="1119" w:author="Made Wardana" w:date="2020-06-11T21:14:00Z">
            <w:sectPr w:rsidR="008F4775" w:rsidSect="006A1CFE">
              <w:pgMar w:top="1701" w:right="1701" w:bottom="1701" w:left="2268" w:header="709" w:footer="709" w:gutter="0"/>
            </w:sectPr>
          </w:sectPrChange>
        </w:sectPr>
      </w:pPr>
      <w:r>
        <w:rPr>
          <w:rFonts w:ascii="Times New Roman" w:hAnsi="Times New Roman" w:cs="Times New Roman"/>
          <w:sz w:val="24"/>
          <w:szCs w:val="24"/>
        </w:rPr>
        <w:t xml:space="preserve">Dari hasil yang didapat, penulis menyatakan metodologi yang digunakan terstruktur dengan baik dalam membangun sebuah ontologi dari awal. Itu karena </w:t>
      </w:r>
      <w:r w:rsidRPr="00FA6E9A">
        <w:rPr>
          <w:rFonts w:ascii="Times New Roman" w:hAnsi="Times New Roman" w:cs="Times New Roman"/>
          <w:i/>
          <w:iCs/>
          <w:sz w:val="24"/>
          <w:szCs w:val="24"/>
        </w:rPr>
        <w:t>methontology</w:t>
      </w:r>
      <w:r>
        <w:rPr>
          <w:rFonts w:ascii="Times New Roman" w:hAnsi="Times New Roman" w:cs="Times New Roman"/>
          <w:sz w:val="24"/>
          <w:szCs w:val="24"/>
        </w:rPr>
        <w:t xml:space="preserve"> sudah mencakup serangkaian kegiatan, teknik untuk melaksanakan masing-masing, dan hasil yang akan dihasilkan setelah pelaksanaan kegiatan tersebut menggunakan teknik yang sudah terlampir. </w:t>
      </w:r>
      <w:r w:rsidRPr="00FA6E9A">
        <w:rPr>
          <w:rFonts w:ascii="Times New Roman" w:hAnsi="Times New Roman" w:cs="Times New Roman"/>
          <w:i/>
          <w:iCs/>
          <w:sz w:val="24"/>
          <w:szCs w:val="24"/>
        </w:rPr>
        <w:t>Methontology</w:t>
      </w:r>
      <w:r>
        <w:rPr>
          <w:rFonts w:ascii="Times New Roman" w:hAnsi="Times New Roman" w:cs="Times New Roman"/>
          <w:sz w:val="24"/>
          <w:szCs w:val="24"/>
        </w:rPr>
        <w:t xml:space="preserve"> sangat merekomendasikan penggunaan kembali untuk ontologi yang sudah ada. </w:t>
      </w:r>
      <w:sdt>
        <w:sdtPr>
          <w:rPr>
            <w:rFonts w:ascii="Times New Roman" w:hAnsi="Times New Roman" w:cs="Times New Roman"/>
            <w:sz w:val="24"/>
            <w:szCs w:val="24"/>
          </w:rPr>
          <w:id w:val="14996946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Mar97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(Fernandez, Gomez-Perez, &amp; Juristo, 1997)</w:t>
          </w:r>
          <w:r>
            <w:rPr>
              <w:rFonts w:ascii="Times New Roman" w:hAnsi="Times New Roman" w:cs="Times New Roman"/>
              <w:sz w:val="24"/>
              <w:szCs w:val="24"/>
            </w:rPr>
            <w:fldChar w:fldCharType="end"/>
          </w:r>
        </w:sdtContent>
      </w:sdt>
    </w:p>
    <w:p w14:paraId="737472F4" w14:textId="74627BAB" w:rsidR="000A1475" w:rsidRPr="00354EAB" w:rsidRDefault="000A1475" w:rsidP="00827CF0">
      <w:pPr>
        <w:spacing w:line="360" w:lineRule="auto"/>
        <w:ind w:left="360" w:firstLine="720"/>
        <w:jc w:val="both"/>
        <w:rPr>
          <w:rFonts w:ascii="Times New Roman" w:hAnsi="Times New Roman" w:cs="Times New Roman"/>
          <w:sz w:val="24"/>
          <w:szCs w:val="24"/>
        </w:rPr>
      </w:pPr>
    </w:p>
    <w:p w14:paraId="38100692" w14:textId="7FD3CBC2" w:rsidR="000E4524" w:rsidRDefault="008F4775" w:rsidP="00C91600">
      <w:pPr>
        <w:pStyle w:val="Heading3"/>
        <w:numPr>
          <w:ilvl w:val="0"/>
          <w:numId w:val="9"/>
        </w:numPr>
        <w:ind w:left="993" w:hanging="633"/>
      </w:pPr>
      <w:bookmarkStart w:id="1120" w:name="_Toc41326030"/>
      <w:r w:rsidRPr="00901398">
        <w:rPr>
          <w:rFonts w:cs="Times New Roman"/>
          <w:bCs/>
          <w:shd w:val="clear" w:color="auto" w:fill="FFFFFF"/>
        </w:rPr>
        <w:t>Assembly the Semantic Cultural Heritage Knowledge</w:t>
      </w:r>
      <w:bookmarkEnd w:id="1120"/>
    </w:p>
    <w:p w14:paraId="68E676F1" w14:textId="44029F91" w:rsidR="003A3C68" w:rsidRDefault="008F4775" w:rsidP="00FE56E5">
      <w:pPr>
        <w:spacing w:line="360" w:lineRule="auto"/>
        <w:ind w:firstLine="36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(Cokorda Rai Adi Pramartha, 2018)</w:t>
      </w:r>
    </w:p>
    <w:p w14:paraId="663B45DE" w14:textId="188E2C42" w:rsidR="00CE4E0F" w:rsidRDefault="008F4775" w:rsidP="00FE56E5">
      <w:pPr>
        <w:spacing w:line="360" w:lineRule="auto"/>
        <w:ind w:left="36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Penelitian ini membahas mengenai pengetahuan warisan budaya semantik dimana berfokuskan pada sistem komunikasi tradisional Bali yaitu kulkul. Penelitian ini bertujuan untuk mengumpulkan pengetahuan warisan budaya semantik yang berhubungan dengan satu aspek warisan Bali yaitu sistem kulkul. Dengan kontribusi dari ahli warisan budaya dan juga komunitas yang membantu peneliti dalam memperluas ontologi dari kulkul itu sendiri. Pengetahuan warisan budaya yang dibuat tersedia dalam ontologi yang dimana akan mewakili pengetahuan yang dapat diproses dan dimanipulasi oleh program komputer nantinya.</w:t>
      </w:r>
    </w:p>
    <w:p w14:paraId="21449B79" w14:textId="12EC7FF0" w:rsidR="008F4775" w:rsidRDefault="008F4775" w:rsidP="00FE56E5">
      <w:pPr>
        <w:spacing w:line="360" w:lineRule="auto"/>
        <w:ind w:left="360" w:firstLine="72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Hasil dari penelitian ini adalah berupa sumber daya semantik yang tersedia secara online sehingga publik dapat berpartisipasi dan berkontribusi untuk memperluas sumber daya digital. </w:t>
      </w:r>
      <w:sdt>
        <w:sdtPr>
          <w:rPr>
            <w:rFonts w:ascii="Times New Roman" w:hAnsi="Times New Roman" w:cs="Times New Roman"/>
            <w:color w:val="000000" w:themeColor="text1"/>
            <w:sz w:val="24"/>
            <w:szCs w:val="24"/>
            <w:shd w:val="clear" w:color="auto" w:fill="FFFFFF"/>
          </w:rPr>
          <w:id w:val="-309481179"/>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CITATION Cok18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(Pramartha C. , 2018)</w:t>
          </w:r>
          <w:r>
            <w:rPr>
              <w:rFonts w:ascii="Times New Roman" w:hAnsi="Times New Roman" w:cs="Times New Roman"/>
              <w:color w:val="000000" w:themeColor="text1"/>
              <w:sz w:val="24"/>
              <w:szCs w:val="24"/>
              <w:shd w:val="clear" w:color="auto" w:fill="FFFFFF"/>
            </w:rPr>
            <w:fldChar w:fldCharType="end"/>
          </w:r>
        </w:sdtContent>
      </w:sdt>
    </w:p>
    <w:p w14:paraId="39842C7E" w14:textId="1843FD32" w:rsidR="00240E09" w:rsidRPr="00240E09" w:rsidRDefault="008F4775" w:rsidP="00C91600">
      <w:pPr>
        <w:pStyle w:val="Heading3"/>
        <w:numPr>
          <w:ilvl w:val="0"/>
          <w:numId w:val="9"/>
        </w:numPr>
        <w:ind w:left="993" w:hanging="633"/>
      </w:pPr>
      <w:bookmarkStart w:id="1121" w:name="_Toc41326031"/>
      <w:r w:rsidRPr="00885E5F">
        <w:rPr>
          <w:rFonts w:cs="Times New Roman"/>
          <w:bCs/>
          <w:shd w:val="clear" w:color="auto" w:fill="FFFFFF"/>
        </w:rPr>
        <w:t>A Semantically-Enriched Digital Portal for the Digital Preservation of Cultural Heritage with Community Participation</w:t>
      </w:r>
      <w:bookmarkEnd w:id="1121"/>
    </w:p>
    <w:p w14:paraId="6710D5FC" w14:textId="3059A84C" w:rsidR="00446BDE" w:rsidRDefault="008F4775" w:rsidP="00FE56E5">
      <w:pPr>
        <w:spacing w:line="360" w:lineRule="auto"/>
        <w:ind w:firstLine="36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(Cokorda Pramartha, Joseph G. Davis, Kevin K. Y. Kuan, 2018)</w:t>
      </w:r>
    </w:p>
    <w:p w14:paraId="68E4BF98" w14:textId="1D2390A1" w:rsidR="007A3266" w:rsidRDefault="008F4775" w:rsidP="00682DC9">
      <w:pPr>
        <w:spacing w:line="360" w:lineRule="auto"/>
        <w:ind w:left="36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Penelitian ini menyajikan rincian penelitian yang berhubungan dengan satu aspek budaya Bali, sistem komunikasi tradisional Bali (kulkul). Tujuan dari penelitian ini adalah </w:t>
      </w:r>
      <w:r w:rsidRPr="00850511">
        <w:rPr>
          <w:rFonts w:ascii="Times New Roman" w:hAnsi="Times New Roman" w:cs="Times New Roman"/>
          <w:color w:val="000000" w:themeColor="text1"/>
          <w:sz w:val="24"/>
          <w:szCs w:val="24"/>
          <w:shd w:val="clear" w:color="auto" w:fill="FFFFFF"/>
        </w:rPr>
        <w:t>mendokumentasikan, mengorganisasi, dan melestarikan pengetahuan kulkul yang relevan untuk kepentingan masyarakat Bali, dan generasi muda khususnya dengan merancang dan mengembangkan portal digital sebagai repositori yang dinamis.</w:t>
      </w:r>
      <w:r>
        <w:rPr>
          <w:rFonts w:ascii="Times New Roman" w:hAnsi="Times New Roman" w:cs="Times New Roman"/>
          <w:color w:val="000000" w:themeColor="text1"/>
          <w:sz w:val="24"/>
          <w:szCs w:val="24"/>
          <w:shd w:val="clear" w:color="auto" w:fill="FFFFFF"/>
        </w:rPr>
        <w:t xml:space="preserve"> </w:t>
      </w:r>
      <w:r w:rsidRPr="00850511">
        <w:rPr>
          <w:rFonts w:ascii="Times New Roman" w:hAnsi="Times New Roman" w:cs="Times New Roman"/>
          <w:color w:val="000000" w:themeColor="text1"/>
          <w:sz w:val="24"/>
          <w:szCs w:val="24"/>
          <w:shd w:val="clear" w:color="auto" w:fill="FFFFFF"/>
        </w:rPr>
        <w:t xml:space="preserve">Sebuah ontologi dasar dari konsep dan istilah terkait kulkul terkait dan keterkaitannya yang sebagai bagian dari portal digital </w:t>
      </w:r>
      <w:r>
        <w:rPr>
          <w:rFonts w:ascii="Times New Roman" w:hAnsi="Times New Roman" w:cs="Times New Roman"/>
          <w:color w:val="000000" w:themeColor="text1"/>
          <w:sz w:val="24"/>
          <w:szCs w:val="24"/>
          <w:shd w:val="clear" w:color="auto" w:fill="FFFFFF"/>
        </w:rPr>
        <w:t xml:space="preserve">yang </w:t>
      </w:r>
      <w:r w:rsidRPr="00850511">
        <w:rPr>
          <w:rFonts w:ascii="Times New Roman" w:hAnsi="Times New Roman" w:cs="Times New Roman"/>
          <w:color w:val="000000" w:themeColor="text1"/>
          <w:sz w:val="24"/>
          <w:szCs w:val="24"/>
          <w:shd w:val="clear" w:color="auto" w:fill="FFFFFF"/>
        </w:rPr>
        <w:t>dikembangkan untuk mendukung pencarian dan penelusuran semantik dari portal online dan sumber daya terkait.</w:t>
      </w:r>
    </w:p>
    <w:p w14:paraId="78702563" w14:textId="61C0891D" w:rsidR="008F4775" w:rsidRPr="00FE7293" w:rsidRDefault="008F4775" w:rsidP="00682DC9">
      <w:pPr>
        <w:spacing w:line="360" w:lineRule="auto"/>
        <w:ind w:left="360" w:firstLine="720"/>
        <w:jc w:val="both"/>
        <w:rPr>
          <w:rFonts w:ascii="Times New Roman" w:hAnsi="Times New Roman" w:cs="Times New Roman"/>
          <w:sz w:val="24"/>
          <w:szCs w:val="24"/>
        </w:rPr>
      </w:pPr>
      <w:r w:rsidRPr="00850511">
        <w:rPr>
          <w:rFonts w:ascii="Times New Roman" w:hAnsi="Times New Roman" w:cs="Times New Roman"/>
          <w:color w:val="000000" w:themeColor="text1"/>
          <w:sz w:val="24"/>
          <w:szCs w:val="24"/>
          <w:shd w:val="clear" w:color="auto" w:fill="FFFFFF"/>
        </w:rPr>
        <w:t xml:space="preserve">Portal digital prototipe diimplementasikan di </w:t>
      </w:r>
      <w:r w:rsidRPr="00FA6E9A">
        <w:rPr>
          <w:rFonts w:ascii="Times New Roman" w:hAnsi="Times New Roman" w:cs="Times New Roman"/>
          <w:i/>
          <w:iCs/>
          <w:color w:val="000000" w:themeColor="text1"/>
          <w:sz w:val="24"/>
          <w:szCs w:val="24"/>
          <w:shd w:val="clear" w:color="auto" w:fill="FFFFFF"/>
        </w:rPr>
        <w:t>cloud</w:t>
      </w:r>
      <w:r w:rsidRPr="00850511">
        <w:rPr>
          <w:rFonts w:ascii="Times New Roman" w:hAnsi="Times New Roman" w:cs="Times New Roman"/>
          <w:color w:val="000000" w:themeColor="text1"/>
          <w:sz w:val="24"/>
          <w:szCs w:val="24"/>
          <w:shd w:val="clear" w:color="auto" w:fill="FFFFFF"/>
        </w:rPr>
        <w:t xml:space="preserve"> untuk memfasilitasi pertumbuhan elastis dan akses pengguna yang mudah ke sumber daya untuk membaca dan menambahkan konten. Akhirnya, portal digital tersedia secara online dan evaluasi ekstensif dilakukan berdasarkan tanggapan dari pengguna terpilih yang diambil dari komunitas dengan membiarkan mereka menggunakan dan mengalami portal digital untuk mengevaluasi kemudahan penggunaan dan kegunaan. Hasil evaluasi menunjukkan bahwa, sebagian besar, pengguna menganggap portal digital relatif berguna dan mudah digunakan.</w:t>
      </w:r>
      <w:r>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657136829"/>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 CITATION Cok1811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(Pramartha, Davis, &amp; Kuan, 2018)</w:t>
          </w:r>
          <w:r>
            <w:rPr>
              <w:rFonts w:ascii="Times New Roman" w:hAnsi="Times New Roman" w:cs="Times New Roman"/>
              <w:color w:val="000000" w:themeColor="text1"/>
              <w:sz w:val="24"/>
              <w:szCs w:val="24"/>
              <w:shd w:val="clear" w:color="auto" w:fill="FFFFFF"/>
            </w:rPr>
            <w:fldChar w:fldCharType="end"/>
          </w:r>
        </w:sdtContent>
      </w:sdt>
    </w:p>
    <w:p w14:paraId="019D8D6C" w14:textId="7FA3D472" w:rsidR="003B2F12" w:rsidRDefault="003B2F12" w:rsidP="003B2F12">
      <w:pPr>
        <w:pStyle w:val="Heading3"/>
        <w:numPr>
          <w:ilvl w:val="2"/>
          <w:numId w:val="2"/>
        </w:numPr>
        <w:rPr>
          <w:rFonts w:cs="Times New Roman"/>
          <w:bCs/>
          <w:shd w:val="clear" w:color="auto" w:fill="FFFFFF"/>
        </w:rPr>
      </w:pPr>
      <w:bookmarkStart w:id="1122" w:name="_Toc41326032"/>
      <w:r w:rsidRPr="002B0984">
        <w:rPr>
          <w:rFonts w:cs="Times New Roman"/>
          <w:bCs/>
          <w:shd w:val="clear" w:color="auto" w:fill="FFFFFF"/>
        </w:rPr>
        <w:t>Integrating Ontology-based Approach in Knowledge Management System (KMS): Construction of Batik Heritage Ontology</w:t>
      </w:r>
      <w:bookmarkEnd w:id="1122"/>
    </w:p>
    <w:p w14:paraId="4B1A08D5" w14:textId="2E52396B" w:rsidR="003B2F12" w:rsidRDefault="003B2F12" w:rsidP="003B2F12">
      <w:pPr>
        <w:ind w:firstLine="284"/>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(Syerina Azlin Md Nasir dan Nor Laila Md Noor, 2010)</w:t>
      </w:r>
    </w:p>
    <w:p w14:paraId="23719863" w14:textId="57320B2F" w:rsidR="003B2F12" w:rsidRPr="003B2F12" w:rsidRDefault="003B2F12" w:rsidP="003B2F12">
      <w:pPr>
        <w:spacing w:line="360" w:lineRule="auto"/>
        <w:ind w:left="284" w:firstLine="850"/>
        <w:jc w:val="both"/>
      </w:pPr>
      <w:r>
        <w:rPr>
          <w:rFonts w:ascii="Times New Roman" w:hAnsi="Times New Roman" w:cs="Times New Roman"/>
          <w:color w:val="000000" w:themeColor="text1"/>
          <w:sz w:val="24"/>
          <w:szCs w:val="24"/>
          <w:shd w:val="clear" w:color="auto" w:fill="FFFFFF"/>
        </w:rPr>
        <w:t xml:space="preserve">Penelitian ini </w:t>
      </w:r>
      <w:r w:rsidRPr="002B0984">
        <w:rPr>
          <w:rFonts w:ascii="Times New Roman" w:hAnsi="Times New Roman" w:cs="Times New Roman"/>
          <w:color w:val="000000" w:themeColor="text1"/>
          <w:sz w:val="24"/>
          <w:szCs w:val="24"/>
          <w:shd w:val="clear" w:color="auto" w:fill="FFFFFF"/>
        </w:rPr>
        <w:t>menetapkan pendekatan untuk mengintegrasikan ontologi dalam Sistem Manajemen Pengetahuan (KMS) untuk memungkinkan potensi penuh aplikasi e-museum di web untuk direalisasikan.</w:t>
      </w:r>
      <w:r>
        <w:rPr>
          <w:rFonts w:ascii="Times New Roman" w:hAnsi="Times New Roman" w:cs="Times New Roman"/>
          <w:color w:val="000000" w:themeColor="text1"/>
          <w:sz w:val="24"/>
          <w:szCs w:val="24"/>
          <w:shd w:val="clear" w:color="auto" w:fill="FFFFFF"/>
        </w:rPr>
        <w:t xml:space="preserve"> </w:t>
      </w:r>
      <w:r w:rsidRPr="002B0984">
        <w:rPr>
          <w:rFonts w:ascii="Times New Roman" w:hAnsi="Times New Roman" w:cs="Times New Roman"/>
          <w:color w:val="000000" w:themeColor="text1"/>
          <w:sz w:val="24"/>
          <w:szCs w:val="24"/>
          <w:shd w:val="clear" w:color="auto" w:fill="FFFFFF"/>
        </w:rPr>
        <w:t xml:space="preserve">Untuk menggambarkan pendekatan, penelitian ini mempertimbangkan manajemen pengetahuan dan metodologi ontologi untuk menjelaskan proses konstruksi ontologi. Oleh karena itu, tujuan dari penelitian ini adalah untuk mengidentifikasi kegiatan aktual yang terlibat dalam proses pemetaan antara Model Pengetahuan Tekstil Tradisional Melayu Revisi (TMT) dan CIDOC CRM untuk memfasilitasi dalam penciptaan </w:t>
      </w:r>
      <w:r w:rsidRPr="00FA6E9A">
        <w:rPr>
          <w:rFonts w:ascii="Times New Roman" w:hAnsi="Times New Roman" w:cs="Times New Roman"/>
          <w:i/>
          <w:iCs/>
          <w:color w:val="000000" w:themeColor="text1"/>
          <w:sz w:val="24"/>
          <w:szCs w:val="24"/>
          <w:shd w:val="clear" w:color="auto" w:fill="FFFFFF"/>
        </w:rPr>
        <w:t>Batik Heritage Ontology</w:t>
      </w:r>
      <w:r w:rsidRPr="002B0984">
        <w:rPr>
          <w:rFonts w:ascii="Times New Roman" w:hAnsi="Times New Roman" w:cs="Times New Roman"/>
          <w:color w:val="000000" w:themeColor="text1"/>
          <w:sz w:val="24"/>
          <w:szCs w:val="24"/>
          <w:shd w:val="clear" w:color="auto" w:fill="FFFFFF"/>
        </w:rPr>
        <w:t xml:space="preserve"> (BHO).</w:t>
      </w:r>
      <w:r>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254050606"/>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CITATION Sye10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(Nasir &amp; Noor, 2010)</w:t>
          </w:r>
          <w:r>
            <w:rPr>
              <w:rFonts w:ascii="Times New Roman" w:hAnsi="Times New Roman" w:cs="Times New Roman"/>
              <w:color w:val="000000" w:themeColor="text1"/>
              <w:sz w:val="24"/>
              <w:szCs w:val="24"/>
              <w:shd w:val="clear" w:color="auto" w:fill="FFFFFF"/>
            </w:rPr>
            <w:fldChar w:fldCharType="end"/>
          </w:r>
        </w:sdtContent>
      </w:sdt>
    </w:p>
    <w:p w14:paraId="28B931DE" w14:textId="33021278" w:rsidR="0089108A" w:rsidRDefault="0089108A" w:rsidP="00C91600">
      <w:pPr>
        <w:pStyle w:val="Heading2"/>
        <w:numPr>
          <w:ilvl w:val="0"/>
          <w:numId w:val="8"/>
        </w:numPr>
        <w:ind w:left="426" w:hanging="426"/>
      </w:pPr>
      <w:bookmarkStart w:id="1123" w:name="_Toc41326033"/>
      <w:r>
        <w:t>Tinjauan Teoriti</w:t>
      </w:r>
      <w:r w:rsidR="008649BB">
        <w:t>s</w:t>
      </w:r>
      <w:bookmarkEnd w:id="1123"/>
    </w:p>
    <w:p w14:paraId="7F937C5F" w14:textId="22D1D022" w:rsidR="00FD5FF8" w:rsidRDefault="003B2F12" w:rsidP="00C91600">
      <w:pPr>
        <w:pStyle w:val="Heading3"/>
        <w:numPr>
          <w:ilvl w:val="0"/>
          <w:numId w:val="10"/>
        </w:numPr>
        <w:ind w:left="1134" w:hanging="708"/>
      </w:pPr>
      <w:bookmarkStart w:id="1124" w:name="_Toc41326034"/>
      <w:r>
        <w:t>Ontologi</w:t>
      </w:r>
      <w:bookmarkEnd w:id="1124"/>
    </w:p>
    <w:p w14:paraId="66D9374B" w14:textId="6E15B929" w:rsidR="00BE65EA" w:rsidRDefault="003B2F12" w:rsidP="00A119B8">
      <w:pPr>
        <w:spacing w:line="360" w:lineRule="auto"/>
        <w:ind w:left="426" w:firstLine="720"/>
        <w:jc w:val="both"/>
        <w:rPr>
          <w:rFonts w:ascii="Times New Roman" w:hAnsi="Times New Roman" w:cs="Times New Roman"/>
          <w:sz w:val="24"/>
          <w:szCs w:val="24"/>
        </w:rPr>
      </w:pPr>
      <w:r w:rsidRPr="00901398">
        <w:rPr>
          <w:rFonts w:ascii="Times New Roman" w:hAnsi="Times New Roman" w:cs="Times New Roman"/>
          <w:sz w:val="24"/>
          <w:szCs w:val="24"/>
          <w:lang w:val="id-ID"/>
        </w:rPr>
        <w:t>Istilah ontologi berasal dari istilah filosofi “ontologi” artinya sesuatu yang sesungguhnya ada dan bagaimana menggambarkannya. Dalam dunia komputer. Ontologi digunakan untuk menspesifikasikan suatu konsep yang ada. Dalam istilah lain ontologi dijelaskan sebagai suatu representasi dari domain  pengetahuan tertentu yang berisi istilah-istilah dalam domain tersebut beserta hubungan antara istilah-istilah yang</w:t>
      </w:r>
      <w:r w:rsidRPr="00901398">
        <w:rPr>
          <w:rFonts w:ascii="Times New Roman" w:hAnsi="Times New Roman" w:cs="Times New Roman"/>
          <w:spacing w:val="-1"/>
          <w:sz w:val="24"/>
          <w:szCs w:val="24"/>
          <w:lang w:val="id-ID"/>
        </w:rPr>
        <w:t xml:space="preserve"> </w:t>
      </w:r>
      <w:r w:rsidRPr="00901398">
        <w:rPr>
          <w:rFonts w:ascii="Times New Roman" w:hAnsi="Times New Roman" w:cs="Times New Roman"/>
          <w:sz w:val="24"/>
          <w:szCs w:val="24"/>
          <w:lang w:val="id-ID"/>
        </w:rPr>
        <w:t>ada</w:t>
      </w:r>
      <w:r w:rsidRPr="00901398">
        <w:rPr>
          <w:rFonts w:ascii="Times New Roman" w:hAnsi="Times New Roman" w:cs="Times New Roman"/>
          <w:sz w:val="24"/>
          <w:szCs w:val="24"/>
        </w:rPr>
        <w:t xml:space="preserve">. </w:t>
      </w:r>
      <w:sdt>
        <w:sdtPr>
          <w:rPr>
            <w:rFonts w:ascii="Times New Roman" w:hAnsi="Times New Roman" w:cs="Times New Roman"/>
            <w:sz w:val="24"/>
            <w:szCs w:val="24"/>
          </w:rPr>
          <w:id w:val="-2122907286"/>
          <w:citation/>
        </w:sdtPr>
        <w:sdtContent>
          <w:r w:rsidRPr="00901398">
            <w:rPr>
              <w:rFonts w:ascii="Times New Roman" w:hAnsi="Times New Roman" w:cs="Times New Roman"/>
              <w:sz w:val="24"/>
              <w:szCs w:val="24"/>
            </w:rPr>
            <w:fldChar w:fldCharType="begin"/>
          </w:r>
          <w:r w:rsidRPr="00901398">
            <w:rPr>
              <w:rFonts w:ascii="Times New Roman" w:hAnsi="Times New Roman" w:cs="Times New Roman"/>
              <w:sz w:val="24"/>
              <w:szCs w:val="24"/>
            </w:rPr>
            <w:instrText xml:space="preserve">CITATION Nur13 \l 1033 </w:instrText>
          </w:r>
          <w:r w:rsidRPr="00901398">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(Sari, 2013)</w:t>
          </w:r>
          <w:r w:rsidRPr="00901398">
            <w:rPr>
              <w:rFonts w:ascii="Times New Roman" w:hAnsi="Times New Roman" w:cs="Times New Roman"/>
              <w:sz w:val="24"/>
              <w:szCs w:val="24"/>
            </w:rPr>
            <w:fldChar w:fldCharType="end"/>
          </w:r>
        </w:sdtContent>
      </w:sdt>
    </w:p>
    <w:p w14:paraId="23DEF93A" w14:textId="7E38A477" w:rsidR="00682DC9" w:rsidRPr="003B2F12" w:rsidRDefault="003B2F12" w:rsidP="00A119B8">
      <w:pPr>
        <w:spacing w:line="360" w:lineRule="auto"/>
        <w:ind w:left="426" w:firstLine="720"/>
        <w:jc w:val="both"/>
        <w:rPr>
          <w:rFonts w:ascii="Times New Roman" w:hAnsi="Times New Roman" w:cs="Times New Roman"/>
          <w:sz w:val="24"/>
          <w:szCs w:val="24"/>
        </w:rPr>
      </w:pPr>
      <w:r w:rsidRPr="003B2F12">
        <w:rPr>
          <w:rFonts w:ascii="Times New Roman" w:hAnsi="Times New Roman" w:cs="Times New Roman"/>
          <w:sz w:val="24"/>
          <w:szCs w:val="24"/>
        </w:rPr>
        <w:t xml:space="preserve">Ontologi merupakan suatu teori tentang makna dari suatu objek, properti dari suatu objek, serta relasi objek tersebut yang mungkin terjadi pada suatu domain pengetahuan. Pada tinjauan filsafat, ontologi adalah studi tentang sesuatu yang ada. Selain itu ontologi adalah sebuah konsep yang secara sistematik menjelaskan tentang segala sesuatu yang ada atau nyata. Dalam bidang </w:t>
      </w:r>
      <w:r w:rsidRPr="003B2F12">
        <w:rPr>
          <w:rFonts w:ascii="Times New Roman" w:hAnsi="Times New Roman" w:cs="Times New Roman"/>
          <w:i/>
          <w:iCs/>
          <w:sz w:val="24"/>
          <w:szCs w:val="24"/>
        </w:rPr>
        <w:t>Artificial Intelligence</w:t>
      </w:r>
      <w:r w:rsidRPr="003B2F12">
        <w:rPr>
          <w:rFonts w:ascii="Times New Roman" w:hAnsi="Times New Roman" w:cs="Times New Roman"/>
          <w:sz w:val="24"/>
          <w:szCs w:val="24"/>
        </w:rPr>
        <w:t xml:space="preserve"> (AI) ontologi memiliki dua pengertian yang berkaitan. Pertama ontologi merupakan kosakata representasi yang sering dikhususkan untuk domain atau subyek pembahasan tertentu. Kedua, sebagai suatu </w:t>
      </w:r>
      <w:r w:rsidRPr="003B2F12">
        <w:rPr>
          <w:rFonts w:ascii="Times New Roman" w:hAnsi="Times New Roman" w:cs="Times New Roman"/>
          <w:i/>
          <w:iCs/>
          <w:sz w:val="24"/>
          <w:szCs w:val="24"/>
        </w:rPr>
        <w:t>body of knowledge</w:t>
      </w:r>
      <w:r w:rsidRPr="003B2F12">
        <w:rPr>
          <w:rFonts w:ascii="Times New Roman" w:hAnsi="Times New Roman" w:cs="Times New Roman"/>
          <w:sz w:val="24"/>
          <w:szCs w:val="24"/>
        </w:rPr>
        <w:t xml:space="preserve"> untuk menjelaskan suatu bahasan tertentu.</w:t>
      </w:r>
      <w:sdt>
        <w:sdtPr>
          <w:rPr>
            <w:rFonts w:ascii="Times New Roman" w:hAnsi="Times New Roman" w:cs="Times New Roman"/>
            <w:sz w:val="24"/>
            <w:szCs w:val="24"/>
          </w:rPr>
          <w:id w:val="1446969866"/>
          <w:citation/>
        </w:sdtPr>
        <w:sdtContent>
          <w:r w:rsidRPr="003B2F12">
            <w:rPr>
              <w:rFonts w:ascii="Times New Roman" w:hAnsi="Times New Roman" w:cs="Times New Roman"/>
              <w:sz w:val="24"/>
              <w:szCs w:val="24"/>
            </w:rPr>
            <w:fldChar w:fldCharType="begin"/>
          </w:r>
          <w:r w:rsidRPr="003B2F12">
            <w:rPr>
              <w:rFonts w:ascii="Times New Roman" w:hAnsi="Times New Roman" w:cs="Times New Roman"/>
              <w:sz w:val="24"/>
              <w:szCs w:val="24"/>
              <w:lang w:val="en-US"/>
            </w:rPr>
            <w:instrText xml:space="preserve">CITATION IWa \l 1033 </w:instrText>
          </w:r>
          <w:r w:rsidRPr="003B2F12">
            <w:rPr>
              <w:rFonts w:ascii="Times New Roman" w:hAnsi="Times New Roman" w:cs="Times New Roman"/>
              <w:sz w:val="24"/>
              <w:szCs w:val="24"/>
            </w:rPr>
            <w:fldChar w:fldCharType="separate"/>
          </w:r>
          <w:r w:rsidR="00A058BA">
            <w:rPr>
              <w:rFonts w:ascii="Times New Roman" w:hAnsi="Times New Roman" w:cs="Times New Roman"/>
              <w:noProof/>
              <w:sz w:val="24"/>
              <w:szCs w:val="24"/>
              <w:lang w:val="en-US"/>
            </w:rPr>
            <w:t xml:space="preserve"> </w:t>
          </w:r>
          <w:r w:rsidR="00A058BA" w:rsidRPr="00A058BA">
            <w:rPr>
              <w:rFonts w:ascii="Times New Roman" w:hAnsi="Times New Roman" w:cs="Times New Roman"/>
              <w:noProof/>
              <w:sz w:val="24"/>
              <w:szCs w:val="24"/>
              <w:lang w:val="en-US"/>
            </w:rPr>
            <w:t>(Wicaksana, Banowosari, &amp; Triyantio, 2006)</w:t>
          </w:r>
          <w:r w:rsidRPr="003B2F12">
            <w:rPr>
              <w:rFonts w:ascii="Times New Roman" w:hAnsi="Times New Roman" w:cs="Times New Roman"/>
              <w:sz w:val="24"/>
              <w:szCs w:val="24"/>
            </w:rPr>
            <w:fldChar w:fldCharType="end"/>
          </w:r>
        </w:sdtContent>
      </w:sdt>
    </w:p>
    <w:p w14:paraId="3CD3A4FF" w14:textId="271BA051" w:rsidR="00495CC7" w:rsidRDefault="003B2F12" w:rsidP="00C91600">
      <w:pPr>
        <w:pStyle w:val="Heading3"/>
        <w:numPr>
          <w:ilvl w:val="0"/>
          <w:numId w:val="10"/>
        </w:numPr>
        <w:ind w:left="1134" w:hanging="708"/>
      </w:pPr>
      <w:bookmarkStart w:id="1125" w:name="_Toc41326035"/>
      <w:r>
        <w:t>Web Semantik</w:t>
      </w:r>
      <w:bookmarkEnd w:id="1125"/>
    </w:p>
    <w:p w14:paraId="25D887F5" w14:textId="1DF4846C" w:rsidR="00495CC7" w:rsidRDefault="003B2F12" w:rsidP="00A119B8">
      <w:pPr>
        <w:spacing w:line="360" w:lineRule="auto"/>
        <w:ind w:left="426" w:firstLine="720"/>
        <w:jc w:val="both"/>
        <w:rPr>
          <w:rFonts w:ascii="Times New Roman" w:hAnsi="Times New Roman" w:cs="Times New Roman"/>
          <w:color w:val="000000"/>
          <w:sz w:val="24"/>
          <w:szCs w:val="24"/>
        </w:rPr>
      </w:pP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Web generasi baru yang mencoba merepresentasikan informasi sehingga dapat digunakan oleh mesin tidak hanya untuk tujuan tampilan, tetapi untuk otomatisasi, integrasi, dan digunakan kembali di seluruh aplikasi. Ini telah menjadi salah satu topik Litbang terpanas dalam beberapa tahun terakhir di komunitas AI, serta di komunitas Internet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aktivitas W3C yang penting.</w:t>
      </w:r>
    </w:p>
    <w:p w14:paraId="4888DDD4" w14:textId="593E563D" w:rsidR="003B2F12" w:rsidRPr="003B2F12" w:rsidRDefault="003B2F12" w:rsidP="00A119B8">
      <w:pPr>
        <w:spacing w:line="360" w:lineRule="auto"/>
        <w:ind w:left="426" w:firstLine="720"/>
        <w:jc w:val="both"/>
        <w:rPr>
          <w:rFonts w:ascii="Times New Roman" w:hAnsi="Times New Roman" w:cs="Times New Roman"/>
          <w:sz w:val="24"/>
          <w:szCs w:val="24"/>
        </w:rPr>
      </w:pP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membuat Web yang lebih dimengerti oleh mesin. Ini juga tentang membangun infrastruktur yang tepat untuk agen cerdas untuk berjalan di Web melakukan tindakan kompleks untuk penggunanya. Untuk melakukan itu, agen harus mengambil dan memanipulasi informasi terkait, yang membutuhkan integrasi agen tanpa batas dengan Web dan memanfaatkan sepenuhnya infrastruktur yang ada (seperti pengiriman pesan, keamanan, otentikasi, layanan direktori, dan kerangka kerja layanan aplikasi). Selain itu,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secara eksplisit mendeklarasikan pengetahuan yang tertanam dalam banyak aplikasi berbasis Web, mengintegrasikan informasi dengan cara yang cerdas, menyediakan akses berbasis semantik ke Internet, dan mengekstraksi informasi dari teks. Pada akhirnya,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bagaimana menerapkan interoperasi layanan Web berskala besar yang andal, untuk membuat layanan seperti itu dapat ditafsirkan oleh komputer untuk membuat Web layanan yang dapat dimengerti mesin dan saling beroperasi yang dapat ditemukan, dijalankan, dan disusun oleh agen cerdas secara otomatis.</w:t>
      </w:r>
      <w:sdt>
        <w:sdtPr>
          <w:rPr>
            <w:rFonts w:ascii="Times New Roman" w:hAnsi="Times New Roman" w:cs="Times New Roman"/>
            <w:color w:val="000000"/>
            <w:sz w:val="24"/>
            <w:szCs w:val="24"/>
          </w:rPr>
          <w:id w:val="-1781640354"/>
          <w:citation/>
        </w:sdtPr>
        <w:sdtContent>
          <w:r w:rsidRPr="003B2F12">
            <w:rPr>
              <w:rFonts w:ascii="Times New Roman" w:hAnsi="Times New Roman" w:cs="Times New Roman"/>
              <w:color w:val="000000"/>
              <w:sz w:val="24"/>
              <w:szCs w:val="24"/>
            </w:rPr>
            <w:fldChar w:fldCharType="begin"/>
          </w:r>
          <w:r w:rsidRPr="003B2F12">
            <w:rPr>
              <w:rFonts w:ascii="Times New Roman" w:hAnsi="Times New Roman" w:cs="Times New Roman"/>
              <w:color w:val="000000"/>
              <w:sz w:val="24"/>
              <w:szCs w:val="24"/>
              <w:lang w:val="en-US"/>
            </w:rPr>
            <w:instrText xml:space="preserve">CITATION Gaš09 \l 1033 </w:instrText>
          </w:r>
          <w:r w:rsidRPr="003B2F12">
            <w:rPr>
              <w:rFonts w:ascii="Times New Roman" w:hAnsi="Times New Roman" w:cs="Times New Roman"/>
              <w:color w:val="000000"/>
              <w:sz w:val="24"/>
              <w:szCs w:val="24"/>
            </w:rPr>
            <w:fldChar w:fldCharType="separate"/>
          </w:r>
          <w:r w:rsidR="00A058BA">
            <w:rPr>
              <w:rFonts w:ascii="Times New Roman" w:hAnsi="Times New Roman" w:cs="Times New Roman"/>
              <w:noProof/>
              <w:color w:val="000000"/>
              <w:sz w:val="24"/>
              <w:szCs w:val="24"/>
              <w:lang w:val="en-US"/>
            </w:rPr>
            <w:t xml:space="preserve"> </w:t>
          </w:r>
          <w:r w:rsidR="00A058BA" w:rsidRPr="00A058BA">
            <w:rPr>
              <w:rFonts w:ascii="Times New Roman" w:hAnsi="Times New Roman" w:cs="Times New Roman"/>
              <w:noProof/>
              <w:color w:val="000000"/>
              <w:sz w:val="24"/>
              <w:szCs w:val="24"/>
              <w:lang w:val="en-US"/>
            </w:rPr>
            <w:t>(Gašević, 2009)</w:t>
          </w:r>
          <w:r w:rsidRPr="003B2F12">
            <w:rPr>
              <w:rFonts w:ascii="Times New Roman" w:hAnsi="Times New Roman" w:cs="Times New Roman"/>
              <w:color w:val="000000"/>
              <w:sz w:val="24"/>
              <w:szCs w:val="24"/>
            </w:rPr>
            <w:fldChar w:fldCharType="end"/>
          </w:r>
        </w:sdtContent>
      </w:sdt>
    </w:p>
    <w:p w14:paraId="61CFAFF6" w14:textId="33F2AE42" w:rsidR="00D17235" w:rsidRPr="00842D1D" w:rsidRDefault="003B2F12" w:rsidP="00C91600">
      <w:pPr>
        <w:pStyle w:val="Heading3"/>
        <w:numPr>
          <w:ilvl w:val="0"/>
          <w:numId w:val="10"/>
        </w:numPr>
        <w:ind w:left="1134" w:hanging="708"/>
        <w:rPr>
          <w:i/>
          <w:iCs/>
        </w:rPr>
      </w:pPr>
      <w:bookmarkStart w:id="1126" w:name="_Toc41326036"/>
      <w:r>
        <w:rPr>
          <w:i/>
          <w:iCs/>
        </w:rPr>
        <w:t>Protégé</w:t>
      </w:r>
      <w:bookmarkEnd w:id="1126"/>
      <w:r>
        <w:rPr>
          <w:i/>
          <w:iCs/>
        </w:rPr>
        <w:t xml:space="preserve"> </w:t>
      </w:r>
    </w:p>
    <w:p w14:paraId="4C0962B0" w14:textId="3FF2F517" w:rsidR="00495CC7" w:rsidRDefault="003B2F12" w:rsidP="00A119B8">
      <w:pPr>
        <w:spacing w:line="360" w:lineRule="auto"/>
        <w:ind w:left="426" w:firstLine="720"/>
        <w:jc w:val="both"/>
        <w:rPr>
          <w:rFonts w:ascii="Times New Roman" w:hAnsi="Times New Roman" w:cs="Times New Roman"/>
          <w:sz w:val="24"/>
          <w:szCs w:val="24"/>
        </w:rPr>
      </w:pP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dibuat oleh organisasi yang bernaung dibawah otorisasi Standford, yang khusus dibidang ontolog</w:t>
      </w:r>
      <w:r>
        <w:rPr>
          <w:rFonts w:ascii="Times New Roman" w:hAnsi="Times New Roman" w:cs="Times New Roman"/>
          <w:sz w:val="24"/>
          <w:szCs w:val="24"/>
        </w:rPr>
        <w:t>i</w:t>
      </w:r>
      <w:r w:rsidRPr="00AC0F8C">
        <w:rPr>
          <w:rFonts w:ascii="Times New Roman" w:hAnsi="Times New Roman" w:cs="Times New Roman"/>
          <w:sz w:val="24"/>
          <w:szCs w:val="24"/>
        </w:rPr>
        <w:t xml:space="preserve">. Informasi yang berhubungan dengan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dapat dilihat di alamat http://Protege. stanford.edu/, termasuk tutorial dan komunitas pengguna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w:t>
      </w:r>
    </w:p>
    <w:p w14:paraId="66B1573C" w14:textId="22BD7B1E" w:rsidR="003B2F12" w:rsidRPr="00495CC7" w:rsidRDefault="003B2F12" w:rsidP="00A119B8">
      <w:pPr>
        <w:spacing w:line="360" w:lineRule="auto"/>
        <w:ind w:left="426" w:firstLine="720"/>
        <w:jc w:val="both"/>
        <w:rPr>
          <w:rFonts w:ascii="Times New Roman" w:hAnsi="Times New Roman" w:cs="Times New Roman"/>
          <w:sz w:val="24"/>
          <w:szCs w:val="24"/>
        </w:rPr>
      </w:pP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merupakan alat bantu yang digunakan untuk membuat sebuah domain ontologi, menyesuaikan form untuk entry data, dan memasukan data. Mendukung berbagai format penyimpanan seperti OWL, RDF, XML, dan HTML.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menyediakan kemudahan </w:t>
      </w:r>
      <w:r w:rsidRPr="00EB7FB5">
        <w:rPr>
          <w:rFonts w:ascii="Times New Roman" w:hAnsi="Times New Roman" w:cs="Times New Roman"/>
          <w:i/>
          <w:iCs/>
          <w:sz w:val="24"/>
          <w:szCs w:val="24"/>
        </w:rPr>
        <w:t>plug and play</w:t>
      </w:r>
      <w:r w:rsidRPr="00AC0F8C">
        <w:rPr>
          <w:rFonts w:ascii="Times New Roman" w:hAnsi="Times New Roman" w:cs="Times New Roman"/>
          <w:sz w:val="24"/>
          <w:szCs w:val="24"/>
        </w:rPr>
        <w:t xml:space="preserve"> yang membuatnya fleksibel untuk pengembangan </w:t>
      </w:r>
      <w:r w:rsidRPr="00EB7FB5">
        <w:rPr>
          <w:rFonts w:ascii="Times New Roman" w:hAnsi="Times New Roman" w:cs="Times New Roman"/>
          <w:i/>
          <w:iCs/>
          <w:sz w:val="24"/>
          <w:szCs w:val="24"/>
        </w:rPr>
        <w:t>prototype</w:t>
      </w:r>
      <w:r w:rsidRPr="00AC0F8C">
        <w:rPr>
          <w:rFonts w:ascii="Times New Roman" w:hAnsi="Times New Roman" w:cs="Times New Roman"/>
          <w:sz w:val="24"/>
          <w:szCs w:val="24"/>
        </w:rPr>
        <w:t xml:space="preserve"> yang berkembang.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dibuat dengan menggunakan bahasa pemrogaman Java. Semua alat-alat dalam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dapat digunakan melalui </w:t>
      </w:r>
      <w:r w:rsidRPr="00EB7FB5">
        <w:rPr>
          <w:rFonts w:ascii="Times New Roman" w:hAnsi="Times New Roman" w:cs="Times New Roman"/>
          <w:i/>
          <w:iCs/>
          <w:sz w:val="24"/>
          <w:szCs w:val="24"/>
        </w:rPr>
        <w:t>Graphical User Interface</w:t>
      </w:r>
      <w:r w:rsidRPr="00AC0F8C">
        <w:rPr>
          <w:rFonts w:ascii="Times New Roman" w:hAnsi="Times New Roman" w:cs="Times New Roman"/>
          <w:sz w:val="24"/>
          <w:szCs w:val="24"/>
        </w:rPr>
        <w:t xml:space="preserve"> (GUI) dengan menyediakan Tab untuk masingmasing bagian dan fungsi standar. </w:t>
      </w:r>
      <w:del w:id="1127" w:author="Ryan Ganeswara" w:date="2020-06-02T16:11:00Z">
        <w:r w:rsidRPr="00EB7FB5" w:rsidDel="009E34ED">
          <w:rPr>
            <w:rFonts w:ascii="Times New Roman" w:hAnsi="Times New Roman" w:cs="Times New Roman"/>
            <w:i/>
            <w:iCs/>
            <w:sz w:val="24"/>
            <w:szCs w:val="24"/>
          </w:rPr>
          <w:delText>Class</w:delText>
        </w:r>
      </w:del>
      <w:ins w:id="1128" w:author="Ryan Ganeswara" w:date="2020-06-02T16:11:00Z">
        <w:r w:rsidR="009E34ED" w:rsidRPr="009E34ED">
          <w:rPr>
            <w:rFonts w:ascii="Times New Roman" w:hAnsi="Times New Roman" w:cs="Times New Roman"/>
            <w:i/>
            <w:iCs/>
            <w:sz w:val="24"/>
            <w:szCs w:val="24"/>
          </w:rPr>
          <w:t>Class</w:t>
        </w:r>
      </w:ins>
      <w:r w:rsidRPr="00EB7FB5">
        <w:rPr>
          <w:rFonts w:ascii="Times New Roman" w:hAnsi="Times New Roman" w:cs="Times New Roman"/>
          <w:i/>
          <w:iCs/>
          <w:sz w:val="24"/>
          <w:szCs w:val="24"/>
        </w:rPr>
        <w:t xml:space="preserve"> Tab</w:t>
      </w:r>
      <w:r w:rsidRPr="00AC0F8C">
        <w:rPr>
          <w:rFonts w:ascii="Times New Roman" w:hAnsi="Times New Roman" w:cs="Times New Roman"/>
          <w:sz w:val="24"/>
          <w:szCs w:val="24"/>
        </w:rPr>
        <w:t xml:space="preserve"> dalam editor ontologi berfungsi untuk mendefinisikan </w:t>
      </w:r>
      <w:del w:id="1129" w:author="Ryan Ganeswara" w:date="2020-06-02T16:11:00Z">
        <w:r w:rsidRPr="00EB7FB5" w:rsidDel="009E34ED">
          <w:rPr>
            <w:rFonts w:ascii="Times New Roman" w:hAnsi="Times New Roman" w:cs="Times New Roman"/>
            <w:i/>
            <w:iCs/>
            <w:sz w:val="24"/>
            <w:szCs w:val="24"/>
          </w:rPr>
          <w:delText>class</w:delText>
        </w:r>
      </w:del>
      <w:ins w:id="1130" w:author="Ryan Ganeswara" w:date="2020-06-02T16:11:00Z">
        <w:r w:rsidR="009E34ED" w:rsidRPr="009E34ED">
          <w:rPr>
            <w:rFonts w:ascii="Times New Roman" w:hAnsi="Times New Roman" w:cs="Times New Roman"/>
            <w:i/>
            <w:iCs/>
            <w:sz w:val="24"/>
            <w:szCs w:val="24"/>
          </w:rPr>
          <w:t>class</w:t>
        </w:r>
      </w:ins>
      <w:r w:rsidRPr="00AC0F8C">
        <w:rPr>
          <w:rFonts w:ascii="Times New Roman" w:hAnsi="Times New Roman" w:cs="Times New Roman"/>
          <w:sz w:val="24"/>
          <w:szCs w:val="24"/>
        </w:rPr>
        <w:t xml:space="preserve"> dan hirarki </w:t>
      </w:r>
      <w:del w:id="1131" w:author="Ryan Ganeswara" w:date="2020-06-02T16:11:00Z">
        <w:r w:rsidRPr="00EB7FB5" w:rsidDel="009E34ED">
          <w:rPr>
            <w:rFonts w:ascii="Times New Roman" w:hAnsi="Times New Roman" w:cs="Times New Roman"/>
            <w:i/>
            <w:iCs/>
            <w:sz w:val="24"/>
            <w:szCs w:val="24"/>
          </w:rPr>
          <w:delText>class</w:delText>
        </w:r>
      </w:del>
      <w:ins w:id="1132" w:author="Ryan Ganeswara" w:date="2020-06-02T16:11:00Z">
        <w:r w:rsidR="009E34ED" w:rsidRPr="009E34ED">
          <w:rPr>
            <w:rFonts w:ascii="Times New Roman" w:hAnsi="Times New Roman" w:cs="Times New Roman"/>
            <w:i/>
            <w:iCs/>
            <w:sz w:val="24"/>
            <w:szCs w:val="24"/>
          </w:rPr>
          <w:t>class</w:t>
        </w:r>
      </w:ins>
      <w:r w:rsidRPr="00AC0F8C">
        <w:rPr>
          <w:rFonts w:ascii="Times New Roman" w:hAnsi="Times New Roman" w:cs="Times New Roman"/>
          <w:sz w:val="24"/>
          <w:szCs w:val="24"/>
        </w:rPr>
        <w:t xml:space="preserve">, property dan nilai property tersebut, relasi antara </w:t>
      </w:r>
      <w:del w:id="1133" w:author="Ryan Ganeswara" w:date="2020-06-02T16:11:00Z">
        <w:r w:rsidRPr="00EB7FB5" w:rsidDel="009E34ED">
          <w:rPr>
            <w:rFonts w:ascii="Times New Roman" w:hAnsi="Times New Roman" w:cs="Times New Roman"/>
            <w:i/>
            <w:iCs/>
            <w:sz w:val="24"/>
            <w:szCs w:val="24"/>
          </w:rPr>
          <w:delText>class</w:delText>
        </w:r>
      </w:del>
      <w:ins w:id="1134" w:author="Ryan Ganeswara" w:date="2020-06-02T16:11:00Z">
        <w:r w:rsidR="009E34ED" w:rsidRPr="009E34ED">
          <w:rPr>
            <w:rFonts w:ascii="Times New Roman" w:hAnsi="Times New Roman" w:cs="Times New Roman"/>
            <w:i/>
            <w:iCs/>
            <w:sz w:val="24"/>
            <w:szCs w:val="24"/>
          </w:rPr>
          <w:t>class</w:t>
        </w:r>
      </w:ins>
      <w:r w:rsidRPr="00AC0F8C">
        <w:rPr>
          <w:rFonts w:ascii="Times New Roman" w:hAnsi="Times New Roman" w:cs="Times New Roman"/>
          <w:sz w:val="24"/>
          <w:szCs w:val="24"/>
        </w:rPr>
        <w:t xml:space="preserve"> dan property dari relasi tersebut (http://Protege. stanford.edu/)</w:t>
      </w:r>
      <w:r>
        <w:rPr>
          <w:rFonts w:ascii="Times New Roman" w:hAnsi="Times New Roman" w:cs="Times New Roman"/>
          <w:sz w:val="24"/>
          <w:szCs w:val="24"/>
        </w:rPr>
        <w:t xml:space="preserve">. </w:t>
      </w:r>
      <w:sdt>
        <w:sdtPr>
          <w:rPr>
            <w:rFonts w:ascii="Times New Roman" w:hAnsi="Times New Roman" w:cs="Times New Roman"/>
            <w:sz w:val="24"/>
            <w:szCs w:val="24"/>
          </w:rPr>
          <w:id w:val="8733543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Atm12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(Nugroho, 2012)</w:t>
          </w:r>
          <w:r>
            <w:rPr>
              <w:rFonts w:ascii="Times New Roman" w:hAnsi="Times New Roman" w:cs="Times New Roman"/>
              <w:sz w:val="24"/>
              <w:szCs w:val="24"/>
            </w:rPr>
            <w:fldChar w:fldCharType="end"/>
          </w:r>
        </w:sdtContent>
      </w:sdt>
    </w:p>
    <w:p w14:paraId="23B36B14" w14:textId="26B6DD85" w:rsidR="008614E7" w:rsidRPr="003B2F12" w:rsidRDefault="003B2F12" w:rsidP="00C91600">
      <w:pPr>
        <w:pStyle w:val="Heading3"/>
        <w:numPr>
          <w:ilvl w:val="0"/>
          <w:numId w:val="10"/>
        </w:numPr>
        <w:ind w:left="1134" w:hanging="708"/>
      </w:pPr>
      <w:bookmarkStart w:id="1135" w:name="_Toc41326037"/>
      <w:r w:rsidRPr="003B2F12">
        <w:t>OWL (</w:t>
      </w:r>
      <w:r w:rsidRPr="003B2F12">
        <w:rPr>
          <w:i/>
          <w:iCs/>
        </w:rPr>
        <w:t>Ontology Web Language</w:t>
      </w:r>
      <w:r w:rsidRPr="003B2F12">
        <w:t>)</w:t>
      </w:r>
      <w:bookmarkEnd w:id="1135"/>
    </w:p>
    <w:p w14:paraId="186EDABE" w14:textId="42AA9D9C" w:rsidR="009F14D8" w:rsidRDefault="003B2F12" w:rsidP="007A3266">
      <w:pPr>
        <w:spacing w:line="360" w:lineRule="auto"/>
        <w:ind w:left="426" w:firstLine="720"/>
        <w:jc w:val="both"/>
        <w:rPr>
          <w:rFonts w:ascii="Times New Roman" w:hAnsi="Times New Roman" w:cs="Times New Roman"/>
          <w:sz w:val="24"/>
          <w:szCs w:val="24"/>
        </w:rPr>
      </w:pPr>
      <w:r w:rsidRPr="007576AF">
        <w:rPr>
          <w:rFonts w:ascii="Times New Roman" w:hAnsi="Times New Roman" w:cs="Times New Roman"/>
          <w:sz w:val="24"/>
          <w:szCs w:val="24"/>
        </w:rPr>
        <w:t xml:space="preserve">OWL merupakan </w:t>
      </w:r>
      <w:r w:rsidRPr="00EB7FB5">
        <w:rPr>
          <w:rFonts w:ascii="Times New Roman" w:hAnsi="Times New Roman" w:cs="Times New Roman"/>
          <w:i/>
          <w:iCs/>
          <w:sz w:val="24"/>
          <w:szCs w:val="24"/>
        </w:rPr>
        <w:t>semantic markup language</w:t>
      </w:r>
      <w:r w:rsidRPr="007576AF">
        <w:rPr>
          <w:rFonts w:ascii="Times New Roman" w:hAnsi="Times New Roman" w:cs="Times New Roman"/>
          <w:sz w:val="24"/>
          <w:szCs w:val="24"/>
        </w:rPr>
        <w:t xml:space="preserve"> yang digunakan untuk merepresentasikan ontologi. OWL memungkinkan informasi dimengerti oleh mesin. OWL dikembangkan sebagai </w:t>
      </w:r>
      <w:r w:rsidRPr="00EB7FB5">
        <w:rPr>
          <w:rFonts w:ascii="Times New Roman" w:hAnsi="Times New Roman" w:cs="Times New Roman"/>
          <w:i/>
          <w:iCs/>
          <w:sz w:val="24"/>
          <w:szCs w:val="24"/>
        </w:rPr>
        <w:t>vocabulary extension</w:t>
      </w:r>
      <w:r w:rsidRPr="007576AF">
        <w:rPr>
          <w:rFonts w:ascii="Times New Roman" w:hAnsi="Times New Roman" w:cs="Times New Roman"/>
          <w:sz w:val="24"/>
          <w:szCs w:val="24"/>
        </w:rPr>
        <w:t xml:space="preserve"> dari RDF.  OWL terdiri dari beberapa komponen berikut </w:t>
      </w:r>
      <w:sdt>
        <w:sdtPr>
          <w:rPr>
            <w:rFonts w:ascii="Times New Roman" w:hAnsi="Times New Roman" w:cs="Times New Roman"/>
            <w:sz w:val="24"/>
            <w:szCs w:val="24"/>
          </w:rPr>
          <w:id w:val="7997304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Arn18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(Sinaga, Sipahutar, &amp; Hutasoit, 2018)</w:t>
          </w:r>
          <w:r>
            <w:rPr>
              <w:rFonts w:ascii="Times New Roman" w:hAnsi="Times New Roman" w:cs="Times New Roman"/>
              <w:sz w:val="24"/>
              <w:szCs w:val="24"/>
            </w:rPr>
            <w:fldChar w:fldCharType="end"/>
          </w:r>
        </w:sdtContent>
      </w:sdt>
      <w:r w:rsidRPr="007576AF">
        <w:rPr>
          <w:rFonts w:ascii="Times New Roman" w:hAnsi="Times New Roman" w:cs="Times New Roman"/>
          <w:sz w:val="24"/>
          <w:szCs w:val="24"/>
        </w:rPr>
        <w:t>:</w:t>
      </w:r>
    </w:p>
    <w:p w14:paraId="2874F8E5" w14:textId="5A28F9E0" w:rsidR="003B2F12" w:rsidRDefault="003B2F12" w:rsidP="00390A9A">
      <w:pPr>
        <w:pStyle w:val="ListParagraph"/>
        <w:numPr>
          <w:ilvl w:val="0"/>
          <w:numId w:val="13"/>
        </w:numPr>
        <w:spacing w:line="360" w:lineRule="auto"/>
        <w:jc w:val="both"/>
        <w:rPr>
          <w:rFonts w:ascii="Times New Roman" w:hAnsi="Times New Roman" w:cs="Times New Roman"/>
          <w:sz w:val="24"/>
          <w:szCs w:val="24"/>
        </w:rPr>
      </w:pPr>
      <w:del w:id="1136" w:author="Ryan Ganeswara" w:date="2020-06-02T16:11:00Z">
        <w:r w:rsidRPr="007576AF" w:rsidDel="009E34ED">
          <w:rPr>
            <w:rFonts w:ascii="Times New Roman" w:hAnsi="Times New Roman" w:cs="Times New Roman"/>
            <w:i/>
            <w:iCs/>
            <w:sz w:val="24"/>
            <w:szCs w:val="24"/>
          </w:rPr>
          <w:delText>Class</w:delText>
        </w:r>
      </w:del>
      <w:ins w:id="1137" w:author="Ryan Ganeswara" w:date="2020-06-02T16:11:00Z">
        <w:r w:rsidR="009E34ED" w:rsidRPr="009E34ED">
          <w:rPr>
            <w:rFonts w:ascii="Times New Roman" w:hAnsi="Times New Roman" w:cs="Times New Roman"/>
            <w:i/>
            <w:iCs/>
            <w:sz w:val="24"/>
            <w:szCs w:val="24"/>
          </w:rPr>
          <w:t>Class</w:t>
        </w:r>
      </w:ins>
      <w:r w:rsidRPr="007576AF">
        <w:rPr>
          <w:rFonts w:ascii="Times New Roman" w:hAnsi="Times New Roman" w:cs="Times New Roman"/>
          <w:sz w:val="24"/>
          <w:szCs w:val="24"/>
        </w:rPr>
        <w:t xml:space="preserve"> (kelas), merupakan kumpulan dari individual dengan karateristik yang sama.</w:t>
      </w:r>
    </w:p>
    <w:p w14:paraId="2FBF54DD" w14:textId="70550C25" w:rsidR="003B2F12" w:rsidRDefault="003B2F12" w:rsidP="00390A9A">
      <w:pPr>
        <w:pStyle w:val="ListParagraph"/>
        <w:numPr>
          <w:ilvl w:val="0"/>
          <w:numId w:val="13"/>
        </w:numPr>
        <w:spacing w:line="360" w:lineRule="auto"/>
        <w:jc w:val="both"/>
        <w:rPr>
          <w:rFonts w:ascii="Times New Roman" w:hAnsi="Times New Roman" w:cs="Times New Roman"/>
          <w:sz w:val="24"/>
          <w:szCs w:val="24"/>
        </w:rPr>
      </w:pPr>
      <w:r w:rsidRPr="007576AF">
        <w:rPr>
          <w:rFonts w:ascii="Times New Roman" w:hAnsi="Times New Roman" w:cs="Times New Roman"/>
          <w:sz w:val="24"/>
          <w:szCs w:val="24"/>
        </w:rPr>
        <w:t>Individual (</w:t>
      </w:r>
      <w:del w:id="1138" w:author="Ryan Ganeswara" w:date="2020-06-02T16:12:00Z">
        <w:r w:rsidRPr="007576AF" w:rsidDel="009E34ED">
          <w:rPr>
            <w:rFonts w:ascii="Times New Roman" w:hAnsi="Times New Roman" w:cs="Times New Roman"/>
            <w:i/>
            <w:iCs/>
            <w:sz w:val="24"/>
            <w:szCs w:val="24"/>
          </w:rPr>
          <w:delText>instance</w:delText>
        </w:r>
      </w:del>
      <w:ins w:id="1139" w:author="Ryan Ganeswara" w:date="2020-06-02T16:12:00Z">
        <w:r w:rsidR="009E34ED" w:rsidRPr="009E34ED">
          <w:rPr>
            <w:rFonts w:ascii="Times New Roman" w:hAnsi="Times New Roman" w:cs="Times New Roman"/>
            <w:i/>
            <w:iCs/>
            <w:sz w:val="24"/>
            <w:szCs w:val="24"/>
          </w:rPr>
          <w:t>instances</w:t>
        </w:r>
      </w:ins>
      <w:r w:rsidRPr="007576AF">
        <w:rPr>
          <w:rFonts w:ascii="Times New Roman" w:hAnsi="Times New Roman" w:cs="Times New Roman"/>
          <w:sz w:val="24"/>
          <w:szCs w:val="24"/>
        </w:rPr>
        <w:t>), merupakan komponen ontologi yang menggambarkan objek dalam sebuah domain. Setiap individual harus berada dalam sebuah kelas dan setiap individual yang berada dalam sebuah kelas memiliki karateristik yang sama.</w:t>
      </w:r>
    </w:p>
    <w:p w14:paraId="0B620F47" w14:textId="06D33B35" w:rsidR="003B2F12" w:rsidRDefault="003B2F12" w:rsidP="00390A9A">
      <w:pPr>
        <w:pStyle w:val="ListParagraph"/>
        <w:numPr>
          <w:ilvl w:val="0"/>
          <w:numId w:val="13"/>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Properties</w:t>
      </w:r>
      <w:r w:rsidRPr="007576AF">
        <w:rPr>
          <w:rFonts w:ascii="Times New Roman" w:hAnsi="Times New Roman" w:cs="Times New Roman"/>
          <w:sz w:val="24"/>
          <w:szCs w:val="24"/>
        </w:rPr>
        <w:t xml:space="preserve">, merupakan </w:t>
      </w:r>
      <w:r w:rsidRPr="007576AF">
        <w:rPr>
          <w:rFonts w:ascii="Times New Roman" w:hAnsi="Times New Roman" w:cs="Times New Roman"/>
          <w:i/>
          <w:iCs/>
          <w:sz w:val="24"/>
          <w:szCs w:val="24"/>
        </w:rPr>
        <w:t>binary relationship</w:t>
      </w:r>
      <w:r w:rsidRPr="007576AF">
        <w:rPr>
          <w:rFonts w:ascii="Times New Roman" w:hAnsi="Times New Roman" w:cs="Times New Roman"/>
          <w:sz w:val="24"/>
          <w:szCs w:val="24"/>
        </w:rPr>
        <w:t xml:space="preserve"> yang menghubungkan individual dengan individual lain. Properties memiliki karateristik sebagai berikut :</w:t>
      </w:r>
    </w:p>
    <w:p w14:paraId="70931886" w14:textId="79FBC13B" w:rsidR="003B2F12" w:rsidRDefault="003B2F1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Functional properties</w:t>
      </w:r>
      <w:r w:rsidRPr="007576AF">
        <w:rPr>
          <w:rFonts w:ascii="Times New Roman" w:hAnsi="Times New Roman" w:cs="Times New Roman"/>
          <w:sz w:val="24"/>
          <w:szCs w:val="24"/>
        </w:rPr>
        <w:t>, relasi dimana satu individual hanya bisa berhubungan dengan paling banyak satu individual saja.</w:t>
      </w:r>
    </w:p>
    <w:p w14:paraId="4A30DC36" w14:textId="7DFF2CE1" w:rsidR="003B2F1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Inverse functional properties</w:t>
      </w:r>
      <w:r w:rsidRPr="007576AF">
        <w:rPr>
          <w:rFonts w:ascii="Times New Roman" w:hAnsi="Times New Roman" w:cs="Times New Roman"/>
          <w:sz w:val="24"/>
          <w:szCs w:val="24"/>
        </w:rPr>
        <w:t xml:space="preserve">, relasi yang merupakan </w:t>
      </w:r>
      <w:r w:rsidRPr="007576AF">
        <w:rPr>
          <w:rFonts w:ascii="Times New Roman" w:hAnsi="Times New Roman" w:cs="Times New Roman"/>
          <w:i/>
          <w:iCs/>
          <w:sz w:val="24"/>
          <w:szCs w:val="24"/>
        </w:rPr>
        <w:t>inverse</w:t>
      </w:r>
      <w:r w:rsidRPr="007576AF">
        <w:rPr>
          <w:rFonts w:ascii="Times New Roman" w:hAnsi="Times New Roman" w:cs="Times New Roman"/>
          <w:sz w:val="24"/>
          <w:szCs w:val="24"/>
        </w:rPr>
        <w:t xml:space="preserve"> dari </w:t>
      </w:r>
      <w:r w:rsidRPr="007576AF">
        <w:rPr>
          <w:rFonts w:ascii="Times New Roman" w:hAnsi="Times New Roman" w:cs="Times New Roman"/>
          <w:i/>
          <w:iCs/>
          <w:sz w:val="24"/>
          <w:szCs w:val="24"/>
        </w:rPr>
        <w:t>functional properties</w:t>
      </w:r>
      <w:r w:rsidRPr="007576AF">
        <w:rPr>
          <w:rFonts w:ascii="Times New Roman" w:hAnsi="Times New Roman" w:cs="Times New Roman"/>
          <w:sz w:val="24"/>
          <w:szCs w:val="24"/>
        </w:rPr>
        <w:t>.</w:t>
      </w:r>
    </w:p>
    <w:p w14:paraId="4169AB8D" w14:textId="57270647"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Transitive properties</w:t>
      </w:r>
      <w:r w:rsidRPr="007576AF">
        <w:rPr>
          <w:rFonts w:ascii="Times New Roman" w:hAnsi="Times New Roman" w:cs="Times New Roman"/>
          <w:sz w:val="24"/>
          <w:szCs w:val="24"/>
        </w:rPr>
        <w:t>, relasi di mana apabila individual a berhubungan dengan individual b, individual b berhubungan dengan individual c maka individual a dan individual c juga memiliki hubungan.</w:t>
      </w:r>
    </w:p>
    <w:p w14:paraId="0F28B826" w14:textId="2E392EC1"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Symmetric properties</w:t>
      </w:r>
      <w:r w:rsidRPr="007576AF">
        <w:rPr>
          <w:rFonts w:ascii="Times New Roman" w:hAnsi="Times New Roman" w:cs="Times New Roman"/>
          <w:sz w:val="24"/>
          <w:szCs w:val="24"/>
        </w:rPr>
        <w:t>, relasi timbal balik antara dua individual.</w:t>
      </w:r>
    </w:p>
    <w:p w14:paraId="62C35E0E" w14:textId="2CAB45AB"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Asymmetric properties</w:t>
      </w:r>
      <w:r w:rsidRPr="007576AF">
        <w:rPr>
          <w:rFonts w:ascii="Times New Roman" w:hAnsi="Times New Roman" w:cs="Times New Roman"/>
          <w:sz w:val="24"/>
          <w:szCs w:val="24"/>
        </w:rPr>
        <w:t>, relasi yang tidak bisa timbal balik antara dua individual.</w:t>
      </w:r>
    </w:p>
    <w:p w14:paraId="419C827E" w14:textId="06DEBB7F" w:rsidR="005C3832" w:rsidRPr="003B2F1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Irreflexive properties</w:t>
      </w:r>
      <w:r w:rsidRPr="007576AF">
        <w:rPr>
          <w:rFonts w:ascii="Times New Roman" w:hAnsi="Times New Roman" w:cs="Times New Roman"/>
          <w:sz w:val="24"/>
          <w:szCs w:val="24"/>
        </w:rPr>
        <w:t>, relasi yang tidak dapat digunakan untuk individual itu sendiri.</w:t>
      </w:r>
    </w:p>
    <w:p w14:paraId="5F0B901D" w14:textId="77777777" w:rsidR="003B2F12" w:rsidRPr="003B2F12" w:rsidRDefault="003B2F12" w:rsidP="003B2F12">
      <w:pPr>
        <w:pStyle w:val="ListParagraph"/>
        <w:spacing w:line="360" w:lineRule="auto"/>
        <w:ind w:left="1506"/>
        <w:jc w:val="both"/>
        <w:rPr>
          <w:rFonts w:ascii="Times New Roman" w:hAnsi="Times New Roman" w:cs="Times New Roman"/>
          <w:sz w:val="24"/>
          <w:szCs w:val="24"/>
        </w:rPr>
      </w:pPr>
    </w:p>
    <w:p w14:paraId="56A05C01" w14:textId="129EDB9D" w:rsidR="00EB2B0D" w:rsidRDefault="005C3832" w:rsidP="00C91600">
      <w:pPr>
        <w:pStyle w:val="Heading3"/>
        <w:numPr>
          <w:ilvl w:val="0"/>
          <w:numId w:val="10"/>
        </w:numPr>
        <w:ind w:left="1134" w:hanging="708"/>
      </w:pPr>
      <w:bookmarkStart w:id="1140" w:name="_Toc41326038"/>
      <w:r>
        <w:t xml:space="preserve">SPARQL </w:t>
      </w:r>
      <w:del w:id="1141" w:author="Ryan Ganeswara" w:date="2020-06-02T16:09:00Z">
        <w:r w:rsidDel="009E34ED">
          <w:delText>Query</w:delText>
        </w:r>
      </w:del>
      <w:bookmarkEnd w:id="1140"/>
      <w:ins w:id="1142" w:author="Ryan Ganeswara" w:date="2020-06-02T16:09:00Z">
        <w:r w:rsidR="009E34ED" w:rsidRPr="009E34ED">
          <w:rPr>
            <w:i/>
          </w:rPr>
          <w:t>Query</w:t>
        </w:r>
      </w:ins>
    </w:p>
    <w:p w14:paraId="4742F6A5" w14:textId="24DB266B" w:rsidR="00EB2B0D" w:rsidRDefault="005C3832" w:rsidP="00A119B8">
      <w:pPr>
        <w:spacing w:line="360" w:lineRule="auto"/>
        <w:ind w:left="426" w:firstLine="720"/>
        <w:jc w:val="both"/>
        <w:rPr>
          <w:rFonts w:ascii="Times New Roman" w:hAnsi="Times New Roman" w:cs="Times New Roman"/>
          <w:sz w:val="24"/>
          <w:szCs w:val="24"/>
        </w:rPr>
      </w:pPr>
      <w:r w:rsidRPr="00B50EDD">
        <w:rPr>
          <w:rFonts w:ascii="Times New Roman" w:hAnsi="Times New Roman" w:cs="Times New Roman"/>
          <w:sz w:val="24"/>
          <w:szCs w:val="24"/>
        </w:rPr>
        <w:t xml:space="preserve">SPARQL merupakan bahasa </w:t>
      </w:r>
      <w:del w:id="1143" w:author="Ryan Ganeswara" w:date="2020-06-02T16:09:00Z">
        <w:r w:rsidRPr="00B50EDD" w:rsidDel="009E34ED">
          <w:rPr>
            <w:rFonts w:ascii="Times New Roman" w:hAnsi="Times New Roman" w:cs="Times New Roman"/>
            <w:sz w:val="24"/>
            <w:szCs w:val="24"/>
          </w:rPr>
          <w:delText>query</w:delText>
        </w:r>
      </w:del>
      <w:ins w:id="1144" w:author="Ryan Ganeswara" w:date="2020-06-02T16:09:00Z">
        <w:r w:rsidR="009E34ED" w:rsidRPr="009E34ED">
          <w:rPr>
            <w:rFonts w:ascii="Times New Roman" w:hAnsi="Times New Roman" w:cs="Times New Roman"/>
            <w:i/>
            <w:sz w:val="24"/>
            <w:szCs w:val="24"/>
          </w:rPr>
          <w:t>query</w:t>
        </w:r>
      </w:ins>
      <w:r w:rsidRPr="00B50EDD">
        <w:rPr>
          <w:rFonts w:ascii="Times New Roman" w:hAnsi="Times New Roman" w:cs="Times New Roman"/>
          <w:sz w:val="24"/>
          <w:szCs w:val="24"/>
        </w:rPr>
        <w:t xml:space="preserve"> dari RDF dan protokol akses data untuk </w:t>
      </w:r>
      <w:r w:rsidRPr="00EB7FB5">
        <w:rPr>
          <w:rFonts w:ascii="Times New Roman" w:hAnsi="Times New Roman" w:cs="Times New Roman"/>
          <w:i/>
          <w:iCs/>
          <w:sz w:val="24"/>
          <w:szCs w:val="24"/>
        </w:rPr>
        <w:t>Semantic Web</w:t>
      </w:r>
      <w:r w:rsidRPr="00B50EDD">
        <w:rPr>
          <w:rFonts w:ascii="Times New Roman" w:hAnsi="Times New Roman" w:cs="Times New Roman"/>
          <w:sz w:val="24"/>
          <w:szCs w:val="24"/>
        </w:rPr>
        <w:t xml:space="preserve">. SPARQL adalah akronim yang merupakan kependekan dari SPARQL </w:t>
      </w:r>
      <w:r w:rsidRPr="005C3832">
        <w:rPr>
          <w:rFonts w:ascii="Times New Roman" w:hAnsi="Times New Roman" w:cs="Times New Roman"/>
          <w:i/>
          <w:iCs/>
          <w:sz w:val="24"/>
          <w:szCs w:val="24"/>
        </w:rPr>
        <w:t>Protocol</w:t>
      </w:r>
      <w:r w:rsidRPr="00B50EDD">
        <w:rPr>
          <w:rFonts w:ascii="Times New Roman" w:hAnsi="Times New Roman" w:cs="Times New Roman"/>
          <w:sz w:val="24"/>
          <w:szCs w:val="24"/>
        </w:rPr>
        <w:t xml:space="preserve"> and RDF </w:t>
      </w:r>
      <w:del w:id="1145" w:author="Ryan Ganeswara" w:date="2020-06-02T16:09:00Z">
        <w:r w:rsidRPr="00EB7FB5" w:rsidDel="009E34ED">
          <w:rPr>
            <w:rFonts w:ascii="Times New Roman" w:hAnsi="Times New Roman" w:cs="Times New Roman"/>
            <w:i/>
            <w:iCs/>
            <w:sz w:val="24"/>
            <w:szCs w:val="24"/>
          </w:rPr>
          <w:delText>Query</w:delText>
        </w:r>
      </w:del>
      <w:ins w:id="1146" w:author="Ryan Ganeswara" w:date="2020-06-02T16:09:00Z">
        <w:r w:rsidR="009E34ED" w:rsidRPr="009E34ED">
          <w:rPr>
            <w:rFonts w:ascii="Times New Roman" w:hAnsi="Times New Roman" w:cs="Times New Roman"/>
            <w:i/>
            <w:iCs/>
            <w:sz w:val="24"/>
            <w:szCs w:val="24"/>
          </w:rPr>
          <w:t>Query</w:t>
        </w:r>
      </w:ins>
      <w:r w:rsidRPr="00EB7FB5">
        <w:rPr>
          <w:rFonts w:ascii="Times New Roman" w:hAnsi="Times New Roman" w:cs="Times New Roman"/>
          <w:i/>
          <w:iCs/>
          <w:sz w:val="24"/>
          <w:szCs w:val="24"/>
        </w:rPr>
        <w:t xml:space="preserve"> Language</w:t>
      </w:r>
      <w:r w:rsidRPr="00B50EDD">
        <w:rPr>
          <w:rFonts w:ascii="Times New Roman" w:hAnsi="Times New Roman" w:cs="Times New Roman"/>
          <w:sz w:val="24"/>
          <w:szCs w:val="24"/>
        </w:rPr>
        <w:t xml:space="preserve">. </w:t>
      </w:r>
      <w:sdt>
        <w:sdtPr>
          <w:rPr>
            <w:rFonts w:ascii="Times New Roman" w:hAnsi="Times New Roman" w:cs="Times New Roman"/>
            <w:sz w:val="24"/>
            <w:szCs w:val="24"/>
          </w:rPr>
          <w:id w:val="-233638026"/>
          <w:citation/>
        </w:sdtPr>
        <w:sdtContent>
          <w:r w:rsidRPr="00B50EDD">
            <w:rPr>
              <w:rFonts w:ascii="Times New Roman" w:hAnsi="Times New Roman" w:cs="Times New Roman"/>
              <w:sz w:val="24"/>
              <w:szCs w:val="24"/>
            </w:rPr>
            <w:fldChar w:fldCharType="begin"/>
          </w:r>
          <w:r w:rsidRPr="00B50EDD">
            <w:rPr>
              <w:rFonts w:ascii="Times New Roman" w:hAnsi="Times New Roman" w:cs="Times New Roman"/>
              <w:sz w:val="24"/>
              <w:szCs w:val="24"/>
            </w:rPr>
            <w:instrText xml:space="preserve"> CITATION YuL14 \l 1033 </w:instrText>
          </w:r>
          <w:r w:rsidRPr="00B50EDD">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(Yu, 2014)</w:t>
          </w:r>
          <w:r w:rsidRPr="00B50EDD">
            <w:rPr>
              <w:rFonts w:ascii="Times New Roman" w:hAnsi="Times New Roman" w:cs="Times New Roman"/>
              <w:sz w:val="24"/>
              <w:szCs w:val="24"/>
            </w:rPr>
            <w:fldChar w:fldCharType="end"/>
          </w:r>
        </w:sdtContent>
      </w:sdt>
    </w:p>
    <w:p w14:paraId="4C28C31B" w14:textId="065D90A5" w:rsidR="005C3832" w:rsidRDefault="005C3832" w:rsidP="00A119B8">
      <w:pPr>
        <w:spacing w:line="360" w:lineRule="auto"/>
        <w:ind w:left="426" w:firstLine="720"/>
        <w:jc w:val="both"/>
        <w:rPr>
          <w:rFonts w:ascii="Times New Roman" w:hAnsi="Times New Roman" w:cs="Times New Roman"/>
          <w:sz w:val="24"/>
          <w:szCs w:val="24"/>
        </w:rPr>
      </w:pPr>
      <w:r w:rsidRPr="00B50EDD">
        <w:rPr>
          <w:rFonts w:ascii="Times New Roman" w:hAnsi="Times New Roman" w:cs="Times New Roman"/>
          <w:sz w:val="24"/>
          <w:szCs w:val="24"/>
        </w:rPr>
        <w:t xml:space="preserve">SPARQL adalah Bahasa </w:t>
      </w:r>
      <w:del w:id="1147" w:author="Ryan Ganeswara" w:date="2020-06-02T16:09:00Z">
        <w:r w:rsidRPr="00B50EDD" w:rsidDel="009E34ED">
          <w:rPr>
            <w:rFonts w:ascii="Times New Roman" w:hAnsi="Times New Roman" w:cs="Times New Roman"/>
            <w:sz w:val="24"/>
            <w:szCs w:val="24"/>
          </w:rPr>
          <w:delText>query</w:delText>
        </w:r>
      </w:del>
      <w:ins w:id="1148" w:author="Ryan Ganeswara" w:date="2020-06-02T16:09:00Z">
        <w:r w:rsidR="009E34ED" w:rsidRPr="009E34ED">
          <w:rPr>
            <w:rFonts w:ascii="Times New Roman" w:hAnsi="Times New Roman" w:cs="Times New Roman"/>
            <w:i/>
            <w:sz w:val="24"/>
            <w:szCs w:val="24"/>
          </w:rPr>
          <w:t>query</w:t>
        </w:r>
      </w:ins>
      <w:r w:rsidRPr="00B50EDD">
        <w:rPr>
          <w:rFonts w:ascii="Times New Roman" w:hAnsi="Times New Roman" w:cs="Times New Roman"/>
          <w:sz w:val="24"/>
          <w:szCs w:val="24"/>
        </w:rPr>
        <w:t xml:space="preserve"> untuk mendapatkan informasi dari Graph RDF. yang menyediakan fasilitas sebagai berikut :</w:t>
      </w:r>
    </w:p>
    <w:p w14:paraId="23473F3E" w14:textId="4846A95F"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Mengekstrak informasi dalam bentuk URI, </w:t>
      </w:r>
      <w:r w:rsidRPr="005C3832">
        <w:rPr>
          <w:rFonts w:ascii="Times New Roman" w:hAnsi="Times New Roman" w:cs="Times New Roman"/>
          <w:i/>
          <w:iCs/>
          <w:sz w:val="24"/>
          <w:szCs w:val="24"/>
        </w:rPr>
        <w:t>Blank Node</w:t>
      </w:r>
      <w:r w:rsidRPr="00B50EDD">
        <w:rPr>
          <w:rFonts w:ascii="Times New Roman" w:hAnsi="Times New Roman" w:cs="Times New Roman"/>
          <w:sz w:val="24"/>
          <w:szCs w:val="24"/>
        </w:rPr>
        <w:t xml:space="preserve"> dan Literal.</w:t>
      </w:r>
    </w:p>
    <w:p w14:paraId="59DC74C1" w14:textId="188076B9"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Mengekstrak RDF </w:t>
      </w:r>
      <w:r w:rsidRPr="005C3832">
        <w:rPr>
          <w:rFonts w:ascii="Times New Roman" w:hAnsi="Times New Roman" w:cs="Times New Roman"/>
          <w:i/>
          <w:iCs/>
          <w:sz w:val="24"/>
          <w:szCs w:val="24"/>
        </w:rPr>
        <w:t>Subgraph</w:t>
      </w:r>
      <w:r w:rsidRPr="00B50EDD">
        <w:rPr>
          <w:rFonts w:ascii="Times New Roman" w:hAnsi="Times New Roman" w:cs="Times New Roman"/>
          <w:sz w:val="24"/>
          <w:szCs w:val="24"/>
        </w:rPr>
        <w:t>.</w:t>
      </w:r>
    </w:p>
    <w:p w14:paraId="135757CC" w14:textId="4E82BF24"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Membangun Graph RDF baru berdasarkan </w:t>
      </w:r>
      <w:del w:id="1149" w:author="Ryan Ganeswara" w:date="2020-06-02T16:09:00Z">
        <w:r w:rsidRPr="005C3832" w:rsidDel="009E34ED">
          <w:rPr>
            <w:rFonts w:ascii="Times New Roman" w:hAnsi="Times New Roman" w:cs="Times New Roman"/>
            <w:i/>
            <w:iCs/>
            <w:sz w:val="24"/>
            <w:szCs w:val="24"/>
          </w:rPr>
          <w:delText>query</w:delText>
        </w:r>
      </w:del>
      <w:ins w:id="1150" w:author="Ryan Ganeswara" w:date="2020-06-02T16:09:00Z">
        <w:r w:rsidR="009E34ED" w:rsidRPr="009E34ED">
          <w:rPr>
            <w:rFonts w:ascii="Times New Roman" w:hAnsi="Times New Roman" w:cs="Times New Roman"/>
            <w:i/>
            <w:iCs/>
            <w:sz w:val="24"/>
            <w:szCs w:val="24"/>
          </w:rPr>
          <w:t>query</w:t>
        </w:r>
      </w:ins>
      <w:r w:rsidRPr="005C3832">
        <w:rPr>
          <w:rFonts w:ascii="Times New Roman" w:hAnsi="Times New Roman" w:cs="Times New Roman"/>
          <w:i/>
          <w:iCs/>
          <w:sz w:val="24"/>
          <w:szCs w:val="24"/>
        </w:rPr>
        <w:t xml:space="preserve"> graph</w:t>
      </w:r>
      <w:r w:rsidRPr="00B50EDD">
        <w:rPr>
          <w:rFonts w:ascii="Times New Roman" w:hAnsi="Times New Roman" w:cs="Times New Roman"/>
          <w:sz w:val="24"/>
          <w:szCs w:val="24"/>
        </w:rPr>
        <w:t>.</w:t>
      </w:r>
    </w:p>
    <w:p w14:paraId="7FEF3E65" w14:textId="543B522D" w:rsidR="005C3832" w:rsidRPr="005C3832" w:rsidRDefault="005C3832" w:rsidP="005C3832">
      <w:pPr>
        <w:spacing w:line="360" w:lineRule="auto"/>
        <w:ind w:left="426" w:firstLine="708"/>
        <w:jc w:val="both"/>
        <w:rPr>
          <w:rFonts w:ascii="Times New Roman" w:hAnsi="Times New Roman" w:cs="Times New Roman"/>
          <w:sz w:val="24"/>
          <w:szCs w:val="24"/>
        </w:rPr>
      </w:pPr>
      <w:r w:rsidRPr="00B50EDD">
        <w:rPr>
          <w:rFonts w:ascii="Times New Roman" w:hAnsi="Times New Roman" w:cs="Times New Roman"/>
          <w:sz w:val="24"/>
          <w:szCs w:val="24"/>
        </w:rPr>
        <w:t xml:space="preserve">Sebagai bahasa akses data sangat cocok digunakan untuk local maupun remote. </w:t>
      </w:r>
      <w:sdt>
        <w:sdtPr>
          <w:rPr>
            <w:rFonts w:ascii="Times New Roman" w:hAnsi="Times New Roman" w:cs="Times New Roman"/>
            <w:sz w:val="24"/>
            <w:szCs w:val="24"/>
          </w:rPr>
          <w:id w:val="-892265330"/>
          <w:citation/>
        </w:sdtPr>
        <w:sdtContent>
          <w:r w:rsidRPr="00B50EDD">
            <w:rPr>
              <w:rFonts w:ascii="Times New Roman" w:hAnsi="Times New Roman" w:cs="Times New Roman"/>
              <w:sz w:val="24"/>
              <w:szCs w:val="24"/>
            </w:rPr>
            <w:fldChar w:fldCharType="begin"/>
          </w:r>
          <w:r w:rsidRPr="00B50EDD">
            <w:rPr>
              <w:rFonts w:ascii="Times New Roman" w:hAnsi="Times New Roman" w:cs="Times New Roman"/>
              <w:sz w:val="24"/>
              <w:szCs w:val="24"/>
            </w:rPr>
            <w:instrText xml:space="preserve"> CITATION Gaš09 \l 1033 </w:instrText>
          </w:r>
          <w:r w:rsidRPr="00B50EDD">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(Gašević, 2009)</w:t>
          </w:r>
          <w:r w:rsidRPr="00B50EDD">
            <w:rPr>
              <w:rFonts w:ascii="Times New Roman" w:hAnsi="Times New Roman" w:cs="Times New Roman"/>
              <w:sz w:val="24"/>
              <w:szCs w:val="24"/>
            </w:rPr>
            <w:fldChar w:fldCharType="end"/>
          </w:r>
        </w:sdtContent>
      </w:sdt>
    </w:p>
    <w:p w14:paraId="02790967" w14:textId="65C1F3B1" w:rsidR="00682DC9" w:rsidRDefault="00682DC9" w:rsidP="00682DC9">
      <w:pPr>
        <w:spacing w:line="360" w:lineRule="auto"/>
        <w:jc w:val="both"/>
        <w:rPr>
          <w:rFonts w:ascii="Times New Roman" w:hAnsi="Times New Roman" w:cs="Times New Roman"/>
          <w:sz w:val="24"/>
          <w:szCs w:val="24"/>
        </w:rPr>
      </w:pPr>
    </w:p>
    <w:p w14:paraId="5CAEAE08" w14:textId="77777777" w:rsidR="00682DC9" w:rsidRPr="00682DC9" w:rsidRDefault="00682DC9" w:rsidP="00682DC9">
      <w:pPr>
        <w:spacing w:line="360" w:lineRule="auto"/>
        <w:jc w:val="both"/>
        <w:rPr>
          <w:rFonts w:ascii="Times New Roman" w:hAnsi="Times New Roman" w:cs="Times New Roman"/>
          <w:sz w:val="24"/>
          <w:szCs w:val="24"/>
        </w:rPr>
      </w:pPr>
    </w:p>
    <w:p w14:paraId="1B1DB081" w14:textId="1CE7116B" w:rsidR="0095177F" w:rsidRDefault="005C3832" w:rsidP="00C91600">
      <w:pPr>
        <w:pStyle w:val="Heading3"/>
        <w:numPr>
          <w:ilvl w:val="0"/>
          <w:numId w:val="10"/>
        </w:numPr>
        <w:ind w:left="1134" w:hanging="708"/>
        <w:rPr>
          <w:i/>
          <w:iCs/>
        </w:rPr>
      </w:pPr>
      <w:bookmarkStart w:id="1151" w:name="_Toc41326039"/>
      <w:r>
        <w:rPr>
          <w:i/>
          <w:iCs/>
        </w:rPr>
        <w:t>Technology Acceptance Model (TAM)</w:t>
      </w:r>
      <w:bookmarkEnd w:id="1151"/>
    </w:p>
    <w:p w14:paraId="2B31461A" w14:textId="40F8A86E" w:rsidR="00BC4A5B" w:rsidRDefault="005C3832" w:rsidP="00BC4A5B">
      <w:pPr>
        <w:spacing w:line="360" w:lineRule="auto"/>
        <w:ind w:left="426" w:firstLine="708"/>
        <w:jc w:val="both"/>
        <w:rPr>
          <w:rFonts w:ascii="Times New Roman" w:hAnsi="Times New Roman" w:cs="Times New Roman"/>
          <w:sz w:val="24"/>
          <w:szCs w:val="24"/>
        </w:rPr>
        <w:sectPr w:rsidR="00BC4A5B" w:rsidSect="006A1CFE">
          <w:headerReference w:type="default" r:id="rId19"/>
          <w:footerReference w:type="default" r:id="rId20"/>
          <w:pgSz w:w="11906" w:h="16838"/>
          <w:pgMar w:top="1701" w:right="1701" w:bottom="1701" w:left="2268" w:header="709" w:footer="709" w:gutter="0"/>
          <w:pgNumType w:start="8"/>
          <w:cols w:space="708"/>
          <w:docGrid w:linePitch="360"/>
          <w:sectPrChange w:id="1158" w:author="Made Wardana" w:date="2020-06-11T21:15:00Z">
            <w:sectPr w:rsidR="00BC4A5B" w:rsidSect="006A1CFE">
              <w:pgMar w:top="1701" w:right="1701" w:bottom="1701" w:left="2268" w:header="709" w:footer="709" w:gutter="0"/>
            </w:sectPr>
          </w:sectPrChange>
        </w:sectPr>
      </w:pPr>
      <w:r w:rsidRPr="003F517D">
        <w:rPr>
          <w:rFonts w:ascii="Times New Roman" w:hAnsi="Times New Roman" w:cs="Times New Roman"/>
          <w:noProof/>
          <w:sz w:val="24"/>
          <w:szCs w:val="24"/>
          <w:lang w:val="id-ID" w:eastAsia="id-ID"/>
        </w:rPr>
        <w:drawing>
          <wp:anchor distT="0" distB="0" distL="114300" distR="114300" simplePos="0" relativeHeight="251675648" behindDoc="0" locked="0" layoutInCell="1" allowOverlap="1" wp14:anchorId="63ACAC65" wp14:editId="5C39EDAA">
            <wp:simplePos x="0" y="0"/>
            <wp:positionH relativeFrom="margin">
              <wp:align>left</wp:align>
            </wp:positionH>
            <wp:positionV relativeFrom="paragraph">
              <wp:posOffset>3261360</wp:posOffset>
            </wp:positionV>
            <wp:extent cx="5364480" cy="19507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TECHNOLOGY-ACCEPTANCE-MODEL-DAVIS-1989.png"/>
                    <pic:cNvPicPr/>
                  </pic:nvPicPr>
                  <pic:blipFill>
                    <a:blip r:embed="rId21">
                      <a:extLst>
                        <a:ext uri="{28A0092B-C50C-407E-A947-70E740481C1C}">
                          <a14:useLocalDpi xmlns:a14="http://schemas.microsoft.com/office/drawing/2010/main" val="0"/>
                        </a:ext>
                      </a:extLst>
                    </a:blip>
                    <a:stretch>
                      <a:fillRect/>
                    </a:stretch>
                  </pic:blipFill>
                  <pic:spPr>
                    <a:xfrm>
                      <a:off x="0" y="0"/>
                      <a:ext cx="5364480" cy="1950720"/>
                    </a:xfrm>
                    <a:prstGeom prst="rect">
                      <a:avLst/>
                    </a:prstGeom>
                  </pic:spPr>
                </pic:pic>
              </a:graphicData>
            </a:graphic>
            <wp14:sizeRelH relativeFrom="page">
              <wp14:pctWidth>0</wp14:pctWidth>
            </wp14:sizeRelH>
            <wp14:sizeRelV relativeFrom="page">
              <wp14:pctHeight>0</wp14:pctHeight>
            </wp14:sizeRelV>
          </wp:anchor>
        </w:drawing>
      </w:r>
      <w:r w:rsidRPr="002B29D4">
        <w:rPr>
          <w:rFonts w:ascii="Times New Roman" w:hAnsi="Times New Roman" w:cs="Times New Roman"/>
          <w:i/>
          <w:iCs/>
          <w:sz w:val="24"/>
          <w:szCs w:val="24"/>
        </w:rPr>
        <w:t>Technology Acceptance Model</w:t>
      </w:r>
      <w:r w:rsidRPr="003F517D">
        <w:rPr>
          <w:rFonts w:ascii="Times New Roman" w:hAnsi="Times New Roman" w:cs="Times New Roman"/>
          <w:sz w:val="24"/>
          <w:szCs w:val="24"/>
        </w:rPr>
        <w:t xml:space="preserve"> adalah pemodelan yang bertujuan untuk menjelaskan dan memprediksi penerimaan penggunaan terhadap sistem informasi atau untuk memodelkan sebuah niat dalam menerima teknologi informasi. TAM menjelaskan hubungan sebab akibat antara keyakinan (kegunaan sistem informasi dan kemudahan penggunaan sistem informasi) dan sikap, niat, dan penggunaan aktual dari pengguna. Penelitian pada model ini mengadopsi tiga variabel dari model. Kegunaan yang dirasakan (U) dan persepsi kemudahan penggunaan (E) adalah variabel independen dalam penelitian ini. Variabel dependen adalah penggunaan sistem. Variabel mediasi TAM lainnya termasuk sikap terhadap penggunaan dan niat perilaku untuk menggunakan. Dapat dilihat pada gambar dari model Davis</w:t>
      </w:r>
      <w:r>
        <w:rPr>
          <w:rFonts w:ascii="Times New Roman" w:hAnsi="Times New Roman" w:cs="Times New Roman"/>
          <w:sz w:val="24"/>
          <w:szCs w:val="24"/>
        </w:rPr>
        <w:t xml:space="preserve"> (1989) berikut </w:t>
      </w:r>
      <w:sdt>
        <w:sdtPr>
          <w:rPr>
            <w:rFonts w:ascii="Times New Roman" w:hAnsi="Times New Roman" w:cs="Times New Roman"/>
            <w:sz w:val="24"/>
            <w:szCs w:val="24"/>
          </w:rPr>
          <w:id w:val="14132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Les03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(Leong, 2003)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9C26F18" w14:textId="1D48D7A6" w:rsidR="00077823" w:rsidRDefault="001139F7" w:rsidP="00BC4A5B">
      <w:pPr>
        <w:pStyle w:val="Heading1"/>
        <w:jc w:val="center"/>
      </w:pPr>
      <w:bookmarkStart w:id="1159" w:name="_Toc41326040"/>
      <w:r w:rsidRPr="004522C6">
        <w:t>BAB III</w:t>
      </w:r>
      <w:r w:rsidR="00EC7463">
        <w:t xml:space="preserve"> </w:t>
      </w:r>
      <w:r w:rsidR="00EC7463">
        <w:br/>
      </w:r>
      <w:r w:rsidR="00D0777C">
        <w:t>METODOLOGI PENELITIAN</w:t>
      </w:r>
      <w:bookmarkEnd w:id="1159"/>
    </w:p>
    <w:p w14:paraId="2615F26E" w14:textId="77777777" w:rsidR="00EC7463" w:rsidRPr="00EC7463" w:rsidRDefault="00EC7463" w:rsidP="00EC7463">
      <w:pPr>
        <w:rPr>
          <w:lang w:val="en-US"/>
        </w:rPr>
      </w:pPr>
    </w:p>
    <w:p w14:paraId="5D0F3B31" w14:textId="5BB422FC" w:rsidR="00F70911" w:rsidRPr="00F70911" w:rsidRDefault="006276BD" w:rsidP="00F70911">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w:t>
      </w:r>
      <w:r w:rsidR="00602B24">
        <w:rPr>
          <w:rFonts w:ascii="Times New Roman" w:hAnsi="Times New Roman" w:cs="Times New Roman"/>
          <w:sz w:val="24"/>
          <w:szCs w:val="24"/>
        </w:rPr>
        <w:t>analisis dan perancangan sistem</w:t>
      </w:r>
      <w:r>
        <w:rPr>
          <w:rFonts w:ascii="Times New Roman" w:hAnsi="Times New Roman" w:cs="Times New Roman"/>
          <w:sz w:val="24"/>
          <w:szCs w:val="24"/>
        </w:rPr>
        <w:t xml:space="preserve"> dijelaskan tentang bagaimana langkah-langkah yang akan dilakukan dalam </w:t>
      </w:r>
      <w:r w:rsidR="00602B24">
        <w:rPr>
          <w:rFonts w:ascii="Times New Roman" w:hAnsi="Times New Roman" w:cs="Times New Roman"/>
          <w:sz w:val="24"/>
          <w:szCs w:val="24"/>
        </w:rPr>
        <w:t>merancang sistem yang akan dibangun</w:t>
      </w:r>
      <w:r>
        <w:rPr>
          <w:rFonts w:ascii="Times New Roman" w:hAnsi="Times New Roman" w:cs="Times New Roman"/>
          <w:sz w:val="24"/>
          <w:szCs w:val="24"/>
        </w:rPr>
        <w:t>.</w:t>
      </w:r>
    </w:p>
    <w:p w14:paraId="398E4155" w14:textId="0D686633" w:rsidR="00D0777C" w:rsidRDefault="00D0777C" w:rsidP="00C91600">
      <w:pPr>
        <w:pStyle w:val="Heading2"/>
        <w:numPr>
          <w:ilvl w:val="0"/>
          <w:numId w:val="6"/>
        </w:numPr>
        <w:ind w:left="567" w:hanging="567"/>
      </w:pPr>
      <w:bookmarkStart w:id="1160" w:name="_Toc41326041"/>
      <w:r>
        <w:t>Alur Penelitian</w:t>
      </w:r>
      <w:bookmarkEnd w:id="1160"/>
    </w:p>
    <w:p w14:paraId="742A5627" w14:textId="17E168F2" w:rsidR="00D45C04" w:rsidRDefault="00D0777C" w:rsidP="001B15F6">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bagian ini akan dijelaskan bagaimana alur peneliitian yang akan dilakukan secara umum dengan menggunakan </w:t>
      </w:r>
      <w:r w:rsidRPr="0028358E">
        <w:rPr>
          <w:rFonts w:ascii="Times New Roman" w:hAnsi="Times New Roman" w:cs="Times New Roman"/>
          <w:bCs/>
          <w:i/>
          <w:iCs/>
          <w:sz w:val="24"/>
          <w:szCs w:val="24"/>
        </w:rPr>
        <w:t>flowchart</w:t>
      </w:r>
      <w:r>
        <w:rPr>
          <w:rFonts w:ascii="Times New Roman" w:hAnsi="Times New Roman" w:cs="Times New Roman"/>
          <w:bCs/>
          <w:sz w:val="24"/>
          <w:szCs w:val="24"/>
        </w:rPr>
        <w:t xml:space="preserve"> sebagai berikut:</w:t>
      </w:r>
    </w:p>
    <w:p w14:paraId="166850A1" w14:textId="3D83DABD" w:rsidR="00D45C04" w:rsidRDefault="001B15F6" w:rsidP="00D45C04">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93056" behindDoc="0" locked="0" layoutInCell="1" allowOverlap="1" wp14:anchorId="76A15CC0" wp14:editId="4CB7DD05">
                <wp:simplePos x="0" y="0"/>
                <wp:positionH relativeFrom="margin">
                  <wp:posOffset>1959610</wp:posOffset>
                </wp:positionH>
                <wp:positionV relativeFrom="paragraph">
                  <wp:posOffset>61595</wp:posOffset>
                </wp:positionV>
                <wp:extent cx="1082040" cy="457200"/>
                <wp:effectExtent l="0" t="0" r="22860" b="19050"/>
                <wp:wrapNone/>
                <wp:docPr id="35" name="Oval 35"/>
                <wp:cNvGraphicFramePr/>
                <a:graphic xmlns:a="http://schemas.openxmlformats.org/drawingml/2006/main">
                  <a:graphicData uri="http://schemas.microsoft.com/office/word/2010/wordprocessingShape">
                    <wps:wsp>
                      <wps:cNvSpPr/>
                      <wps:spPr>
                        <a:xfrm>
                          <a:off x="0" y="0"/>
                          <a:ext cx="108204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E8E18A"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15CC0" id="Oval 35" o:spid="_x0000_s1026" style="position:absolute;left:0;text-align:left;margin-left:154.3pt;margin-top:4.85pt;width:85.2pt;height:3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" fillcolor="white [3201]" strokecolor="#70ad47 [3209]" strokeweight="1pt">
                <v:stroke joinstyle="miter"/>
                <v:textbox>
                  <w:txbxContent>
                    <w:p w14:paraId="7AE8E18A"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Mulai</w:t>
                      </w:r>
                    </w:p>
                  </w:txbxContent>
                </v:textbox>
                <w10:wrap anchorx="margin"/>
              </v:oval>
            </w:pict>
          </mc:Fallback>
        </mc:AlternateContent>
      </w:r>
    </w:p>
    <w:p w14:paraId="3AE9E4DD" w14:textId="5C1091D2" w:rsidR="00D45C04" w:rsidRDefault="00D45C04" w:rsidP="00D45C04">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4864" behindDoc="0" locked="0" layoutInCell="1" allowOverlap="1" wp14:anchorId="7550950B" wp14:editId="2F72B12C">
                <wp:simplePos x="0" y="0"/>
                <wp:positionH relativeFrom="column">
                  <wp:posOffset>2514600</wp:posOffset>
                </wp:positionH>
                <wp:positionV relativeFrom="paragraph">
                  <wp:posOffset>135255</wp:posOffset>
                </wp:positionV>
                <wp:extent cx="0" cy="40386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4A2F4AD" id="_x0000_t32" coordsize="21600,21600" o:spt="32" o:oned="t" path="m,l21600,21600e" filled="f">
                <v:path arrowok="t" fillok="f" o:connecttype="none"/>
                <o:lock v:ext="edit" shapetype="t"/>
              </v:shapetype>
              <v:shape id="Straight Arrow Connector 8" o:spid="_x0000_s1026" type="#_x0000_t32" style="position:absolute;margin-left:198pt;margin-top:10.65pt;width:0;height:31.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" strokecolor="black [3200]" strokeweight=".5pt">
                <v:stroke endarrow="block" joinstyle="miter"/>
              </v:shape>
            </w:pict>
          </mc:Fallback>
        </mc:AlternateContent>
      </w:r>
    </w:p>
    <w:p w14:paraId="39FDCADA" w14:textId="77777777" w:rsidR="00D45C04" w:rsidRDefault="00D45C04" w:rsidP="00D45C04">
      <w:pPr>
        <w:pStyle w:val="ListParagraph"/>
        <w:spacing w:line="360" w:lineRule="auto"/>
        <w:ind w:left="1080"/>
        <w:jc w:val="both"/>
        <w:rPr>
          <w:rFonts w:ascii="Times New Roman" w:hAnsi="Times New Roman" w:cs="Times New Roman"/>
          <w:bCs/>
          <w:sz w:val="24"/>
          <w:szCs w:val="24"/>
        </w:rPr>
      </w:pPr>
    </w:p>
    <w:p w14:paraId="585BDB7F"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5888" behindDoc="0" locked="0" layoutInCell="1" allowOverlap="1" wp14:anchorId="5E03A74B" wp14:editId="4D35DEEF">
                <wp:simplePos x="0" y="0"/>
                <wp:positionH relativeFrom="margin">
                  <wp:align>center</wp:align>
                </wp:positionH>
                <wp:positionV relativeFrom="paragraph">
                  <wp:posOffset>5715</wp:posOffset>
                </wp:positionV>
                <wp:extent cx="1661160" cy="480060"/>
                <wp:effectExtent l="0" t="0" r="15240" b="15240"/>
                <wp:wrapNone/>
                <wp:docPr id="12" name="Rectangle 1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F7959E"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Pengambilan Data</w:t>
                            </w:r>
                          </w:p>
                          <w:p w14:paraId="4133DBCA" w14:textId="77777777" w:rsidR="006A1CFE" w:rsidRDefault="006A1CFE" w:rsidP="00D45C04"/>
                          <w:p w14:paraId="7D83A4ED" w14:textId="77777777" w:rsidR="006A1CFE" w:rsidRDefault="006A1CFE" w:rsidP="00D45C04">
                            <w:pPr>
                              <w:jc w:val="center"/>
                            </w:pPr>
                            <w:r>
                              <w:t>lahan Data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3A74B" id="Rectangle 12" o:spid="_x0000_s1027" style="position:absolute;left:0;text-align:left;margin-left:0;margin-top:.45pt;width:130.8pt;height:37.8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" fillcolor="white [3201]" strokecolor="#70ad47 [3209]" strokeweight="1pt">
                <v:textbox>
                  <w:txbxContent>
                    <w:p w14:paraId="7CF7959E"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Pengambilan Data</w:t>
                      </w:r>
                    </w:p>
                    <w:p w14:paraId="4133DBCA" w14:textId="77777777" w:rsidR="006A1CFE" w:rsidRDefault="006A1CFE" w:rsidP="00D45C04"/>
                    <w:p w14:paraId="7D83A4ED" w14:textId="77777777" w:rsidR="006A1CFE" w:rsidRDefault="006A1CFE" w:rsidP="00D45C04">
                      <w:pPr>
                        <w:jc w:val="center"/>
                      </w:pPr>
                      <w:r>
                        <w:t>lahan Data Awal</w:t>
                      </w:r>
                    </w:p>
                  </w:txbxContent>
                </v:textbox>
                <w10:wrap anchorx="margin"/>
              </v:rect>
            </w:pict>
          </mc:Fallback>
        </mc:AlternateContent>
      </w:r>
    </w:p>
    <w:p w14:paraId="570069DB"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3840" behindDoc="0" locked="0" layoutInCell="1" allowOverlap="1" wp14:anchorId="26B645E0" wp14:editId="39A36E0E">
                <wp:simplePos x="0" y="0"/>
                <wp:positionH relativeFrom="margin">
                  <wp:align>center</wp:align>
                </wp:positionH>
                <wp:positionV relativeFrom="paragraph">
                  <wp:posOffset>123825</wp:posOffset>
                </wp:positionV>
                <wp:extent cx="0" cy="40386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251434" id="Straight Arrow Connector 14" o:spid="_x0000_s1026" type="#_x0000_t32" style="position:absolute;margin-left:0;margin-top:9.75pt;width:0;height:31.8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" strokecolor="black [3200]" strokeweight=".5pt">
                <v:stroke endarrow="block" joinstyle="miter"/>
                <w10:wrap anchorx="margin"/>
              </v:shape>
            </w:pict>
          </mc:Fallback>
        </mc:AlternateContent>
      </w:r>
    </w:p>
    <w:p w14:paraId="45E9E4C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38FA878D"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6912" behindDoc="0" locked="0" layoutInCell="1" allowOverlap="1" wp14:anchorId="4DC1D418" wp14:editId="1FF281B9">
                <wp:simplePos x="0" y="0"/>
                <wp:positionH relativeFrom="margin">
                  <wp:align>center</wp:align>
                </wp:positionH>
                <wp:positionV relativeFrom="paragraph">
                  <wp:posOffset>9525</wp:posOffset>
                </wp:positionV>
                <wp:extent cx="1661160" cy="4800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442256"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Membangun Model Ontologi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1D418" id="Rectangle 15" o:spid="_x0000_s1028" style="position:absolute;left:0;text-align:left;margin-left:0;margin-top:.75pt;width:130.8pt;height:37.8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" fillcolor="white [3201]" strokecolor="#70ad47 [3209]" strokeweight="1pt">
                <v:textbox>
                  <w:txbxContent>
                    <w:p w14:paraId="49442256"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Membangun Model Ontologi</w:t>
                      </w:r>
                    </w:p>
                  </w:txbxContent>
                </v:textbox>
                <w10:wrap anchorx="margin"/>
              </v:rect>
            </w:pict>
          </mc:Fallback>
        </mc:AlternateContent>
      </w:r>
    </w:p>
    <w:p w14:paraId="7E2EFD3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2816" behindDoc="0" locked="0" layoutInCell="1" allowOverlap="1" wp14:anchorId="35676A5A" wp14:editId="5B67D7DC">
                <wp:simplePos x="0" y="0"/>
                <wp:positionH relativeFrom="column">
                  <wp:posOffset>2522220</wp:posOffset>
                </wp:positionH>
                <wp:positionV relativeFrom="paragraph">
                  <wp:posOffset>120015</wp:posOffset>
                </wp:positionV>
                <wp:extent cx="0" cy="40386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2A0DB4" id="Straight Arrow Connector 17" o:spid="_x0000_s1026" type="#_x0000_t32" style="position:absolute;margin-left:198.6pt;margin-top:9.45pt;width:0;height:3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LN0wEAAPUDAAAOAAAAZHJzL2Uyb0RvYy54bWysU9uO0zAQfUfiHyy/06QLWl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" strokecolor="black [3200]" strokeweight=".5pt">
                <v:stroke endarrow="block" joinstyle="miter"/>
              </v:shape>
            </w:pict>
          </mc:Fallback>
        </mc:AlternateContent>
      </w:r>
    </w:p>
    <w:p w14:paraId="6BB534BE"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21B5505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7936" behindDoc="0" locked="0" layoutInCell="1" allowOverlap="1" wp14:anchorId="39D0F29B" wp14:editId="1FF7FC6D">
                <wp:simplePos x="0" y="0"/>
                <wp:positionH relativeFrom="margin">
                  <wp:align>center</wp:align>
                </wp:positionH>
                <wp:positionV relativeFrom="paragraph">
                  <wp:posOffset>5715</wp:posOffset>
                </wp:positionV>
                <wp:extent cx="1661160" cy="4800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2FC41"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Menganalisis Kebutuhan Sistem</w:t>
                            </w:r>
                          </w:p>
                          <w:p w14:paraId="1D0453C9" w14:textId="77777777" w:rsidR="006A1CFE" w:rsidRDefault="006A1CFE" w:rsidP="00D45C04"/>
                          <w:p w14:paraId="4A0EF766" w14:textId="77777777" w:rsidR="006A1CFE" w:rsidRDefault="006A1CFE" w:rsidP="00D45C04">
                            <w:pPr>
                              <w:jc w:val="center"/>
                            </w:pPr>
                            <w:r>
                              <w:t>Selesai</w:t>
                            </w:r>
                          </w:p>
                          <w:p w14:paraId="3B35D26E" w14:textId="77777777" w:rsidR="006A1CFE" w:rsidRDefault="006A1CFE" w:rsidP="00D45C04"/>
                          <w:p w14:paraId="1AD69FA7" w14:textId="77777777" w:rsidR="006A1CFE" w:rsidRDefault="006A1CFE" w:rsidP="00D45C04">
                            <w:pPr>
                              <w:jc w:val="center"/>
                            </w:pPr>
                            <w:r>
                              <w:t>mantik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D0F29B" id="Rectangle 22" o:spid="_x0000_s1029" style="position:absolute;left:0;text-align:left;margin-left:0;margin-top:.45pt;width:130.8pt;height:37.8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" fillcolor="white [3201]" strokecolor="#70ad47 [3209]" strokeweight="1pt">
                <v:textbox>
                  <w:txbxContent>
                    <w:p w14:paraId="7632FC41"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Menganalisis Kebutuhan Sistem</w:t>
                      </w:r>
                    </w:p>
                    <w:p w14:paraId="1D0453C9" w14:textId="77777777" w:rsidR="006A1CFE" w:rsidRDefault="006A1CFE" w:rsidP="00D45C04"/>
                    <w:p w14:paraId="4A0EF766" w14:textId="77777777" w:rsidR="006A1CFE" w:rsidRDefault="006A1CFE" w:rsidP="00D45C04">
                      <w:pPr>
                        <w:jc w:val="center"/>
                      </w:pPr>
                      <w:r>
                        <w:t>Selesai</w:t>
                      </w:r>
                    </w:p>
                    <w:p w14:paraId="3B35D26E" w14:textId="77777777" w:rsidR="006A1CFE" w:rsidRDefault="006A1CFE" w:rsidP="00D45C04"/>
                    <w:p w14:paraId="1AD69FA7" w14:textId="77777777" w:rsidR="006A1CFE" w:rsidRDefault="006A1CFE" w:rsidP="00D45C04">
                      <w:pPr>
                        <w:jc w:val="center"/>
                      </w:pPr>
                      <w:r>
                        <w:t>mantik</w:t>
                      </w:r>
                    </w:p>
                  </w:txbxContent>
                </v:textbox>
                <w10:wrap anchorx="margin"/>
              </v:rect>
            </w:pict>
          </mc:Fallback>
        </mc:AlternateContent>
      </w:r>
    </w:p>
    <w:p w14:paraId="43D7E210"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1792" behindDoc="0" locked="0" layoutInCell="1" allowOverlap="1" wp14:anchorId="079BAC74" wp14:editId="7A33A339">
                <wp:simplePos x="0" y="0"/>
                <wp:positionH relativeFrom="margin">
                  <wp:posOffset>2529840</wp:posOffset>
                </wp:positionH>
                <wp:positionV relativeFrom="paragraph">
                  <wp:posOffset>123825</wp:posOffset>
                </wp:positionV>
                <wp:extent cx="0" cy="4038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A699C8" id="Straight Arrow Connector 24" o:spid="_x0000_s1026" type="#_x0000_t32" style="position:absolute;margin-left:199.2pt;margin-top:9.75pt;width:0;height:31.8pt;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" strokecolor="black [3200]" strokeweight=".5pt">
                <v:stroke endarrow="block" joinstyle="miter"/>
                <w10:wrap anchorx="margin"/>
              </v:shape>
            </w:pict>
          </mc:Fallback>
        </mc:AlternateContent>
      </w:r>
    </w:p>
    <w:p w14:paraId="4C084C1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755BE4BF"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8960" behindDoc="0" locked="0" layoutInCell="1" allowOverlap="1" wp14:anchorId="2A09ADAE" wp14:editId="5058BC4F">
                <wp:simplePos x="0" y="0"/>
                <wp:positionH relativeFrom="margin">
                  <wp:align>center</wp:align>
                </wp:positionH>
                <wp:positionV relativeFrom="paragraph">
                  <wp:posOffset>9525</wp:posOffset>
                </wp:positionV>
                <wp:extent cx="1661160" cy="480060"/>
                <wp:effectExtent l="0" t="0" r="15240" b="15240"/>
                <wp:wrapNone/>
                <wp:docPr id="30" name="Rectangle 30"/>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B88A0D"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Membangun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09ADAE" id="Rectangle 30" o:spid="_x0000_s1030" style="position:absolute;left:0;text-align:left;margin-left:0;margin-top:.75pt;width:130.8pt;height:37.8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" fillcolor="white [3201]" strokecolor="#70ad47 [3209]" strokeweight="1pt">
                <v:textbox>
                  <w:txbxContent>
                    <w:p w14:paraId="3AB88A0D"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Membangun Sistem</w:t>
                      </w:r>
                    </w:p>
                  </w:txbxContent>
                </v:textbox>
                <w10:wrap anchorx="margin"/>
              </v:rect>
            </w:pict>
          </mc:Fallback>
        </mc:AlternateContent>
      </w:r>
    </w:p>
    <w:p w14:paraId="61635DC8"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0768" behindDoc="0" locked="0" layoutInCell="1" allowOverlap="1" wp14:anchorId="773D0334" wp14:editId="7AB0E04B">
                <wp:simplePos x="0" y="0"/>
                <wp:positionH relativeFrom="margin">
                  <wp:posOffset>2514600</wp:posOffset>
                </wp:positionH>
                <wp:positionV relativeFrom="paragraph">
                  <wp:posOffset>97155</wp:posOffset>
                </wp:positionV>
                <wp:extent cx="0" cy="40386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275E8C" id="Straight Arrow Connector 31" o:spid="_x0000_s1026" type="#_x0000_t32" style="position:absolute;margin-left:198pt;margin-top:7.65pt;width:0;height:31.8pt;z-index:251680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" strokecolor="black [3200]" strokeweight=".5pt">
                <v:stroke endarrow="block" joinstyle="miter"/>
                <w10:wrap anchorx="margin"/>
              </v:shape>
            </w:pict>
          </mc:Fallback>
        </mc:AlternateContent>
      </w:r>
    </w:p>
    <w:p w14:paraId="3C11BF29"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91008" behindDoc="0" locked="0" layoutInCell="1" allowOverlap="1" wp14:anchorId="6E998791" wp14:editId="12F2BC4A">
                <wp:simplePos x="0" y="0"/>
                <wp:positionH relativeFrom="margin">
                  <wp:posOffset>1682115</wp:posOffset>
                </wp:positionH>
                <wp:positionV relativeFrom="paragraph">
                  <wp:posOffset>262890</wp:posOffset>
                </wp:positionV>
                <wp:extent cx="1661160" cy="480060"/>
                <wp:effectExtent l="0" t="0" r="15240" b="15240"/>
                <wp:wrapNone/>
                <wp:docPr id="32" name="Rectangle 3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B69152"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Pengujian dan Evaluasi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98791" id="Rectangle 32" o:spid="_x0000_s1031" style="position:absolute;left:0;text-align:left;margin-left:132.45pt;margin-top:20.7pt;width:130.8pt;height:37.8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" fillcolor="white [3201]" strokecolor="#70ad47 [3209]" strokeweight="1pt">
                <v:textbox>
                  <w:txbxContent>
                    <w:p w14:paraId="6EB69152"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Pengujian dan Evaluasi Sistem</w:t>
                      </w:r>
                    </w:p>
                  </w:txbxContent>
                </v:textbox>
                <w10:wrap anchorx="margin"/>
              </v:rect>
            </w:pict>
          </mc:Fallback>
        </mc:AlternateContent>
      </w:r>
    </w:p>
    <w:p w14:paraId="0FDF6B41"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09224A8C"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79744" behindDoc="0" locked="0" layoutInCell="1" allowOverlap="1" wp14:anchorId="052E2B0B" wp14:editId="5735F566">
                <wp:simplePos x="0" y="0"/>
                <wp:positionH relativeFrom="margin">
                  <wp:align>center</wp:align>
                </wp:positionH>
                <wp:positionV relativeFrom="paragraph">
                  <wp:posOffset>118110</wp:posOffset>
                </wp:positionV>
                <wp:extent cx="0" cy="403860"/>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350E34" id="Straight Arrow Connector 33" o:spid="_x0000_s1026" type="#_x0000_t32" style="position:absolute;margin-left:0;margin-top:9.3pt;width:0;height:31.8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" strokecolor="black [3200]" strokeweight=".5pt">
                <v:stroke endarrow="block" joinstyle="miter"/>
                <w10:wrap anchorx="margin"/>
              </v:shape>
            </w:pict>
          </mc:Fallback>
        </mc:AlternateContent>
      </w:r>
    </w:p>
    <w:p w14:paraId="03929D9A" w14:textId="048277DD" w:rsidR="00D45C04" w:rsidRDefault="00D45C04" w:rsidP="00D45C04">
      <w:pPr>
        <w:pStyle w:val="ListParagraph"/>
        <w:spacing w:line="360" w:lineRule="auto"/>
        <w:ind w:left="1080"/>
        <w:jc w:val="center"/>
        <w:rPr>
          <w:rFonts w:ascii="Times New Roman" w:hAnsi="Times New Roman" w:cs="Times New Roman"/>
          <w:bCs/>
          <w:sz w:val="24"/>
          <w:szCs w:val="24"/>
        </w:rPr>
      </w:pPr>
    </w:p>
    <w:p w14:paraId="67CBA80E" w14:textId="1C3D12D5" w:rsidR="00D0777C" w:rsidRPr="00D45C04" w:rsidRDefault="001B15F6"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9984" behindDoc="0" locked="0" layoutInCell="1" allowOverlap="1" wp14:anchorId="4C1430EE" wp14:editId="4CF40A1F">
                <wp:simplePos x="0" y="0"/>
                <wp:positionH relativeFrom="margin">
                  <wp:posOffset>1967865</wp:posOffset>
                </wp:positionH>
                <wp:positionV relativeFrom="paragraph">
                  <wp:posOffset>2540</wp:posOffset>
                </wp:positionV>
                <wp:extent cx="1082040" cy="457200"/>
                <wp:effectExtent l="0" t="0" r="22860" b="19050"/>
                <wp:wrapNone/>
                <wp:docPr id="34" name="Oval 34"/>
                <wp:cNvGraphicFramePr/>
                <a:graphic xmlns:a="http://schemas.openxmlformats.org/drawingml/2006/main">
                  <a:graphicData uri="http://schemas.microsoft.com/office/word/2010/wordprocessingShape">
                    <wps:wsp>
                      <wps:cNvSpPr/>
                      <wps:spPr>
                        <a:xfrm>
                          <a:off x="0" y="0"/>
                          <a:ext cx="108204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F6B2F5"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430EE" id="Oval 34" o:spid="_x0000_s1032" style="position:absolute;left:0;text-align:left;margin-left:154.95pt;margin-top:.2pt;width:85.2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" fillcolor="white [3201]" strokecolor="#70ad47 [3209]" strokeweight="1pt">
                <v:stroke joinstyle="miter"/>
                <v:textbox>
                  <w:txbxContent>
                    <w:p w14:paraId="17F6B2F5"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Selesai</w:t>
                      </w:r>
                    </w:p>
                  </w:txbxContent>
                </v:textbox>
                <w10:wrap anchorx="margin"/>
              </v:oval>
            </w:pict>
          </mc:Fallback>
        </mc:AlternateContent>
      </w:r>
    </w:p>
    <w:p w14:paraId="554AD694" w14:textId="77777777" w:rsidR="001B15F6" w:rsidRDefault="001B15F6" w:rsidP="00D45C04">
      <w:pPr>
        <w:pStyle w:val="Heading4"/>
        <w:rPr>
          <w:szCs w:val="24"/>
        </w:rPr>
      </w:pPr>
    </w:p>
    <w:p w14:paraId="5BB29597" w14:textId="697C57E6" w:rsidR="007814A0" w:rsidRPr="007814A0" w:rsidRDefault="00D45C04" w:rsidP="007814A0">
      <w:pPr>
        <w:pStyle w:val="Heading4"/>
        <w:rPr>
          <w:szCs w:val="24"/>
        </w:rPr>
        <w:sectPr w:rsidR="007814A0" w:rsidRPr="007814A0" w:rsidSect="006A1CFE">
          <w:headerReference w:type="default" r:id="rId22"/>
          <w:footerReference w:type="default" r:id="rId23"/>
          <w:pgSz w:w="11906" w:h="16838"/>
          <w:pgMar w:top="1701" w:right="1701" w:bottom="1701" w:left="2268" w:header="709" w:footer="709" w:gutter="0"/>
          <w:pgNumType w:start="14"/>
          <w:cols w:space="708"/>
          <w:docGrid w:linePitch="360"/>
          <w:sectPrChange w:id="1173" w:author="Made Wardana" w:date="2020-06-11T21:15:00Z">
            <w:sectPr w:rsidR="007814A0" w:rsidRPr="007814A0" w:rsidSect="006A1CFE">
              <w:pgMar w:top="1701" w:right="1701" w:bottom="1701" w:left="2268" w:header="709" w:footer="709" w:gutter="0"/>
            </w:sectPr>
          </w:sectPrChange>
        </w:sectPr>
      </w:pPr>
      <w:bookmarkStart w:id="1174" w:name="_Toc41326103"/>
      <w:r w:rsidRPr="001B15F6">
        <w:rPr>
          <w:szCs w:val="24"/>
        </w:rPr>
        <w:t>Gambar 3.1 Flowchart Alur Penelitian</w:t>
      </w:r>
      <w:bookmarkEnd w:id="1174"/>
    </w:p>
    <w:p w14:paraId="3CE00137" w14:textId="30E2A37F" w:rsidR="00D45C04" w:rsidRPr="00D45C04" w:rsidRDefault="00D45C04" w:rsidP="00D45C04">
      <w:pPr>
        <w:spacing w:line="360" w:lineRule="auto"/>
        <w:ind w:firstLine="567"/>
        <w:jc w:val="both"/>
      </w:pPr>
      <w:r>
        <w:rPr>
          <w:rFonts w:ascii="Times New Roman" w:hAnsi="Times New Roman" w:cs="Times New Roman"/>
          <w:bCs/>
          <w:sz w:val="24"/>
          <w:szCs w:val="24"/>
        </w:rPr>
        <w:t xml:space="preserve">Tahap pertama yang dilakukan pada penelitian ini adalah pengambilan data, dimana data didapat dari </w:t>
      </w:r>
      <w:ins w:id="1175" w:author="Cokorda Rai Adi Pramartha" w:date="2020-05-29T20:15:00Z">
        <w:r w:rsidR="002A2C5B">
          <w:rPr>
            <w:rFonts w:ascii="Times New Roman" w:hAnsi="Times New Roman" w:cs="Times New Roman"/>
            <w:bCs/>
            <w:sz w:val="24"/>
            <w:szCs w:val="24"/>
          </w:rPr>
          <w:t xml:space="preserve">narasumber </w:t>
        </w:r>
      </w:ins>
      <w:del w:id="1176" w:author="Cokorda Rai Adi Pramartha" w:date="2020-05-29T20:15:00Z">
        <w:r w:rsidDel="002A2C5B">
          <w:rPr>
            <w:rFonts w:ascii="Times New Roman" w:hAnsi="Times New Roman" w:cs="Times New Roman"/>
            <w:bCs/>
            <w:sz w:val="24"/>
            <w:szCs w:val="24"/>
          </w:rPr>
          <w:delText xml:space="preserve">pembimbing </w:delText>
        </w:r>
      </w:del>
      <w:r>
        <w:rPr>
          <w:rFonts w:ascii="Times New Roman" w:hAnsi="Times New Roman" w:cs="Times New Roman"/>
          <w:bCs/>
          <w:sz w:val="24"/>
          <w:szCs w:val="24"/>
        </w:rPr>
        <w:t xml:space="preserve">yang merupakan keturunan dari keluarga </w:t>
      </w:r>
      <w:ins w:id="1177" w:author="Ryan Ganeswara" w:date="2020-05-31T22:06:00Z">
        <w:r w:rsidR="008C11A8">
          <w:rPr>
            <w:rFonts w:ascii="Times New Roman" w:hAnsi="Times New Roman" w:cs="Times New Roman"/>
            <w:bCs/>
            <w:sz w:val="24"/>
            <w:szCs w:val="24"/>
          </w:rPr>
          <w:t>P</w:t>
        </w:r>
      </w:ins>
      <w:del w:id="1178" w:author="Ryan Ganeswara" w:date="2020-05-31T22:06:00Z">
        <w:r w:rsidDel="008C11A8">
          <w:rPr>
            <w:rFonts w:ascii="Times New Roman" w:hAnsi="Times New Roman" w:cs="Times New Roman"/>
            <w:bCs/>
            <w:sz w:val="24"/>
            <w:szCs w:val="24"/>
          </w:rPr>
          <w:delText>p</w:delText>
        </w:r>
      </w:del>
      <w:r>
        <w:rPr>
          <w:rFonts w:ascii="Times New Roman" w:hAnsi="Times New Roman" w:cs="Times New Roman"/>
          <w:bCs/>
          <w:sz w:val="24"/>
          <w:szCs w:val="24"/>
        </w:rPr>
        <w:t xml:space="preserve">uri Klungkung. Data yang didapat berupa sebuah file </w:t>
      </w:r>
      <w:r w:rsidRPr="0028358E">
        <w:rPr>
          <w:rFonts w:ascii="Times New Roman" w:hAnsi="Times New Roman" w:cs="Times New Roman"/>
          <w:bCs/>
          <w:i/>
          <w:iCs/>
          <w:sz w:val="24"/>
          <w:szCs w:val="24"/>
        </w:rPr>
        <w:t>spreadsheet</w:t>
      </w:r>
      <w:r>
        <w:rPr>
          <w:rFonts w:ascii="Times New Roman" w:hAnsi="Times New Roman" w:cs="Times New Roman"/>
          <w:bCs/>
          <w:sz w:val="24"/>
          <w:szCs w:val="24"/>
        </w:rPr>
        <w:t xml:space="preserve"> yang berisikan silsilah keluarga </w:t>
      </w:r>
      <w:ins w:id="1179" w:author="Ryan Ganeswara" w:date="2020-05-31T22:06:00Z">
        <w:r w:rsidR="008C11A8">
          <w:rPr>
            <w:rFonts w:ascii="Times New Roman" w:hAnsi="Times New Roman" w:cs="Times New Roman"/>
            <w:bCs/>
            <w:sz w:val="24"/>
            <w:szCs w:val="24"/>
          </w:rPr>
          <w:t>P</w:t>
        </w:r>
      </w:ins>
      <w:del w:id="1180" w:author="Ryan Ganeswara" w:date="2020-05-31T22:06:00Z">
        <w:r w:rsidDel="008C11A8">
          <w:rPr>
            <w:rFonts w:ascii="Times New Roman" w:hAnsi="Times New Roman" w:cs="Times New Roman"/>
            <w:bCs/>
            <w:sz w:val="24"/>
            <w:szCs w:val="24"/>
          </w:rPr>
          <w:delText>p</w:delText>
        </w:r>
      </w:del>
      <w:r>
        <w:rPr>
          <w:rFonts w:ascii="Times New Roman" w:hAnsi="Times New Roman" w:cs="Times New Roman"/>
          <w:bCs/>
          <w:sz w:val="24"/>
          <w:szCs w:val="24"/>
        </w:rPr>
        <w:t xml:space="preserve">uri Klungkung dari genrasi pertama hingga ke-14. Kemudian dilanjutkan dengan membangun model ontologi dengan menggunakan metode </w:t>
      </w:r>
      <w:r w:rsidRPr="0028358E">
        <w:rPr>
          <w:rFonts w:ascii="Times New Roman" w:hAnsi="Times New Roman" w:cs="Times New Roman"/>
          <w:bCs/>
          <w:i/>
          <w:iCs/>
          <w:sz w:val="24"/>
          <w:szCs w:val="24"/>
        </w:rPr>
        <w:t>methontology</w:t>
      </w:r>
      <w:r>
        <w:rPr>
          <w:rFonts w:ascii="Times New Roman" w:hAnsi="Times New Roman" w:cs="Times New Roman"/>
          <w:bCs/>
          <w:sz w:val="24"/>
          <w:szCs w:val="24"/>
        </w:rPr>
        <w:t xml:space="preserve"> dimana dalam pembangunan ini menggunakan data yang ada, dimana data tersebut akan dibuatkan berupa </w:t>
      </w:r>
      <w:del w:id="1181" w:author="Ryan Ganeswara" w:date="2020-06-02T16:11:00Z">
        <w:r w:rsidRPr="0028358E" w:rsidDel="009E34ED">
          <w:rPr>
            <w:rFonts w:ascii="Times New Roman" w:hAnsi="Times New Roman" w:cs="Times New Roman"/>
            <w:bCs/>
            <w:i/>
            <w:iCs/>
            <w:sz w:val="24"/>
            <w:szCs w:val="24"/>
          </w:rPr>
          <w:delText>class</w:delText>
        </w:r>
      </w:del>
      <w:ins w:id="1182" w:author="Ryan Ganeswara" w:date="2020-06-02T16:11:00Z">
        <w:r w:rsidR="009E34ED" w:rsidRPr="009E34ED">
          <w:rPr>
            <w:rFonts w:ascii="Times New Roman" w:hAnsi="Times New Roman" w:cs="Times New Roman"/>
            <w:bCs/>
            <w:i/>
            <w:iCs/>
            <w:sz w:val="24"/>
            <w:szCs w:val="24"/>
          </w:rPr>
          <w:t>class</w:t>
        </w:r>
      </w:ins>
      <w:r>
        <w:rPr>
          <w:rFonts w:ascii="Times New Roman" w:hAnsi="Times New Roman" w:cs="Times New Roman"/>
          <w:bCs/>
          <w:sz w:val="24"/>
          <w:szCs w:val="24"/>
        </w:rPr>
        <w:t xml:space="preserve"> ataupun sub</w:t>
      </w:r>
      <w:del w:id="1183" w:author="Ryan Ganeswara" w:date="2020-06-02T16:11:00Z">
        <w:r w:rsidDel="009E34ED">
          <w:rPr>
            <w:rFonts w:ascii="Times New Roman" w:hAnsi="Times New Roman" w:cs="Times New Roman"/>
            <w:bCs/>
            <w:sz w:val="24"/>
            <w:szCs w:val="24"/>
          </w:rPr>
          <w:delText>class</w:delText>
        </w:r>
      </w:del>
      <w:ins w:id="1184" w:author="Ryan Ganeswara" w:date="2020-06-02T16:11:00Z">
        <w:r w:rsidR="009E34ED" w:rsidRPr="009E34ED">
          <w:rPr>
            <w:rFonts w:ascii="Times New Roman" w:hAnsi="Times New Roman" w:cs="Times New Roman"/>
            <w:bCs/>
            <w:i/>
            <w:sz w:val="24"/>
            <w:szCs w:val="24"/>
          </w:rPr>
          <w:t>class</w:t>
        </w:r>
      </w:ins>
      <w:r>
        <w:rPr>
          <w:rFonts w:ascii="Times New Roman" w:hAnsi="Times New Roman" w:cs="Times New Roman"/>
          <w:bCs/>
          <w:sz w:val="24"/>
          <w:szCs w:val="24"/>
        </w:rPr>
        <w:t xml:space="preserve"> yang nantinya akan dijadikan sebagai dasar acuan dalam pembuatan ontologi. Setelah membangun ontologi, akan dilakukan analisis untuk kebutuhan sistem. Dimana terdapat analisis kebutuhan fungsional dan analisis kebutuhan non-fungsional. Setelah proses analisis kebutuhan,  dilanjutkan dengan membangun sistem dengan menggunakan metode </w:t>
      </w:r>
      <w:r w:rsidRPr="0028358E">
        <w:rPr>
          <w:rFonts w:ascii="Times New Roman" w:hAnsi="Times New Roman" w:cs="Times New Roman"/>
          <w:bCs/>
          <w:i/>
          <w:iCs/>
          <w:sz w:val="24"/>
          <w:szCs w:val="24"/>
        </w:rPr>
        <w:t>prototyping</w:t>
      </w:r>
      <w:r>
        <w:rPr>
          <w:rFonts w:ascii="Times New Roman" w:hAnsi="Times New Roman" w:cs="Times New Roman"/>
          <w:bCs/>
          <w:sz w:val="24"/>
          <w:szCs w:val="24"/>
        </w:rPr>
        <w:t>. Setelah sistem selesai dibangun, maka akan dilakukan pengujian dengan melakukan testing yang akan dilakukan oleh peserta yang bersedia ikut dalam pengujian sistem yang telah dibangun. Dimana para peserta akan diminta untuk mengerjakan beberapa tugas yang ada dengan menggunakan fitur yang ada yaitu penjelajahan (</w:t>
      </w:r>
      <w:r w:rsidRPr="0016678F">
        <w:rPr>
          <w:rFonts w:ascii="Times New Roman" w:hAnsi="Times New Roman" w:cs="Times New Roman"/>
          <w:bCs/>
          <w:i/>
          <w:iCs/>
          <w:sz w:val="24"/>
          <w:szCs w:val="24"/>
        </w:rPr>
        <w:t>browsing</w:t>
      </w:r>
      <w:r>
        <w:rPr>
          <w:rFonts w:ascii="Times New Roman" w:hAnsi="Times New Roman" w:cs="Times New Roman"/>
          <w:bCs/>
          <w:sz w:val="24"/>
          <w:szCs w:val="24"/>
        </w:rPr>
        <w:t>) dan pencarian (</w:t>
      </w:r>
      <w:r w:rsidRPr="0016678F">
        <w:rPr>
          <w:rFonts w:ascii="Times New Roman" w:hAnsi="Times New Roman" w:cs="Times New Roman"/>
          <w:bCs/>
          <w:i/>
          <w:iCs/>
          <w:sz w:val="24"/>
          <w:szCs w:val="24"/>
        </w:rPr>
        <w:t>searching</w:t>
      </w:r>
      <w:r>
        <w:rPr>
          <w:rFonts w:ascii="Times New Roman" w:hAnsi="Times New Roman" w:cs="Times New Roman"/>
          <w:bCs/>
          <w:sz w:val="24"/>
          <w:szCs w:val="24"/>
        </w:rPr>
        <w:t>). Setelah pengujian sistem selesai dilakukan, langkah selanjutnya adalah evaluasi sistem. Evaluasi dilakukan dengan cara mengarahkan peserta untuk mengisi kuesioner yang sudah tersedia untuk mengetahui seberapa berguna dan mudahnya penggunaan sistem yang telah dibangun. Kemudian hal terakhir yang dilakukan adalah mengolah data dari hasil uji dan evaluasi dengan proses tertentu untuk mendapatkan hasil akhir dari penelitian yang dilakukan.</w:t>
      </w:r>
    </w:p>
    <w:p w14:paraId="6ECB5F43" w14:textId="77777777" w:rsidR="00D45C04" w:rsidRPr="00D0777C" w:rsidRDefault="00D45C04" w:rsidP="00D45C04">
      <w:pPr>
        <w:jc w:val="center"/>
      </w:pPr>
    </w:p>
    <w:p w14:paraId="54BBF163" w14:textId="71702179" w:rsidR="001B15F6" w:rsidRDefault="001B15F6" w:rsidP="00C91600">
      <w:pPr>
        <w:pStyle w:val="Heading2"/>
        <w:numPr>
          <w:ilvl w:val="0"/>
          <w:numId w:val="6"/>
        </w:numPr>
        <w:ind w:left="567" w:hanging="567"/>
      </w:pPr>
      <w:bookmarkStart w:id="1185" w:name="_Toc41326042"/>
      <w:r>
        <w:t>Pengambilan Data</w:t>
      </w:r>
      <w:bookmarkEnd w:id="1185"/>
    </w:p>
    <w:p w14:paraId="75C111D2" w14:textId="304FEEC8" w:rsidR="001B15F6" w:rsidRDefault="001B15F6" w:rsidP="001B15F6">
      <w:pPr>
        <w:spacing w:line="36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Proses </w:t>
      </w:r>
      <w:r>
        <w:rPr>
          <w:rFonts w:ascii="Times New Roman" w:hAnsi="Times New Roman" w:cs="Times New Roman"/>
          <w:bCs/>
          <w:sz w:val="24"/>
          <w:szCs w:val="24"/>
        </w:rPr>
        <w:t xml:space="preserve">Data yang digunakan pada penelitian ini adalah data sekunder berupa file spreadsheet yang berisi silsilah keluarga </w:t>
      </w:r>
      <w:ins w:id="1186" w:author="Ryan Ganeswara" w:date="2020-05-31T22:06:00Z">
        <w:r w:rsidR="008C11A8">
          <w:rPr>
            <w:rFonts w:ascii="Times New Roman" w:hAnsi="Times New Roman" w:cs="Times New Roman"/>
            <w:bCs/>
            <w:sz w:val="24"/>
            <w:szCs w:val="24"/>
          </w:rPr>
          <w:t>P</w:t>
        </w:r>
      </w:ins>
      <w:del w:id="1187" w:author="Ryan Ganeswara" w:date="2020-05-31T22:06:00Z">
        <w:r w:rsidDel="008C11A8">
          <w:rPr>
            <w:rFonts w:ascii="Times New Roman" w:hAnsi="Times New Roman" w:cs="Times New Roman"/>
            <w:bCs/>
            <w:sz w:val="24"/>
            <w:szCs w:val="24"/>
          </w:rPr>
          <w:delText>p</w:delText>
        </w:r>
      </w:del>
      <w:r>
        <w:rPr>
          <w:rFonts w:ascii="Times New Roman" w:hAnsi="Times New Roman" w:cs="Times New Roman"/>
          <w:bCs/>
          <w:sz w:val="24"/>
          <w:szCs w:val="24"/>
        </w:rPr>
        <w:t xml:space="preserve">uri Klungkung dari generasi pertama hingga generasi ke-14 yang disalin oleh Tjokorda Raka Putra pada 20 Desember 2004. Dimana dalam silsilah tersebut berisikan data anggota keluarga seperti : nama orang, tahun lahir, tahun meninggal, nama kabupaten, nama kecamatan, nama puri, nomer generasi. Kemudian data silsilah tersebut diolah menggunakan tool protege dan juga web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Dimana pembuatan </w:t>
      </w:r>
      <w:del w:id="1188" w:author="Ryan Ganeswara" w:date="2020-06-02T16:12:00Z">
        <w:r w:rsidDel="009E34ED">
          <w:rPr>
            <w:rFonts w:ascii="Times New Roman" w:hAnsi="Times New Roman" w:cs="Times New Roman"/>
            <w:bCs/>
            <w:sz w:val="24"/>
            <w:szCs w:val="24"/>
          </w:rPr>
          <w:delText>instances</w:delText>
        </w:r>
      </w:del>
      <w:ins w:id="1189" w:author="Ryan Ganeswara" w:date="2020-06-02T16:12:00Z">
        <w:r w:rsidR="009E34ED" w:rsidRPr="009E34ED">
          <w:rPr>
            <w:rFonts w:ascii="Times New Roman" w:hAnsi="Times New Roman" w:cs="Times New Roman"/>
            <w:bCs/>
            <w:i/>
            <w:sz w:val="24"/>
            <w:szCs w:val="24"/>
          </w:rPr>
          <w:t>instances</w:t>
        </w:r>
      </w:ins>
      <w:r>
        <w:rPr>
          <w:rFonts w:ascii="Times New Roman" w:hAnsi="Times New Roman" w:cs="Times New Roman"/>
          <w:bCs/>
          <w:sz w:val="24"/>
          <w:szCs w:val="24"/>
        </w:rPr>
        <w:t xml:space="preserve"> untuk membangun ontologinya akan dilakukan di web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sedangkan untuk pengujian ontologi dilakukan pada tool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dengan menggunakan SPARQL </w:t>
      </w:r>
      <w:del w:id="1190" w:author="Ryan Ganeswara" w:date="2020-06-02T16:09:00Z">
        <w:r w:rsidRPr="00F61B7A" w:rsidDel="009E34ED">
          <w:rPr>
            <w:rFonts w:ascii="Times New Roman" w:hAnsi="Times New Roman" w:cs="Times New Roman"/>
            <w:bCs/>
            <w:i/>
            <w:iCs/>
            <w:sz w:val="24"/>
            <w:szCs w:val="24"/>
          </w:rPr>
          <w:delText>Query</w:delText>
        </w:r>
      </w:del>
      <w:ins w:id="1191" w:author="Ryan Ganeswara" w:date="2020-06-02T16:09:00Z">
        <w:r w:rsidR="009E34ED" w:rsidRPr="009E34ED">
          <w:rPr>
            <w:rFonts w:ascii="Times New Roman" w:hAnsi="Times New Roman" w:cs="Times New Roman"/>
            <w:bCs/>
            <w:i/>
            <w:iCs/>
            <w:sz w:val="24"/>
            <w:szCs w:val="24"/>
          </w:rPr>
          <w:t>Query</w:t>
        </w:r>
      </w:ins>
      <w:r>
        <w:rPr>
          <w:rFonts w:ascii="Times New Roman" w:hAnsi="Times New Roman" w:cs="Times New Roman"/>
          <w:bCs/>
          <w:sz w:val="24"/>
          <w:szCs w:val="24"/>
        </w:rPr>
        <w:t xml:space="preserve">. Setelah membuat model dan menguji ontologi silsilah keluarga tersebut, maka selanjutnya adalah membangun sistem web semantik yang dimana akan diuji dengan mengerahkan peserta pengujian untuk melakukan proses </w:t>
      </w:r>
      <w:r w:rsidRPr="007F6BA9">
        <w:rPr>
          <w:rFonts w:ascii="Times New Roman" w:hAnsi="Times New Roman" w:cs="Times New Roman"/>
          <w:bCs/>
          <w:i/>
          <w:iCs/>
          <w:sz w:val="24"/>
          <w:szCs w:val="24"/>
        </w:rPr>
        <w:t>Semantic Browsing</w:t>
      </w:r>
      <w:r>
        <w:rPr>
          <w:rFonts w:ascii="Times New Roman" w:hAnsi="Times New Roman" w:cs="Times New Roman"/>
          <w:bCs/>
          <w:sz w:val="24"/>
          <w:szCs w:val="24"/>
        </w:rPr>
        <w:t xml:space="preserve"> dan </w:t>
      </w:r>
      <w:r w:rsidRPr="007F6BA9">
        <w:rPr>
          <w:rFonts w:ascii="Times New Roman" w:hAnsi="Times New Roman" w:cs="Times New Roman"/>
          <w:bCs/>
          <w:i/>
          <w:iCs/>
          <w:sz w:val="24"/>
          <w:szCs w:val="24"/>
        </w:rPr>
        <w:t>Searching</w:t>
      </w:r>
      <w:r>
        <w:rPr>
          <w:rFonts w:ascii="Times New Roman" w:hAnsi="Times New Roman" w:cs="Times New Roman"/>
          <w:bCs/>
          <w:sz w:val="24"/>
          <w:szCs w:val="24"/>
        </w:rPr>
        <w:t xml:space="preserve"> untuk mengetahui berapa hasil akurasi dari penjelajahan dan pencarian yang didapat dari pengujian yang dilakukan.</w:t>
      </w:r>
    </w:p>
    <w:p w14:paraId="7FBDF739" w14:textId="77777777" w:rsidR="001B15F6" w:rsidRPr="001B15F6" w:rsidRDefault="001B15F6" w:rsidP="001B15F6">
      <w:pPr>
        <w:spacing w:line="360" w:lineRule="auto"/>
        <w:ind w:firstLine="567"/>
        <w:jc w:val="both"/>
      </w:pPr>
    </w:p>
    <w:p w14:paraId="79206C0A" w14:textId="205C77E1" w:rsidR="001B15F6" w:rsidRDefault="001B15F6" w:rsidP="00C91600">
      <w:pPr>
        <w:pStyle w:val="Heading2"/>
        <w:numPr>
          <w:ilvl w:val="0"/>
          <w:numId w:val="6"/>
        </w:numPr>
        <w:ind w:left="567" w:hanging="567"/>
      </w:pPr>
      <w:bookmarkStart w:id="1192" w:name="_Toc41326043"/>
      <w:r>
        <w:t>Membangun Model Ontologi</w:t>
      </w:r>
      <w:bookmarkEnd w:id="1192"/>
    </w:p>
    <w:p w14:paraId="166FA458" w14:textId="60605243" w:rsidR="001B15F6" w:rsidRDefault="001B15F6" w:rsidP="001B15F6">
      <w:pPr>
        <w:spacing w:line="360" w:lineRule="auto"/>
        <w:ind w:firstLine="567"/>
        <w:jc w:val="both"/>
        <w:rPr>
          <w:rFonts w:ascii="Times New Roman" w:hAnsi="Times New Roman" w:cs="Times New Roman"/>
          <w:color w:val="000000"/>
          <w:sz w:val="24"/>
          <w:szCs w:val="24"/>
        </w:rPr>
      </w:pPr>
      <w:r w:rsidRPr="00B50EDD">
        <w:rPr>
          <w:rFonts w:ascii="Times New Roman" w:hAnsi="Times New Roman" w:cs="Times New Roman"/>
          <w:color w:val="000000"/>
          <w:sz w:val="24"/>
          <w:szCs w:val="24"/>
        </w:rPr>
        <w:t>Ontologi ini akan dibangun dengan metode</w:t>
      </w:r>
      <w:r>
        <w:rPr>
          <w:rFonts w:ascii="Times New Roman" w:hAnsi="Times New Roman" w:cs="Times New Roman"/>
          <w:color w:val="000000"/>
          <w:sz w:val="24"/>
          <w:szCs w:val="24"/>
        </w:rPr>
        <w:t xml:space="preserve"> </w:t>
      </w:r>
      <w:r w:rsidRPr="00EB7FB5">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w:t>
      </w:r>
      <w:r w:rsidRPr="00EB7FB5">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sendiri merupakan salah satu metodologi pembangunan model ontologi, dimana metodologi ini memiliki keunggulan terkait dengan deskripsi setiap aktivitas yang harus dilakukan secara mendetail. Selain itu, </w:t>
      </w:r>
      <w:r w:rsidRPr="002B29D4">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juga memiliki kemampuan yaitu ontologi yang dibangun dapat digunakan kembali untuk pengembangan sistem lebih lanjut.</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8190137"/>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CITATION Mar97 \l 1033 </w:instrText>
          </w:r>
          <w:r>
            <w:rPr>
              <w:rFonts w:ascii="Times New Roman" w:hAnsi="Times New Roman" w:cs="Times New Roman"/>
              <w:color w:val="000000"/>
              <w:sz w:val="24"/>
              <w:szCs w:val="24"/>
            </w:rPr>
            <w:fldChar w:fldCharType="separate"/>
          </w:r>
          <w:r w:rsidR="00A058BA" w:rsidRPr="00A058BA">
            <w:rPr>
              <w:rFonts w:ascii="Times New Roman" w:hAnsi="Times New Roman" w:cs="Times New Roman"/>
              <w:noProof/>
              <w:color w:val="000000"/>
              <w:sz w:val="24"/>
              <w:szCs w:val="24"/>
            </w:rPr>
            <w:t>(Fernandez, Gomez-Perez, &amp; Juristo, 1997)</w:t>
          </w:r>
          <w:r>
            <w:rPr>
              <w:rFonts w:ascii="Times New Roman" w:hAnsi="Times New Roman" w:cs="Times New Roman"/>
              <w:color w:val="000000"/>
              <w:sz w:val="24"/>
              <w:szCs w:val="24"/>
            </w:rPr>
            <w:fldChar w:fldCharType="end"/>
          </w:r>
        </w:sdtContent>
      </w:sdt>
    </w:p>
    <w:p w14:paraId="7F5A5FE2" w14:textId="07173808" w:rsidR="001B15F6" w:rsidRDefault="001B15F6" w:rsidP="001B15F6">
      <w:pPr>
        <w:spacing w:line="360" w:lineRule="auto"/>
        <w:ind w:firstLine="567"/>
        <w:jc w:val="both"/>
        <w:rPr>
          <w:rFonts w:ascii="Times New Roman" w:hAnsi="Times New Roman" w:cs="Times New Roman"/>
          <w:color w:val="000000"/>
          <w:sz w:val="24"/>
          <w:szCs w:val="24"/>
        </w:rPr>
      </w:pPr>
      <w:r w:rsidRPr="00B50EDD">
        <w:rPr>
          <w:rFonts w:ascii="Times New Roman" w:hAnsi="Times New Roman" w:cs="Times New Roman"/>
          <w:color w:val="000000"/>
          <w:sz w:val="24"/>
          <w:szCs w:val="24"/>
        </w:rPr>
        <w:t>Beberapa tahapan yang harus dilakukan dalam metode ini diantaranya sebagai berikut :</w:t>
      </w:r>
    </w:p>
    <w:p w14:paraId="20CD3CA9" w14:textId="6E4D6C80"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Spesification</w:t>
      </w:r>
    </w:p>
    <w:p w14:paraId="2B48647D" w14:textId="3F49569C"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Tujuan dari fase spesifikasi adalah untuk menghasilkan dokumen spesifikasi ontologi informal, semi formal atau formal yang ditulis dalam bahasa alami, masing-masing menggunakan seperangkat representasi menengah atau menggunakan pertanyaan kompetensi.</w:t>
      </w:r>
    </w:p>
    <w:p w14:paraId="0EA58976" w14:textId="4F69E643"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Knowledge Acquisition</w:t>
      </w:r>
    </w:p>
    <w:p w14:paraId="2CB37900" w14:textId="56ECE8F3"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Akuisisi pengetahuan adalah kegiatan independen dalam proses pengembangan ontologi. Sebagian besar akuisisi dilakukan bersamaan dengan fase spesifikasi persyaratan, dan berkurang seiring proses pengembangan ontologi bergerak maju.</w:t>
      </w:r>
    </w:p>
    <w:p w14:paraId="38A4317C" w14:textId="1064DCCC"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Conceptualization</w:t>
      </w:r>
    </w:p>
    <w:p w14:paraId="0877352F" w14:textId="242F6D44"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Pada bagian ini akan disusun pengetahuan domain dalam model konseptual yang menggambarkan masalah dan solusinya dalam hal kosa kata domain yang diidentifikasi dalam aktivitas spesifikasi ontologi.</w:t>
      </w:r>
    </w:p>
    <w:p w14:paraId="7CE98EAA" w14:textId="3692C74F"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Integration</w:t>
      </w:r>
    </w:p>
    <w:p w14:paraId="37F4F505" w14:textId="7E48B3A7"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Mempertimbangkan penggunaan kembali definisi yang sudah dibangun ke dalam ontologi.</w:t>
      </w:r>
    </w:p>
    <w:p w14:paraId="44FD6186" w14:textId="01C46B4A"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Implementation</w:t>
      </w:r>
    </w:p>
    <w:p w14:paraId="6754A190" w14:textId="126A4D9C"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Merupakan proses implementasi dari rancangan ontologi.</w:t>
      </w:r>
    </w:p>
    <w:p w14:paraId="0B5096DD" w14:textId="4BF28873"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Evaluation</w:t>
      </w:r>
    </w:p>
    <w:p w14:paraId="3269723A" w14:textId="384A80DE"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Evaluasi berarti melaksanakan penilaian teknis ontologi, lingkungan perangkat lunak, dan dokumentasinya sehubungan dengan kerangka acuan (dalam kasus kami dokumen spesifikasi kebutuhan) selama setiap fase dan antara fase dari siklus hidup mereka. Evaluasi merangkum istilah Verifikasi dan Validasi. Verifikasi mengacu pada proses teknis yang menjamin kebenaran ontologi, lingkungan perangkat lunak terkait, dan dokumentasi sehubungan dengan kerangka acuan selama setiap fase dan antara fase dari siklus hidup mereka.</w:t>
      </w:r>
    </w:p>
    <w:p w14:paraId="42D131A5" w14:textId="64F49532"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Documentation</w:t>
      </w:r>
    </w:p>
    <w:p w14:paraId="4F31D720" w14:textId="448B03BD" w:rsidR="001B15F6" w:rsidRPr="001B15F6" w:rsidRDefault="001B15F6" w:rsidP="001B15F6">
      <w:pPr>
        <w:pStyle w:val="ListParagraph"/>
        <w:spacing w:line="360" w:lineRule="auto"/>
        <w:ind w:left="927"/>
        <w:jc w:val="both"/>
        <w:rPr>
          <w:rFonts w:ascii="Times New Roman" w:hAnsi="Times New Roman" w:cs="Times New Roman"/>
          <w:color w:val="000000"/>
          <w:sz w:val="24"/>
          <w:szCs w:val="24"/>
        </w:rPr>
        <w:sectPr w:rsidR="001B15F6" w:rsidRPr="001B15F6" w:rsidSect="009272CA">
          <w:headerReference w:type="default" r:id="rId24"/>
          <w:footerReference w:type="default" r:id="rId25"/>
          <w:pgSz w:w="11906" w:h="16838"/>
          <w:pgMar w:top="1701" w:right="1701" w:bottom="1701" w:left="2268" w:header="709" w:footer="709" w:gutter="0"/>
          <w:pgNumType w:start="15"/>
          <w:cols w:space="708"/>
          <w:docGrid w:linePitch="360"/>
          <w:sectPrChange w:id="1205" w:author="Made Wardana" w:date="2020-06-11T21:16:00Z">
            <w:sectPr w:rsidR="001B15F6" w:rsidRPr="001B15F6" w:rsidSect="009272CA">
              <w:pgMar w:top="1701" w:right="1701" w:bottom="1701" w:left="2268" w:header="709" w:footer="709" w:gutter="0"/>
            </w:sectPr>
          </w:sectPrChange>
        </w:sectPr>
      </w:pPr>
      <w:r w:rsidRPr="001B15F6">
        <w:rPr>
          <w:rFonts w:ascii="Times New Roman" w:hAnsi="Times New Roman" w:cs="Times New Roman"/>
          <w:color w:val="000000"/>
          <w:sz w:val="24"/>
          <w:szCs w:val="24"/>
        </w:rPr>
        <w:t>Tidak ada pedoman yang disepakati tentang cara mendokumentasikan ontologi. Dalam banyak kasus, satu-satunya dokumentasi yang tersedia adalah dalam kode ontologi, teks bahasa alami yang dilampirkan pada definisi formal, dan makalah yang diterbitkan dalam proses konferensi dan jurnal mengatur pertanyaan-pertanyaan penting dari ontologi yang sudah dibangu</w:t>
      </w:r>
      <w:r>
        <w:rPr>
          <w:rFonts w:ascii="Times New Roman" w:hAnsi="Times New Roman" w:cs="Times New Roman"/>
          <w:color w:val="000000"/>
          <w:sz w:val="24"/>
          <w:szCs w:val="24"/>
        </w:rPr>
        <w:t>n.</w:t>
      </w:r>
    </w:p>
    <w:p w14:paraId="38CE0DD6" w14:textId="77777777" w:rsidR="0096420B" w:rsidRPr="001051FE" w:rsidRDefault="0096420B" w:rsidP="001B15F6"/>
    <w:p w14:paraId="1304E644" w14:textId="4443D017" w:rsidR="00802DA3" w:rsidRPr="00802DA3" w:rsidRDefault="00C144C2" w:rsidP="00802DA3">
      <w:pPr>
        <w:pStyle w:val="Heading2"/>
        <w:numPr>
          <w:ilvl w:val="0"/>
          <w:numId w:val="6"/>
        </w:numPr>
        <w:ind w:left="567" w:hanging="567"/>
      </w:pPr>
      <w:bookmarkStart w:id="1206" w:name="_Toc41326044"/>
      <w:r w:rsidRPr="00C144C2">
        <w:t>Analisis Kebutuhan Sistem</w:t>
      </w:r>
      <w:bookmarkEnd w:id="1206"/>
    </w:p>
    <w:p w14:paraId="2FF6DFA6" w14:textId="7C4EE0C4" w:rsidR="009611A6" w:rsidRDefault="0096420B" w:rsidP="00D6692F">
      <w:pPr>
        <w:spacing w:line="360" w:lineRule="auto"/>
        <w:ind w:firstLine="567"/>
        <w:jc w:val="both"/>
        <w:rPr>
          <w:rFonts w:ascii="Times New Roman" w:hAnsi="Times New Roman" w:cs="Times New Roman"/>
          <w:sz w:val="24"/>
          <w:szCs w:val="24"/>
        </w:rPr>
      </w:pPr>
      <w:bookmarkStart w:id="1207" w:name="_Hlk35560910"/>
      <w:r>
        <w:rPr>
          <w:rFonts w:ascii="Times New Roman" w:hAnsi="Times New Roman" w:cs="Times New Roman"/>
          <w:bCs/>
          <w:sz w:val="24"/>
          <w:szCs w:val="24"/>
        </w:rPr>
        <w:t>Analisis kebutuhan sistem yang dilakukan meliputi analisis kebutuhan fungsional dan analisis kebutuhan non-fungsional. Berikut penjabaran mengenai analisis kebutuhan sistem yang akan dibangun :</w:t>
      </w:r>
      <w:bookmarkEnd w:id="1207"/>
    </w:p>
    <w:p w14:paraId="5DBCA9BC" w14:textId="7B2EF32B" w:rsidR="00486B0A" w:rsidRDefault="00F568CA">
      <w:pPr>
        <w:pStyle w:val="Heading2"/>
        <w:numPr>
          <w:ilvl w:val="0"/>
          <w:numId w:val="7"/>
        </w:numPr>
        <w:ind w:left="0" w:firstLine="425"/>
        <w:pPrChange w:id="1208" w:author="Ryan Ganeswara" w:date="2020-05-31T22:13:00Z">
          <w:pPr>
            <w:pStyle w:val="Heading2"/>
            <w:numPr>
              <w:numId w:val="7"/>
            </w:numPr>
            <w:ind w:left="1276" w:hanging="709"/>
          </w:pPr>
        </w:pPrChange>
      </w:pPr>
      <w:bookmarkStart w:id="1209" w:name="_Toc41326045"/>
      <w:commentRangeStart w:id="1210"/>
      <w:r>
        <w:t>Kebutuhan Funsional</w:t>
      </w:r>
      <w:bookmarkEnd w:id="1209"/>
      <w:commentRangeEnd w:id="1210"/>
      <w:r w:rsidR="002A2C5B">
        <w:rPr>
          <w:rStyle w:val="CommentReference"/>
          <w:rFonts w:asciiTheme="minorHAnsi" w:eastAsiaTheme="minorHAnsi" w:hAnsiTheme="minorHAnsi" w:cstheme="minorBidi"/>
          <w:b w:val="0"/>
        </w:rPr>
        <w:commentReference w:id="1210"/>
      </w:r>
    </w:p>
    <w:p w14:paraId="561F9643" w14:textId="3EF04F9C" w:rsidR="007A3266" w:rsidRPr="00131325" w:rsidRDefault="0096420B" w:rsidP="00131325">
      <w:pPr>
        <w:spacing w:line="360" w:lineRule="auto"/>
        <w:ind w:left="567" w:firstLine="720"/>
        <w:jc w:val="both"/>
        <w:rPr>
          <w:rFonts w:ascii="Times New Roman" w:hAnsi="Times New Roman" w:cs="Times New Roman"/>
          <w:bCs/>
          <w:sz w:val="24"/>
          <w:szCs w:val="24"/>
        </w:rPr>
      </w:pPr>
      <w:r>
        <w:rPr>
          <w:rFonts w:ascii="Times New Roman" w:hAnsi="Times New Roman" w:cs="Times New Roman"/>
          <w:bCs/>
          <w:sz w:val="24"/>
          <w:szCs w:val="24"/>
        </w:rPr>
        <w:t>Kebutuhan fungsional yang terkait pada penelitian ini akan dicantumkan dalam tabel berikut :</w:t>
      </w:r>
    </w:p>
    <w:p w14:paraId="2BB6AFF5" w14:textId="77777777" w:rsidR="00131325" w:rsidRPr="003A321B" w:rsidRDefault="00131325" w:rsidP="00131325">
      <w:pPr>
        <w:pStyle w:val="Heading5"/>
        <w:ind w:firstLine="360"/>
      </w:pPr>
      <w:bookmarkStart w:id="1211" w:name="_Toc41326085"/>
      <w:r w:rsidRPr="003A321B">
        <w:t xml:space="preserve">Tabel </w:t>
      </w:r>
      <w:r>
        <w:t>3.3</w:t>
      </w:r>
      <w:r w:rsidRPr="003A321B">
        <w:t xml:space="preserve"> </w:t>
      </w:r>
      <w:r w:rsidRPr="00131325">
        <w:t>Kebutuhan Fungsional</w:t>
      </w:r>
      <w:bookmarkEnd w:id="1211"/>
    </w:p>
    <w:tbl>
      <w:tblPr>
        <w:tblStyle w:val="TableGrid"/>
        <w:tblW w:w="0" w:type="auto"/>
        <w:tblInd w:w="988" w:type="dxa"/>
        <w:tblLook w:val="04A0" w:firstRow="1" w:lastRow="0" w:firstColumn="1" w:lastColumn="0" w:noHBand="0" w:noVBand="1"/>
      </w:tblPr>
      <w:tblGrid>
        <w:gridCol w:w="510"/>
        <w:gridCol w:w="6429"/>
      </w:tblGrid>
      <w:tr w:rsidR="00131325" w14:paraId="067A39C1" w14:textId="77777777" w:rsidTr="00084C7E">
        <w:tc>
          <w:tcPr>
            <w:tcW w:w="425" w:type="dxa"/>
          </w:tcPr>
          <w:p w14:paraId="1A892665" w14:textId="77777777" w:rsidR="00131325" w:rsidRPr="00C3503F" w:rsidRDefault="00131325" w:rsidP="00084C7E">
            <w:pPr>
              <w:pStyle w:val="ListParagraph"/>
              <w:spacing w:line="360" w:lineRule="auto"/>
              <w:ind w:left="0"/>
              <w:jc w:val="center"/>
              <w:rPr>
                <w:rFonts w:ascii="Times New Roman" w:hAnsi="Times New Roman" w:cs="Times New Roman"/>
                <w:b/>
                <w:sz w:val="24"/>
                <w:szCs w:val="24"/>
              </w:rPr>
            </w:pPr>
            <w:r w:rsidRPr="00C3503F">
              <w:rPr>
                <w:rFonts w:ascii="Times New Roman" w:hAnsi="Times New Roman" w:cs="Times New Roman"/>
                <w:b/>
                <w:sz w:val="24"/>
                <w:szCs w:val="24"/>
              </w:rPr>
              <w:t>No</w:t>
            </w:r>
          </w:p>
        </w:tc>
        <w:tc>
          <w:tcPr>
            <w:tcW w:w="6515" w:type="dxa"/>
          </w:tcPr>
          <w:p w14:paraId="1A92A2BF" w14:textId="77777777" w:rsidR="00131325" w:rsidRPr="00C3503F" w:rsidRDefault="00131325" w:rsidP="00084C7E">
            <w:pPr>
              <w:pStyle w:val="ListParagraph"/>
              <w:spacing w:line="360" w:lineRule="auto"/>
              <w:ind w:left="0"/>
              <w:jc w:val="center"/>
              <w:rPr>
                <w:rFonts w:ascii="Times New Roman" w:hAnsi="Times New Roman" w:cs="Times New Roman"/>
                <w:b/>
                <w:sz w:val="24"/>
                <w:szCs w:val="24"/>
              </w:rPr>
            </w:pPr>
            <w:r w:rsidRPr="00C3503F">
              <w:rPr>
                <w:rFonts w:ascii="Times New Roman" w:hAnsi="Times New Roman" w:cs="Times New Roman"/>
                <w:b/>
                <w:sz w:val="24"/>
                <w:szCs w:val="24"/>
              </w:rPr>
              <w:t>Kebutuhan Fungsional</w:t>
            </w:r>
          </w:p>
        </w:tc>
      </w:tr>
      <w:tr w:rsidR="00131325" w14:paraId="7709A6CA" w14:textId="77777777" w:rsidTr="00084C7E">
        <w:tc>
          <w:tcPr>
            <w:tcW w:w="425" w:type="dxa"/>
          </w:tcPr>
          <w:p w14:paraId="1A0655B7" w14:textId="77777777" w:rsidR="00131325" w:rsidRDefault="00131325" w:rsidP="00084C7E">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p>
        </w:tc>
        <w:tc>
          <w:tcPr>
            <w:tcW w:w="6515" w:type="dxa"/>
          </w:tcPr>
          <w:p w14:paraId="00131497" w14:textId="77777777" w:rsidR="00131325" w:rsidRDefault="00131325" w:rsidP="00084C7E">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Sistem yang dirancang memungkinkan pengguna dalam melakukan penjelajahan (</w:t>
            </w:r>
            <w:r w:rsidRPr="00806C72">
              <w:rPr>
                <w:rFonts w:ascii="Times New Roman" w:hAnsi="Times New Roman" w:cs="Times New Roman"/>
                <w:bCs/>
                <w:i/>
                <w:iCs/>
                <w:sz w:val="24"/>
                <w:szCs w:val="24"/>
              </w:rPr>
              <w:t>browsing</w:t>
            </w:r>
            <w:r>
              <w:rPr>
                <w:rFonts w:ascii="Times New Roman" w:hAnsi="Times New Roman" w:cs="Times New Roman"/>
                <w:bCs/>
                <w:sz w:val="24"/>
                <w:szCs w:val="24"/>
              </w:rPr>
              <w:t>) setiap atribut mengenai silsilah keluarga Puri Klungkung yang ada pada sistem.</w:t>
            </w:r>
          </w:p>
        </w:tc>
      </w:tr>
      <w:tr w:rsidR="00131325" w14:paraId="31051CBB" w14:textId="77777777" w:rsidTr="00084C7E">
        <w:tc>
          <w:tcPr>
            <w:tcW w:w="425" w:type="dxa"/>
          </w:tcPr>
          <w:p w14:paraId="48508D98" w14:textId="77777777" w:rsidR="00131325" w:rsidRDefault="00131325" w:rsidP="00084C7E">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p>
        </w:tc>
        <w:tc>
          <w:tcPr>
            <w:tcW w:w="6515" w:type="dxa"/>
          </w:tcPr>
          <w:p w14:paraId="5554CB39" w14:textId="4994B700" w:rsidR="00131325" w:rsidRDefault="00131325" w:rsidP="00084C7E">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Sistem yang dirancang memungkinkan pengguna dalam melakukan pencarian (</w:t>
            </w:r>
            <w:r w:rsidRPr="00806C72">
              <w:rPr>
                <w:rFonts w:ascii="Times New Roman" w:hAnsi="Times New Roman" w:cs="Times New Roman"/>
                <w:bCs/>
                <w:i/>
                <w:iCs/>
                <w:sz w:val="24"/>
                <w:szCs w:val="24"/>
              </w:rPr>
              <w:t>searching</w:t>
            </w:r>
            <w:r>
              <w:rPr>
                <w:rFonts w:ascii="Times New Roman" w:hAnsi="Times New Roman" w:cs="Times New Roman"/>
                <w:bCs/>
                <w:sz w:val="24"/>
                <w:szCs w:val="24"/>
              </w:rPr>
              <w:t xml:space="preserve">) secara spesifik mengenai suatu atribut yang terkait dengan silsilah keluarga </w:t>
            </w:r>
            <w:ins w:id="1212" w:author="Ryan Ganeswara" w:date="2020-05-31T22:06:00Z">
              <w:r w:rsidR="008C11A8">
                <w:rPr>
                  <w:rFonts w:ascii="Times New Roman" w:hAnsi="Times New Roman" w:cs="Times New Roman"/>
                  <w:bCs/>
                  <w:sz w:val="24"/>
                  <w:szCs w:val="24"/>
                </w:rPr>
                <w:t>P</w:t>
              </w:r>
            </w:ins>
            <w:del w:id="1213" w:author="Ryan Ganeswara" w:date="2020-05-31T22:06:00Z">
              <w:r w:rsidDel="008C11A8">
                <w:rPr>
                  <w:rFonts w:ascii="Times New Roman" w:hAnsi="Times New Roman" w:cs="Times New Roman"/>
                  <w:bCs/>
                  <w:sz w:val="24"/>
                  <w:szCs w:val="24"/>
                </w:rPr>
                <w:delText>p</w:delText>
              </w:r>
            </w:del>
            <w:r>
              <w:rPr>
                <w:rFonts w:ascii="Times New Roman" w:hAnsi="Times New Roman" w:cs="Times New Roman"/>
                <w:bCs/>
                <w:sz w:val="24"/>
                <w:szCs w:val="24"/>
              </w:rPr>
              <w:t>uri Klungkung.</w:t>
            </w:r>
          </w:p>
        </w:tc>
      </w:tr>
    </w:tbl>
    <w:p w14:paraId="6990F2DC" w14:textId="77777777" w:rsidR="00131325" w:rsidRPr="00106066" w:rsidRDefault="00131325" w:rsidP="00BE0CCD">
      <w:pPr>
        <w:spacing w:line="360" w:lineRule="auto"/>
        <w:jc w:val="both"/>
        <w:rPr>
          <w:rFonts w:ascii="Times New Roman" w:hAnsi="Times New Roman" w:cs="Times New Roman"/>
          <w:b/>
          <w:bCs/>
          <w:sz w:val="24"/>
          <w:szCs w:val="24"/>
        </w:rPr>
      </w:pPr>
    </w:p>
    <w:p w14:paraId="242AF4B5" w14:textId="3E1E342E" w:rsidR="00131325" w:rsidRDefault="00131325">
      <w:pPr>
        <w:pStyle w:val="Heading2"/>
        <w:numPr>
          <w:ilvl w:val="2"/>
          <w:numId w:val="13"/>
        </w:numPr>
        <w:ind w:left="993" w:hanging="567"/>
        <w:pPrChange w:id="1214" w:author="Ryan Ganeswara" w:date="2020-05-31T22:12:00Z">
          <w:pPr>
            <w:pStyle w:val="Heading2"/>
            <w:numPr>
              <w:ilvl w:val="2"/>
              <w:numId w:val="13"/>
            </w:numPr>
            <w:ind w:left="1866" w:hanging="720"/>
          </w:pPr>
        </w:pPrChange>
      </w:pPr>
      <w:bookmarkStart w:id="1215" w:name="_Toc41326046"/>
      <w:r>
        <w:t>Kebutuhan Non-Fungsional</w:t>
      </w:r>
      <w:bookmarkEnd w:id="1215"/>
    </w:p>
    <w:p w14:paraId="27C4A639" w14:textId="1CE04358" w:rsidR="00131325" w:rsidRPr="00062E89" w:rsidRDefault="00131325" w:rsidP="00131325">
      <w:pPr>
        <w:spacing w:line="360" w:lineRule="auto"/>
        <w:ind w:left="1146" w:firstLine="697"/>
        <w:jc w:val="both"/>
        <w:rPr>
          <w:rFonts w:ascii="Times New Roman" w:hAnsi="Times New Roman" w:cs="Times New Roman"/>
          <w:bCs/>
          <w:sz w:val="24"/>
          <w:szCs w:val="24"/>
        </w:rPr>
      </w:pPr>
      <w:r w:rsidRPr="00062E89">
        <w:rPr>
          <w:rFonts w:ascii="Times New Roman" w:hAnsi="Times New Roman" w:cs="Times New Roman"/>
          <w:bCs/>
          <w:sz w:val="24"/>
          <w:szCs w:val="24"/>
        </w:rPr>
        <w:t>Kebutuhan non-fungsional meliputi komponen-komponen pendukung untuk menunjang penelitian ini dan digunakan dalam tahap implementasi, yaitu sebagai berikut :</w:t>
      </w:r>
    </w:p>
    <w:p w14:paraId="62844F59" w14:textId="5F77E812" w:rsidR="00131325" w:rsidRPr="00062E89" w:rsidRDefault="00131325" w:rsidP="00390A9A">
      <w:pPr>
        <w:pStyle w:val="ListParagraph"/>
        <w:numPr>
          <w:ilvl w:val="0"/>
          <w:numId w:val="16"/>
        </w:numPr>
        <w:spacing w:line="360" w:lineRule="auto"/>
        <w:jc w:val="both"/>
        <w:rPr>
          <w:rFonts w:ascii="Times New Roman" w:hAnsi="Times New Roman" w:cs="Times New Roman"/>
          <w:sz w:val="24"/>
          <w:szCs w:val="24"/>
        </w:rPr>
      </w:pPr>
      <w:r w:rsidRPr="00062E89">
        <w:rPr>
          <w:rFonts w:ascii="Times New Roman" w:hAnsi="Times New Roman" w:cs="Times New Roman"/>
          <w:sz w:val="24"/>
          <w:szCs w:val="24"/>
        </w:rPr>
        <w:t>Kebutuhan Perangkat Keras</w:t>
      </w:r>
    </w:p>
    <w:p w14:paraId="160EF6C6" w14:textId="306E1C9E" w:rsidR="00131325" w:rsidRPr="00062E89" w:rsidRDefault="00131325" w:rsidP="00131325">
      <w:pPr>
        <w:pStyle w:val="ListParagraph"/>
        <w:spacing w:line="360" w:lineRule="auto"/>
        <w:ind w:left="2203"/>
        <w:jc w:val="both"/>
        <w:rPr>
          <w:rFonts w:ascii="Times New Roman" w:hAnsi="Times New Roman" w:cs="Times New Roman"/>
          <w:bCs/>
          <w:sz w:val="24"/>
          <w:szCs w:val="24"/>
        </w:rPr>
      </w:pPr>
      <w:r w:rsidRPr="00062E89">
        <w:rPr>
          <w:rFonts w:ascii="Times New Roman" w:hAnsi="Times New Roman" w:cs="Times New Roman"/>
          <w:bCs/>
          <w:sz w:val="24"/>
          <w:szCs w:val="24"/>
        </w:rPr>
        <w:t>Perangkat keras yang dibutuhkan yaitu komputer atau laptop yang dapat digunakan untuk membangun sistem berbasis web dan sekaligus sebagai wadah implementasi dari program yang akan dibuat.</w:t>
      </w:r>
    </w:p>
    <w:p w14:paraId="0B4C9412" w14:textId="2103134E" w:rsidR="00131325" w:rsidRPr="00062E89" w:rsidRDefault="00131325" w:rsidP="00390A9A">
      <w:pPr>
        <w:pStyle w:val="ListParagraph"/>
        <w:numPr>
          <w:ilvl w:val="0"/>
          <w:numId w:val="16"/>
        </w:numPr>
        <w:spacing w:line="360" w:lineRule="auto"/>
        <w:jc w:val="both"/>
        <w:rPr>
          <w:rFonts w:ascii="Times New Roman" w:hAnsi="Times New Roman" w:cs="Times New Roman"/>
          <w:sz w:val="24"/>
          <w:szCs w:val="24"/>
        </w:rPr>
      </w:pPr>
      <w:r w:rsidRPr="00062E89">
        <w:rPr>
          <w:rFonts w:ascii="Times New Roman" w:hAnsi="Times New Roman" w:cs="Times New Roman"/>
          <w:bCs/>
          <w:sz w:val="24"/>
          <w:szCs w:val="24"/>
        </w:rPr>
        <w:t>Kebutuhan Perangkat Lunak</w:t>
      </w:r>
    </w:p>
    <w:p w14:paraId="0602AAC0" w14:textId="527BC85F" w:rsidR="00E306FD" w:rsidRDefault="00131325" w:rsidP="00802DA3">
      <w:pPr>
        <w:pStyle w:val="ListParagraph"/>
        <w:spacing w:line="360" w:lineRule="auto"/>
        <w:ind w:left="2203"/>
        <w:jc w:val="both"/>
        <w:rPr>
          <w:rFonts w:ascii="Times New Roman" w:hAnsi="Times New Roman" w:cs="Times New Roman"/>
          <w:bCs/>
          <w:sz w:val="24"/>
          <w:szCs w:val="24"/>
        </w:rPr>
      </w:pPr>
      <w:r>
        <w:rPr>
          <w:rFonts w:ascii="Times New Roman" w:hAnsi="Times New Roman" w:cs="Times New Roman"/>
          <w:bCs/>
          <w:sz w:val="24"/>
          <w:szCs w:val="24"/>
        </w:rPr>
        <w:t xml:space="preserve">Perangkat lunak yang akan digunakan pada penelitian ini meliputi, </w:t>
      </w:r>
      <w:r w:rsidRPr="00806C72">
        <w:rPr>
          <w:rFonts w:ascii="Times New Roman" w:hAnsi="Times New Roman" w:cs="Times New Roman"/>
          <w:bCs/>
          <w:i/>
          <w:iCs/>
          <w:sz w:val="24"/>
          <w:szCs w:val="24"/>
        </w:rPr>
        <w:t>Protégé</w:t>
      </w:r>
      <w:r>
        <w:rPr>
          <w:rFonts w:ascii="Times New Roman" w:hAnsi="Times New Roman" w:cs="Times New Roman"/>
          <w:bCs/>
          <w:sz w:val="24"/>
          <w:szCs w:val="24"/>
        </w:rPr>
        <w:t xml:space="preserve"> yang digunakan pada pembangunan ontologi, SPARQL sebagai bahasa </w:t>
      </w:r>
      <w:del w:id="1216" w:author="Ryan Ganeswara" w:date="2020-06-02T16:09:00Z">
        <w:r w:rsidRPr="00806C72" w:rsidDel="009E34ED">
          <w:rPr>
            <w:rFonts w:ascii="Times New Roman" w:hAnsi="Times New Roman" w:cs="Times New Roman"/>
            <w:bCs/>
            <w:i/>
            <w:iCs/>
            <w:sz w:val="24"/>
            <w:szCs w:val="24"/>
          </w:rPr>
          <w:delText>query</w:delText>
        </w:r>
      </w:del>
      <w:ins w:id="1217" w:author="Ryan Ganeswara" w:date="2020-06-02T16:09:00Z">
        <w:r w:rsidR="009E34ED" w:rsidRPr="009E34ED">
          <w:rPr>
            <w:rFonts w:ascii="Times New Roman" w:hAnsi="Times New Roman" w:cs="Times New Roman"/>
            <w:bCs/>
            <w:i/>
            <w:iCs/>
            <w:sz w:val="24"/>
            <w:szCs w:val="24"/>
          </w:rPr>
          <w:t>query</w:t>
        </w:r>
      </w:ins>
      <w:r>
        <w:rPr>
          <w:rFonts w:ascii="Times New Roman" w:hAnsi="Times New Roman" w:cs="Times New Roman"/>
          <w:bCs/>
          <w:sz w:val="24"/>
          <w:szCs w:val="24"/>
        </w:rPr>
        <w:t xml:space="preserve"> dari model ontologi yang dibangun, XAMPP untuk pemrograman web dengan ATOM sebagai </w:t>
      </w:r>
      <w:r w:rsidRPr="00806C72">
        <w:rPr>
          <w:rFonts w:ascii="Times New Roman" w:hAnsi="Times New Roman" w:cs="Times New Roman"/>
          <w:bCs/>
          <w:i/>
          <w:iCs/>
          <w:sz w:val="24"/>
          <w:szCs w:val="24"/>
        </w:rPr>
        <w:t>text editor</w:t>
      </w:r>
      <w:r>
        <w:rPr>
          <w:rFonts w:ascii="Times New Roman" w:hAnsi="Times New Roman" w:cs="Times New Roman"/>
          <w:bCs/>
          <w:sz w:val="24"/>
          <w:szCs w:val="24"/>
        </w:rPr>
        <w:t>, Apache Jena Fuseki sebagai penghubung antara ontologi semantik dengan web, dan SPSS untuk keperluan evaluasi dan pengolahan data dari sistem yang dibangun.</w:t>
      </w:r>
    </w:p>
    <w:p w14:paraId="211C02F1" w14:textId="77777777" w:rsidR="00802DA3" w:rsidRPr="00802DA3" w:rsidRDefault="00802DA3" w:rsidP="00802DA3">
      <w:pPr>
        <w:pStyle w:val="ListParagraph"/>
        <w:spacing w:line="360" w:lineRule="auto"/>
        <w:ind w:left="2203"/>
        <w:jc w:val="both"/>
        <w:rPr>
          <w:rFonts w:ascii="Times New Roman" w:hAnsi="Times New Roman" w:cs="Times New Roman"/>
          <w:bCs/>
          <w:sz w:val="24"/>
          <w:szCs w:val="24"/>
        </w:rPr>
      </w:pPr>
    </w:p>
    <w:p w14:paraId="0EEA9F3C" w14:textId="1193AFBC" w:rsidR="00E75A61" w:rsidRDefault="00E75A61" w:rsidP="00390A9A">
      <w:pPr>
        <w:pStyle w:val="Heading2"/>
        <w:numPr>
          <w:ilvl w:val="1"/>
          <w:numId w:val="13"/>
        </w:numPr>
        <w:ind w:left="567" w:hanging="567"/>
      </w:pPr>
      <w:bookmarkStart w:id="1218" w:name="_Toc41326047"/>
      <w:r>
        <w:t>Metode Pengembangan Sistem</w:t>
      </w:r>
      <w:bookmarkEnd w:id="1218"/>
    </w:p>
    <w:p w14:paraId="69C96788" w14:textId="593CE37D" w:rsidR="00E75A61" w:rsidRPr="00E75A61" w:rsidRDefault="00E75A61" w:rsidP="00E75A61">
      <w:pPr>
        <w:spacing w:line="360" w:lineRule="auto"/>
        <w:ind w:firstLine="567"/>
        <w:jc w:val="both"/>
      </w:pPr>
      <w:bookmarkStart w:id="1219" w:name="_Hlk41162520"/>
      <w:r>
        <w:rPr>
          <w:rFonts w:ascii="Times New Roman" w:hAnsi="Times New Roman" w:cs="Times New Roman"/>
          <w:bCs/>
          <w:sz w:val="24"/>
          <w:szCs w:val="24"/>
        </w:rPr>
        <w:t xml:space="preserve">Metode yang digunakan dalam pembangunan sistem pada penelitian ini adalah metode </w:t>
      </w:r>
      <w:r w:rsidRPr="005C6F80">
        <w:rPr>
          <w:rFonts w:ascii="Times New Roman" w:hAnsi="Times New Roman" w:cs="Times New Roman"/>
          <w:bCs/>
          <w:i/>
          <w:iCs/>
          <w:sz w:val="24"/>
          <w:szCs w:val="24"/>
        </w:rPr>
        <w:t>prototyping</w:t>
      </w:r>
      <w:r>
        <w:rPr>
          <w:rFonts w:ascii="Times New Roman" w:hAnsi="Times New Roman" w:cs="Times New Roman"/>
          <w:bCs/>
          <w:sz w:val="24"/>
          <w:szCs w:val="24"/>
        </w:rPr>
        <w:t>. Metode prototyping merupakan metode siklus hidup sistem yang didasarkan pada konsep model bekerja (</w:t>
      </w:r>
      <w:r w:rsidRPr="005C6F80">
        <w:rPr>
          <w:rFonts w:ascii="Times New Roman" w:hAnsi="Times New Roman" w:cs="Times New Roman"/>
          <w:bCs/>
          <w:i/>
          <w:iCs/>
          <w:sz w:val="24"/>
          <w:szCs w:val="24"/>
        </w:rPr>
        <w:t>working model</w:t>
      </w:r>
      <w:r>
        <w:rPr>
          <w:rFonts w:ascii="Times New Roman" w:hAnsi="Times New Roman" w:cs="Times New Roman"/>
          <w:bCs/>
          <w:sz w:val="24"/>
          <w:szCs w:val="24"/>
        </w:rPr>
        <w:t xml:space="preserve">). </w:t>
      </w:r>
      <w:r w:rsidRPr="005C6F80">
        <w:rPr>
          <w:rFonts w:ascii="Times New Roman" w:hAnsi="Times New Roman" w:cs="Times New Roman"/>
          <w:bCs/>
          <w:i/>
          <w:iCs/>
          <w:sz w:val="24"/>
          <w:szCs w:val="24"/>
        </w:rPr>
        <w:t>Prototyping</w:t>
      </w:r>
      <w:r>
        <w:rPr>
          <w:rFonts w:ascii="Times New Roman" w:hAnsi="Times New Roman" w:cs="Times New Roman"/>
          <w:bCs/>
          <w:sz w:val="24"/>
          <w:szCs w:val="24"/>
        </w:rPr>
        <w:t xml:space="preserve"> juga dapat didefinisikan </w:t>
      </w:r>
      <w:r w:rsidRPr="00964354">
        <w:rPr>
          <w:rFonts w:ascii="Times New Roman" w:hAnsi="Times New Roman" w:cs="Times New Roman"/>
          <w:sz w:val="24"/>
          <w:szCs w:val="24"/>
        </w:rPr>
        <w:t xml:space="preserve">sebagai proses pengembangan suatu prototipe secara </w:t>
      </w:r>
      <w:r w:rsidR="00E45646">
        <w:rPr>
          <w:rFonts w:ascii="Times New Roman" w:hAnsi="Times New Roman" w:cs="Times New Roman"/>
          <w:sz w:val="24"/>
          <w:szCs w:val="24"/>
        </w:rPr>
        <w:t>t</w:t>
      </w:r>
      <w:r w:rsidRPr="00964354">
        <w:rPr>
          <w:rFonts w:ascii="Times New Roman" w:hAnsi="Times New Roman" w:cs="Times New Roman"/>
          <w:sz w:val="24"/>
          <w:szCs w:val="24"/>
        </w:rPr>
        <w:t>epat untuk digunakan terlebih dahulu dan ditingkatkan terus menerus sampai didapatkan sistem yang utuh.</w:t>
      </w:r>
      <w:bookmarkEnd w:id="1219"/>
    </w:p>
    <w:p w14:paraId="719A47E6" w14:textId="66F43828" w:rsidR="00802DA3" w:rsidRPr="00802DA3" w:rsidRDefault="00E75A61" w:rsidP="00390A9A">
      <w:pPr>
        <w:pStyle w:val="Heading2"/>
        <w:numPr>
          <w:ilvl w:val="1"/>
          <w:numId w:val="13"/>
        </w:numPr>
        <w:ind w:left="567" w:hanging="567"/>
      </w:pPr>
      <w:bookmarkStart w:id="1220" w:name="_Toc41326048"/>
      <w:r>
        <w:t>Pengujian dan Evaluasi Sistem</w:t>
      </w:r>
      <w:bookmarkEnd w:id="1220"/>
    </w:p>
    <w:p w14:paraId="3BAE150D" w14:textId="3E3C24C3" w:rsidR="00CC7918" w:rsidRDefault="00CC7918">
      <w:pPr>
        <w:pStyle w:val="Heading3"/>
        <w:numPr>
          <w:ilvl w:val="2"/>
          <w:numId w:val="1"/>
        </w:numPr>
        <w:ind w:left="993" w:hanging="567"/>
        <w:pPrChange w:id="1221" w:author="Ryan Ganeswara" w:date="2020-05-31T22:13:00Z">
          <w:pPr>
            <w:pStyle w:val="Heading3"/>
            <w:numPr>
              <w:ilvl w:val="2"/>
              <w:numId w:val="1"/>
            </w:numPr>
            <w:ind w:left="1276" w:hanging="142"/>
          </w:pPr>
        </w:pPrChange>
      </w:pPr>
      <w:bookmarkStart w:id="1222" w:name="_Toc41326049"/>
      <w:commentRangeStart w:id="1223"/>
      <w:r>
        <w:t>Pengujian</w:t>
      </w:r>
      <w:bookmarkEnd w:id="1222"/>
    </w:p>
    <w:p w14:paraId="5B825DE1" w14:textId="693D58BC" w:rsidR="00134820" w:rsidRDefault="00CC7918">
      <w:pPr>
        <w:spacing w:line="360" w:lineRule="auto"/>
        <w:ind w:left="426" w:firstLine="720"/>
        <w:jc w:val="both"/>
        <w:rPr>
          <w:rFonts w:ascii="Times New Roman" w:hAnsi="Times New Roman" w:cs="Times New Roman"/>
          <w:sz w:val="24"/>
          <w:szCs w:val="24"/>
        </w:rPr>
        <w:pPrChange w:id="1224" w:author="Ryan Ganeswara" w:date="2020-05-31T22:13:00Z">
          <w:pPr>
            <w:spacing w:line="360" w:lineRule="auto"/>
            <w:ind w:left="1134" w:firstLine="720"/>
            <w:jc w:val="both"/>
          </w:pPr>
        </w:pPrChange>
      </w:pPr>
      <w:r>
        <w:rPr>
          <w:rFonts w:ascii="Times New Roman" w:hAnsi="Times New Roman" w:cs="Times New Roman"/>
          <w:sz w:val="24"/>
          <w:szCs w:val="24"/>
        </w:rPr>
        <w:t xml:space="preserve">Pengujian yang dilakukan </w:t>
      </w:r>
      <w:commentRangeEnd w:id="1223"/>
      <w:r w:rsidR="002A2C5B">
        <w:rPr>
          <w:rStyle w:val="CommentReference"/>
        </w:rPr>
        <w:commentReference w:id="1223"/>
      </w:r>
      <w:r>
        <w:rPr>
          <w:rFonts w:ascii="Times New Roman" w:hAnsi="Times New Roman" w:cs="Times New Roman"/>
          <w:sz w:val="24"/>
          <w:szCs w:val="24"/>
        </w:rPr>
        <w:t xml:space="preserve">terhadap sistem dilakukan dengan dua langkah pengujian yaitu validasi dan pengujian akurasi sistem. Pengujian pada sistem bertujuan untuk memastikan bahwa sistem yang dibangun telah berjalan sesuai dengan metode yang digunakan. Pengujian yang dilakukan adalah untuk mengetahui keakuratan sistem yang dibangun dalam menampilkan data hasil penjelajahan dan pencarian pengetahuan tentang silsilah keluarga </w:t>
      </w:r>
      <w:ins w:id="1225" w:author="Ryan Ganeswara" w:date="2020-05-31T22:06:00Z">
        <w:r w:rsidR="008C11A8">
          <w:rPr>
            <w:rFonts w:ascii="Times New Roman" w:hAnsi="Times New Roman" w:cs="Times New Roman"/>
            <w:sz w:val="24"/>
            <w:szCs w:val="24"/>
          </w:rPr>
          <w:t>P</w:t>
        </w:r>
      </w:ins>
      <w:del w:id="1226" w:author="Ryan Ganeswara" w:date="2020-05-31T22:06:00Z">
        <w:r w:rsidDel="008C11A8">
          <w:rPr>
            <w:rFonts w:ascii="Times New Roman" w:hAnsi="Times New Roman" w:cs="Times New Roman"/>
            <w:sz w:val="24"/>
            <w:szCs w:val="24"/>
          </w:rPr>
          <w:delText>p</w:delText>
        </w:r>
      </w:del>
      <w:r>
        <w:rPr>
          <w:rFonts w:ascii="Times New Roman" w:hAnsi="Times New Roman" w:cs="Times New Roman"/>
          <w:sz w:val="24"/>
          <w:szCs w:val="24"/>
        </w:rPr>
        <w:t xml:space="preserve">uri Klungkung oleh pengguna. Pengujian yang digunakan adalah pengujian </w:t>
      </w:r>
      <w:r w:rsidRPr="004364FA">
        <w:rPr>
          <w:rFonts w:ascii="Times New Roman" w:hAnsi="Times New Roman" w:cs="Times New Roman"/>
          <w:i/>
          <w:iCs/>
          <w:sz w:val="24"/>
          <w:szCs w:val="24"/>
        </w:rPr>
        <w:t>semantic browsing</w:t>
      </w:r>
      <w:r>
        <w:rPr>
          <w:rFonts w:ascii="Times New Roman" w:hAnsi="Times New Roman" w:cs="Times New Roman"/>
          <w:sz w:val="24"/>
          <w:szCs w:val="24"/>
        </w:rPr>
        <w:t xml:space="preserve"> dan </w:t>
      </w:r>
      <w:r w:rsidRPr="004364FA">
        <w:rPr>
          <w:rFonts w:ascii="Times New Roman" w:hAnsi="Times New Roman" w:cs="Times New Roman"/>
          <w:i/>
          <w:iCs/>
          <w:sz w:val="24"/>
          <w:szCs w:val="24"/>
        </w:rPr>
        <w:t>semantic searching</w:t>
      </w:r>
      <w:r>
        <w:rPr>
          <w:rFonts w:ascii="Times New Roman" w:hAnsi="Times New Roman" w:cs="Times New Roman"/>
          <w:sz w:val="24"/>
          <w:szCs w:val="24"/>
        </w:rPr>
        <w:t>.</w:t>
      </w:r>
      <w:r w:rsidR="00134820">
        <w:rPr>
          <w:rFonts w:ascii="Times New Roman" w:hAnsi="Times New Roman" w:cs="Times New Roman"/>
          <w:sz w:val="24"/>
          <w:szCs w:val="24"/>
        </w:rPr>
        <w:t xml:space="preserve"> Setelah melakukan tahap pengujian maka hasil dari pengujian tersebut akan diolah dengan cara memberikan penilaian terhadap jawaban yang telah dibuat oleh responden. Penulis mengklasifikasikan skim penilaian menjadi tiga kategori, yaitu :</w:t>
      </w:r>
    </w:p>
    <w:p w14:paraId="03F8EA59" w14:textId="23B184D4" w:rsidR="00134820" w:rsidRDefault="00134820">
      <w:pPr>
        <w:pStyle w:val="ListParagraph"/>
        <w:numPr>
          <w:ilvl w:val="0"/>
          <w:numId w:val="18"/>
        </w:numPr>
        <w:spacing w:line="360" w:lineRule="auto"/>
        <w:ind w:left="1560" w:hanging="284"/>
        <w:jc w:val="both"/>
        <w:rPr>
          <w:rFonts w:ascii="Times New Roman" w:hAnsi="Times New Roman" w:cs="Times New Roman"/>
          <w:sz w:val="24"/>
          <w:szCs w:val="24"/>
        </w:rPr>
        <w:pPrChange w:id="1227" w:author="Ryan Ganeswara" w:date="2020-05-31T22:14:00Z">
          <w:pPr>
            <w:pStyle w:val="ListParagraph"/>
            <w:numPr>
              <w:numId w:val="18"/>
            </w:numPr>
            <w:spacing w:line="360" w:lineRule="auto"/>
            <w:ind w:left="2214" w:hanging="360"/>
            <w:jc w:val="both"/>
          </w:pPr>
        </w:pPrChange>
      </w:pPr>
      <w:bookmarkStart w:id="1228" w:name="_Hlk41300360"/>
      <w:r>
        <w:rPr>
          <w:rFonts w:ascii="Times New Roman" w:hAnsi="Times New Roman" w:cs="Times New Roman"/>
          <w:sz w:val="24"/>
          <w:szCs w:val="24"/>
        </w:rPr>
        <w:t>Sepenuhnya benar, skor ini diberikan jika peserta menjawab semua pertanyaan dengan benar. Bila jawaban sepenuhnya benar maka penulis akan menandainya dengan angka 2.</w:t>
      </w:r>
    </w:p>
    <w:p w14:paraId="26A3324E" w14:textId="5DCEB3C2" w:rsidR="00134820" w:rsidRDefault="00134820">
      <w:pPr>
        <w:pStyle w:val="ListParagraph"/>
        <w:numPr>
          <w:ilvl w:val="0"/>
          <w:numId w:val="18"/>
        </w:numPr>
        <w:spacing w:line="360" w:lineRule="auto"/>
        <w:ind w:left="1560" w:hanging="284"/>
        <w:jc w:val="both"/>
        <w:rPr>
          <w:rFonts w:ascii="Times New Roman" w:hAnsi="Times New Roman" w:cs="Times New Roman"/>
          <w:sz w:val="24"/>
          <w:szCs w:val="24"/>
        </w:rPr>
        <w:pPrChange w:id="1229" w:author="Ryan Ganeswara" w:date="2020-05-31T22:14:00Z">
          <w:pPr>
            <w:pStyle w:val="ListParagraph"/>
            <w:numPr>
              <w:numId w:val="18"/>
            </w:numPr>
            <w:spacing w:line="360" w:lineRule="auto"/>
            <w:ind w:left="2214" w:hanging="360"/>
            <w:jc w:val="both"/>
          </w:pPr>
        </w:pPrChange>
      </w:pPr>
      <w:r>
        <w:rPr>
          <w:rFonts w:ascii="Times New Roman" w:hAnsi="Times New Roman" w:cs="Times New Roman"/>
          <w:sz w:val="24"/>
          <w:szCs w:val="24"/>
        </w:rPr>
        <w:t>Sebagian benar, skor ini diberikan saat jawaban cocok dengan kriteria yang diperlukan, namun hanya sebagian jawaban yang benar. Bila jawaban sebagian benar maka penulis akan menandainya dengan angka 1.</w:t>
      </w:r>
    </w:p>
    <w:p w14:paraId="5DD313D5" w14:textId="310C9F4E" w:rsidR="00134820" w:rsidRPr="00134820" w:rsidRDefault="00134820">
      <w:pPr>
        <w:pStyle w:val="ListParagraph"/>
        <w:numPr>
          <w:ilvl w:val="0"/>
          <w:numId w:val="18"/>
        </w:numPr>
        <w:spacing w:line="360" w:lineRule="auto"/>
        <w:ind w:left="1560" w:hanging="284"/>
        <w:jc w:val="both"/>
        <w:rPr>
          <w:rFonts w:ascii="Times New Roman" w:hAnsi="Times New Roman" w:cs="Times New Roman"/>
          <w:sz w:val="24"/>
          <w:szCs w:val="24"/>
        </w:rPr>
        <w:pPrChange w:id="1230" w:author="Ryan Ganeswara" w:date="2020-05-31T22:14:00Z">
          <w:pPr>
            <w:pStyle w:val="ListParagraph"/>
            <w:numPr>
              <w:numId w:val="18"/>
            </w:numPr>
            <w:spacing w:line="360" w:lineRule="auto"/>
            <w:ind w:left="2214" w:hanging="360"/>
            <w:jc w:val="both"/>
          </w:pPr>
        </w:pPrChange>
      </w:pPr>
      <w:r>
        <w:rPr>
          <w:rFonts w:ascii="Times New Roman" w:hAnsi="Times New Roman" w:cs="Times New Roman"/>
          <w:sz w:val="24"/>
          <w:szCs w:val="24"/>
        </w:rPr>
        <w:t>Salah, skor ini diberikan jika peserta tidak memberikan jawaban yang benar untuk tugas yang telah diberikan. Bila jawaban salah maka penulis akan menandainya dengan angka 0.</w:t>
      </w:r>
      <w:bookmarkEnd w:id="1228"/>
    </w:p>
    <w:p w14:paraId="0226CD98" w14:textId="38DD1D57" w:rsidR="00E75A61" w:rsidRDefault="00CC7918">
      <w:pPr>
        <w:pStyle w:val="Heading3"/>
        <w:numPr>
          <w:ilvl w:val="2"/>
          <w:numId w:val="1"/>
        </w:numPr>
        <w:ind w:left="993" w:hanging="567"/>
        <w:pPrChange w:id="1231" w:author="Ryan Ganeswara" w:date="2020-05-31T22:14:00Z">
          <w:pPr>
            <w:pStyle w:val="Heading3"/>
            <w:numPr>
              <w:ilvl w:val="2"/>
              <w:numId w:val="1"/>
            </w:numPr>
            <w:ind w:left="1276" w:hanging="142"/>
          </w:pPr>
        </w:pPrChange>
      </w:pPr>
      <w:bookmarkStart w:id="1232" w:name="_Toc41326050"/>
      <w:r>
        <w:t>Evaluasi</w:t>
      </w:r>
      <w:bookmarkEnd w:id="1232"/>
    </w:p>
    <w:p w14:paraId="314700AB" w14:textId="0E2B1842" w:rsidR="00E75A61" w:rsidRDefault="00CC7918">
      <w:pPr>
        <w:spacing w:line="360" w:lineRule="auto"/>
        <w:ind w:left="426" w:firstLine="720"/>
        <w:jc w:val="both"/>
        <w:rPr>
          <w:rFonts w:ascii="Times New Roman" w:hAnsi="Times New Roman" w:cs="Times New Roman"/>
          <w:sz w:val="24"/>
          <w:szCs w:val="24"/>
        </w:rPr>
        <w:pPrChange w:id="1233" w:author="Ryan Ganeswara" w:date="2020-05-31T22:14:00Z">
          <w:pPr>
            <w:spacing w:line="360" w:lineRule="auto"/>
            <w:ind w:left="1276" w:firstLine="720"/>
            <w:jc w:val="both"/>
          </w:pPr>
        </w:pPrChange>
      </w:pPr>
      <w:r w:rsidRPr="00C1329E">
        <w:rPr>
          <w:rFonts w:ascii="Times New Roman" w:hAnsi="Times New Roman" w:cs="Times New Roman"/>
          <w:sz w:val="24"/>
          <w:szCs w:val="24"/>
        </w:rPr>
        <w:t>Selain pengujian</w:t>
      </w:r>
      <w:r>
        <w:rPr>
          <w:rFonts w:ascii="Times New Roman" w:hAnsi="Times New Roman" w:cs="Times New Roman"/>
          <w:sz w:val="24"/>
          <w:szCs w:val="24"/>
        </w:rPr>
        <w:t xml:space="preserve"> sistem</w:t>
      </w:r>
      <w:r w:rsidRPr="00C1329E">
        <w:rPr>
          <w:rFonts w:ascii="Times New Roman" w:hAnsi="Times New Roman" w:cs="Times New Roman"/>
          <w:sz w:val="24"/>
          <w:szCs w:val="24"/>
        </w:rPr>
        <w:t xml:space="preserve">, dilakukan juga sebuah evaluasi sistem untuk mengetahui seberapa mudah dan bergunanya sistem yang telah dibangun. </w:t>
      </w:r>
      <w:r>
        <w:rPr>
          <w:rFonts w:ascii="Times New Roman" w:hAnsi="Times New Roman" w:cs="Times New Roman"/>
          <w:sz w:val="24"/>
          <w:szCs w:val="24"/>
        </w:rPr>
        <w:t xml:space="preserve">Evaluasi yang akan dilakukan ini dirancang untuk menilai bagaimana persepsi pengguna tentang kemudahan dan kegunaan dalam penggunaan sistem. Kegunaan didefinisikan sebagai “sejauh mana seseorang percaya bahwa menggunakan sistem tertentu akan meningkatkan kinerja pekerjaannya” </w:t>
      </w:r>
      <w:sdt>
        <w:sdtPr>
          <w:rPr>
            <w:rFonts w:ascii="Times New Roman" w:hAnsi="Times New Roman" w:cs="Times New Roman"/>
            <w:sz w:val="24"/>
            <w:szCs w:val="24"/>
          </w:rPr>
          <w:id w:val="6742230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Fre89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(Davis, 1989)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Sedangkan definisi untuk kemudahan mengacu pada “sejauh mana seseorang percaya bahwa menggunakan sistem tertentu akan bebas dari usaha” </w:t>
      </w:r>
      <w:sdt>
        <w:sdtPr>
          <w:rPr>
            <w:rFonts w:ascii="Times New Roman" w:hAnsi="Times New Roman" w:cs="Times New Roman"/>
            <w:sz w:val="24"/>
            <w:szCs w:val="24"/>
          </w:rPr>
          <w:id w:val="13234721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Fre89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(Davis, 1989)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A64F4E0" w14:textId="4C484981" w:rsidR="00CC7918" w:rsidRDefault="00CC7918" w:rsidP="00E75A61">
      <w:pPr>
        <w:spacing w:line="360" w:lineRule="auto"/>
        <w:ind w:left="1276" w:firstLine="720"/>
        <w:jc w:val="both"/>
        <w:rPr>
          <w:rFonts w:ascii="Times New Roman" w:hAnsi="Times New Roman" w:cs="Times New Roman"/>
          <w:sz w:val="24"/>
          <w:szCs w:val="24"/>
        </w:rPr>
      </w:pPr>
    </w:p>
    <w:p w14:paraId="0C38AF5C" w14:textId="75AC198F" w:rsidR="00134820" w:rsidRDefault="00134820" w:rsidP="00E75A61">
      <w:pPr>
        <w:spacing w:line="360" w:lineRule="auto"/>
        <w:ind w:left="1276" w:firstLine="720"/>
        <w:jc w:val="both"/>
        <w:rPr>
          <w:rFonts w:ascii="Times New Roman" w:hAnsi="Times New Roman" w:cs="Times New Roman"/>
          <w:sz w:val="24"/>
          <w:szCs w:val="24"/>
        </w:rPr>
      </w:pPr>
    </w:p>
    <w:p w14:paraId="665D8B8B" w14:textId="2DBF326F" w:rsidR="00134820" w:rsidRDefault="00134820" w:rsidP="00E75A61">
      <w:pPr>
        <w:spacing w:line="360" w:lineRule="auto"/>
        <w:ind w:left="1276" w:firstLine="720"/>
        <w:jc w:val="both"/>
        <w:rPr>
          <w:rFonts w:ascii="Times New Roman" w:hAnsi="Times New Roman" w:cs="Times New Roman"/>
          <w:sz w:val="24"/>
          <w:szCs w:val="24"/>
        </w:rPr>
      </w:pPr>
    </w:p>
    <w:p w14:paraId="1AFE851F" w14:textId="77777777" w:rsidR="00134820" w:rsidRDefault="00134820" w:rsidP="00E75A61">
      <w:pPr>
        <w:spacing w:line="360" w:lineRule="auto"/>
        <w:ind w:left="1276" w:firstLine="720"/>
        <w:jc w:val="both"/>
        <w:rPr>
          <w:rFonts w:ascii="Times New Roman" w:hAnsi="Times New Roman" w:cs="Times New Roman"/>
          <w:sz w:val="24"/>
          <w:szCs w:val="24"/>
        </w:rPr>
      </w:pPr>
    </w:p>
    <w:p w14:paraId="655E514D" w14:textId="77777777" w:rsidR="00CC7918" w:rsidRDefault="00CC7918" w:rsidP="00E75A61">
      <w:pPr>
        <w:spacing w:line="360" w:lineRule="auto"/>
        <w:ind w:left="1276" w:firstLine="720"/>
        <w:jc w:val="both"/>
        <w:rPr>
          <w:rFonts w:ascii="Times New Roman" w:hAnsi="Times New Roman" w:cs="Times New Roman"/>
          <w:sz w:val="24"/>
          <w:szCs w:val="24"/>
        </w:rPr>
      </w:pPr>
    </w:p>
    <w:p w14:paraId="45A5DF3F" w14:textId="77777777" w:rsidR="009272CA" w:rsidRDefault="009272CA" w:rsidP="00134820">
      <w:pPr>
        <w:pStyle w:val="Heading1"/>
        <w:jc w:val="center"/>
        <w:rPr>
          <w:ins w:id="1234" w:author="Made Wardana" w:date="2020-06-11T21:18:00Z"/>
        </w:rPr>
        <w:sectPr w:rsidR="009272CA" w:rsidSect="009272CA">
          <w:headerReference w:type="default" r:id="rId26"/>
          <w:footerReference w:type="default" r:id="rId27"/>
          <w:pgSz w:w="11906" w:h="16838"/>
          <w:pgMar w:top="1701" w:right="1701" w:bottom="1701" w:left="2268" w:header="709" w:footer="709" w:gutter="0"/>
          <w:pgNumType w:start="18"/>
          <w:cols w:space="708"/>
          <w:docGrid w:linePitch="360"/>
        </w:sectPr>
      </w:pPr>
      <w:bookmarkStart w:id="1247" w:name="_Toc41326051"/>
    </w:p>
    <w:p w14:paraId="399EE4E2" w14:textId="4E3440C7" w:rsidR="00E306FD" w:rsidRPr="00134820" w:rsidRDefault="00FE4918" w:rsidP="00134820">
      <w:pPr>
        <w:pStyle w:val="Heading1"/>
        <w:jc w:val="center"/>
      </w:pPr>
      <w:r>
        <w:t>BAB IV</w:t>
      </w:r>
      <w:r w:rsidR="009F14D8">
        <w:br/>
      </w:r>
      <w:r>
        <w:t>HASIL DAN PEMBAHASAN</w:t>
      </w:r>
      <w:bookmarkEnd w:id="1247"/>
    </w:p>
    <w:p w14:paraId="34F4FFDE" w14:textId="74A70C82" w:rsidR="00134820" w:rsidRDefault="00134820" w:rsidP="00134820">
      <w:pPr>
        <w:pStyle w:val="Heading1"/>
      </w:pPr>
      <w:bookmarkStart w:id="1248" w:name="_Toc41326052"/>
      <w:r>
        <w:t xml:space="preserve">4.1. </w:t>
      </w:r>
      <w:r w:rsidR="00943E46">
        <w:t>Lingkungan Implementasi</w:t>
      </w:r>
      <w:bookmarkEnd w:id="1248"/>
    </w:p>
    <w:p w14:paraId="261874C4" w14:textId="6C27FD8F" w:rsidR="00943E46" w:rsidRDefault="00943E46" w:rsidP="00654407">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Pada tahap implementasi ini,</w:t>
      </w:r>
      <w:r w:rsidR="00654407">
        <w:rPr>
          <w:rFonts w:ascii="Times New Roman" w:hAnsi="Times New Roman" w:cs="Times New Roman"/>
          <w:sz w:val="24"/>
          <w:szCs w:val="24"/>
          <w:lang w:val="en-US"/>
        </w:rPr>
        <w:t xml:space="preserve"> pembangunan ontologi dibuat menggunakan perangkat lunak. Selain itu,</w:t>
      </w:r>
      <w:r>
        <w:rPr>
          <w:rFonts w:ascii="Times New Roman" w:hAnsi="Times New Roman" w:cs="Times New Roman"/>
          <w:sz w:val="24"/>
          <w:szCs w:val="24"/>
          <w:lang w:val="en-US"/>
        </w:rPr>
        <w:t xml:space="preserve"> rancangan sistem </w:t>
      </w:r>
      <w:r w:rsidR="00654407">
        <w:rPr>
          <w:rFonts w:ascii="Times New Roman" w:hAnsi="Times New Roman" w:cs="Times New Roman"/>
          <w:sz w:val="24"/>
          <w:szCs w:val="24"/>
          <w:lang w:val="en-US"/>
        </w:rPr>
        <w:t xml:space="preserve">akan </w:t>
      </w:r>
      <w:r>
        <w:rPr>
          <w:rFonts w:ascii="Times New Roman" w:hAnsi="Times New Roman" w:cs="Times New Roman"/>
          <w:sz w:val="24"/>
          <w:szCs w:val="24"/>
          <w:lang w:val="en-US"/>
        </w:rPr>
        <w:t>diterjemahkan ke dalam kode program</w:t>
      </w:r>
      <w:r w:rsidR="00654407">
        <w:rPr>
          <w:rFonts w:ascii="Times New Roman" w:hAnsi="Times New Roman" w:cs="Times New Roman"/>
          <w:sz w:val="24"/>
          <w:szCs w:val="24"/>
          <w:lang w:val="en-US"/>
        </w:rPr>
        <w:t>, dimana pembuatannya sendiri juga membutuhkan sebuah perangkat lunak dan perangkat keras sebagai penampung perangkat lunak tersebut</w:t>
      </w:r>
      <w:r w:rsidR="00BB4465">
        <w:rPr>
          <w:rFonts w:ascii="Times New Roman" w:hAnsi="Times New Roman" w:cs="Times New Roman"/>
          <w:sz w:val="24"/>
          <w:szCs w:val="24"/>
          <w:lang w:val="en-US"/>
        </w:rPr>
        <w:t>. Sistem manajemen pengetahuan ini dibangun menggunakan teknologi berbasis web. Terdapat juga beberapa perangkat keras (hardware) dan perangkat lunak (software) yang digunakan dalam pembuatan sistem, yaitu :</w:t>
      </w:r>
    </w:p>
    <w:p w14:paraId="6319BFE1" w14:textId="71A4B335" w:rsidR="00BB4465" w:rsidRDefault="00BB4465" w:rsidP="00390A9A">
      <w:pPr>
        <w:pStyle w:val="ListParagraph"/>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Hardware</w:t>
      </w:r>
    </w:p>
    <w:p w14:paraId="567BFC6D" w14:textId="629D7B78" w:rsidR="00BB4465" w:rsidRDefault="00BB4465"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Processor Intel Core i7-8750H CPU @ 2.20GHz</w:t>
      </w:r>
    </w:p>
    <w:p w14:paraId="4E969F08" w14:textId="4A79A345" w:rsidR="00BB4465" w:rsidRDefault="00BB4465"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Memory 8 GB RAM</w:t>
      </w:r>
    </w:p>
    <w:p w14:paraId="377976F8" w14:textId="74269F66" w:rsidR="005F1578" w:rsidRDefault="005F1578"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Harddisk 1 TB</w:t>
      </w:r>
    </w:p>
    <w:p w14:paraId="08BDF422" w14:textId="0E85BE7E" w:rsidR="005F1578" w:rsidRDefault="005F1578" w:rsidP="00390A9A">
      <w:pPr>
        <w:pStyle w:val="ListParagraph"/>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Software</w:t>
      </w:r>
    </w:p>
    <w:p w14:paraId="3BE99FAC" w14:textId="1511D99E" w:rsidR="005F1578" w:rsidRDefault="005F1578"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Atom 1.46.0</w:t>
      </w:r>
    </w:p>
    <w:p w14:paraId="3C5617C0" w14:textId="08F1E7F5" w:rsidR="005F1578" w:rsidRDefault="005F1578"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XAMPP </w:t>
      </w:r>
      <w:r w:rsidR="00934441">
        <w:rPr>
          <w:rFonts w:ascii="Times New Roman" w:hAnsi="Times New Roman" w:cs="Times New Roman"/>
          <w:sz w:val="24"/>
          <w:szCs w:val="24"/>
          <w:lang w:val="en-US"/>
        </w:rPr>
        <w:t>Control Panel v3.2.4</w:t>
      </w:r>
    </w:p>
    <w:p w14:paraId="3946FA21" w14:textId="4CA6FC22" w:rsidR="004341E4" w:rsidRDefault="004341E4"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Apache Jena Fuseki 3.14.0</w:t>
      </w:r>
    </w:p>
    <w:p w14:paraId="13473A53" w14:textId="2CFA53A5" w:rsidR="005F1578" w:rsidRDefault="004341E4"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Protégé 5.5.0</w:t>
      </w:r>
    </w:p>
    <w:p w14:paraId="1A67AA00" w14:textId="168E44E8" w:rsidR="00642B9B" w:rsidRDefault="00642B9B"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IBM SPSS Statistics 25</w:t>
      </w:r>
    </w:p>
    <w:p w14:paraId="3FB16290" w14:textId="77777777" w:rsidR="00134820" w:rsidRPr="00134820" w:rsidRDefault="00134820" w:rsidP="00134820">
      <w:pPr>
        <w:rPr>
          <w:lang w:val="en-US"/>
        </w:rPr>
      </w:pPr>
    </w:p>
    <w:p w14:paraId="278F53F6" w14:textId="56636E58" w:rsidR="00934441" w:rsidRDefault="00934441">
      <w:pPr>
        <w:pStyle w:val="Heading1"/>
      </w:pPr>
      <w:bookmarkStart w:id="1249" w:name="_Toc41326053"/>
      <w:r>
        <w:t>4.2. Implementasi Metode Methontology Dalam Perancangan Ontologi</w:t>
      </w:r>
      <w:bookmarkEnd w:id="1249"/>
    </w:p>
    <w:p w14:paraId="3F8D1862" w14:textId="2743AB54" w:rsidR="00934441" w:rsidDel="009272CA" w:rsidRDefault="00934441" w:rsidP="000751A3">
      <w:pPr>
        <w:spacing w:line="360" w:lineRule="auto"/>
        <w:ind w:firstLine="426"/>
        <w:jc w:val="both"/>
        <w:rPr>
          <w:del w:id="1250" w:author="Made Wardana" w:date="2020-06-11T21:20:00Z"/>
          <w:rFonts w:ascii="Times New Roman" w:hAnsi="Times New Roman" w:cs="Times New Roman"/>
          <w:sz w:val="24"/>
          <w:szCs w:val="24"/>
          <w:lang w:val="en-US"/>
        </w:rPr>
      </w:pPr>
      <w:r>
        <w:rPr>
          <w:rFonts w:ascii="Times New Roman" w:hAnsi="Times New Roman" w:cs="Times New Roman"/>
          <w:sz w:val="24"/>
          <w:szCs w:val="24"/>
          <w:lang w:val="en-US"/>
        </w:rPr>
        <w:t>Implementasi ini dilakukan dengan menggunakan metode Methontology. Methontology merupakan salah satu metodologi pembangunan model ontologi. Berikut adalah hasil dari implementasi metode methontology dalam pembuatan ontologi :</w:t>
      </w:r>
    </w:p>
    <w:p w14:paraId="20B75B75" w14:textId="6593CB2A" w:rsidR="00934441" w:rsidRPr="00934441" w:rsidRDefault="00934441" w:rsidP="009272CA">
      <w:pPr>
        <w:spacing w:line="360" w:lineRule="auto"/>
        <w:ind w:firstLine="426"/>
        <w:jc w:val="both"/>
        <w:rPr>
          <w:rFonts w:ascii="Times New Roman" w:hAnsi="Times New Roman" w:cs="Times New Roman"/>
          <w:sz w:val="24"/>
          <w:szCs w:val="24"/>
          <w:lang w:val="en-US"/>
        </w:rPr>
        <w:pPrChange w:id="1251" w:author="Made Wardana" w:date="2020-06-11T21:20:00Z">
          <w:pPr>
            <w:jc w:val="both"/>
          </w:pPr>
        </w:pPrChange>
      </w:pPr>
    </w:p>
    <w:p w14:paraId="0594ED8F" w14:textId="685FB4A3" w:rsidR="00934441" w:rsidRPr="009E34ED" w:rsidRDefault="00934441" w:rsidP="00934441">
      <w:pPr>
        <w:pStyle w:val="Heading2"/>
        <w:ind w:firstLine="426"/>
        <w:rPr>
          <w:i/>
          <w:iCs/>
          <w:rPrChange w:id="1252" w:author="Ryan Ganeswara" w:date="2020-06-02T16:10:00Z">
            <w:rPr/>
          </w:rPrChange>
        </w:rPr>
      </w:pPr>
      <w:bookmarkStart w:id="1253" w:name="_Toc41326054"/>
      <w:r w:rsidRPr="009E34ED">
        <w:rPr>
          <w:i/>
          <w:iCs/>
          <w:rPrChange w:id="1254" w:author="Ryan Ganeswara" w:date="2020-06-02T16:10:00Z">
            <w:rPr/>
          </w:rPrChange>
        </w:rPr>
        <w:t>4.2.1. Spesification</w:t>
      </w:r>
      <w:bookmarkEnd w:id="1253"/>
    </w:p>
    <w:p w14:paraId="427C5EA7" w14:textId="77777777" w:rsidR="009272CA" w:rsidRDefault="000751A3" w:rsidP="000751A3">
      <w:pPr>
        <w:spacing w:line="360" w:lineRule="auto"/>
        <w:ind w:left="720" w:firstLine="294"/>
        <w:jc w:val="both"/>
        <w:rPr>
          <w:ins w:id="1255" w:author="Made Wardana" w:date="2020-06-11T21:17:00Z"/>
          <w:rFonts w:ascii="Times New Roman" w:hAnsi="Times New Roman" w:cs="Times New Roman"/>
          <w:bCs/>
          <w:sz w:val="24"/>
          <w:szCs w:val="24"/>
        </w:rPr>
        <w:sectPr w:rsidR="009272CA" w:rsidSect="009272CA">
          <w:headerReference w:type="default" r:id="rId28"/>
          <w:footerReference w:type="default" r:id="rId29"/>
          <w:pgSz w:w="11906" w:h="16838"/>
          <w:pgMar w:top="1701" w:right="1701" w:bottom="1701" w:left="2268" w:header="709" w:footer="709" w:gutter="0"/>
          <w:pgNumType w:start="21"/>
          <w:cols w:space="708"/>
          <w:docGrid w:linePitch="360"/>
          <w:sectPrChange w:id="1268" w:author="Made Wardana" w:date="2020-06-11T21:19:00Z">
            <w:sectPr w:rsidR="009272CA" w:rsidSect="009272CA">
              <w:pgMar w:top="1701" w:right="1701" w:bottom="1701" w:left="2268" w:header="709" w:footer="709" w:gutter="0"/>
            </w:sectPr>
          </w:sectPrChange>
        </w:sectPr>
      </w:pPr>
      <w:bookmarkStart w:id="1269" w:name="_Hlk35553912"/>
      <w:r>
        <w:rPr>
          <w:rFonts w:ascii="Times New Roman" w:hAnsi="Times New Roman" w:cs="Times New Roman"/>
          <w:bCs/>
          <w:sz w:val="24"/>
          <w:szCs w:val="24"/>
        </w:rPr>
        <w:t xml:space="preserve">Fase spesifikasi digunakan untuk menghasilkan sebuah dokumen spesifikasi ontologi secara informal, semi formal, ataupun formal yang </w:t>
      </w:r>
    </w:p>
    <w:p w14:paraId="3AA1B3AC" w14:textId="080BA9C3" w:rsidR="00934441" w:rsidRDefault="000751A3" w:rsidP="009272CA">
      <w:pPr>
        <w:spacing w:line="360" w:lineRule="auto"/>
        <w:ind w:left="720" w:hanging="11"/>
        <w:jc w:val="both"/>
      </w:pPr>
      <w:r>
        <w:rPr>
          <w:rFonts w:ascii="Times New Roman" w:hAnsi="Times New Roman" w:cs="Times New Roman"/>
          <w:bCs/>
          <w:sz w:val="24"/>
          <w:szCs w:val="24"/>
        </w:rPr>
        <w:t>bertujuan untuk memudahkan pembaca dalam memahami ontologi yang dibangun.</w:t>
      </w:r>
      <w:bookmarkEnd w:id="1269"/>
    </w:p>
    <w:p w14:paraId="2EA0C0AE" w14:textId="680CB24B" w:rsidR="000751A3" w:rsidDel="009E34ED" w:rsidRDefault="000751A3" w:rsidP="00934441">
      <w:pPr>
        <w:rPr>
          <w:del w:id="1270" w:author="Ryan Ganeswara" w:date="2020-06-02T16:10:00Z"/>
        </w:rPr>
      </w:pPr>
    </w:p>
    <w:p w14:paraId="4A20D457" w14:textId="77777777" w:rsidR="000751A3" w:rsidRPr="00934441" w:rsidRDefault="000751A3" w:rsidP="00934441"/>
    <w:p w14:paraId="1FB57C50" w14:textId="02647B29" w:rsidR="000751A3" w:rsidRDefault="000751A3" w:rsidP="000751A3">
      <w:pPr>
        <w:pStyle w:val="Heading5"/>
      </w:pPr>
      <w:bookmarkStart w:id="1271" w:name="_Toc41326086"/>
      <w:r>
        <w:t>Tabel 4.1 Data Spesifikasi</w:t>
      </w:r>
      <w:bookmarkEnd w:id="1271"/>
    </w:p>
    <w:tbl>
      <w:tblPr>
        <w:tblStyle w:val="TableGrid"/>
        <w:tblW w:w="0" w:type="auto"/>
        <w:tblLook w:val="04A0" w:firstRow="1" w:lastRow="0" w:firstColumn="1" w:lastColumn="0" w:noHBand="0" w:noVBand="1"/>
      </w:tblPr>
      <w:tblGrid>
        <w:gridCol w:w="3963"/>
        <w:gridCol w:w="3964"/>
      </w:tblGrid>
      <w:tr w:rsidR="000751A3" w14:paraId="40772E58" w14:textId="77777777" w:rsidTr="000751A3">
        <w:tc>
          <w:tcPr>
            <w:tcW w:w="3963" w:type="dxa"/>
          </w:tcPr>
          <w:p w14:paraId="6CDABA8D" w14:textId="175DA5D6" w:rsidR="000751A3" w:rsidRDefault="000751A3" w:rsidP="000751A3">
            <w:pPr>
              <w:spacing w:line="360" w:lineRule="auto"/>
              <w:jc w:val="both"/>
            </w:pPr>
            <w:r w:rsidRPr="005A4DDD">
              <w:rPr>
                <w:rFonts w:ascii="Times New Roman" w:hAnsi="Times New Roman" w:cs="Times New Roman"/>
                <w:sz w:val="24"/>
                <w:szCs w:val="24"/>
              </w:rPr>
              <w:t>Domain</w:t>
            </w:r>
          </w:p>
        </w:tc>
        <w:tc>
          <w:tcPr>
            <w:tcW w:w="3964" w:type="dxa"/>
          </w:tcPr>
          <w:p w14:paraId="1E33B36D" w14:textId="7EAFD0E4" w:rsidR="000751A3" w:rsidRDefault="000751A3" w:rsidP="000751A3">
            <w:pPr>
              <w:spacing w:line="360" w:lineRule="auto"/>
              <w:jc w:val="both"/>
            </w:pPr>
            <w:r w:rsidRPr="005A4DDD">
              <w:rPr>
                <w:rFonts w:ascii="Times New Roman" w:hAnsi="Times New Roman" w:cs="Times New Roman"/>
                <w:sz w:val="24"/>
                <w:szCs w:val="24"/>
              </w:rPr>
              <w:t>Silsilah Keluarga Puri Klungkung</w:t>
            </w:r>
          </w:p>
        </w:tc>
      </w:tr>
      <w:tr w:rsidR="000751A3" w14:paraId="7526F5E3" w14:textId="77777777" w:rsidTr="000751A3">
        <w:tc>
          <w:tcPr>
            <w:tcW w:w="3963" w:type="dxa"/>
          </w:tcPr>
          <w:p w14:paraId="3739C654" w14:textId="39EDA5FA" w:rsidR="000751A3" w:rsidRDefault="000751A3" w:rsidP="000751A3">
            <w:pPr>
              <w:spacing w:line="360" w:lineRule="auto"/>
              <w:jc w:val="both"/>
            </w:pPr>
            <w:r w:rsidRPr="005A4DDD">
              <w:rPr>
                <w:rFonts w:ascii="Times New Roman" w:hAnsi="Times New Roman" w:cs="Times New Roman"/>
                <w:sz w:val="24"/>
                <w:szCs w:val="24"/>
              </w:rPr>
              <w:t>Tanggal</w:t>
            </w:r>
          </w:p>
        </w:tc>
        <w:tc>
          <w:tcPr>
            <w:tcW w:w="3964" w:type="dxa"/>
          </w:tcPr>
          <w:p w14:paraId="3E7A4E9F" w14:textId="6D053811" w:rsidR="000751A3" w:rsidRDefault="000751A3" w:rsidP="000751A3">
            <w:pPr>
              <w:spacing w:line="360" w:lineRule="auto"/>
              <w:jc w:val="both"/>
            </w:pPr>
            <w:r w:rsidRPr="005A4DDD">
              <w:rPr>
                <w:rFonts w:ascii="Times New Roman" w:hAnsi="Times New Roman" w:cs="Times New Roman"/>
                <w:sz w:val="24"/>
                <w:szCs w:val="24"/>
              </w:rPr>
              <w:t>4 Agustus 2019</w:t>
            </w:r>
          </w:p>
        </w:tc>
      </w:tr>
      <w:tr w:rsidR="000751A3" w14:paraId="6F242872" w14:textId="77777777" w:rsidTr="000751A3">
        <w:tc>
          <w:tcPr>
            <w:tcW w:w="3963" w:type="dxa"/>
          </w:tcPr>
          <w:p w14:paraId="72B3F448" w14:textId="7C44D29E" w:rsidR="000751A3" w:rsidRDefault="000751A3" w:rsidP="000751A3">
            <w:pPr>
              <w:spacing w:line="360" w:lineRule="auto"/>
              <w:jc w:val="both"/>
            </w:pPr>
            <w:r w:rsidRPr="005A4DDD">
              <w:rPr>
                <w:rFonts w:ascii="Times New Roman" w:hAnsi="Times New Roman" w:cs="Times New Roman"/>
                <w:sz w:val="24"/>
                <w:szCs w:val="24"/>
              </w:rPr>
              <w:t>Dikonsep oleh</w:t>
            </w:r>
          </w:p>
        </w:tc>
        <w:tc>
          <w:tcPr>
            <w:tcW w:w="3964" w:type="dxa"/>
          </w:tcPr>
          <w:p w14:paraId="7CAF60DE" w14:textId="7750EDB5" w:rsidR="000751A3" w:rsidRDefault="000751A3" w:rsidP="000751A3">
            <w:pPr>
              <w:spacing w:line="360" w:lineRule="auto"/>
              <w:jc w:val="both"/>
            </w:pPr>
            <w:r w:rsidRPr="005A4DDD">
              <w:rPr>
                <w:rFonts w:ascii="Times New Roman" w:hAnsi="Times New Roman" w:cs="Times New Roman"/>
                <w:sz w:val="24"/>
                <w:szCs w:val="24"/>
              </w:rPr>
              <w:t>Putu Ryan Ganeswara</w:t>
            </w:r>
          </w:p>
        </w:tc>
      </w:tr>
      <w:tr w:rsidR="000751A3" w14:paraId="62F2975A" w14:textId="77777777" w:rsidTr="000751A3">
        <w:tc>
          <w:tcPr>
            <w:tcW w:w="3963" w:type="dxa"/>
          </w:tcPr>
          <w:p w14:paraId="59308ABC" w14:textId="76BC31C3" w:rsidR="000751A3" w:rsidRDefault="000751A3" w:rsidP="000751A3">
            <w:pPr>
              <w:spacing w:line="360" w:lineRule="auto"/>
              <w:jc w:val="both"/>
            </w:pPr>
            <w:r w:rsidRPr="005A4DDD">
              <w:rPr>
                <w:rFonts w:ascii="Times New Roman" w:hAnsi="Times New Roman" w:cs="Times New Roman"/>
                <w:sz w:val="24"/>
                <w:szCs w:val="24"/>
              </w:rPr>
              <w:t>Diimplementasikan oleh</w:t>
            </w:r>
          </w:p>
        </w:tc>
        <w:tc>
          <w:tcPr>
            <w:tcW w:w="3964" w:type="dxa"/>
          </w:tcPr>
          <w:p w14:paraId="364728BC" w14:textId="2CCDED2B" w:rsidR="000751A3" w:rsidRDefault="000751A3" w:rsidP="000751A3">
            <w:pPr>
              <w:spacing w:line="360" w:lineRule="auto"/>
              <w:jc w:val="both"/>
            </w:pPr>
            <w:r w:rsidRPr="005A4DDD">
              <w:rPr>
                <w:rFonts w:ascii="Times New Roman" w:hAnsi="Times New Roman" w:cs="Times New Roman"/>
                <w:sz w:val="24"/>
                <w:szCs w:val="24"/>
              </w:rPr>
              <w:t>Putu Ryan Ganeswara</w:t>
            </w:r>
          </w:p>
        </w:tc>
      </w:tr>
      <w:tr w:rsidR="000751A3" w14:paraId="2478E33A" w14:textId="77777777" w:rsidTr="000751A3">
        <w:tc>
          <w:tcPr>
            <w:tcW w:w="3963" w:type="dxa"/>
          </w:tcPr>
          <w:p w14:paraId="0FA5367C" w14:textId="731050AD" w:rsidR="000751A3" w:rsidRDefault="000751A3" w:rsidP="000751A3">
            <w:pPr>
              <w:spacing w:line="360" w:lineRule="auto"/>
              <w:jc w:val="both"/>
            </w:pPr>
            <w:r w:rsidRPr="005A4DDD">
              <w:rPr>
                <w:rFonts w:ascii="Times New Roman" w:hAnsi="Times New Roman" w:cs="Times New Roman"/>
                <w:sz w:val="24"/>
                <w:szCs w:val="24"/>
              </w:rPr>
              <w:t>Tujuan</w:t>
            </w:r>
          </w:p>
        </w:tc>
        <w:tc>
          <w:tcPr>
            <w:tcW w:w="3964" w:type="dxa"/>
          </w:tcPr>
          <w:p w14:paraId="5027DDE8" w14:textId="7182070D" w:rsidR="000751A3" w:rsidRDefault="000751A3" w:rsidP="000751A3">
            <w:pPr>
              <w:spacing w:line="360" w:lineRule="auto"/>
              <w:jc w:val="both"/>
            </w:pPr>
            <w:r w:rsidRPr="005A4DDD">
              <w:rPr>
                <w:rFonts w:ascii="Times New Roman" w:hAnsi="Times New Roman" w:cs="Times New Roman"/>
                <w:sz w:val="24"/>
                <w:szCs w:val="24"/>
              </w:rPr>
              <w:t>Untuk membangun model ontolog</w:t>
            </w:r>
            <w:r w:rsidR="00062E89">
              <w:rPr>
                <w:rFonts w:ascii="Times New Roman" w:hAnsi="Times New Roman" w:cs="Times New Roman"/>
                <w:sz w:val="24"/>
                <w:szCs w:val="24"/>
              </w:rPr>
              <w:t>i</w:t>
            </w:r>
            <w:r w:rsidRPr="005A4DDD">
              <w:rPr>
                <w:rFonts w:ascii="Times New Roman" w:hAnsi="Times New Roman" w:cs="Times New Roman"/>
                <w:sz w:val="24"/>
                <w:szCs w:val="24"/>
              </w:rPr>
              <w:t xml:space="preserve"> sebagai dasar dalam pengembangan sistem manajemen pengetahuan untuk silsilah keluarga </w:t>
            </w:r>
            <w:ins w:id="1272" w:author="Ryan Ganeswara" w:date="2020-05-31T22:06:00Z">
              <w:r w:rsidR="008C11A8">
                <w:rPr>
                  <w:rFonts w:ascii="Times New Roman" w:hAnsi="Times New Roman" w:cs="Times New Roman"/>
                  <w:sz w:val="24"/>
                  <w:szCs w:val="24"/>
                </w:rPr>
                <w:t>P</w:t>
              </w:r>
            </w:ins>
            <w:del w:id="1273" w:author="Ryan Ganeswara" w:date="2020-05-31T22:06:00Z">
              <w:r w:rsidRPr="005A4DDD" w:rsidDel="008C11A8">
                <w:rPr>
                  <w:rFonts w:ascii="Times New Roman" w:hAnsi="Times New Roman" w:cs="Times New Roman"/>
                  <w:sz w:val="24"/>
                  <w:szCs w:val="24"/>
                </w:rPr>
                <w:delText>p</w:delText>
              </w:r>
            </w:del>
            <w:r w:rsidRPr="005A4DDD">
              <w:rPr>
                <w:rFonts w:ascii="Times New Roman" w:hAnsi="Times New Roman" w:cs="Times New Roman"/>
                <w:sz w:val="24"/>
                <w:szCs w:val="24"/>
              </w:rPr>
              <w:t>uri klungkung</w:t>
            </w:r>
          </w:p>
        </w:tc>
      </w:tr>
      <w:tr w:rsidR="000751A3" w14:paraId="4826ACA9" w14:textId="77777777" w:rsidTr="000751A3">
        <w:tc>
          <w:tcPr>
            <w:tcW w:w="3963" w:type="dxa"/>
          </w:tcPr>
          <w:p w14:paraId="4CB1E8A8" w14:textId="514B5889" w:rsidR="000751A3" w:rsidRDefault="000751A3" w:rsidP="000751A3">
            <w:pPr>
              <w:spacing w:line="360" w:lineRule="auto"/>
              <w:jc w:val="both"/>
            </w:pPr>
            <w:r w:rsidRPr="005A4DDD">
              <w:rPr>
                <w:rFonts w:ascii="Times New Roman" w:hAnsi="Times New Roman" w:cs="Times New Roman"/>
                <w:sz w:val="24"/>
                <w:szCs w:val="24"/>
              </w:rPr>
              <w:t>Tingkat Formalitas</w:t>
            </w:r>
          </w:p>
        </w:tc>
        <w:tc>
          <w:tcPr>
            <w:tcW w:w="3964" w:type="dxa"/>
          </w:tcPr>
          <w:p w14:paraId="603764E6" w14:textId="52906C1D" w:rsidR="000751A3" w:rsidRDefault="000751A3" w:rsidP="000751A3">
            <w:pPr>
              <w:spacing w:line="360" w:lineRule="auto"/>
              <w:jc w:val="both"/>
            </w:pPr>
            <w:r w:rsidRPr="005A4DDD">
              <w:rPr>
                <w:rFonts w:ascii="Times New Roman" w:hAnsi="Times New Roman" w:cs="Times New Roman"/>
                <w:sz w:val="24"/>
                <w:szCs w:val="24"/>
              </w:rPr>
              <w:t>Semi Formal</w:t>
            </w:r>
          </w:p>
        </w:tc>
      </w:tr>
      <w:tr w:rsidR="000751A3" w14:paraId="3E4EC23E" w14:textId="77777777" w:rsidTr="000751A3">
        <w:tc>
          <w:tcPr>
            <w:tcW w:w="3963" w:type="dxa"/>
          </w:tcPr>
          <w:p w14:paraId="0EBAB8D2" w14:textId="09908767" w:rsidR="000751A3" w:rsidRDefault="000751A3" w:rsidP="000751A3">
            <w:pPr>
              <w:spacing w:line="360" w:lineRule="auto"/>
              <w:jc w:val="both"/>
            </w:pPr>
            <w:r w:rsidRPr="005A4DDD">
              <w:rPr>
                <w:rFonts w:ascii="Times New Roman" w:hAnsi="Times New Roman" w:cs="Times New Roman"/>
                <w:sz w:val="24"/>
                <w:szCs w:val="24"/>
              </w:rPr>
              <w:t>Lingkup</w:t>
            </w:r>
          </w:p>
        </w:tc>
        <w:tc>
          <w:tcPr>
            <w:tcW w:w="3964" w:type="dxa"/>
          </w:tcPr>
          <w:p w14:paraId="2C511992" w14:textId="08A73F5B" w:rsidR="000751A3" w:rsidRDefault="000751A3" w:rsidP="000751A3">
            <w:pPr>
              <w:spacing w:line="360" w:lineRule="auto"/>
              <w:jc w:val="both"/>
            </w:pPr>
            <w:r w:rsidRPr="005A4DDD">
              <w:rPr>
                <w:rFonts w:ascii="Times New Roman" w:hAnsi="Times New Roman" w:cs="Times New Roman"/>
                <w:sz w:val="24"/>
                <w:szCs w:val="24"/>
              </w:rPr>
              <w:t>Silsilah Keluarga Puri Klungkung</w:t>
            </w:r>
          </w:p>
        </w:tc>
      </w:tr>
      <w:tr w:rsidR="000751A3" w14:paraId="2A510E2B" w14:textId="77777777" w:rsidTr="000751A3">
        <w:tc>
          <w:tcPr>
            <w:tcW w:w="3963" w:type="dxa"/>
          </w:tcPr>
          <w:p w14:paraId="6E7E93F2" w14:textId="13363DBC" w:rsidR="000751A3" w:rsidRDefault="000751A3" w:rsidP="000751A3">
            <w:pPr>
              <w:spacing w:line="360" w:lineRule="auto"/>
              <w:jc w:val="both"/>
            </w:pPr>
            <w:r w:rsidRPr="005A4DDD">
              <w:rPr>
                <w:rFonts w:ascii="Times New Roman" w:hAnsi="Times New Roman" w:cs="Times New Roman"/>
                <w:sz w:val="24"/>
                <w:szCs w:val="24"/>
              </w:rPr>
              <w:t>Sumber Pengetahuan</w:t>
            </w:r>
          </w:p>
        </w:tc>
        <w:tc>
          <w:tcPr>
            <w:tcW w:w="3964" w:type="dxa"/>
          </w:tcPr>
          <w:p w14:paraId="08FE9970" w14:textId="22EB0734" w:rsidR="000751A3" w:rsidRDefault="000751A3" w:rsidP="000751A3">
            <w:pPr>
              <w:spacing w:line="360" w:lineRule="auto"/>
              <w:jc w:val="both"/>
            </w:pPr>
            <w:r w:rsidRPr="005A4DDD">
              <w:rPr>
                <w:rFonts w:ascii="Times New Roman" w:hAnsi="Times New Roman" w:cs="Times New Roman"/>
                <w:sz w:val="24"/>
                <w:szCs w:val="24"/>
              </w:rPr>
              <w:t>Buku, Jurnal, Internet</w:t>
            </w:r>
          </w:p>
        </w:tc>
      </w:tr>
    </w:tbl>
    <w:p w14:paraId="3A797F32" w14:textId="77777777" w:rsidR="000751A3" w:rsidRPr="000751A3" w:rsidRDefault="000751A3" w:rsidP="000751A3"/>
    <w:p w14:paraId="6211675F" w14:textId="25E1D29C" w:rsidR="000751A3" w:rsidRPr="009E34ED" w:rsidRDefault="000751A3" w:rsidP="000751A3">
      <w:pPr>
        <w:pStyle w:val="Heading2"/>
        <w:ind w:firstLine="426"/>
        <w:rPr>
          <w:i/>
          <w:iCs/>
          <w:rPrChange w:id="1274" w:author="Ryan Ganeswara" w:date="2020-06-02T16:10:00Z">
            <w:rPr/>
          </w:rPrChange>
        </w:rPr>
      </w:pPr>
      <w:bookmarkStart w:id="1275" w:name="_Toc41326055"/>
      <w:r w:rsidRPr="009E34ED">
        <w:rPr>
          <w:i/>
          <w:iCs/>
          <w:rPrChange w:id="1276" w:author="Ryan Ganeswara" w:date="2020-06-02T16:10:00Z">
            <w:rPr/>
          </w:rPrChange>
        </w:rPr>
        <w:t>4.2.2. Knowledge Acquisition</w:t>
      </w:r>
      <w:bookmarkEnd w:id="1275"/>
    </w:p>
    <w:p w14:paraId="63596198" w14:textId="2439A5A4" w:rsidR="000751A3" w:rsidRDefault="000751A3" w:rsidP="000751A3">
      <w:pPr>
        <w:spacing w:line="360" w:lineRule="auto"/>
        <w:ind w:left="720" w:firstLine="273"/>
        <w:jc w:val="both"/>
        <w:rPr>
          <w:rFonts w:ascii="Times New Roman" w:hAnsi="Times New Roman" w:cs="Times New Roman"/>
          <w:sz w:val="24"/>
          <w:szCs w:val="24"/>
        </w:rPr>
      </w:pPr>
      <w:r w:rsidRPr="00B50EDD">
        <w:rPr>
          <w:rFonts w:ascii="Times New Roman" w:hAnsi="Times New Roman" w:cs="Times New Roman"/>
          <w:sz w:val="24"/>
          <w:szCs w:val="24"/>
        </w:rPr>
        <w:t>Akuisisi pengetahuan adalah kegiatan independen dalam proses pengembangan ontologi. Sebagian besar akuisisi dilakukan bersamaan dengan fase spesifikasi persyaratan, dan berkurang seiring proses pengembangan ontologi bergerak maju.</w:t>
      </w:r>
      <w:r>
        <w:rPr>
          <w:rFonts w:ascii="Times New Roman" w:hAnsi="Times New Roman" w:cs="Times New Roman"/>
          <w:sz w:val="24"/>
          <w:szCs w:val="24"/>
        </w:rPr>
        <w:t xml:space="preserve"> Teknik yang penulis gunakan dalam fase ini adalah sebagai berikut :</w:t>
      </w:r>
    </w:p>
    <w:p w14:paraId="5294598C" w14:textId="06C74D91"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 xml:space="preserve">Berdiskusi dengan </w:t>
      </w:r>
      <w:commentRangeStart w:id="1277"/>
      <w:ins w:id="1278" w:author="Cokorda Rai Adi Pramartha" w:date="2020-05-29T20:18:00Z">
        <w:r w:rsidR="002A2C5B">
          <w:rPr>
            <w:rFonts w:ascii="Times New Roman" w:hAnsi="Times New Roman" w:cs="Times New Roman"/>
            <w:bCs/>
            <w:sz w:val="24"/>
            <w:szCs w:val="24"/>
          </w:rPr>
          <w:t xml:space="preserve">ontology </w:t>
        </w:r>
      </w:ins>
      <w:del w:id="1279" w:author="Cokorda Rai Adi Pramartha" w:date="2020-05-29T20:17:00Z">
        <w:r w:rsidDel="002A2C5B">
          <w:rPr>
            <w:rFonts w:ascii="Times New Roman" w:hAnsi="Times New Roman" w:cs="Times New Roman"/>
            <w:bCs/>
            <w:sz w:val="24"/>
            <w:szCs w:val="24"/>
          </w:rPr>
          <w:delText xml:space="preserve">pembimbing </w:delText>
        </w:r>
      </w:del>
      <w:ins w:id="1280" w:author="Cokorda Rai Adi Pramartha" w:date="2020-05-29T20:17:00Z">
        <w:r w:rsidR="002A2C5B">
          <w:rPr>
            <w:rFonts w:ascii="Times New Roman" w:hAnsi="Times New Roman" w:cs="Times New Roman"/>
            <w:bCs/>
            <w:sz w:val="24"/>
            <w:szCs w:val="24"/>
          </w:rPr>
          <w:t xml:space="preserve">expert  </w:t>
        </w:r>
      </w:ins>
      <w:commentRangeEnd w:id="1277"/>
      <w:ins w:id="1281" w:author="Cokorda Rai Adi Pramartha" w:date="2020-05-29T20:18:00Z">
        <w:r w:rsidR="002A2C5B">
          <w:rPr>
            <w:rStyle w:val="CommentReference"/>
          </w:rPr>
          <w:commentReference w:id="1277"/>
        </w:r>
      </w:ins>
      <w:r>
        <w:rPr>
          <w:rFonts w:ascii="Times New Roman" w:hAnsi="Times New Roman" w:cs="Times New Roman"/>
          <w:bCs/>
          <w:sz w:val="24"/>
          <w:szCs w:val="24"/>
        </w:rPr>
        <w:t>untuk membangun draf awal dari dokumen spesifikasi persyaratan.</w:t>
      </w:r>
    </w:p>
    <w:p w14:paraId="2ABFDB87" w14:textId="4BFF8534"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Analisis teks informal, untuk mempelajari konsep-konsep utama yang diberikan dalam buku dan studi pegangan.</w:t>
      </w:r>
    </w:p>
    <w:p w14:paraId="24A5EB18" w14:textId="5CE1355B"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Analisis teks formal, hal yang dilakukan adalah mengidentifikasi struktur yang akan dideteksi (definisi, penegasan, dan lain-lain) dan jenis pengetahuan yang dikontribusikan oleh masing-masing (konsep, atribut, nilai, dan hubungan).</w:t>
      </w:r>
    </w:p>
    <w:p w14:paraId="46C8C013" w14:textId="24556700"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 xml:space="preserve">Data silsilah yang digunakan dalam penelitian ini adalah data yang didapat melalui anggota keluarga Puri Klungkung yang berisi silsilah keluarga </w:t>
      </w:r>
      <w:ins w:id="1282" w:author="Ryan Ganeswara" w:date="2020-05-31T22:08:00Z">
        <w:r w:rsidR="008C11A8">
          <w:rPr>
            <w:rFonts w:ascii="Times New Roman" w:hAnsi="Times New Roman" w:cs="Times New Roman"/>
            <w:bCs/>
            <w:sz w:val="24"/>
            <w:szCs w:val="24"/>
          </w:rPr>
          <w:t>P</w:t>
        </w:r>
      </w:ins>
      <w:del w:id="1283" w:author="Ryan Ganeswara" w:date="2020-05-31T22:08:00Z">
        <w:r w:rsidDel="008C11A8">
          <w:rPr>
            <w:rFonts w:ascii="Times New Roman" w:hAnsi="Times New Roman" w:cs="Times New Roman"/>
            <w:bCs/>
            <w:sz w:val="24"/>
            <w:szCs w:val="24"/>
          </w:rPr>
          <w:delText>p</w:delText>
        </w:r>
      </w:del>
      <w:r>
        <w:rPr>
          <w:rFonts w:ascii="Times New Roman" w:hAnsi="Times New Roman" w:cs="Times New Roman"/>
          <w:bCs/>
          <w:sz w:val="24"/>
          <w:szCs w:val="24"/>
        </w:rPr>
        <w:t>uri Klungkung dari generasi pertama sampai generasi ke-14 yang disalin oleh Tjokorda Raka Putra pada 20 Desember 2004.</w:t>
      </w:r>
    </w:p>
    <w:p w14:paraId="0208A827" w14:textId="07582500" w:rsidR="000751A3" w:rsidRPr="009E34ED" w:rsidRDefault="000751A3" w:rsidP="00390A9A">
      <w:pPr>
        <w:pStyle w:val="Heading2"/>
        <w:numPr>
          <w:ilvl w:val="2"/>
          <w:numId w:val="22"/>
        </w:numPr>
        <w:ind w:left="1134" w:hanging="708"/>
        <w:rPr>
          <w:i/>
          <w:iCs/>
          <w:rPrChange w:id="1284" w:author="Ryan Ganeswara" w:date="2020-06-02T16:10:00Z">
            <w:rPr/>
          </w:rPrChange>
        </w:rPr>
      </w:pPr>
      <w:bookmarkStart w:id="1285" w:name="_Toc41326056"/>
      <w:r w:rsidRPr="009E34ED">
        <w:rPr>
          <w:i/>
          <w:iCs/>
          <w:rPrChange w:id="1286" w:author="Ryan Ganeswara" w:date="2020-06-02T16:10:00Z">
            <w:rPr/>
          </w:rPrChange>
        </w:rPr>
        <w:t>Conceptualization</w:t>
      </w:r>
      <w:bookmarkEnd w:id="1285"/>
    </w:p>
    <w:p w14:paraId="7D280A3D" w14:textId="18FEBA35" w:rsidR="00954303" w:rsidRDefault="000751A3" w:rsidP="00FB4049">
      <w:pPr>
        <w:spacing w:line="360" w:lineRule="auto"/>
        <w:ind w:left="709" w:firstLine="284"/>
        <w:jc w:val="both"/>
        <w:rPr>
          <w:rFonts w:ascii="Times New Roman" w:hAnsi="Times New Roman" w:cs="Times New Roman"/>
          <w:bCs/>
          <w:sz w:val="24"/>
          <w:szCs w:val="24"/>
        </w:rPr>
      </w:pPr>
      <w:r w:rsidRPr="00B50EDD">
        <w:rPr>
          <w:rFonts w:ascii="Times New Roman" w:hAnsi="Times New Roman" w:cs="Times New Roman"/>
          <w:bCs/>
          <w:sz w:val="24"/>
          <w:szCs w:val="24"/>
        </w:rPr>
        <w:t xml:space="preserve">Pada fase ini adalah penyusunan mengenai pengetahuan domain dalam model konseptual. Dimana model tersebut akan menggambarkan kosa kata yang digunakan dalam pemodelan ontologi silsilah ini. </w:t>
      </w:r>
      <w:r w:rsidR="00F24DF5">
        <w:rPr>
          <w:rFonts w:ascii="Times New Roman" w:hAnsi="Times New Roman" w:cs="Times New Roman"/>
          <w:bCs/>
          <w:sz w:val="24"/>
          <w:szCs w:val="24"/>
        </w:rPr>
        <w:t xml:space="preserve">Dalam pembangunan ontologi sendiri, terdapat </w:t>
      </w:r>
      <w:del w:id="1287" w:author="Ryan Ganeswara" w:date="2020-06-02T16:11:00Z">
        <w:r w:rsidR="00F24DF5" w:rsidRPr="009E34ED" w:rsidDel="009E34ED">
          <w:rPr>
            <w:rFonts w:ascii="Times New Roman" w:hAnsi="Times New Roman" w:cs="Times New Roman"/>
            <w:bCs/>
            <w:i/>
            <w:iCs/>
            <w:sz w:val="24"/>
            <w:szCs w:val="24"/>
            <w:rPrChange w:id="1288" w:author="Ryan Ganeswara" w:date="2020-06-02T16:11:00Z">
              <w:rPr>
                <w:rFonts w:ascii="Times New Roman" w:hAnsi="Times New Roman" w:cs="Times New Roman"/>
                <w:bCs/>
                <w:sz w:val="24"/>
                <w:szCs w:val="24"/>
              </w:rPr>
            </w:rPrChange>
          </w:rPr>
          <w:delText>class</w:delText>
        </w:r>
      </w:del>
      <w:ins w:id="1289" w:author="Ryan Ganeswara" w:date="2020-06-02T16:11:00Z">
        <w:r w:rsidR="009E34ED" w:rsidRPr="009E34ED">
          <w:rPr>
            <w:rFonts w:ascii="Times New Roman" w:hAnsi="Times New Roman" w:cs="Times New Roman"/>
            <w:bCs/>
            <w:i/>
            <w:iCs/>
            <w:sz w:val="24"/>
            <w:szCs w:val="24"/>
          </w:rPr>
          <w:t>class</w:t>
        </w:r>
      </w:ins>
      <w:r w:rsidR="00F24DF5">
        <w:rPr>
          <w:rFonts w:ascii="Times New Roman" w:hAnsi="Times New Roman" w:cs="Times New Roman"/>
          <w:bCs/>
          <w:sz w:val="24"/>
          <w:szCs w:val="24"/>
        </w:rPr>
        <w:t xml:space="preserve">, </w:t>
      </w:r>
      <w:r w:rsidR="002B07DF">
        <w:rPr>
          <w:rFonts w:ascii="Times New Roman" w:hAnsi="Times New Roman" w:cs="Times New Roman"/>
          <w:bCs/>
          <w:sz w:val="24"/>
          <w:szCs w:val="24"/>
        </w:rPr>
        <w:t>properti</w:t>
      </w:r>
      <w:r w:rsidR="00F24DF5">
        <w:rPr>
          <w:rFonts w:ascii="Times New Roman" w:hAnsi="Times New Roman" w:cs="Times New Roman"/>
          <w:bCs/>
          <w:sz w:val="24"/>
          <w:szCs w:val="24"/>
        </w:rPr>
        <w:t xml:space="preserve">, dan </w:t>
      </w:r>
      <w:del w:id="1290" w:author="Ryan Ganeswara" w:date="2020-06-02T16:12:00Z">
        <w:r w:rsidR="00F24DF5" w:rsidDel="009E34ED">
          <w:rPr>
            <w:rFonts w:ascii="Times New Roman" w:hAnsi="Times New Roman" w:cs="Times New Roman"/>
            <w:bCs/>
            <w:sz w:val="24"/>
            <w:szCs w:val="24"/>
          </w:rPr>
          <w:delText>instance</w:delText>
        </w:r>
      </w:del>
      <w:ins w:id="1291" w:author="Ryan Ganeswara" w:date="2020-06-02T16:12:00Z">
        <w:r w:rsidR="009E34ED" w:rsidRPr="009E34ED">
          <w:rPr>
            <w:rFonts w:ascii="Times New Roman" w:hAnsi="Times New Roman" w:cs="Times New Roman"/>
            <w:bCs/>
            <w:i/>
            <w:sz w:val="24"/>
            <w:szCs w:val="24"/>
          </w:rPr>
          <w:t>instances</w:t>
        </w:r>
      </w:ins>
      <w:r w:rsidR="00F24DF5">
        <w:rPr>
          <w:rFonts w:ascii="Times New Roman" w:hAnsi="Times New Roman" w:cs="Times New Roman"/>
          <w:bCs/>
          <w:sz w:val="24"/>
          <w:szCs w:val="24"/>
        </w:rPr>
        <w:t xml:space="preserve"> (individual) sebagai </w:t>
      </w:r>
      <w:r w:rsidR="00954303">
        <w:rPr>
          <w:rFonts w:ascii="Times New Roman" w:hAnsi="Times New Roman" w:cs="Times New Roman"/>
          <w:bCs/>
          <w:sz w:val="24"/>
          <w:szCs w:val="24"/>
        </w:rPr>
        <w:t>bagian dari pemodelan ontologi</w:t>
      </w:r>
      <w:r w:rsidR="00F24DF5">
        <w:rPr>
          <w:rFonts w:ascii="Times New Roman" w:hAnsi="Times New Roman" w:cs="Times New Roman"/>
          <w:bCs/>
          <w:sz w:val="24"/>
          <w:szCs w:val="24"/>
        </w:rPr>
        <w:t>.</w:t>
      </w:r>
      <w:r w:rsidR="00954303">
        <w:rPr>
          <w:rFonts w:ascii="Times New Roman" w:hAnsi="Times New Roman" w:cs="Times New Roman"/>
          <w:bCs/>
          <w:sz w:val="24"/>
          <w:szCs w:val="24"/>
        </w:rPr>
        <w:t xml:space="preserve"> Berikut penjelasan mengenai</w:t>
      </w:r>
      <w:r w:rsidR="00F24DF5">
        <w:rPr>
          <w:rFonts w:ascii="Times New Roman" w:hAnsi="Times New Roman" w:cs="Times New Roman"/>
          <w:bCs/>
          <w:sz w:val="24"/>
          <w:szCs w:val="24"/>
        </w:rPr>
        <w:t xml:space="preserve"> </w:t>
      </w:r>
      <w:del w:id="1292" w:author="Ryan Ganeswara" w:date="2020-06-02T16:11:00Z">
        <w:r w:rsidR="00954303" w:rsidRPr="009E34ED" w:rsidDel="009E34ED">
          <w:rPr>
            <w:rFonts w:ascii="Times New Roman" w:hAnsi="Times New Roman" w:cs="Times New Roman"/>
            <w:bCs/>
            <w:i/>
            <w:iCs/>
            <w:sz w:val="24"/>
            <w:szCs w:val="24"/>
            <w:rPrChange w:id="1293" w:author="Ryan Ganeswara" w:date="2020-06-02T16:10:00Z">
              <w:rPr>
                <w:rFonts w:ascii="Times New Roman" w:hAnsi="Times New Roman" w:cs="Times New Roman"/>
                <w:bCs/>
                <w:sz w:val="24"/>
                <w:szCs w:val="24"/>
              </w:rPr>
            </w:rPrChange>
          </w:rPr>
          <w:delText>class</w:delText>
        </w:r>
      </w:del>
      <w:ins w:id="1294" w:author="Ryan Ganeswara" w:date="2020-06-02T16:11:00Z">
        <w:r w:rsidR="009E34ED" w:rsidRPr="009E34ED">
          <w:rPr>
            <w:rFonts w:ascii="Times New Roman" w:hAnsi="Times New Roman" w:cs="Times New Roman"/>
            <w:bCs/>
            <w:i/>
            <w:iCs/>
            <w:sz w:val="24"/>
            <w:szCs w:val="24"/>
          </w:rPr>
          <w:t>class</w:t>
        </w:r>
      </w:ins>
      <w:r w:rsidR="00954303">
        <w:rPr>
          <w:rFonts w:ascii="Times New Roman" w:hAnsi="Times New Roman" w:cs="Times New Roman"/>
          <w:bCs/>
          <w:sz w:val="24"/>
          <w:szCs w:val="24"/>
        </w:rPr>
        <w:t xml:space="preserve">, </w:t>
      </w:r>
      <w:r w:rsidR="002B07DF">
        <w:rPr>
          <w:rFonts w:ascii="Times New Roman" w:hAnsi="Times New Roman" w:cs="Times New Roman"/>
          <w:bCs/>
          <w:sz w:val="24"/>
          <w:szCs w:val="24"/>
        </w:rPr>
        <w:t>properti</w:t>
      </w:r>
      <w:r w:rsidR="00954303">
        <w:rPr>
          <w:rFonts w:ascii="Times New Roman" w:hAnsi="Times New Roman" w:cs="Times New Roman"/>
          <w:bCs/>
          <w:sz w:val="24"/>
          <w:szCs w:val="24"/>
        </w:rPr>
        <w:t xml:space="preserve">, dan </w:t>
      </w:r>
      <w:del w:id="1295" w:author="Ryan Ganeswara" w:date="2020-06-02T16:12:00Z">
        <w:r w:rsidR="00954303" w:rsidDel="009E34ED">
          <w:rPr>
            <w:rFonts w:ascii="Times New Roman" w:hAnsi="Times New Roman" w:cs="Times New Roman"/>
            <w:bCs/>
            <w:sz w:val="24"/>
            <w:szCs w:val="24"/>
          </w:rPr>
          <w:delText>instance</w:delText>
        </w:r>
      </w:del>
      <w:ins w:id="1296" w:author="Ryan Ganeswara" w:date="2020-06-02T16:12:00Z">
        <w:r w:rsidR="009E34ED" w:rsidRPr="009E34ED">
          <w:rPr>
            <w:rFonts w:ascii="Times New Roman" w:hAnsi="Times New Roman" w:cs="Times New Roman"/>
            <w:bCs/>
            <w:i/>
            <w:sz w:val="24"/>
            <w:szCs w:val="24"/>
          </w:rPr>
          <w:t>instances</w:t>
        </w:r>
      </w:ins>
      <w:r w:rsidR="00954303">
        <w:rPr>
          <w:rFonts w:ascii="Times New Roman" w:hAnsi="Times New Roman" w:cs="Times New Roman"/>
          <w:bCs/>
          <w:sz w:val="24"/>
          <w:szCs w:val="24"/>
        </w:rPr>
        <w:t xml:space="preserve"> (individual). </w:t>
      </w:r>
    </w:p>
    <w:p w14:paraId="06EABD1E" w14:textId="64969149" w:rsidR="00954303" w:rsidRPr="009E34ED" w:rsidRDefault="00954303" w:rsidP="00390A9A">
      <w:pPr>
        <w:pStyle w:val="ListParagraph"/>
        <w:numPr>
          <w:ilvl w:val="0"/>
          <w:numId w:val="23"/>
        </w:numPr>
        <w:spacing w:line="360" w:lineRule="auto"/>
        <w:jc w:val="both"/>
        <w:rPr>
          <w:rFonts w:ascii="Times New Roman" w:hAnsi="Times New Roman" w:cs="Times New Roman"/>
          <w:bCs/>
          <w:i/>
          <w:iCs/>
          <w:sz w:val="24"/>
          <w:szCs w:val="24"/>
          <w:rPrChange w:id="1297" w:author="Ryan Ganeswara" w:date="2020-06-02T16:10:00Z">
            <w:rPr>
              <w:rFonts w:ascii="Times New Roman" w:hAnsi="Times New Roman" w:cs="Times New Roman"/>
              <w:bCs/>
              <w:sz w:val="24"/>
              <w:szCs w:val="24"/>
            </w:rPr>
          </w:rPrChange>
        </w:rPr>
      </w:pPr>
      <w:del w:id="1298" w:author="Ryan Ganeswara" w:date="2020-06-02T16:11:00Z">
        <w:r w:rsidRPr="009E34ED" w:rsidDel="009E34ED">
          <w:rPr>
            <w:rFonts w:ascii="Times New Roman" w:hAnsi="Times New Roman" w:cs="Times New Roman"/>
            <w:bCs/>
            <w:i/>
            <w:iCs/>
            <w:sz w:val="24"/>
            <w:szCs w:val="24"/>
            <w:rPrChange w:id="1299" w:author="Ryan Ganeswara" w:date="2020-06-02T16:10:00Z">
              <w:rPr>
                <w:rFonts w:ascii="Times New Roman" w:hAnsi="Times New Roman" w:cs="Times New Roman"/>
                <w:bCs/>
                <w:sz w:val="24"/>
                <w:szCs w:val="24"/>
              </w:rPr>
            </w:rPrChange>
          </w:rPr>
          <w:delText>Class</w:delText>
        </w:r>
      </w:del>
      <w:ins w:id="1300" w:author="Ryan Ganeswara" w:date="2020-06-02T16:11:00Z">
        <w:r w:rsidR="009E34ED" w:rsidRPr="009E34ED">
          <w:rPr>
            <w:rFonts w:ascii="Times New Roman" w:hAnsi="Times New Roman" w:cs="Times New Roman"/>
            <w:bCs/>
            <w:i/>
            <w:iCs/>
            <w:sz w:val="24"/>
            <w:szCs w:val="24"/>
          </w:rPr>
          <w:t>Class</w:t>
        </w:r>
      </w:ins>
    </w:p>
    <w:p w14:paraId="39699A64" w14:textId="7F3A42B7" w:rsidR="00954303" w:rsidRPr="001D01BE" w:rsidRDefault="001D01BE" w:rsidP="00954303">
      <w:pPr>
        <w:pStyle w:val="ListParagraph"/>
        <w:spacing w:line="360" w:lineRule="auto"/>
        <w:ind w:left="1353"/>
        <w:jc w:val="both"/>
        <w:rPr>
          <w:rFonts w:ascii="Times New Roman" w:hAnsi="Times New Roman" w:cs="Times New Roman"/>
          <w:sz w:val="24"/>
          <w:szCs w:val="24"/>
        </w:rPr>
      </w:pPr>
      <w:del w:id="1301" w:author="Ryan Ganeswara" w:date="2020-06-02T16:11:00Z">
        <w:r w:rsidRPr="009E34ED" w:rsidDel="009E34ED">
          <w:rPr>
            <w:rFonts w:ascii="Times New Roman" w:hAnsi="Times New Roman" w:cs="Times New Roman"/>
            <w:i/>
            <w:iCs/>
            <w:sz w:val="24"/>
            <w:szCs w:val="24"/>
            <w:rPrChange w:id="1302" w:author="Ryan Ganeswara" w:date="2020-06-02T16:10:00Z">
              <w:rPr>
                <w:rFonts w:ascii="Times New Roman" w:hAnsi="Times New Roman" w:cs="Times New Roman"/>
                <w:sz w:val="24"/>
                <w:szCs w:val="24"/>
              </w:rPr>
            </w:rPrChange>
          </w:rPr>
          <w:delText>Class</w:delText>
        </w:r>
      </w:del>
      <w:ins w:id="1303" w:author="Ryan Ganeswara" w:date="2020-06-02T16:11:00Z">
        <w:r w:rsidR="009E34ED" w:rsidRPr="009E34ED">
          <w:rPr>
            <w:rFonts w:ascii="Times New Roman" w:hAnsi="Times New Roman" w:cs="Times New Roman"/>
            <w:i/>
            <w:iCs/>
            <w:sz w:val="24"/>
            <w:szCs w:val="24"/>
          </w:rPr>
          <w:t>Class</w:t>
        </w:r>
      </w:ins>
      <w:r w:rsidRPr="001D01BE">
        <w:rPr>
          <w:rFonts w:ascii="Times New Roman" w:hAnsi="Times New Roman" w:cs="Times New Roman"/>
          <w:sz w:val="24"/>
          <w:szCs w:val="24"/>
        </w:rPr>
        <w:t xml:space="preserve"> merupakan titik pusat ontologi. </w:t>
      </w:r>
      <w:del w:id="1304" w:author="Ryan Ganeswara" w:date="2020-06-02T16:11:00Z">
        <w:r w:rsidRPr="009E34ED" w:rsidDel="009E34ED">
          <w:rPr>
            <w:rFonts w:ascii="Times New Roman" w:hAnsi="Times New Roman" w:cs="Times New Roman"/>
            <w:i/>
            <w:iCs/>
            <w:sz w:val="24"/>
            <w:szCs w:val="24"/>
            <w:rPrChange w:id="1305" w:author="Ryan Ganeswara" w:date="2020-06-02T16:10:00Z">
              <w:rPr>
                <w:rFonts w:ascii="Times New Roman" w:hAnsi="Times New Roman" w:cs="Times New Roman"/>
                <w:sz w:val="24"/>
                <w:szCs w:val="24"/>
              </w:rPr>
            </w:rPrChange>
          </w:rPr>
          <w:delText>Class</w:delText>
        </w:r>
      </w:del>
      <w:ins w:id="1306" w:author="Ryan Ganeswara" w:date="2020-06-02T16:11:00Z">
        <w:r w:rsidR="009E34ED" w:rsidRPr="009E34ED">
          <w:rPr>
            <w:rFonts w:ascii="Times New Roman" w:hAnsi="Times New Roman" w:cs="Times New Roman"/>
            <w:i/>
            <w:iCs/>
            <w:sz w:val="24"/>
            <w:szCs w:val="24"/>
          </w:rPr>
          <w:t>Class</w:t>
        </w:r>
      </w:ins>
      <w:r w:rsidRPr="001D01BE">
        <w:rPr>
          <w:rFonts w:ascii="Times New Roman" w:hAnsi="Times New Roman" w:cs="Times New Roman"/>
          <w:sz w:val="24"/>
          <w:szCs w:val="24"/>
        </w:rPr>
        <w:t xml:space="preserve"> menjelaskan sebuah konsep dalam suatu domain yang terdiri dari beberapa </w:t>
      </w:r>
      <w:del w:id="1307" w:author="Ryan Ganeswara" w:date="2020-06-02T16:12:00Z">
        <w:r w:rsidRPr="001D01BE" w:rsidDel="009E34ED">
          <w:rPr>
            <w:rFonts w:ascii="Times New Roman" w:hAnsi="Times New Roman" w:cs="Times New Roman"/>
            <w:sz w:val="24"/>
            <w:szCs w:val="24"/>
          </w:rPr>
          <w:delText>instance</w:delText>
        </w:r>
      </w:del>
      <w:ins w:id="1308" w:author="Ryan Ganeswara" w:date="2020-06-02T16:12:00Z">
        <w:r w:rsidR="009E34ED" w:rsidRPr="009E34ED">
          <w:rPr>
            <w:rFonts w:ascii="Times New Roman" w:hAnsi="Times New Roman" w:cs="Times New Roman"/>
            <w:i/>
            <w:sz w:val="24"/>
            <w:szCs w:val="24"/>
          </w:rPr>
          <w:t>instances</w:t>
        </w:r>
      </w:ins>
      <w:r w:rsidRPr="001D01BE">
        <w:rPr>
          <w:rFonts w:ascii="Times New Roman" w:hAnsi="Times New Roman" w:cs="Times New Roman"/>
          <w:sz w:val="24"/>
          <w:szCs w:val="24"/>
        </w:rPr>
        <w:t xml:space="preserve">. </w:t>
      </w:r>
      <w:del w:id="1309" w:author="Ryan Ganeswara" w:date="2020-06-02T16:11:00Z">
        <w:r w:rsidRPr="009E34ED" w:rsidDel="009E34ED">
          <w:rPr>
            <w:rFonts w:ascii="Times New Roman" w:hAnsi="Times New Roman" w:cs="Times New Roman"/>
            <w:i/>
            <w:iCs/>
            <w:sz w:val="24"/>
            <w:szCs w:val="24"/>
            <w:rPrChange w:id="1310" w:author="Ryan Ganeswara" w:date="2020-06-02T16:10:00Z">
              <w:rPr>
                <w:rFonts w:ascii="Times New Roman" w:hAnsi="Times New Roman" w:cs="Times New Roman"/>
                <w:sz w:val="24"/>
                <w:szCs w:val="24"/>
              </w:rPr>
            </w:rPrChange>
          </w:rPr>
          <w:delText>Class</w:delText>
        </w:r>
      </w:del>
      <w:ins w:id="1311" w:author="Ryan Ganeswara" w:date="2020-06-02T16:11:00Z">
        <w:r w:rsidR="009E34ED" w:rsidRPr="009E34ED">
          <w:rPr>
            <w:rFonts w:ascii="Times New Roman" w:hAnsi="Times New Roman" w:cs="Times New Roman"/>
            <w:i/>
            <w:iCs/>
            <w:sz w:val="24"/>
            <w:szCs w:val="24"/>
          </w:rPr>
          <w:t>Class</w:t>
        </w:r>
      </w:ins>
      <w:r w:rsidRPr="001D01BE">
        <w:rPr>
          <w:rFonts w:ascii="Times New Roman" w:hAnsi="Times New Roman" w:cs="Times New Roman"/>
          <w:sz w:val="24"/>
          <w:szCs w:val="24"/>
        </w:rPr>
        <w:t xml:space="preserve"> juga dikenal sebagai </w:t>
      </w:r>
      <w:r w:rsidRPr="009E34ED">
        <w:rPr>
          <w:rFonts w:ascii="Times New Roman" w:hAnsi="Times New Roman" w:cs="Times New Roman"/>
          <w:i/>
          <w:iCs/>
          <w:sz w:val="24"/>
          <w:szCs w:val="24"/>
          <w:rPrChange w:id="1312" w:author="Ryan Ganeswara" w:date="2020-06-02T16:10:00Z">
            <w:rPr>
              <w:rFonts w:ascii="Times New Roman" w:hAnsi="Times New Roman" w:cs="Times New Roman"/>
              <w:sz w:val="24"/>
              <w:szCs w:val="24"/>
            </w:rPr>
          </w:rPrChange>
        </w:rPr>
        <w:t>concept, object dan categories</w:t>
      </w:r>
      <w:r w:rsidRPr="001D01BE">
        <w:rPr>
          <w:rFonts w:ascii="Times New Roman" w:hAnsi="Times New Roman" w:cs="Times New Roman"/>
          <w:sz w:val="24"/>
          <w:szCs w:val="24"/>
        </w:rPr>
        <w:t xml:space="preserve">. Sebuah </w:t>
      </w:r>
      <w:del w:id="1313" w:author="Ryan Ganeswara" w:date="2020-06-02T16:11:00Z">
        <w:r w:rsidRPr="009E34ED" w:rsidDel="009E34ED">
          <w:rPr>
            <w:rFonts w:ascii="Times New Roman" w:hAnsi="Times New Roman" w:cs="Times New Roman"/>
            <w:i/>
            <w:iCs/>
            <w:sz w:val="24"/>
            <w:szCs w:val="24"/>
            <w:rPrChange w:id="1314" w:author="Ryan Ganeswara" w:date="2020-06-02T16:11:00Z">
              <w:rPr>
                <w:rFonts w:ascii="Times New Roman" w:hAnsi="Times New Roman" w:cs="Times New Roman"/>
                <w:sz w:val="24"/>
                <w:szCs w:val="24"/>
              </w:rPr>
            </w:rPrChange>
          </w:rPr>
          <w:delText>class</w:delText>
        </w:r>
      </w:del>
      <w:ins w:id="1315" w:author="Ryan Ganeswara" w:date="2020-06-02T16:11:00Z">
        <w:r w:rsidR="009E34ED" w:rsidRPr="009E34ED">
          <w:rPr>
            <w:rFonts w:ascii="Times New Roman" w:hAnsi="Times New Roman" w:cs="Times New Roman"/>
            <w:i/>
            <w:iCs/>
            <w:sz w:val="24"/>
            <w:szCs w:val="24"/>
          </w:rPr>
          <w:t>class</w:t>
        </w:r>
      </w:ins>
      <w:r w:rsidRPr="001D01BE">
        <w:rPr>
          <w:rFonts w:ascii="Times New Roman" w:hAnsi="Times New Roman" w:cs="Times New Roman"/>
          <w:sz w:val="24"/>
          <w:szCs w:val="24"/>
        </w:rPr>
        <w:t xml:space="preserve"> memiliki sub</w:t>
      </w:r>
      <w:del w:id="1316" w:author="Ryan Ganeswara" w:date="2020-06-02T16:11:00Z">
        <w:r w:rsidRPr="001D01BE" w:rsidDel="009E34ED">
          <w:rPr>
            <w:rFonts w:ascii="Times New Roman" w:hAnsi="Times New Roman" w:cs="Times New Roman"/>
            <w:sz w:val="24"/>
            <w:szCs w:val="24"/>
          </w:rPr>
          <w:delText>class</w:delText>
        </w:r>
      </w:del>
      <w:ins w:id="1317" w:author="Ryan Ganeswara" w:date="2020-06-02T16:11:00Z">
        <w:r w:rsidR="009E34ED" w:rsidRPr="009E34ED">
          <w:rPr>
            <w:rFonts w:ascii="Times New Roman" w:hAnsi="Times New Roman" w:cs="Times New Roman"/>
            <w:i/>
            <w:sz w:val="24"/>
            <w:szCs w:val="24"/>
          </w:rPr>
          <w:t>class</w:t>
        </w:r>
      </w:ins>
      <w:r w:rsidRPr="001D01BE">
        <w:rPr>
          <w:rFonts w:ascii="Times New Roman" w:hAnsi="Times New Roman" w:cs="Times New Roman"/>
          <w:sz w:val="24"/>
          <w:szCs w:val="24"/>
        </w:rPr>
        <w:t xml:space="preserve"> yang ditujukan untuk menyatakan concept lebih spesifik dari super</w:t>
      </w:r>
      <w:del w:id="1318" w:author="Ryan Ganeswara" w:date="2020-06-02T16:11:00Z">
        <w:r w:rsidRPr="001D01BE" w:rsidDel="009E34ED">
          <w:rPr>
            <w:rFonts w:ascii="Times New Roman" w:hAnsi="Times New Roman" w:cs="Times New Roman"/>
            <w:sz w:val="24"/>
            <w:szCs w:val="24"/>
          </w:rPr>
          <w:delText>class</w:delText>
        </w:r>
      </w:del>
      <w:ins w:id="1319"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w:t>
      </w:r>
    </w:p>
    <w:p w14:paraId="5CBEA265" w14:textId="49062FE9" w:rsidR="002B07DF" w:rsidRPr="009E34ED" w:rsidRDefault="002B07DF" w:rsidP="00390A9A">
      <w:pPr>
        <w:pStyle w:val="ListParagraph"/>
        <w:numPr>
          <w:ilvl w:val="0"/>
          <w:numId w:val="23"/>
        </w:numPr>
        <w:spacing w:line="360" w:lineRule="auto"/>
        <w:jc w:val="both"/>
        <w:rPr>
          <w:rFonts w:ascii="Times New Roman" w:hAnsi="Times New Roman" w:cs="Times New Roman"/>
          <w:bCs/>
          <w:i/>
          <w:iCs/>
          <w:sz w:val="24"/>
          <w:szCs w:val="24"/>
          <w:rPrChange w:id="1320" w:author="Ryan Ganeswara" w:date="2020-06-02T16:10:00Z">
            <w:rPr>
              <w:rFonts w:ascii="Times New Roman" w:hAnsi="Times New Roman" w:cs="Times New Roman"/>
              <w:bCs/>
              <w:sz w:val="24"/>
              <w:szCs w:val="24"/>
            </w:rPr>
          </w:rPrChange>
        </w:rPr>
      </w:pPr>
      <w:r w:rsidRPr="009E34ED">
        <w:rPr>
          <w:rFonts w:ascii="Times New Roman" w:hAnsi="Times New Roman" w:cs="Times New Roman"/>
          <w:i/>
          <w:iCs/>
          <w:sz w:val="24"/>
          <w:szCs w:val="24"/>
          <w:rPrChange w:id="1321" w:author="Ryan Ganeswara" w:date="2020-06-02T16:10:00Z">
            <w:rPr>
              <w:rFonts w:ascii="Times New Roman" w:hAnsi="Times New Roman" w:cs="Times New Roman"/>
              <w:sz w:val="24"/>
              <w:szCs w:val="24"/>
            </w:rPr>
          </w:rPrChange>
        </w:rPr>
        <w:t>Properti</w:t>
      </w:r>
      <w:r w:rsidR="001D01BE" w:rsidRPr="009E34ED">
        <w:rPr>
          <w:rFonts w:ascii="Times New Roman" w:hAnsi="Times New Roman" w:cs="Times New Roman"/>
          <w:i/>
          <w:iCs/>
          <w:sz w:val="24"/>
          <w:szCs w:val="24"/>
          <w:rPrChange w:id="1322" w:author="Ryan Ganeswara" w:date="2020-06-02T16:10:00Z">
            <w:rPr>
              <w:rFonts w:ascii="Times New Roman" w:hAnsi="Times New Roman" w:cs="Times New Roman"/>
              <w:sz w:val="24"/>
              <w:szCs w:val="24"/>
            </w:rPr>
          </w:rPrChange>
        </w:rPr>
        <w:t>es</w:t>
      </w:r>
    </w:p>
    <w:p w14:paraId="7EB4D208" w14:textId="54866D85" w:rsidR="002B07DF" w:rsidRDefault="001D01BE" w:rsidP="002B07DF">
      <w:pPr>
        <w:pStyle w:val="ListParagraph"/>
        <w:spacing w:line="360" w:lineRule="auto"/>
        <w:ind w:left="1353"/>
        <w:jc w:val="both"/>
        <w:rPr>
          <w:rFonts w:ascii="Times New Roman" w:hAnsi="Times New Roman" w:cs="Times New Roman"/>
          <w:sz w:val="24"/>
          <w:szCs w:val="24"/>
        </w:rPr>
      </w:pPr>
      <w:r w:rsidRPr="001D01BE">
        <w:rPr>
          <w:rFonts w:ascii="Times New Roman" w:hAnsi="Times New Roman" w:cs="Times New Roman"/>
          <w:sz w:val="24"/>
          <w:szCs w:val="24"/>
        </w:rPr>
        <w:t>Properti adalah hubungan biner pada individu</w:t>
      </w:r>
      <w:r>
        <w:rPr>
          <w:rFonts w:ascii="Times New Roman" w:hAnsi="Times New Roman" w:cs="Times New Roman"/>
          <w:sz w:val="24"/>
          <w:szCs w:val="24"/>
        </w:rPr>
        <w:t xml:space="preserve">, </w:t>
      </w:r>
      <w:r w:rsidRPr="001D01BE">
        <w:rPr>
          <w:rFonts w:ascii="Times New Roman" w:hAnsi="Times New Roman" w:cs="Times New Roman"/>
          <w:sz w:val="24"/>
          <w:szCs w:val="24"/>
        </w:rPr>
        <w:t>yaitu properti menghubungkan dua individu secara bersamaan.</w:t>
      </w:r>
      <w:r>
        <w:rPr>
          <w:rFonts w:ascii="Times New Roman" w:hAnsi="Times New Roman" w:cs="Times New Roman"/>
          <w:sz w:val="24"/>
          <w:szCs w:val="24"/>
        </w:rPr>
        <w:t xml:space="preserve"> Terdapat dua properti dalam pembuatan ontologi, yaitu object properties dan data properties. Object properties digunakan untuk menghubungkan </w:t>
      </w:r>
      <w:del w:id="1323" w:author="Ryan Ganeswara" w:date="2020-06-02T16:12:00Z">
        <w:r w:rsidDel="009E34ED">
          <w:rPr>
            <w:rFonts w:ascii="Times New Roman" w:hAnsi="Times New Roman" w:cs="Times New Roman"/>
            <w:sz w:val="24"/>
            <w:szCs w:val="24"/>
          </w:rPr>
          <w:delText>instances</w:delText>
        </w:r>
      </w:del>
      <w:ins w:id="1324"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dengan </w:t>
      </w:r>
      <w:del w:id="1325" w:author="Ryan Ganeswara" w:date="2020-06-02T16:12:00Z">
        <w:r w:rsidDel="009E34ED">
          <w:rPr>
            <w:rFonts w:ascii="Times New Roman" w:hAnsi="Times New Roman" w:cs="Times New Roman"/>
            <w:sz w:val="24"/>
            <w:szCs w:val="24"/>
          </w:rPr>
          <w:delText>instance</w:delText>
        </w:r>
      </w:del>
      <w:ins w:id="1326"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lainnya, sedangkan data properties digunakan untuk menghubungkan </w:t>
      </w:r>
      <w:del w:id="1327" w:author="Ryan Ganeswara" w:date="2020-06-02T16:12:00Z">
        <w:r w:rsidDel="009E34ED">
          <w:rPr>
            <w:rFonts w:ascii="Times New Roman" w:hAnsi="Times New Roman" w:cs="Times New Roman"/>
            <w:sz w:val="24"/>
            <w:szCs w:val="24"/>
          </w:rPr>
          <w:delText>instance</w:delText>
        </w:r>
      </w:del>
      <w:ins w:id="1328"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dengan datatype value seperti text, string atau number.</w:t>
      </w:r>
    </w:p>
    <w:p w14:paraId="2EEC2CEE" w14:textId="28D6890F" w:rsidR="001D01BE" w:rsidRPr="001D01BE" w:rsidRDefault="001D01BE" w:rsidP="00390A9A">
      <w:pPr>
        <w:pStyle w:val="ListParagraph"/>
        <w:numPr>
          <w:ilvl w:val="0"/>
          <w:numId w:val="23"/>
        </w:numPr>
        <w:spacing w:line="360" w:lineRule="auto"/>
        <w:jc w:val="both"/>
        <w:rPr>
          <w:rFonts w:ascii="Times New Roman" w:hAnsi="Times New Roman" w:cs="Times New Roman"/>
          <w:bCs/>
          <w:sz w:val="24"/>
          <w:szCs w:val="24"/>
        </w:rPr>
      </w:pPr>
      <w:del w:id="1329" w:author="Ryan Ganeswara" w:date="2020-06-02T16:12:00Z">
        <w:r w:rsidDel="009E34ED">
          <w:rPr>
            <w:rFonts w:ascii="Times New Roman" w:hAnsi="Times New Roman" w:cs="Times New Roman"/>
            <w:sz w:val="24"/>
            <w:szCs w:val="24"/>
          </w:rPr>
          <w:delText>Instance</w:delText>
        </w:r>
      </w:del>
      <w:ins w:id="1330" w:author="Ryan Ganeswara" w:date="2020-06-02T16:12:00Z">
        <w:r w:rsidR="009E34ED" w:rsidRPr="009E34ED">
          <w:rPr>
            <w:rFonts w:ascii="Times New Roman" w:hAnsi="Times New Roman" w:cs="Times New Roman"/>
            <w:i/>
            <w:sz w:val="24"/>
            <w:szCs w:val="24"/>
          </w:rPr>
          <w:t>Instances</w:t>
        </w:r>
      </w:ins>
    </w:p>
    <w:p w14:paraId="3F843D99" w14:textId="55A76829" w:rsidR="001D01BE" w:rsidRPr="001D01BE" w:rsidRDefault="001D01BE" w:rsidP="001D01BE">
      <w:pPr>
        <w:pStyle w:val="ListParagraph"/>
        <w:spacing w:line="360" w:lineRule="auto"/>
        <w:ind w:left="1353"/>
        <w:jc w:val="both"/>
        <w:rPr>
          <w:rFonts w:ascii="Times New Roman" w:hAnsi="Times New Roman" w:cs="Times New Roman"/>
          <w:bCs/>
          <w:sz w:val="24"/>
          <w:szCs w:val="24"/>
        </w:rPr>
      </w:pPr>
      <w:del w:id="1331" w:author="Ryan Ganeswara" w:date="2020-06-02T16:12:00Z">
        <w:r w:rsidRPr="001D01BE" w:rsidDel="009E34ED">
          <w:rPr>
            <w:rFonts w:ascii="Times New Roman" w:hAnsi="Times New Roman" w:cs="Times New Roman"/>
            <w:sz w:val="24"/>
            <w:szCs w:val="24"/>
          </w:rPr>
          <w:delText>Instance</w:delText>
        </w:r>
      </w:del>
      <w:ins w:id="1332" w:author="Ryan Ganeswara" w:date="2020-06-02T16:12:00Z">
        <w:r w:rsidR="009E34ED" w:rsidRPr="009E34ED">
          <w:rPr>
            <w:rFonts w:ascii="Times New Roman" w:hAnsi="Times New Roman" w:cs="Times New Roman"/>
            <w:i/>
            <w:sz w:val="24"/>
            <w:szCs w:val="24"/>
          </w:rPr>
          <w:t>Instances</w:t>
        </w:r>
      </w:ins>
      <w:r w:rsidRPr="001D01BE">
        <w:rPr>
          <w:rFonts w:ascii="Times New Roman" w:hAnsi="Times New Roman" w:cs="Times New Roman"/>
          <w:sz w:val="24"/>
          <w:szCs w:val="24"/>
        </w:rPr>
        <w:t xml:space="preserve"> atau disebut juga individual adalah anggota (member) dari </w:t>
      </w:r>
      <w:del w:id="1333" w:author="Ryan Ganeswara" w:date="2020-06-02T16:11:00Z">
        <w:r w:rsidRPr="001D01BE" w:rsidDel="009E34ED">
          <w:rPr>
            <w:rFonts w:ascii="Times New Roman" w:hAnsi="Times New Roman" w:cs="Times New Roman"/>
            <w:sz w:val="24"/>
            <w:szCs w:val="24"/>
          </w:rPr>
          <w:delText>class</w:delText>
        </w:r>
      </w:del>
      <w:ins w:id="1334" w:author="Ryan Ganeswara" w:date="2020-06-02T16:11:00Z">
        <w:r w:rsidR="009E34ED" w:rsidRPr="009E34ED">
          <w:rPr>
            <w:rFonts w:ascii="Times New Roman" w:hAnsi="Times New Roman" w:cs="Times New Roman"/>
            <w:i/>
            <w:sz w:val="24"/>
            <w:szCs w:val="24"/>
          </w:rPr>
          <w:t>class</w:t>
        </w:r>
      </w:ins>
      <w:del w:id="1335" w:author="Ryan Ganeswara" w:date="2020-06-02T16:11:00Z">
        <w:r w:rsidRPr="001D01BE" w:rsidDel="009E34ED">
          <w:rPr>
            <w:rFonts w:ascii="Times New Roman" w:hAnsi="Times New Roman" w:cs="Times New Roman"/>
            <w:sz w:val="24"/>
            <w:szCs w:val="24"/>
          </w:rPr>
          <w:delText>es</w:delText>
        </w:r>
      </w:del>
      <w:r w:rsidRPr="001D01BE">
        <w:rPr>
          <w:rFonts w:ascii="Times New Roman" w:hAnsi="Times New Roman" w:cs="Times New Roman"/>
          <w:sz w:val="24"/>
          <w:szCs w:val="24"/>
        </w:rPr>
        <w:t xml:space="preserve">. </w:t>
      </w:r>
      <w:del w:id="1336" w:author="Ryan Ganeswara" w:date="2020-06-02T16:12:00Z">
        <w:r w:rsidRPr="001D01BE" w:rsidDel="009E34ED">
          <w:rPr>
            <w:rFonts w:ascii="Times New Roman" w:hAnsi="Times New Roman" w:cs="Times New Roman"/>
            <w:sz w:val="24"/>
            <w:szCs w:val="24"/>
          </w:rPr>
          <w:delText>Instance</w:delText>
        </w:r>
      </w:del>
      <w:ins w:id="1337" w:author="Ryan Ganeswara" w:date="2020-06-02T16:12:00Z">
        <w:r w:rsidR="009E34ED" w:rsidRPr="009E34ED">
          <w:rPr>
            <w:rFonts w:ascii="Times New Roman" w:hAnsi="Times New Roman" w:cs="Times New Roman"/>
            <w:i/>
            <w:sz w:val="24"/>
            <w:szCs w:val="24"/>
          </w:rPr>
          <w:t>Instances</w:t>
        </w:r>
      </w:ins>
      <w:r w:rsidRPr="001D01BE">
        <w:rPr>
          <w:rFonts w:ascii="Times New Roman" w:hAnsi="Times New Roman" w:cs="Times New Roman"/>
          <w:sz w:val="24"/>
          <w:szCs w:val="24"/>
        </w:rPr>
        <w:t xml:space="preserve"> ini dapat dipandang sebagai objek yang ada pada domain yang dibahas.</w:t>
      </w:r>
      <w:r>
        <w:rPr>
          <w:rFonts w:ascii="Times New Roman" w:hAnsi="Times New Roman" w:cs="Times New Roman"/>
          <w:sz w:val="24"/>
          <w:szCs w:val="24"/>
        </w:rPr>
        <w:t xml:space="preserve"> </w:t>
      </w:r>
      <w:sdt>
        <w:sdtPr>
          <w:rPr>
            <w:rFonts w:ascii="Times New Roman" w:hAnsi="Times New Roman" w:cs="Times New Roman"/>
            <w:sz w:val="24"/>
            <w:szCs w:val="24"/>
          </w:rPr>
          <w:id w:val="1158044887"/>
          <w:citation/>
        </w:sdtPr>
        <w:sdtContent>
          <w:r w:rsidR="00B90E77">
            <w:rPr>
              <w:rFonts w:ascii="Times New Roman" w:hAnsi="Times New Roman" w:cs="Times New Roman"/>
              <w:sz w:val="24"/>
              <w:szCs w:val="24"/>
            </w:rPr>
            <w:fldChar w:fldCharType="begin"/>
          </w:r>
          <w:r w:rsidR="00B90E77">
            <w:rPr>
              <w:rFonts w:ascii="Times New Roman" w:hAnsi="Times New Roman" w:cs="Times New Roman"/>
              <w:sz w:val="24"/>
              <w:szCs w:val="24"/>
              <w:lang w:val="en-US"/>
            </w:rPr>
            <w:instrText xml:space="preserve"> CITATION Ari19 \l 1033 </w:instrText>
          </w:r>
          <w:r w:rsidR="00B90E77">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lang w:val="en-US"/>
            </w:rPr>
            <w:t>(Maziddah, 2019)</w:t>
          </w:r>
          <w:r w:rsidR="00B90E77">
            <w:rPr>
              <w:rFonts w:ascii="Times New Roman" w:hAnsi="Times New Roman" w:cs="Times New Roman"/>
              <w:sz w:val="24"/>
              <w:szCs w:val="24"/>
            </w:rPr>
            <w:fldChar w:fldCharType="end"/>
          </w:r>
        </w:sdtContent>
      </w:sdt>
    </w:p>
    <w:p w14:paraId="17D9702B" w14:textId="1253D0A1" w:rsidR="000751A3" w:rsidRDefault="00B90E77" w:rsidP="00FB4049">
      <w:pPr>
        <w:spacing w:line="360" w:lineRule="auto"/>
        <w:ind w:left="709" w:firstLine="284"/>
        <w:jc w:val="both"/>
        <w:rPr>
          <w:rFonts w:ascii="Times New Roman" w:hAnsi="Times New Roman" w:cs="Times New Roman"/>
          <w:sz w:val="24"/>
          <w:szCs w:val="24"/>
        </w:rPr>
      </w:pPr>
      <w:r>
        <w:rPr>
          <w:rFonts w:ascii="Times New Roman" w:hAnsi="Times New Roman" w:cs="Times New Roman"/>
          <w:bCs/>
          <w:sz w:val="24"/>
          <w:szCs w:val="24"/>
        </w:rPr>
        <w:t xml:space="preserve">Selain tiga bagian diatas, </w:t>
      </w:r>
      <w:r w:rsidR="000751A3" w:rsidRPr="00B50EDD">
        <w:rPr>
          <w:rFonts w:ascii="Times New Roman" w:hAnsi="Times New Roman" w:cs="Times New Roman"/>
          <w:bCs/>
          <w:sz w:val="24"/>
          <w:szCs w:val="24"/>
        </w:rPr>
        <w:t xml:space="preserve">yang harus dilakukan </w:t>
      </w:r>
      <w:r w:rsidR="000751A3" w:rsidRPr="00B50EDD">
        <w:rPr>
          <w:rFonts w:ascii="Times New Roman" w:hAnsi="Times New Roman" w:cs="Times New Roman"/>
          <w:sz w:val="24"/>
          <w:szCs w:val="24"/>
        </w:rPr>
        <w:t xml:space="preserve">adalah membangun Daftar Istilah lengkap. Istilah mencakup konsep, </w:t>
      </w:r>
      <w:del w:id="1338" w:author="Ryan Ganeswara" w:date="2020-06-02T16:12:00Z">
        <w:r w:rsidR="000751A3" w:rsidRPr="00B50EDD" w:rsidDel="009E34ED">
          <w:rPr>
            <w:rFonts w:ascii="Times New Roman" w:hAnsi="Times New Roman" w:cs="Times New Roman"/>
            <w:sz w:val="24"/>
            <w:szCs w:val="24"/>
          </w:rPr>
          <w:delText>instance</w:delText>
        </w:r>
      </w:del>
      <w:ins w:id="1339" w:author="Ryan Ganeswara" w:date="2020-06-02T16:12:00Z">
        <w:r w:rsidR="009E34ED" w:rsidRPr="009E34ED">
          <w:rPr>
            <w:rFonts w:ascii="Times New Roman" w:hAnsi="Times New Roman" w:cs="Times New Roman"/>
            <w:i/>
            <w:sz w:val="24"/>
            <w:szCs w:val="24"/>
          </w:rPr>
          <w:t>instances</w:t>
        </w:r>
      </w:ins>
      <w:r w:rsidR="000751A3" w:rsidRPr="00B50EDD">
        <w:rPr>
          <w:rFonts w:ascii="Times New Roman" w:hAnsi="Times New Roman" w:cs="Times New Roman"/>
          <w:sz w:val="24"/>
          <w:szCs w:val="24"/>
        </w:rPr>
        <w:t>, kata kerja, dan properti. Jadi, Daftar istilah mengidentifikasi dan mengumpulkan semua pengetahuan domain yang berguna dan berpotensi dapat digunakan serta artinya</w:t>
      </w:r>
      <w:r w:rsidR="00F24DF5">
        <w:rPr>
          <w:rFonts w:ascii="Times New Roman" w:hAnsi="Times New Roman" w:cs="Times New Roman"/>
          <w:sz w:val="24"/>
          <w:szCs w:val="24"/>
        </w:rPr>
        <w:t xml:space="preserve">. </w:t>
      </w:r>
    </w:p>
    <w:p w14:paraId="34AA1D0F" w14:textId="77777777" w:rsidR="00FB4049" w:rsidRPr="000751A3" w:rsidRDefault="00FB4049" w:rsidP="000751A3">
      <w:pPr>
        <w:spacing w:line="360" w:lineRule="auto"/>
        <w:ind w:left="709" w:firstLine="284"/>
      </w:pPr>
    </w:p>
    <w:p w14:paraId="0FB877B0" w14:textId="5580F6EE" w:rsidR="00B90E77" w:rsidRDefault="00B90E77" w:rsidP="00B90E77">
      <w:pPr>
        <w:pStyle w:val="Heading5"/>
      </w:pPr>
      <w:bookmarkStart w:id="1340" w:name="_Toc41326087"/>
      <w:r>
        <w:t>Tabel 4.2 Daftar Istilah Lengkap</w:t>
      </w:r>
      <w:bookmarkEnd w:id="1340"/>
    </w:p>
    <w:tbl>
      <w:tblPr>
        <w:tblStyle w:val="TableGrid"/>
        <w:tblW w:w="9334" w:type="dxa"/>
        <w:tblLook w:val="04A0" w:firstRow="1" w:lastRow="0" w:firstColumn="1" w:lastColumn="0" w:noHBand="0" w:noVBand="1"/>
      </w:tblPr>
      <w:tblGrid>
        <w:gridCol w:w="2949"/>
        <w:gridCol w:w="2749"/>
        <w:gridCol w:w="3636"/>
      </w:tblGrid>
      <w:tr w:rsidR="00B90E77" w14:paraId="1D076BFE" w14:textId="77777777" w:rsidTr="00F66A20">
        <w:tc>
          <w:tcPr>
            <w:tcW w:w="2949" w:type="dxa"/>
          </w:tcPr>
          <w:p w14:paraId="367A68B2" w14:textId="33229CE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Concept Name (</w:t>
            </w:r>
            <w:del w:id="1341" w:author="Ryan Ganeswara" w:date="2020-06-02T16:11:00Z">
              <w:r w:rsidRPr="00B90E77" w:rsidDel="009E34ED">
                <w:rPr>
                  <w:rFonts w:ascii="Times New Roman" w:eastAsia="Times New Roman" w:hAnsi="Times New Roman" w:cs="Times New Roman"/>
                  <w:sz w:val="24"/>
                  <w:szCs w:val="24"/>
                  <w:lang w:eastAsia="en-ID"/>
                </w:rPr>
                <w:delText>Class</w:delText>
              </w:r>
            </w:del>
            <w:ins w:id="1342" w:author="Ryan Ganeswara" w:date="2020-06-02T16:11:00Z">
              <w:r w:rsidR="009E34ED" w:rsidRPr="009E34ED">
                <w:rPr>
                  <w:rFonts w:ascii="Times New Roman" w:eastAsia="Times New Roman" w:hAnsi="Times New Roman" w:cs="Times New Roman"/>
                  <w:i/>
                  <w:sz w:val="24"/>
                  <w:szCs w:val="24"/>
                  <w:lang w:eastAsia="en-ID"/>
                </w:rPr>
                <w:t>Class</w:t>
              </w:r>
            </w:ins>
            <w:r w:rsidRPr="00B90E77">
              <w:rPr>
                <w:rFonts w:ascii="Times New Roman" w:eastAsia="Times New Roman" w:hAnsi="Times New Roman" w:cs="Times New Roman"/>
                <w:sz w:val="24"/>
                <w:szCs w:val="24"/>
                <w:lang w:eastAsia="en-ID"/>
              </w:rPr>
              <w:t>)</w:t>
            </w:r>
          </w:p>
        </w:tc>
        <w:tc>
          <w:tcPr>
            <w:tcW w:w="2749" w:type="dxa"/>
          </w:tcPr>
          <w:p w14:paraId="110F50AE" w14:textId="08FC8C4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Relation (Object Properties)</w:t>
            </w:r>
          </w:p>
        </w:tc>
        <w:tc>
          <w:tcPr>
            <w:tcW w:w="3636" w:type="dxa"/>
          </w:tcPr>
          <w:p w14:paraId="1396D8CA" w14:textId="03A47F64" w:rsidR="00B90E77" w:rsidRPr="00B90E77" w:rsidRDefault="00B90E77" w:rsidP="00B90E77">
            <w:pPr>
              <w:jc w:val="center"/>
              <w:rPr>
                <w:rFonts w:ascii="Times New Roman" w:hAnsi="Times New Roman" w:cs="Times New Roman"/>
                <w:sz w:val="24"/>
                <w:szCs w:val="24"/>
              </w:rPr>
            </w:pPr>
            <w:del w:id="1343" w:author="Ryan Ganeswara" w:date="2020-06-02T16:12:00Z">
              <w:r w:rsidRPr="00B90E77" w:rsidDel="009E34ED">
                <w:rPr>
                  <w:rFonts w:ascii="Times New Roman" w:eastAsia="Times New Roman" w:hAnsi="Times New Roman" w:cs="Times New Roman"/>
                  <w:sz w:val="24"/>
                  <w:szCs w:val="24"/>
                  <w:lang w:eastAsia="en-ID"/>
                </w:rPr>
                <w:delText>Instance</w:delText>
              </w:r>
            </w:del>
            <w:ins w:id="1344" w:author="Ryan Ganeswara" w:date="2020-06-02T16:12:00Z">
              <w:r w:rsidR="009E34ED" w:rsidRPr="009E34ED">
                <w:rPr>
                  <w:rFonts w:ascii="Times New Roman" w:eastAsia="Times New Roman" w:hAnsi="Times New Roman" w:cs="Times New Roman"/>
                  <w:i/>
                  <w:sz w:val="24"/>
                  <w:szCs w:val="24"/>
                  <w:lang w:eastAsia="en-ID"/>
                </w:rPr>
                <w:t>Instances</w:t>
              </w:r>
            </w:ins>
            <w:del w:id="1345" w:author="Ryan Ganeswara" w:date="2020-06-02T16:12:00Z">
              <w:r w:rsidRPr="00B90E77" w:rsidDel="009E34ED">
                <w:rPr>
                  <w:rFonts w:ascii="Times New Roman" w:eastAsia="Times New Roman" w:hAnsi="Times New Roman" w:cs="Times New Roman"/>
                  <w:sz w:val="24"/>
                  <w:szCs w:val="24"/>
                  <w:lang w:eastAsia="en-ID"/>
                </w:rPr>
                <w:delText>s</w:delText>
              </w:r>
            </w:del>
            <w:r w:rsidRPr="00B90E77">
              <w:rPr>
                <w:rFonts w:ascii="Times New Roman" w:eastAsia="Times New Roman" w:hAnsi="Times New Roman" w:cs="Times New Roman"/>
                <w:sz w:val="24"/>
                <w:szCs w:val="24"/>
                <w:lang w:eastAsia="en-ID"/>
              </w:rPr>
              <w:t xml:space="preserve"> Attributes (Data Properties)</w:t>
            </w:r>
          </w:p>
        </w:tc>
      </w:tr>
      <w:tr w:rsidR="00B90E77" w14:paraId="4C794752" w14:textId="77777777" w:rsidTr="00F66A20">
        <w:tc>
          <w:tcPr>
            <w:tcW w:w="2949" w:type="dxa"/>
          </w:tcPr>
          <w:p w14:paraId="40C6A200" w14:textId="77377A5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Banjar</w:t>
            </w:r>
          </w:p>
        </w:tc>
        <w:tc>
          <w:tcPr>
            <w:tcW w:w="2749" w:type="dxa"/>
          </w:tcPr>
          <w:p w14:paraId="1F41B2B8" w14:textId="265CFE86"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3671F2B8" w14:textId="589D270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27D805ED" w14:textId="77777777" w:rsidTr="00F66A20">
        <w:tc>
          <w:tcPr>
            <w:tcW w:w="2949" w:type="dxa"/>
          </w:tcPr>
          <w:p w14:paraId="63B203C2" w14:textId="1FEF3B4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Fungsi</w:t>
            </w:r>
          </w:p>
        </w:tc>
        <w:tc>
          <w:tcPr>
            <w:tcW w:w="2749" w:type="dxa"/>
          </w:tcPr>
          <w:p w14:paraId="3F4703B1" w14:textId="37C185F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22656B74" w14:textId="163DC5B4"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38F0EBEE" w14:textId="77777777" w:rsidTr="00F66A20">
        <w:tc>
          <w:tcPr>
            <w:tcW w:w="2949" w:type="dxa"/>
          </w:tcPr>
          <w:p w14:paraId="25682533" w14:textId="5AD643DC"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Generasi</w:t>
            </w:r>
          </w:p>
        </w:tc>
        <w:tc>
          <w:tcPr>
            <w:tcW w:w="2749" w:type="dxa"/>
          </w:tcPr>
          <w:p w14:paraId="2767CFAC" w14:textId="68F634F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merupakanGenerasiKe</w:t>
            </w:r>
          </w:p>
        </w:tc>
        <w:tc>
          <w:tcPr>
            <w:tcW w:w="3636" w:type="dxa"/>
          </w:tcPr>
          <w:p w14:paraId="5496D186" w14:textId="127C4942"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5C024717" w14:textId="77777777" w:rsidTr="00F66A20">
        <w:tc>
          <w:tcPr>
            <w:tcW w:w="2949" w:type="dxa"/>
          </w:tcPr>
          <w:p w14:paraId="0D97D2AB" w14:textId="6A84F12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Kasta</w:t>
            </w:r>
          </w:p>
        </w:tc>
        <w:tc>
          <w:tcPr>
            <w:tcW w:w="2749" w:type="dxa"/>
          </w:tcPr>
          <w:p w14:paraId="1479AF5C" w14:textId="0924707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1B49099B" w14:textId="55FB2C0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3A72A0CB" w14:textId="77777777" w:rsidTr="00F66A20">
        <w:tc>
          <w:tcPr>
            <w:tcW w:w="2949" w:type="dxa"/>
          </w:tcPr>
          <w:p w14:paraId="5E6E17A4" w14:textId="1FD57F4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JenisKelamin</w:t>
            </w:r>
          </w:p>
        </w:tc>
        <w:tc>
          <w:tcPr>
            <w:tcW w:w="2749" w:type="dxa"/>
          </w:tcPr>
          <w:p w14:paraId="408DEA0F" w14:textId="5C80CC7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MemilikiJenisKelamin</w:t>
            </w:r>
          </w:p>
        </w:tc>
        <w:tc>
          <w:tcPr>
            <w:tcW w:w="3636" w:type="dxa"/>
          </w:tcPr>
          <w:p w14:paraId="1F59287A" w14:textId="5430CCDE"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6F7E900B" w14:textId="77777777" w:rsidTr="00F66A20">
        <w:tc>
          <w:tcPr>
            <w:tcW w:w="2949" w:type="dxa"/>
          </w:tcPr>
          <w:p w14:paraId="5A8F68BB" w14:textId="6F30401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Nama_Lengkap</w:t>
            </w:r>
          </w:p>
        </w:tc>
        <w:tc>
          <w:tcPr>
            <w:tcW w:w="2749" w:type="dxa"/>
          </w:tcPr>
          <w:p w14:paraId="4AB1B7BB" w14:textId="29183562"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adalahAnakDari, adalahCucuDari, adalahOrangTuaDari, adalahPasanganDari, adalahKeponakanDari, memilikiAnak, memilikiCucu, memilikiJenisKelamin, memilikiKasta, memilikiSaudara, memilikiTempatTinggal, merupakanGenerasiKe, memilikiKeponakan, memilikiCucu</w:t>
            </w:r>
          </w:p>
        </w:tc>
        <w:tc>
          <w:tcPr>
            <w:tcW w:w="3636" w:type="dxa"/>
          </w:tcPr>
          <w:p w14:paraId="1EE26D0F" w14:textId="0B65822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memilikiGelar,</w:t>
            </w:r>
            <w:r>
              <w:rPr>
                <w:rFonts w:ascii="Times New Roman" w:eastAsia="Times New Roman" w:hAnsi="Times New Roman" w:cs="Times New Roman"/>
                <w:sz w:val="24"/>
                <w:szCs w:val="24"/>
                <w:lang w:eastAsia="en-ID"/>
              </w:rPr>
              <w:t xml:space="preserve"> </w:t>
            </w:r>
            <w:r w:rsidRPr="00B90E77">
              <w:rPr>
                <w:rFonts w:ascii="Times New Roman" w:eastAsia="Times New Roman" w:hAnsi="Times New Roman" w:cs="Times New Roman"/>
                <w:sz w:val="24"/>
                <w:szCs w:val="24"/>
                <w:lang w:eastAsia="en-ID"/>
              </w:rPr>
              <w:t>memilikiTahunAkhirPemerin</w:t>
            </w:r>
            <w:r>
              <w:rPr>
                <w:rFonts w:ascii="Times New Roman" w:eastAsia="Times New Roman" w:hAnsi="Times New Roman" w:cs="Times New Roman"/>
                <w:sz w:val="24"/>
                <w:szCs w:val="24"/>
                <w:lang w:eastAsia="en-ID"/>
              </w:rPr>
              <w:t>t</w:t>
            </w:r>
            <w:r w:rsidRPr="00B90E77">
              <w:rPr>
                <w:rFonts w:ascii="Times New Roman" w:eastAsia="Times New Roman" w:hAnsi="Times New Roman" w:cs="Times New Roman"/>
                <w:sz w:val="24"/>
                <w:szCs w:val="24"/>
                <w:lang w:eastAsia="en-ID"/>
              </w:rPr>
              <w:t>ahan, memilikiTahunAwalPemerintahan, memilikiTahunLahir, memilikiTahunMenikah, memilikiTahunMeningggal, memilikiTahunPindah</w:t>
            </w:r>
          </w:p>
        </w:tc>
      </w:tr>
      <w:tr w:rsidR="00B90E77" w14:paraId="17E59560" w14:textId="77777777" w:rsidTr="00F66A20">
        <w:tc>
          <w:tcPr>
            <w:tcW w:w="2949" w:type="dxa"/>
          </w:tcPr>
          <w:p w14:paraId="6568EDA8" w14:textId="3835671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Status_Perkawinan</w:t>
            </w:r>
          </w:p>
        </w:tc>
        <w:tc>
          <w:tcPr>
            <w:tcW w:w="2749" w:type="dxa"/>
          </w:tcPr>
          <w:p w14:paraId="05722305" w14:textId="73C1DC50"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06B63A41" w14:textId="6F2DD0E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memilikiTahunMenikah</w:t>
            </w:r>
          </w:p>
        </w:tc>
      </w:tr>
      <w:tr w:rsidR="00B90E77" w14:paraId="6CA5A4ED" w14:textId="77777777" w:rsidTr="00F66A20">
        <w:tc>
          <w:tcPr>
            <w:tcW w:w="2949" w:type="dxa"/>
            <w:vAlign w:val="center"/>
          </w:tcPr>
          <w:p w14:paraId="53355145" w14:textId="12D7BA9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Tahun_Akhir_Pemerintahan</w:t>
            </w:r>
          </w:p>
        </w:tc>
        <w:tc>
          <w:tcPr>
            <w:tcW w:w="2749" w:type="dxa"/>
          </w:tcPr>
          <w:p w14:paraId="3F7BAC5E" w14:textId="791DE74E"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069065FF" w14:textId="0B3F888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memilikiTahunAkhirPemerintahan</w:t>
            </w:r>
          </w:p>
        </w:tc>
      </w:tr>
      <w:tr w:rsidR="00B90E77" w14:paraId="3E5722E3" w14:textId="77777777" w:rsidTr="00F66A20">
        <w:tc>
          <w:tcPr>
            <w:tcW w:w="2949" w:type="dxa"/>
          </w:tcPr>
          <w:p w14:paraId="165ECEEB" w14:textId="1F6567C1"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Tahun_Meninggal</w:t>
            </w:r>
          </w:p>
        </w:tc>
        <w:tc>
          <w:tcPr>
            <w:tcW w:w="2749" w:type="dxa"/>
          </w:tcPr>
          <w:p w14:paraId="4E34D23B" w14:textId="104A203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5B71F880" w14:textId="06C3CF2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memilikiTahunMeninggal</w:t>
            </w:r>
          </w:p>
        </w:tc>
      </w:tr>
      <w:tr w:rsidR="00B90E77" w14:paraId="5F8C2527" w14:textId="77777777" w:rsidTr="00F66A20">
        <w:tc>
          <w:tcPr>
            <w:tcW w:w="2949" w:type="dxa"/>
          </w:tcPr>
          <w:p w14:paraId="5082F89C" w14:textId="20EEE2D6"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Tahun_Awal_Pemerintahan</w:t>
            </w:r>
          </w:p>
        </w:tc>
        <w:tc>
          <w:tcPr>
            <w:tcW w:w="2749" w:type="dxa"/>
          </w:tcPr>
          <w:p w14:paraId="4B885655" w14:textId="0780F32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4864D6AA" w14:textId="78FCD69D"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memilikiTahunAwalPemerintahan</w:t>
            </w:r>
          </w:p>
        </w:tc>
      </w:tr>
      <w:tr w:rsidR="00B90E77" w14:paraId="69E3C605" w14:textId="77777777" w:rsidTr="00F66A20">
        <w:tc>
          <w:tcPr>
            <w:tcW w:w="2949" w:type="dxa"/>
          </w:tcPr>
          <w:p w14:paraId="13DC72DD" w14:textId="16C22EC3"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Tahun_Lahir</w:t>
            </w:r>
          </w:p>
        </w:tc>
        <w:tc>
          <w:tcPr>
            <w:tcW w:w="2749" w:type="dxa"/>
          </w:tcPr>
          <w:p w14:paraId="0B2F504B" w14:textId="3288ADB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31281614" w14:textId="407CBB71"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memilikiTahunLahir</w:t>
            </w:r>
          </w:p>
        </w:tc>
      </w:tr>
      <w:tr w:rsidR="00B90E77" w14:paraId="71ABEECD" w14:textId="77777777" w:rsidTr="00F66A20">
        <w:tc>
          <w:tcPr>
            <w:tcW w:w="2949" w:type="dxa"/>
          </w:tcPr>
          <w:p w14:paraId="19F8E0A2" w14:textId="0C2FAAD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Desa</w:t>
            </w:r>
          </w:p>
        </w:tc>
        <w:tc>
          <w:tcPr>
            <w:tcW w:w="2749" w:type="dxa"/>
          </w:tcPr>
          <w:p w14:paraId="7BCE6C28" w14:textId="183B2197" w:rsidR="00B90E77" w:rsidRPr="00B90E77" w:rsidRDefault="00F66A20" w:rsidP="00B90E77">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9183B69" w14:textId="554F49EA"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1B808B8C" w14:textId="77777777" w:rsidTr="00F66A20">
        <w:tc>
          <w:tcPr>
            <w:tcW w:w="2949" w:type="dxa"/>
          </w:tcPr>
          <w:p w14:paraId="2CEEB3A1" w14:textId="5DD36FC5"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Ibukota</w:t>
            </w:r>
          </w:p>
        </w:tc>
        <w:tc>
          <w:tcPr>
            <w:tcW w:w="2749" w:type="dxa"/>
          </w:tcPr>
          <w:p w14:paraId="5C6DFEC7" w14:textId="6F2F6ECB"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02D40997" w14:textId="5C0B295C"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601319FF" w14:textId="77777777" w:rsidTr="00F66A20">
        <w:tc>
          <w:tcPr>
            <w:tcW w:w="2949" w:type="dxa"/>
          </w:tcPr>
          <w:p w14:paraId="78502E80" w14:textId="333EA2A3"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Kabupaten</w:t>
            </w:r>
          </w:p>
        </w:tc>
        <w:tc>
          <w:tcPr>
            <w:tcW w:w="2749" w:type="dxa"/>
          </w:tcPr>
          <w:p w14:paraId="3714CED3" w14:textId="25967DB0"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44F44E7" w14:textId="565599FE"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1CB9D2F7" w14:textId="77777777" w:rsidTr="00F66A20">
        <w:tc>
          <w:tcPr>
            <w:tcW w:w="2949" w:type="dxa"/>
          </w:tcPr>
          <w:p w14:paraId="6A06E028" w14:textId="2D018449"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Kecamatan</w:t>
            </w:r>
          </w:p>
        </w:tc>
        <w:tc>
          <w:tcPr>
            <w:tcW w:w="2749" w:type="dxa"/>
          </w:tcPr>
          <w:p w14:paraId="24D25213" w14:textId="0A1F65EC"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3A359D3" w14:textId="67774E19"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0D9E4820" w14:textId="77777777" w:rsidTr="00F66A20">
        <w:tc>
          <w:tcPr>
            <w:tcW w:w="2949" w:type="dxa"/>
          </w:tcPr>
          <w:p w14:paraId="7DFD6374" w14:textId="66FBFD28"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Pura</w:t>
            </w:r>
          </w:p>
        </w:tc>
        <w:tc>
          <w:tcPr>
            <w:tcW w:w="2749" w:type="dxa"/>
          </w:tcPr>
          <w:p w14:paraId="7CDD5CB6" w14:textId="04E64556"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533AB0D2" w14:textId="675DF765"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68A8D89A" w14:textId="77777777" w:rsidTr="00F66A20">
        <w:tc>
          <w:tcPr>
            <w:tcW w:w="2949" w:type="dxa"/>
          </w:tcPr>
          <w:p w14:paraId="621FDB82" w14:textId="1AE8CCD0"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Puri</w:t>
            </w:r>
          </w:p>
        </w:tc>
        <w:tc>
          <w:tcPr>
            <w:tcW w:w="2749" w:type="dxa"/>
          </w:tcPr>
          <w:p w14:paraId="7B34FA77" w14:textId="3870B65A"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A79AB2E" w14:textId="32A1879B"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bl>
    <w:p w14:paraId="4F8DE812" w14:textId="15E5C1DE" w:rsidR="00B90E77" w:rsidRDefault="00B90E77" w:rsidP="00B90E77"/>
    <w:p w14:paraId="2A4B2622" w14:textId="0E9ABD5E" w:rsidR="003A5834" w:rsidRDefault="003A5834" w:rsidP="00B90E77">
      <w:pPr>
        <w:rPr>
          <w:ins w:id="1346" w:author="Ryan Ganeswara" w:date="2020-06-02T15:19:00Z"/>
          <w:rFonts w:ascii="Times New Roman" w:hAnsi="Times New Roman" w:cs="Times New Roman"/>
          <w:bCs/>
          <w:sz w:val="24"/>
          <w:szCs w:val="24"/>
        </w:rPr>
      </w:pPr>
      <w:r w:rsidRPr="00B50EDD">
        <w:rPr>
          <w:rFonts w:ascii="Times New Roman" w:hAnsi="Times New Roman" w:cs="Times New Roman"/>
          <w:bCs/>
          <w:sz w:val="24"/>
          <w:szCs w:val="24"/>
        </w:rPr>
        <w:t>Berikut merupakan penjelasan mengenai konsep nama klas yang digunakan dalam ontolog</w:t>
      </w:r>
      <w:r>
        <w:rPr>
          <w:rFonts w:ascii="Times New Roman" w:hAnsi="Times New Roman" w:cs="Times New Roman"/>
          <w:bCs/>
          <w:sz w:val="24"/>
          <w:szCs w:val="24"/>
        </w:rPr>
        <w:t>i</w:t>
      </w:r>
      <w:r w:rsidRPr="00B50EDD">
        <w:rPr>
          <w:rFonts w:ascii="Times New Roman" w:hAnsi="Times New Roman" w:cs="Times New Roman"/>
          <w:bCs/>
          <w:sz w:val="24"/>
          <w:szCs w:val="24"/>
        </w:rPr>
        <w:t xml:space="preserve"> ini :</w:t>
      </w:r>
    </w:p>
    <w:p w14:paraId="05A545C5" w14:textId="381086B7" w:rsidR="003F53CF" w:rsidRDefault="003F53CF" w:rsidP="003F53CF">
      <w:pPr>
        <w:pStyle w:val="Heading5"/>
        <w:rPr>
          <w:ins w:id="1347" w:author="Ryan Ganeswara" w:date="2020-06-02T15:20:00Z"/>
        </w:rPr>
      </w:pPr>
      <w:ins w:id="1348" w:author="Ryan Ganeswara" w:date="2020-06-02T15:20:00Z">
        <w:r>
          <w:t>Tabel 4.3 Konsep Nama Klas</w:t>
        </w:r>
      </w:ins>
    </w:p>
    <w:p w14:paraId="615F7B2A" w14:textId="77777777" w:rsidR="003F53CF" w:rsidRDefault="003F53CF" w:rsidP="00B90E77">
      <w:pPr>
        <w:rPr>
          <w:rFonts w:ascii="Times New Roman" w:hAnsi="Times New Roman" w:cs="Times New Roman"/>
          <w:bCs/>
          <w:sz w:val="24"/>
          <w:szCs w:val="24"/>
        </w:rPr>
      </w:pPr>
    </w:p>
    <w:tbl>
      <w:tblPr>
        <w:tblStyle w:val="TableGrid"/>
        <w:tblW w:w="8075" w:type="dxa"/>
        <w:tblLook w:val="04A0" w:firstRow="1" w:lastRow="0" w:firstColumn="1" w:lastColumn="0" w:noHBand="0" w:noVBand="1"/>
      </w:tblPr>
      <w:tblGrid>
        <w:gridCol w:w="2949"/>
        <w:gridCol w:w="2832"/>
        <w:gridCol w:w="2294"/>
      </w:tblGrid>
      <w:tr w:rsidR="003A5834" w14:paraId="2E13F6C9" w14:textId="77777777" w:rsidTr="00463394">
        <w:tc>
          <w:tcPr>
            <w:tcW w:w="2949" w:type="dxa"/>
          </w:tcPr>
          <w:p w14:paraId="5EEA4132" w14:textId="51EA15BF"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Consept Name (</w:t>
            </w:r>
            <w:del w:id="1349" w:author="Ryan Ganeswara" w:date="2020-06-02T16:11:00Z">
              <w:r w:rsidRPr="00463394" w:rsidDel="009E34ED">
                <w:rPr>
                  <w:rFonts w:ascii="Times New Roman" w:hAnsi="Times New Roman" w:cs="Times New Roman"/>
                  <w:b/>
                  <w:bCs/>
                  <w:sz w:val="24"/>
                  <w:szCs w:val="24"/>
                </w:rPr>
                <w:delText>Class</w:delText>
              </w:r>
            </w:del>
            <w:ins w:id="1350" w:author="Ryan Ganeswara" w:date="2020-06-02T16:11:00Z">
              <w:r w:rsidR="009E34ED" w:rsidRPr="009E34ED">
                <w:rPr>
                  <w:rFonts w:ascii="Times New Roman" w:hAnsi="Times New Roman" w:cs="Times New Roman"/>
                  <w:b/>
                  <w:bCs/>
                  <w:i/>
                  <w:sz w:val="24"/>
                  <w:szCs w:val="24"/>
                </w:rPr>
                <w:t>Class</w:t>
              </w:r>
            </w:ins>
            <w:r w:rsidRPr="00463394">
              <w:rPr>
                <w:rFonts w:ascii="Times New Roman" w:hAnsi="Times New Roman" w:cs="Times New Roman"/>
                <w:b/>
                <w:bCs/>
                <w:sz w:val="24"/>
                <w:szCs w:val="24"/>
              </w:rPr>
              <w:t>)</w:t>
            </w:r>
          </w:p>
        </w:tc>
        <w:tc>
          <w:tcPr>
            <w:tcW w:w="2832" w:type="dxa"/>
          </w:tcPr>
          <w:p w14:paraId="5BD3F59A" w14:textId="3767A654"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Definisi</w:t>
            </w:r>
          </w:p>
        </w:tc>
        <w:tc>
          <w:tcPr>
            <w:tcW w:w="2294" w:type="dxa"/>
          </w:tcPr>
          <w:p w14:paraId="6D81F800" w14:textId="5D30B967"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Keterangan</w:t>
            </w:r>
          </w:p>
        </w:tc>
      </w:tr>
      <w:tr w:rsidR="003A5834" w14:paraId="4C0E16C8" w14:textId="77777777" w:rsidTr="00463394">
        <w:tc>
          <w:tcPr>
            <w:tcW w:w="2949" w:type="dxa"/>
          </w:tcPr>
          <w:p w14:paraId="4EEF4E51" w14:textId="3552F819"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Banjar</w:t>
            </w:r>
          </w:p>
        </w:tc>
        <w:tc>
          <w:tcPr>
            <w:tcW w:w="2832" w:type="dxa"/>
          </w:tcPr>
          <w:p w14:paraId="4D9C5656" w14:textId="3246259D"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shd w:val="clear" w:color="auto" w:fill="FFFFFF"/>
              </w:rPr>
              <w:t xml:space="preserve">Pembagian wilayah administratif di Provinsi </w:t>
            </w:r>
            <w:hyperlink r:id="rId30" w:history="1">
              <w:r w:rsidRPr="00463394">
                <w:rPr>
                  <w:rStyle w:val="Hyperlink"/>
                  <w:rFonts w:ascii="Times New Roman" w:hAnsi="Times New Roman" w:cs="Times New Roman"/>
                  <w:color w:val="auto"/>
                  <w:sz w:val="24"/>
                  <w:szCs w:val="24"/>
                  <w:u w:val="none"/>
                  <w:shd w:val="clear" w:color="auto" w:fill="FFFFFF"/>
                </w:rPr>
                <w:t>Bali</w:t>
              </w:r>
            </w:hyperlink>
            <w:r w:rsidRPr="00463394">
              <w:rPr>
                <w:rFonts w:ascii="Times New Roman" w:hAnsi="Times New Roman" w:cs="Times New Roman"/>
                <w:sz w:val="24"/>
                <w:szCs w:val="24"/>
                <w:shd w:val="clear" w:color="auto" w:fill="FFFFFF"/>
              </w:rPr>
              <w:t xml:space="preserve">, </w:t>
            </w:r>
            <w:hyperlink r:id="rId31" w:history="1">
              <w:r w:rsidRPr="00463394">
                <w:rPr>
                  <w:rStyle w:val="Hyperlink"/>
                  <w:rFonts w:ascii="Times New Roman" w:hAnsi="Times New Roman" w:cs="Times New Roman"/>
                  <w:color w:val="auto"/>
                  <w:sz w:val="24"/>
                  <w:szCs w:val="24"/>
                  <w:u w:val="none"/>
                  <w:shd w:val="clear" w:color="auto" w:fill="FFFFFF"/>
                </w:rPr>
                <w:t>Indonesia</w:t>
              </w:r>
            </w:hyperlink>
            <w:r w:rsidRPr="00463394">
              <w:rPr>
                <w:rFonts w:ascii="Times New Roman" w:hAnsi="Times New Roman" w:cs="Times New Roman"/>
                <w:sz w:val="24"/>
                <w:szCs w:val="24"/>
                <w:shd w:val="clear" w:color="auto" w:fill="FFFFFF"/>
              </w:rPr>
              <w:t xml:space="preserve"> di bawah </w:t>
            </w:r>
            <w:hyperlink r:id="rId32" w:history="1">
              <w:r w:rsidRPr="00463394">
                <w:rPr>
                  <w:rStyle w:val="Hyperlink"/>
                  <w:rFonts w:ascii="Times New Roman" w:hAnsi="Times New Roman" w:cs="Times New Roman"/>
                  <w:color w:val="auto"/>
                  <w:sz w:val="24"/>
                  <w:szCs w:val="24"/>
                  <w:u w:val="none"/>
                  <w:shd w:val="clear" w:color="auto" w:fill="FFFFFF"/>
                </w:rPr>
                <w:t>Kelurahan</w:t>
              </w:r>
            </w:hyperlink>
            <w:r w:rsidRPr="00463394">
              <w:rPr>
                <w:rFonts w:ascii="Times New Roman" w:hAnsi="Times New Roman" w:cs="Times New Roman"/>
                <w:sz w:val="24"/>
                <w:szCs w:val="24"/>
                <w:shd w:val="clear" w:color="auto" w:fill="FFFFFF"/>
              </w:rPr>
              <w:t xml:space="preserve"> atau </w:t>
            </w:r>
            <w:hyperlink r:id="rId33" w:history="1">
              <w:r w:rsidRPr="00463394">
                <w:rPr>
                  <w:rStyle w:val="Hyperlink"/>
                  <w:rFonts w:ascii="Times New Roman" w:hAnsi="Times New Roman" w:cs="Times New Roman"/>
                  <w:color w:val="auto"/>
                  <w:sz w:val="24"/>
                  <w:szCs w:val="24"/>
                  <w:u w:val="none"/>
                  <w:shd w:val="clear" w:color="auto" w:fill="FFFFFF"/>
                </w:rPr>
                <w:t>Desa</w:t>
              </w:r>
            </w:hyperlink>
            <w:r w:rsidRPr="00463394">
              <w:rPr>
                <w:rFonts w:ascii="Times New Roman" w:hAnsi="Times New Roman" w:cs="Times New Roman"/>
                <w:sz w:val="24"/>
                <w:szCs w:val="24"/>
                <w:shd w:val="clear" w:color="auto" w:fill="FFFFFF"/>
              </w:rPr>
              <w:t xml:space="preserve">, setingkat dengan </w:t>
            </w:r>
            <w:hyperlink r:id="rId34" w:history="1">
              <w:r w:rsidRPr="00463394">
                <w:rPr>
                  <w:rStyle w:val="Hyperlink"/>
                  <w:rFonts w:ascii="Times New Roman" w:hAnsi="Times New Roman" w:cs="Times New Roman"/>
                  <w:color w:val="auto"/>
                  <w:sz w:val="24"/>
                  <w:szCs w:val="24"/>
                  <w:u w:val="none"/>
                  <w:shd w:val="clear" w:color="auto" w:fill="FFFFFF"/>
                </w:rPr>
                <w:t>Rukun Warga</w:t>
              </w:r>
            </w:hyperlink>
            <w:r w:rsidRPr="00463394">
              <w:rPr>
                <w:rFonts w:ascii="Times New Roman" w:hAnsi="Times New Roman" w:cs="Times New Roman"/>
                <w:sz w:val="24"/>
                <w:szCs w:val="24"/>
                <w:shd w:val="clear" w:color="auto" w:fill="FFFFFF"/>
              </w:rPr>
              <w:t>.</w:t>
            </w:r>
          </w:p>
        </w:tc>
        <w:tc>
          <w:tcPr>
            <w:tcW w:w="2294" w:type="dxa"/>
          </w:tcPr>
          <w:p w14:paraId="01A90414" w14:textId="6D5F80A3"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51" w:author="Ryan Ganeswara" w:date="2020-06-02T16:11:00Z">
              <w:r w:rsidRPr="00463394" w:rsidDel="009E34ED">
                <w:rPr>
                  <w:rFonts w:ascii="Times New Roman" w:hAnsi="Times New Roman" w:cs="Times New Roman"/>
                  <w:sz w:val="24"/>
                  <w:szCs w:val="24"/>
                </w:rPr>
                <w:delText>Class</w:delText>
              </w:r>
            </w:del>
            <w:ins w:id="1352"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53" w:author="Ryan Ganeswara" w:date="2020-06-02T16:11:00Z">
              <w:r w:rsidRPr="00463394" w:rsidDel="009E34ED">
                <w:rPr>
                  <w:rFonts w:ascii="Times New Roman" w:hAnsi="Times New Roman" w:cs="Times New Roman"/>
                  <w:sz w:val="24"/>
                  <w:szCs w:val="24"/>
                </w:rPr>
                <w:delText>Class</w:delText>
              </w:r>
            </w:del>
            <w:ins w:id="1354"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Kelompok</w:t>
            </w:r>
          </w:p>
        </w:tc>
      </w:tr>
      <w:tr w:rsidR="003A5834" w14:paraId="547A797D" w14:textId="77777777" w:rsidTr="00463394">
        <w:tc>
          <w:tcPr>
            <w:tcW w:w="2949" w:type="dxa"/>
          </w:tcPr>
          <w:p w14:paraId="538CD43E" w14:textId="58C0C2DF"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Fungsi</w:t>
            </w:r>
          </w:p>
        </w:tc>
        <w:tc>
          <w:tcPr>
            <w:tcW w:w="2832" w:type="dxa"/>
          </w:tcPr>
          <w:p w14:paraId="5CB72ECE" w14:textId="03D6E87A"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 xml:space="preserve">Fungsi dalam hal ini menunjukan adanya jabatan khusus pada </w:t>
            </w:r>
            <w:del w:id="1355" w:author="Ryan Ganeswara" w:date="2020-06-02T16:11:00Z">
              <w:r w:rsidRPr="00463394" w:rsidDel="009E34ED">
                <w:rPr>
                  <w:rFonts w:ascii="Times New Roman" w:hAnsi="Times New Roman" w:cs="Times New Roman"/>
                  <w:sz w:val="24"/>
                  <w:szCs w:val="24"/>
                </w:rPr>
                <w:delText>class</w:delText>
              </w:r>
            </w:del>
            <w:ins w:id="1356"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yang didefinisikan atau tidak.</w:t>
            </w:r>
          </w:p>
        </w:tc>
        <w:tc>
          <w:tcPr>
            <w:tcW w:w="2294" w:type="dxa"/>
          </w:tcPr>
          <w:p w14:paraId="7A8B7E55" w14:textId="528D87F9"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57" w:author="Ryan Ganeswara" w:date="2020-06-02T16:11:00Z">
              <w:r w:rsidRPr="00463394" w:rsidDel="009E34ED">
                <w:rPr>
                  <w:rFonts w:ascii="Times New Roman" w:hAnsi="Times New Roman" w:cs="Times New Roman"/>
                  <w:sz w:val="24"/>
                  <w:szCs w:val="24"/>
                </w:rPr>
                <w:delText>Class</w:delText>
              </w:r>
            </w:del>
            <w:ins w:id="1358"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59" w:author="Ryan Ganeswara" w:date="2020-06-02T16:11:00Z">
              <w:r w:rsidRPr="00463394" w:rsidDel="009E34ED">
                <w:rPr>
                  <w:rFonts w:ascii="Times New Roman" w:hAnsi="Times New Roman" w:cs="Times New Roman"/>
                  <w:sz w:val="24"/>
                  <w:szCs w:val="24"/>
                </w:rPr>
                <w:delText>Class</w:delText>
              </w:r>
            </w:del>
            <w:ins w:id="1360"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Kelompok yang menampung semua individual mengenai Fungsi</w:t>
            </w:r>
          </w:p>
        </w:tc>
      </w:tr>
      <w:tr w:rsidR="003A5834" w14:paraId="7B1D268D" w14:textId="77777777" w:rsidTr="00463394">
        <w:tc>
          <w:tcPr>
            <w:tcW w:w="2949" w:type="dxa"/>
          </w:tcPr>
          <w:p w14:paraId="79939EED" w14:textId="1C5CC4E1"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Generasi</w:t>
            </w:r>
          </w:p>
        </w:tc>
        <w:tc>
          <w:tcPr>
            <w:tcW w:w="2832" w:type="dxa"/>
          </w:tcPr>
          <w:p w14:paraId="2F44E73B" w14:textId="651A4567"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Masa orang-orang satu angkatan atau masa hidup.</w:t>
            </w:r>
          </w:p>
        </w:tc>
        <w:tc>
          <w:tcPr>
            <w:tcW w:w="2294" w:type="dxa"/>
          </w:tcPr>
          <w:p w14:paraId="0167831A" w14:textId="7506F9E6"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61" w:author="Ryan Ganeswara" w:date="2020-06-02T16:11:00Z">
              <w:r w:rsidRPr="00463394" w:rsidDel="009E34ED">
                <w:rPr>
                  <w:rFonts w:ascii="Times New Roman" w:hAnsi="Times New Roman" w:cs="Times New Roman"/>
                  <w:sz w:val="24"/>
                  <w:szCs w:val="24"/>
                </w:rPr>
                <w:delText>Class</w:delText>
              </w:r>
            </w:del>
            <w:ins w:id="1362"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63" w:author="Ryan Ganeswara" w:date="2020-06-02T16:11:00Z">
              <w:r w:rsidRPr="00463394" w:rsidDel="009E34ED">
                <w:rPr>
                  <w:rFonts w:ascii="Times New Roman" w:hAnsi="Times New Roman" w:cs="Times New Roman"/>
                  <w:sz w:val="24"/>
                  <w:szCs w:val="24"/>
                </w:rPr>
                <w:delText>Class</w:delText>
              </w:r>
            </w:del>
            <w:ins w:id="1364"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Kelompok yang menampung semua individual </w:t>
            </w:r>
            <w:r w:rsidR="002A4693" w:rsidRPr="00463394">
              <w:rPr>
                <w:rFonts w:ascii="Times New Roman" w:hAnsi="Times New Roman" w:cs="Times New Roman"/>
                <w:sz w:val="24"/>
                <w:szCs w:val="24"/>
              </w:rPr>
              <w:t>mengenai</w:t>
            </w:r>
            <w:r w:rsidRPr="00463394">
              <w:rPr>
                <w:rFonts w:ascii="Times New Roman" w:hAnsi="Times New Roman" w:cs="Times New Roman"/>
                <w:sz w:val="24"/>
                <w:szCs w:val="24"/>
              </w:rPr>
              <w:t xml:space="preserve"> g</w:t>
            </w:r>
            <w:r w:rsidR="002A4693" w:rsidRPr="00463394">
              <w:rPr>
                <w:rFonts w:ascii="Times New Roman" w:hAnsi="Times New Roman" w:cs="Times New Roman"/>
                <w:sz w:val="24"/>
                <w:szCs w:val="24"/>
              </w:rPr>
              <w:t>enerasi yang ada di dalam silsilah</w:t>
            </w:r>
          </w:p>
        </w:tc>
      </w:tr>
      <w:tr w:rsidR="003A5834" w14:paraId="7D09564B" w14:textId="77777777" w:rsidTr="00463394">
        <w:tc>
          <w:tcPr>
            <w:tcW w:w="2949" w:type="dxa"/>
          </w:tcPr>
          <w:p w14:paraId="285CF293" w14:textId="42E7BB74"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Kasta</w:t>
            </w:r>
          </w:p>
        </w:tc>
        <w:tc>
          <w:tcPr>
            <w:tcW w:w="2832" w:type="dxa"/>
          </w:tcPr>
          <w:p w14:paraId="10D2C074" w14:textId="22568600"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Golongan (tingkat/derajat) manusia dalam masyarakat beragama hindu.</w:t>
            </w:r>
          </w:p>
        </w:tc>
        <w:tc>
          <w:tcPr>
            <w:tcW w:w="2294" w:type="dxa"/>
          </w:tcPr>
          <w:p w14:paraId="002DEDD3" w14:textId="565AE07B"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65" w:author="Ryan Ganeswara" w:date="2020-06-02T16:11:00Z">
              <w:r w:rsidRPr="00463394" w:rsidDel="009E34ED">
                <w:rPr>
                  <w:rFonts w:ascii="Times New Roman" w:hAnsi="Times New Roman" w:cs="Times New Roman"/>
                  <w:sz w:val="24"/>
                  <w:szCs w:val="24"/>
                </w:rPr>
                <w:delText>Class</w:delText>
              </w:r>
            </w:del>
            <w:ins w:id="1366"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67" w:author="Ryan Ganeswara" w:date="2020-06-02T16:11:00Z">
              <w:r w:rsidRPr="00463394" w:rsidDel="009E34ED">
                <w:rPr>
                  <w:rFonts w:ascii="Times New Roman" w:hAnsi="Times New Roman" w:cs="Times New Roman"/>
                  <w:sz w:val="24"/>
                  <w:szCs w:val="24"/>
                </w:rPr>
                <w:delText>Class</w:delText>
              </w:r>
            </w:del>
            <w:ins w:id="1368"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Kelompok</w:t>
            </w:r>
            <w:r w:rsidR="002A4693" w:rsidRPr="00463394">
              <w:rPr>
                <w:rFonts w:ascii="Times New Roman" w:hAnsi="Times New Roman" w:cs="Times New Roman"/>
                <w:sz w:val="24"/>
                <w:szCs w:val="24"/>
              </w:rPr>
              <w:t xml:space="preserve"> yang menampung semua individual mengenai kasta</w:t>
            </w:r>
          </w:p>
        </w:tc>
      </w:tr>
      <w:tr w:rsidR="003A5834" w14:paraId="0DE49612" w14:textId="77777777" w:rsidTr="00463394">
        <w:tc>
          <w:tcPr>
            <w:tcW w:w="2949" w:type="dxa"/>
          </w:tcPr>
          <w:p w14:paraId="6A40869D" w14:textId="2C209FDE"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JenisKelamin</w:t>
            </w:r>
          </w:p>
        </w:tc>
        <w:tc>
          <w:tcPr>
            <w:tcW w:w="2832" w:type="dxa"/>
          </w:tcPr>
          <w:p w14:paraId="48791791" w14:textId="4B682CC1"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penandaan antara laki-laki dan perempuan.</w:t>
            </w:r>
          </w:p>
        </w:tc>
        <w:tc>
          <w:tcPr>
            <w:tcW w:w="2294" w:type="dxa"/>
          </w:tcPr>
          <w:p w14:paraId="6889EA0B" w14:textId="211E34E0"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69" w:author="Ryan Ganeswara" w:date="2020-06-02T16:11:00Z">
              <w:r w:rsidRPr="00463394" w:rsidDel="009E34ED">
                <w:rPr>
                  <w:rFonts w:ascii="Times New Roman" w:hAnsi="Times New Roman" w:cs="Times New Roman"/>
                  <w:sz w:val="24"/>
                  <w:szCs w:val="24"/>
                </w:rPr>
                <w:delText>Class</w:delText>
              </w:r>
            </w:del>
            <w:ins w:id="1370"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71" w:author="Ryan Ganeswara" w:date="2020-06-02T16:11:00Z">
              <w:r w:rsidRPr="00463394" w:rsidDel="009E34ED">
                <w:rPr>
                  <w:rFonts w:ascii="Times New Roman" w:hAnsi="Times New Roman" w:cs="Times New Roman"/>
                  <w:sz w:val="24"/>
                  <w:szCs w:val="24"/>
                </w:rPr>
                <w:delText>Class</w:delText>
              </w:r>
            </w:del>
            <w:ins w:id="1372"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Orang yang menampung individual mengenai jenis kelamin seperti LakiLaki dan Perempuan</w:t>
            </w:r>
          </w:p>
        </w:tc>
      </w:tr>
      <w:tr w:rsidR="003A5834" w14:paraId="1B828E0A" w14:textId="77777777" w:rsidTr="00463394">
        <w:tc>
          <w:tcPr>
            <w:tcW w:w="2949" w:type="dxa"/>
          </w:tcPr>
          <w:p w14:paraId="155DDD80" w14:textId="67334B06"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Nama_Lengkap</w:t>
            </w:r>
          </w:p>
        </w:tc>
        <w:tc>
          <w:tcPr>
            <w:tcW w:w="2832" w:type="dxa"/>
          </w:tcPr>
          <w:p w14:paraId="4D072A60" w14:textId="118510A7"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w:t>
            </w:r>
            <w:r w:rsidR="00463394">
              <w:rPr>
                <w:rFonts w:ascii="Times New Roman" w:hAnsi="Times New Roman" w:cs="Times New Roman"/>
                <w:sz w:val="24"/>
                <w:szCs w:val="24"/>
              </w:rPr>
              <w:t xml:space="preserve"> </w:t>
            </w:r>
            <w:r w:rsidRPr="00463394">
              <w:rPr>
                <w:rFonts w:ascii="Times New Roman" w:hAnsi="Times New Roman" w:cs="Times New Roman"/>
                <w:sz w:val="24"/>
                <w:szCs w:val="24"/>
              </w:rPr>
              <w:t>nama seseorang.</w:t>
            </w:r>
          </w:p>
        </w:tc>
        <w:tc>
          <w:tcPr>
            <w:tcW w:w="2294" w:type="dxa"/>
          </w:tcPr>
          <w:p w14:paraId="26F18B87" w14:textId="76F1CE08"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73" w:author="Ryan Ganeswara" w:date="2020-06-02T16:11:00Z">
              <w:r w:rsidRPr="00463394" w:rsidDel="009E34ED">
                <w:rPr>
                  <w:rFonts w:ascii="Times New Roman" w:hAnsi="Times New Roman" w:cs="Times New Roman"/>
                  <w:sz w:val="24"/>
                  <w:szCs w:val="24"/>
                </w:rPr>
                <w:delText>Class</w:delText>
              </w:r>
            </w:del>
            <w:ins w:id="1374"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75" w:author="Ryan Ganeswara" w:date="2020-06-02T16:11:00Z">
              <w:r w:rsidRPr="00463394" w:rsidDel="009E34ED">
                <w:rPr>
                  <w:rFonts w:ascii="Times New Roman" w:hAnsi="Times New Roman" w:cs="Times New Roman"/>
                  <w:sz w:val="24"/>
                  <w:szCs w:val="24"/>
                </w:rPr>
                <w:delText>Class</w:delText>
              </w:r>
            </w:del>
            <w:ins w:id="1376"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Orang yang menampung semua individual mengenai nama orang yang ada di dalam silsilah keluarga Puri Klungkung</w:t>
            </w:r>
          </w:p>
        </w:tc>
      </w:tr>
      <w:tr w:rsidR="003A5834" w14:paraId="37B0395F" w14:textId="77777777" w:rsidTr="00463394">
        <w:tc>
          <w:tcPr>
            <w:tcW w:w="2949" w:type="dxa"/>
          </w:tcPr>
          <w:p w14:paraId="7A8FE0DC" w14:textId="2F1C3B1E"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Status_Perkawinan</w:t>
            </w:r>
          </w:p>
        </w:tc>
        <w:tc>
          <w:tcPr>
            <w:tcW w:w="2832" w:type="dxa"/>
          </w:tcPr>
          <w:p w14:paraId="7CB23FD8" w14:textId="7A265CAB"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status perkawinan dari seseorang.</w:t>
            </w:r>
          </w:p>
        </w:tc>
        <w:tc>
          <w:tcPr>
            <w:tcW w:w="2294" w:type="dxa"/>
          </w:tcPr>
          <w:p w14:paraId="5D483F46" w14:textId="22862DE8"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77" w:author="Ryan Ganeswara" w:date="2020-06-02T16:11:00Z">
              <w:r w:rsidRPr="00463394" w:rsidDel="009E34ED">
                <w:rPr>
                  <w:rFonts w:ascii="Times New Roman" w:hAnsi="Times New Roman" w:cs="Times New Roman"/>
                  <w:sz w:val="24"/>
                  <w:szCs w:val="24"/>
                </w:rPr>
                <w:delText>Class</w:delText>
              </w:r>
            </w:del>
            <w:ins w:id="1378"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79" w:author="Ryan Ganeswara" w:date="2020-06-02T16:11:00Z">
              <w:r w:rsidRPr="00463394" w:rsidDel="009E34ED">
                <w:rPr>
                  <w:rFonts w:ascii="Times New Roman" w:hAnsi="Times New Roman" w:cs="Times New Roman"/>
                  <w:sz w:val="24"/>
                  <w:szCs w:val="24"/>
                </w:rPr>
                <w:delText>Class</w:delText>
              </w:r>
            </w:del>
            <w:ins w:id="1380"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Aktor yang menam</w:t>
            </w:r>
            <w:r w:rsidR="00DE29C5" w:rsidRPr="00463394">
              <w:rPr>
                <w:rFonts w:ascii="Times New Roman" w:hAnsi="Times New Roman" w:cs="Times New Roman"/>
                <w:sz w:val="24"/>
                <w:szCs w:val="24"/>
              </w:rPr>
              <w:t>pung semua individual mengenai status dari sebuah perkawinan</w:t>
            </w:r>
          </w:p>
        </w:tc>
      </w:tr>
      <w:tr w:rsidR="003A5834" w14:paraId="5163B613" w14:textId="77777777" w:rsidTr="00463394">
        <w:tc>
          <w:tcPr>
            <w:tcW w:w="2949" w:type="dxa"/>
          </w:tcPr>
          <w:p w14:paraId="6392A276" w14:textId="345135A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Tahun_Menikah</w:t>
            </w:r>
          </w:p>
        </w:tc>
        <w:tc>
          <w:tcPr>
            <w:tcW w:w="2832" w:type="dxa"/>
          </w:tcPr>
          <w:p w14:paraId="0B6F7478" w14:textId="11929532"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kapan seseorang menikah.</w:t>
            </w:r>
          </w:p>
        </w:tc>
        <w:tc>
          <w:tcPr>
            <w:tcW w:w="2294" w:type="dxa"/>
          </w:tcPr>
          <w:p w14:paraId="4DD3CCC6" w14:textId="49C6190C"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81" w:author="Ryan Ganeswara" w:date="2020-06-02T16:11:00Z">
              <w:r w:rsidRPr="00463394" w:rsidDel="009E34ED">
                <w:rPr>
                  <w:rFonts w:ascii="Times New Roman" w:hAnsi="Times New Roman" w:cs="Times New Roman"/>
                  <w:sz w:val="24"/>
                  <w:szCs w:val="24"/>
                </w:rPr>
                <w:delText>Class</w:delText>
              </w:r>
            </w:del>
            <w:ins w:id="1382"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83" w:author="Ryan Ganeswara" w:date="2020-06-02T16:11:00Z">
              <w:r w:rsidRPr="00463394" w:rsidDel="009E34ED">
                <w:rPr>
                  <w:rFonts w:ascii="Times New Roman" w:hAnsi="Times New Roman" w:cs="Times New Roman"/>
                  <w:sz w:val="24"/>
                  <w:szCs w:val="24"/>
                </w:rPr>
                <w:delText>Class</w:delText>
              </w:r>
            </w:del>
            <w:ins w:id="1384"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Aktivitas</w:t>
            </w:r>
          </w:p>
        </w:tc>
      </w:tr>
      <w:tr w:rsidR="003A5834" w14:paraId="6B399560" w14:textId="77777777" w:rsidTr="00463394">
        <w:tc>
          <w:tcPr>
            <w:tcW w:w="2949" w:type="dxa"/>
          </w:tcPr>
          <w:p w14:paraId="58349A15" w14:textId="0E20337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Tahun_Awal_Pemerintahan</w:t>
            </w:r>
          </w:p>
        </w:tc>
        <w:tc>
          <w:tcPr>
            <w:tcW w:w="2832" w:type="dxa"/>
          </w:tcPr>
          <w:p w14:paraId="7508015A" w14:textId="3C44154D"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masa awal pemerintahan seorang raja.</w:t>
            </w:r>
          </w:p>
        </w:tc>
        <w:tc>
          <w:tcPr>
            <w:tcW w:w="2294" w:type="dxa"/>
          </w:tcPr>
          <w:p w14:paraId="4F28CC7C" w14:textId="6F710C0D"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85" w:author="Ryan Ganeswara" w:date="2020-06-02T16:11:00Z">
              <w:r w:rsidRPr="00463394" w:rsidDel="009E34ED">
                <w:rPr>
                  <w:rFonts w:ascii="Times New Roman" w:hAnsi="Times New Roman" w:cs="Times New Roman"/>
                  <w:sz w:val="24"/>
                  <w:szCs w:val="24"/>
                </w:rPr>
                <w:delText>Class</w:delText>
              </w:r>
            </w:del>
            <w:ins w:id="1386"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87" w:author="Ryan Ganeswara" w:date="2020-06-02T16:11:00Z">
              <w:r w:rsidRPr="00463394" w:rsidDel="009E34ED">
                <w:rPr>
                  <w:rFonts w:ascii="Times New Roman" w:hAnsi="Times New Roman" w:cs="Times New Roman"/>
                  <w:sz w:val="24"/>
                  <w:szCs w:val="24"/>
                </w:rPr>
                <w:delText>Class</w:delText>
              </w:r>
            </w:del>
            <w:ins w:id="1388"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Keadaan_Awal</w:t>
            </w:r>
          </w:p>
        </w:tc>
      </w:tr>
      <w:tr w:rsidR="003A5834" w14:paraId="31378237" w14:textId="77777777" w:rsidTr="00463394">
        <w:tc>
          <w:tcPr>
            <w:tcW w:w="2949" w:type="dxa"/>
          </w:tcPr>
          <w:p w14:paraId="6C7DB0C5" w14:textId="0634183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Tahun_Akhir_Pemerintahan</w:t>
            </w:r>
          </w:p>
        </w:tc>
        <w:tc>
          <w:tcPr>
            <w:tcW w:w="2832" w:type="dxa"/>
          </w:tcPr>
          <w:p w14:paraId="2CF376BF" w14:textId="48689B0A"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masa berakhirnya pemerintahan seorang raja.</w:t>
            </w:r>
          </w:p>
        </w:tc>
        <w:tc>
          <w:tcPr>
            <w:tcW w:w="2294" w:type="dxa"/>
          </w:tcPr>
          <w:p w14:paraId="131F4219" w14:textId="0F5420DA"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89" w:author="Ryan Ganeswara" w:date="2020-06-02T16:11:00Z">
              <w:r w:rsidRPr="00463394" w:rsidDel="009E34ED">
                <w:rPr>
                  <w:rFonts w:ascii="Times New Roman" w:hAnsi="Times New Roman" w:cs="Times New Roman"/>
                  <w:sz w:val="24"/>
                  <w:szCs w:val="24"/>
                </w:rPr>
                <w:delText>Class</w:delText>
              </w:r>
            </w:del>
            <w:ins w:id="1390"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91" w:author="Ryan Ganeswara" w:date="2020-06-02T16:11:00Z">
              <w:r w:rsidRPr="00463394" w:rsidDel="009E34ED">
                <w:rPr>
                  <w:rFonts w:ascii="Times New Roman" w:hAnsi="Times New Roman" w:cs="Times New Roman"/>
                  <w:sz w:val="24"/>
                  <w:szCs w:val="24"/>
                </w:rPr>
                <w:delText>Class</w:delText>
              </w:r>
            </w:del>
            <w:ins w:id="1392"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Keadaan_Akhir</w:t>
            </w:r>
          </w:p>
        </w:tc>
      </w:tr>
      <w:tr w:rsidR="003A5834" w14:paraId="52A2F026" w14:textId="77777777" w:rsidTr="00463394">
        <w:tc>
          <w:tcPr>
            <w:tcW w:w="2949" w:type="dxa"/>
          </w:tcPr>
          <w:p w14:paraId="06E7027D" w14:textId="34B3A525"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Tahun_Lahir</w:t>
            </w:r>
          </w:p>
        </w:tc>
        <w:tc>
          <w:tcPr>
            <w:tcW w:w="2832" w:type="dxa"/>
          </w:tcPr>
          <w:p w14:paraId="6757261D" w14:textId="4AA78EA7"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tahun lahir dari raja maupun keluarga kerajaan.</w:t>
            </w:r>
          </w:p>
        </w:tc>
        <w:tc>
          <w:tcPr>
            <w:tcW w:w="2294" w:type="dxa"/>
          </w:tcPr>
          <w:p w14:paraId="155E02ED" w14:textId="3E1FDD2E"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93" w:author="Ryan Ganeswara" w:date="2020-06-02T16:11:00Z">
              <w:r w:rsidRPr="00463394" w:rsidDel="009E34ED">
                <w:rPr>
                  <w:rFonts w:ascii="Times New Roman" w:hAnsi="Times New Roman" w:cs="Times New Roman"/>
                  <w:sz w:val="24"/>
                  <w:szCs w:val="24"/>
                </w:rPr>
                <w:delText>Class</w:delText>
              </w:r>
            </w:del>
            <w:ins w:id="1394"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95" w:author="Ryan Ganeswara" w:date="2020-06-02T16:11:00Z">
              <w:r w:rsidRPr="00463394" w:rsidDel="009E34ED">
                <w:rPr>
                  <w:rFonts w:ascii="Times New Roman" w:hAnsi="Times New Roman" w:cs="Times New Roman"/>
                  <w:sz w:val="24"/>
                  <w:szCs w:val="24"/>
                </w:rPr>
                <w:delText>Class</w:delText>
              </w:r>
            </w:del>
            <w:ins w:id="1396"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Keadaan_Awal</w:t>
            </w:r>
          </w:p>
        </w:tc>
      </w:tr>
      <w:tr w:rsidR="003A5834" w14:paraId="2B9CF7F1" w14:textId="77777777" w:rsidTr="00463394">
        <w:tc>
          <w:tcPr>
            <w:tcW w:w="2949" w:type="dxa"/>
          </w:tcPr>
          <w:p w14:paraId="3B625DD2" w14:textId="47283BB8"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Tahun_Meninggal</w:t>
            </w:r>
          </w:p>
        </w:tc>
        <w:tc>
          <w:tcPr>
            <w:tcW w:w="2832" w:type="dxa"/>
          </w:tcPr>
          <w:p w14:paraId="47B61D13" w14:textId="312EDCA5"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tahun meninggalnya seorang raja maupun keluarga kerajaan.</w:t>
            </w:r>
          </w:p>
        </w:tc>
        <w:tc>
          <w:tcPr>
            <w:tcW w:w="2294" w:type="dxa"/>
          </w:tcPr>
          <w:p w14:paraId="30864F4D" w14:textId="0D5C78AB"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397" w:author="Ryan Ganeswara" w:date="2020-06-02T16:11:00Z">
              <w:r w:rsidRPr="00463394" w:rsidDel="009E34ED">
                <w:rPr>
                  <w:rFonts w:ascii="Times New Roman" w:hAnsi="Times New Roman" w:cs="Times New Roman"/>
                  <w:sz w:val="24"/>
                  <w:szCs w:val="24"/>
                </w:rPr>
                <w:delText>Class</w:delText>
              </w:r>
            </w:del>
            <w:ins w:id="1398"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399" w:author="Ryan Ganeswara" w:date="2020-06-02T16:11:00Z">
              <w:r w:rsidRPr="00463394" w:rsidDel="009E34ED">
                <w:rPr>
                  <w:rFonts w:ascii="Times New Roman" w:hAnsi="Times New Roman" w:cs="Times New Roman"/>
                  <w:sz w:val="24"/>
                  <w:szCs w:val="24"/>
                </w:rPr>
                <w:delText>Class</w:delText>
              </w:r>
            </w:del>
            <w:ins w:id="1400"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Keadaan_Akhir</w:t>
            </w:r>
          </w:p>
        </w:tc>
      </w:tr>
      <w:tr w:rsidR="003A5834" w14:paraId="5AC191E4" w14:textId="77777777" w:rsidTr="00463394">
        <w:tc>
          <w:tcPr>
            <w:tcW w:w="2949" w:type="dxa"/>
          </w:tcPr>
          <w:p w14:paraId="3B578114" w14:textId="6DB5D30E"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Desa</w:t>
            </w:r>
          </w:p>
        </w:tc>
        <w:tc>
          <w:tcPr>
            <w:tcW w:w="2832" w:type="dxa"/>
          </w:tcPr>
          <w:p w14:paraId="26FFA519" w14:textId="463660BF"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Kesatuan wilayah yang dihuni oleh sejumlah keluarga yang mempunyai sistem pemerintahan sendiri.</w:t>
            </w:r>
          </w:p>
        </w:tc>
        <w:tc>
          <w:tcPr>
            <w:tcW w:w="2294" w:type="dxa"/>
          </w:tcPr>
          <w:p w14:paraId="386D78D7" w14:textId="73DEAF61"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401" w:author="Ryan Ganeswara" w:date="2020-06-02T16:11:00Z">
              <w:r w:rsidRPr="00463394" w:rsidDel="009E34ED">
                <w:rPr>
                  <w:rFonts w:ascii="Times New Roman" w:hAnsi="Times New Roman" w:cs="Times New Roman"/>
                  <w:sz w:val="24"/>
                  <w:szCs w:val="24"/>
                </w:rPr>
                <w:delText>Class</w:delText>
              </w:r>
            </w:del>
            <w:ins w:id="1402"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403" w:author="Ryan Ganeswara" w:date="2020-06-02T16:11:00Z">
              <w:r w:rsidRPr="00463394" w:rsidDel="009E34ED">
                <w:rPr>
                  <w:rFonts w:ascii="Times New Roman" w:hAnsi="Times New Roman" w:cs="Times New Roman"/>
                  <w:sz w:val="24"/>
                  <w:szCs w:val="24"/>
                </w:rPr>
                <w:delText>Class</w:delText>
              </w:r>
            </w:del>
            <w:ins w:id="1404"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Tempat yang menampung semua individual mengenai nama-nama desa yang ditinggali oleh orang yang ada di dalam silsilah</w:t>
            </w:r>
          </w:p>
        </w:tc>
      </w:tr>
      <w:tr w:rsidR="00F66A20" w14:paraId="09AC393D" w14:textId="77777777" w:rsidTr="00463394">
        <w:tc>
          <w:tcPr>
            <w:tcW w:w="2949" w:type="dxa"/>
          </w:tcPr>
          <w:p w14:paraId="3A0A71BE" w14:textId="6A27E5B4"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Ibukota</w:t>
            </w:r>
          </w:p>
        </w:tc>
        <w:tc>
          <w:tcPr>
            <w:tcW w:w="2832" w:type="dxa"/>
          </w:tcPr>
          <w:p w14:paraId="3DBA5DEA" w14:textId="62A716D4"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Pusat pemerintahan dalam suatu daerah.</w:t>
            </w:r>
          </w:p>
        </w:tc>
        <w:tc>
          <w:tcPr>
            <w:tcW w:w="2294" w:type="dxa"/>
          </w:tcPr>
          <w:p w14:paraId="31B1B652" w14:textId="7A6564E7" w:rsidR="00F66A20"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405" w:author="Ryan Ganeswara" w:date="2020-06-02T16:11:00Z">
              <w:r w:rsidRPr="00463394" w:rsidDel="009E34ED">
                <w:rPr>
                  <w:rFonts w:ascii="Times New Roman" w:hAnsi="Times New Roman" w:cs="Times New Roman"/>
                  <w:sz w:val="24"/>
                  <w:szCs w:val="24"/>
                </w:rPr>
                <w:delText>Class</w:delText>
              </w:r>
            </w:del>
            <w:ins w:id="1406"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407" w:author="Ryan Ganeswara" w:date="2020-06-02T16:11:00Z">
              <w:r w:rsidRPr="00463394" w:rsidDel="009E34ED">
                <w:rPr>
                  <w:rFonts w:ascii="Times New Roman" w:hAnsi="Times New Roman" w:cs="Times New Roman"/>
                  <w:sz w:val="24"/>
                  <w:szCs w:val="24"/>
                </w:rPr>
                <w:delText>Class</w:delText>
              </w:r>
            </w:del>
            <w:ins w:id="1408"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Tempat yang menampung semua individual mengenai nama-nama ibu kota yang ditinggali oleh orang yang ada di dalam silsilah</w:t>
            </w:r>
          </w:p>
        </w:tc>
      </w:tr>
      <w:tr w:rsidR="00F66A20" w14:paraId="341D9CE5" w14:textId="77777777" w:rsidTr="00463394">
        <w:tc>
          <w:tcPr>
            <w:tcW w:w="2949" w:type="dxa"/>
          </w:tcPr>
          <w:p w14:paraId="45C88978" w14:textId="02A48F32"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Kabupaten</w:t>
            </w:r>
          </w:p>
        </w:tc>
        <w:tc>
          <w:tcPr>
            <w:tcW w:w="2832" w:type="dxa"/>
          </w:tcPr>
          <w:p w14:paraId="394EAC57" w14:textId="690C1AFC"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Daerah swatantra tingkat II yang dikepalai oleh bupati.</w:t>
            </w:r>
          </w:p>
        </w:tc>
        <w:tc>
          <w:tcPr>
            <w:tcW w:w="2294" w:type="dxa"/>
          </w:tcPr>
          <w:p w14:paraId="1A366717" w14:textId="1DB17C0B"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409" w:author="Ryan Ganeswara" w:date="2020-06-02T16:11:00Z">
              <w:r w:rsidRPr="00463394" w:rsidDel="009E34ED">
                <w:rPr>
                  <w:rFonts w:ascii="Times New Roman" w:hAnsi="Times New Roman" w:cs="Times New Roman"/>
                  <w:sz w:val="24"/>
                  <w:szCs w:val="24"/>
                </w:rPr>
                <w:delText>Class</w:delText>
              </w:r>
            </w:del>
            <w:ins w:id="1410"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411" w:author="Ryan Ganeswara" w:date="2020-06-02T16:11:00Z">
              <w:r w:rsidRPr="00463394" w:rsidDel="009E34ED">
                <w:rPr>
                  <w:rFonts w:ascii="Times New Roman" w:hAnsi="Times New Roman" w:cs="Times New Roman"/>
                  <w:sz w:val="24"/>
                  <w:szCs w:val="24"/>
                </w:rPr>
                <w:delText>Class</w:delText>
              </w:r>
            </w:del>
            <w:ins w:id="1412"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Tempat yang menampung semua individual mengenai nama-nama kabupaten yang ditinggali oleh orang yang ada di dalam silsilah</w:t>
            </w:r>
          </w:p>
        </w:tc>
      </w:tr>
      <w:tr w:rsidR="00F66A20" w14:paraId="78D36302" w14:textId="77777777" w:rsidTr="00463394">
        <w:tc>
          <w:tcPr>
            <w:tcW w:w="2949" w:type="dxa"/>
          </w:tcPr>
          <w:p w14:paraId="37AEC3A7" w14:textId="2CE41709"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Kecamatan</w:t>
            </w:r>
          </w:p>
        </w:tc>
        <w:tc>
          <w:tcPr>
            <w:tcW w:w="2832" w:type="dxa"/>
          </w:tcPr>
          <w:p w14:paraId="46949E1B" w14:textId="57BDE493"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Daerah bagian kabupaten (kota) yang membawahkan beberapa kelurahan, dikepalai oleh seorang camat.</w:t>
            </w:r>
          </w:p>
        </w:tc>
        <w:tc>
          <w:tcPr>
            <w:tcW w:w="2294" w:type="dxa"/>
          </w:tcPr>
          <w:p w14:paraId="4E8253BD" w14:textId="6E6039E4"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413" w:author="Ryan Ganeswara" w:date="2020-06-02T16:11:00Z">
              <w:r w:rsidRPr="00463394" w:rsidDel="009E34ED">
                <w:rPr>
                  <w:rFonts w:ascii="Times New Roman" w:hAnsi="Times New Roman" w:cs="Times New Roman"/>
                  <w:sz w:val="24"/>
                  <w:szCs w:val="24"/>
                </w:rPr>
                <w:delText>Class</w:delText>
              </w:r>
            </w:del>
            <w:ins w:id="1414"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415" w:author="Ryan Ganeswara" w:date="2020-06-02T16:11:00Z">
              <w:r w:rsidRPr="00463394" w:rsidDel="009E34ED">
                <w:rPr>
                  <w:rFonts w:ascii="Times New Roman" w:hAnsi="Times New Roman" w:cs="Times New Roman"/>
                  <w:sz w:val="24"/>
                  <w:szCs w:val="24"/>
                </w:rPr>
                <w:delText>Class</w:delText>
              </w:r>
            </w:del>
            <w:ins w:id="1416"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Tempat yang menampung semua individual mengenai nama-nama kecamatan yang ditinggali oleh orang yang ada di dalam silsilah</w:t>
            </w:r>
          </w:p>
        </w:tc>
      </w:tr>
      <w:tr w:rsidR="00F66A20" w14:paraId="24DF9749" w14:textId="77777777" w:rsidTr="00463394">
        <w:tc>
          <w:tcPr>
            <w:tcW w:w="2949" w:type="dxa"/>
          </w:tcPr>
          <w:p w14:paraId="10F07140" w14:textId="15A1AEE6"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Pura</w:t>
            </w:r>
          </w:p>
        </w:tc>
        <w:tc>
          <w:tcPr>
            <w:tcW w:w="2832" w:type="dxa"/>
          </w:tcPr>
          <w:p w14:paraId="7335515B" w14:textId="16C534E1"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Tempat beribadah umat hindu.</w:t>
            </w:r>
          </w:p>
        </w:tc>
        <w:tc>
          <w:tcPr>
            <w:tcW w:w="2294" w:type="dxa"/>
          </w:tcPr>
          <w:p w14:paraId="5F7EF73C" w14:textId="369EBFCB"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417" w:author="Ryan Ganeswara" w:date="2020-06-02T16:11:00Z">
              <w:r w:rsidRPr="00463394" w:rsidDel="009E34ED">
                <w:rPr>
                  <w:rFonts w:ascii="Times New Roman" w:hAnsi="Times New Roman" w:cs="Times New Roman"/>
                  <w:sz w:val="24"/>
                  <w:szCs w:val="24"/>
                </w:rPr>
                <w:delText>Class</w:delText>
              </w:r>
            </w:del>
            <w:ins w:id="1418"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419" w:author="Ryan Ganeswara" w:date="2020-06-02T16:11:00Z">
              <w:r w:rsidRPr="00463394" w:rsidDel="009E34ED">
                <w:rPr>
                  <w:rFonts w:ascii="Times New Roman" w:hAnsi="Times New Roman" w:cs="Times New Roman"/>
                  <w:sz w:val="24"/>
                  <w:szCs w:val="24"/>
                </w:rPr>
                <w:delText>Class</w:delText>
              </w:r>
            </w:del>
            <w:ins w:id="1420"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Tempat</w:t>
            </w:r>
          </w:p>
        </w:tc>
      </w:tr>
      <w:tr w:rsidR="00F66A20" w14:paraId="2F8C93FA" w14:textId="77777777" w:rsidTr="00463394">
        <w:tc>
          <w:tcPr>
            <w:tcW w:w="2949" w:type="dxa"/>
          </w:tcPr>
          <w:p w14:paraId="569409C8" w14:textId="0F32DDAA"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Puri</w:t>
            </w:r>
          </w:p>
        </w:tc>
        <w:tc>
          <w:tcPr>
            <w:tcW w:w="2832" w:type="dxa"/>
          </w:tcPr>
          <w:p w14:paraId="08482C7B" w14:textId="605E0A0C"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Istana /  keraton / tempat tinggal.</w:t>
            </w:r>
          </w:p>
        </w:tc>
        <w:tc>
          <w:tcPr>
            <w:tcW w:w="2294" w:type="dxa"/>
          </w:tcPr>
          <w:p w14:paraId="53DF1099" w14:textId="7CD75320"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del w:id="1421" w:author="Ryan Ganeswara" w:date="2020-06-02T16:11:00Z">
              <w:r w:rsidRPr="00463394" w:rsidDel="009E34ED">
                <w:rPr>
                  <w:rFonts w:ascii="Times New Roman" w:hAnsi="Times New Roman" w:cs="Times New Roman"/>
                  <w:sz w:val="24"/>
                  <w:szCs w:val="24"/>
                </w:rPr>
                <w:delText>Class</w:delText>
              </w:r>
            </w:del>
            <w:ins w:id="1422"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dari </w:t>
            </w:r>
            <w:del w:id="1423" w:author="Ryan Ganeswara" w:date="2020-06-02T16:11:00Z">
              <w:r w:rsidRPr="00463394" w:rsidDel="009E34ED">
                <w:rPr>
                  <w:rFonts w:ascii="Times New Roman" w:hAnsi="Times New Roman" w:cs="Times New Roman"/>
                  <w:sz w:val="24"/>
                  <w:szCs w:val="24"/>
                </w:rPr>
                <w:delText>Class</w:delText>
              </w:r>
            </w:del>
            <w:ins w:id="1424" w:author="Ryan Ganeswara" w:date="2020-06-02T16:11:00Z">
              <w:r w:rsidR="009E34ED" w:rsidRPr="009E34ED">
                <w:rPr>
                  <w:rFonts w:ascii="Times New Roman" w:hAnsi="Times New Roman" w:cs="Times New Roman"/>
                  <w:i/>
                  <w:sz w:val="24"/>
                  <w:szCs w:val="24"/>
                </w:rPr>
                <w:t>Class</w:t>
              </w:r>
            </w:ins>
            <w:r w:rsidRPr="00463394">
              <w:rPr>
                <w:rFonts w:ascii="Times New Roman" w:hAnsi="Times New Roman" w:cs="Times New Roman"/>
                <w:sz w:val="24"/>
                <w:szCs w:val="24"/>
              </w:rPr>
              <w:t xml:space="preserve"> Tempat yang menampung semua individual mengenai nama-nama puri yang ditinggali oleh orang yang ada di dalam silsilah</w:t>
            </w:r>
          </w:p>
        </w:tc>
      </w:tr>
    </w:tbl>
    <w:p w14:paraId="56ACE3A3" w14:textId="7C97F4CC" w:rsidR="003A5834" w:rsidRDefault="003A5834" w:rsidP="003A5834"/>
    <w:p w14:paraId="049696E8" w14:textId="77777777" w:rsidR="005809A4" w:rsidRDefault="00936F95" w:rsidP="00580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pembuatan konsep diatas maka proses selanjutnya adalah menuangkan konsep tersebut ke dalam pembentukan hierarki ontologi yang akan mendefinisikan konsep dari yang umum hingga menjadi lebih spesifik</w:t>
      </w:r>
      <w:r w:rsidR="005809A4">
        <w:rPr>
          <w:rFonts w:ascii="Times New Roman" w:hAnsi="Times New Roman" w:cs="Times New Roman"/>
          <w:sz w:val="24"/>
          <w:szCs w:val="24"/>
        </w:rPr>
        <w:t xml:space="preserve"> seperti pada Gambar 4.1 berikut </w:t>
      </w:r>
    </w:p>
    <w:p w14:paraId="4195ACAB" w14:textId="4622A013" w:rsidR="005809A4" w:rsidRPr="00936F95" w:rsidRDefault="005809A4" w:rsidP="005809A4">
      <w:pPr>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C69E0D3" wp14:editId="64E2E527">
            <wp:extent cx="2796540" cy="36977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4636799052.jpg"/>
                    <pic:cNvPicPr/>
                  </pic:nvPicPr>
                  <pic:blipFill>
                    <a:blip r:embed="rId35">
                      <a:extLst>
                        <a:ext uri="{28A0092B-C50C-407E-A947-70E740481C1C}">
                          <a14:useLocalDpi xmlns:a14="http://schemas.microsoft.com/office/drawing/2010/main" val="0"/>
                        </a:ext>
                      </a:extLst>
                    </a:blip>
                    <a:stretch>
                      <a:fillRect/>
                    </a:stretch>
                  </pic:blipFill>
                  <pic:spPr>
                    <a:xfrm>
                      <a:off x="0" y="0"/>
                      <a:ext cx="2817564" cy="3725536"/>
                    </a:xfrm>
                    <a:prstGeom prst="rect">
                      <a:avLst/>
                    </a:prstGeom>
                  </pic:spPr>
                </pic:pic>
              </a:graphicData>
            </a:graphic>
          </wp:inline>
        </w:drawing>
      </w:r>
    </w:p>
    <w:p w14:paraId="75E3FB0A" w14:textId="6B9CF7C6" w:rsidR="005809A4" w:rsidRDefault="005809A4" w:rsidP="005809A4">
      <w:pPr>
        <w:pStyle w:val="Heading4"/>
      </w:pPr>
      <w:bookmarkStart w:id="1425" w:name="_Toc41326104"/>
      <w:r>
        <w:t xml:space="preserve">Gambar 4.1 </w:t>
      </w:r>
      <w:del w:id="1426" w:author="Ryan Ganeswara" w:date="2020-06-02T16:11:00Z">
        <w:r w:rsidDel="009E34ED">
          <w:delText>Class</w:delText>
        </w:r>
      </w:del>
      <w:ins w:id="1427" w:author="Ryan Ganeswara" w:date="2020-06-02T16:11:00Z">
        <w:r w:rsidR="009E34ED" w:rsidRPr="009E34ED">
          <w:rPr>
            <w:i/>
          </w:rPr>
          <w:t>Class</w:t>
        </w:r>
      </w:ins>
      <w:r>
        <w:t xml:space="preserve"> dari Ontologi Silsilah Keluarga Puri Klungkung</w:t>
      </w:r>
      <w:bookmarkEnd w:id="1425"/>
    </w:p>
    <w:p w14:paraId="07386DAE" w14:textId="2EB69B06" w:rsidR="005809A4" w:rsidRDefault="005809A4" w:rsidP="005809A4">
      <w:pPr>
        <w:spacing w:line="360" w:lineRule="auto"/>
        <w:ind w:firstLine="720"/>
        <w:jc w:val="both"/>
        <w:rPr>
          <w:rFonts w:ascii="Times New Roman" w:hAnsi="Times New Roman" w:cs="Times New Roman"/>
          <w:sz w:val="24"/>
          <w:szCs w:val="24"/>
        </w:rPr>
      </w:pPr>
      <w:r w:rsidRPr="005809A4">
        <w:rPr>
          <w:rFonts w:ascii="Times New Roman" w:hAnsi="Times New Roman" w:cs="Times New Roman"/>
          <w:sz w:val="24"/>
          <w:szCs w:val="24"/>
        </w:rPr>
        <w:t xml:space="preserve">Pembuatan </w:t>
      </w:r>
      <w:del w:id="1428" w:author="Ryan Ganeswara" w:date="2020-06-02T16:11:00Z">
        <w:r w:rsidRPr="005809A4" w:rsidDel="009E34ED">
          <w:rPr>
            <w:rFonts w:ascii="Times New Roman" w:hAnsi="Times New Roman" w:cs="Times New Roman"/>
            <w:sz w:val="24"/>
            <w:szCs w:val="24"/>
          </w:rPr>
          <w:delText>class</w:delText>
        </w:r>
      </w:del>
      <w:ins w:id="1429" w:author="Ryan Ganeswara" w:date="2020-06-02T16:11:00Z">
        <w:r w:rsidR="009E34ED" w:rsidRPr="009E34ED">
          <w:rPr>
            <w:rFonts w:ascii="Times New Roman" w:hAnsi="Times New Roman" w:cs="Times New Roman"/>
            <w:i/>
            <w:sz w:val="24"/>
            <w:szCs w:val="24"/>
          </w:rPr>
          <w:t>class</w:t>
        </w:r>
      </w:ins>
      <w:r w:rsidRPr="005809A4">
        <w:rPr>
          <w:rFonts w:ascii="Times New Roman" w:hAnsi="Times New Roman" w:cs="Times New Roman"/>
          <w:sz w:val="24"/>
          <w:szCs w:val="24"/>
        </w:rPr>
        <w:t xml:space="preserve"> diatas dilakukan dengan menggunakan aplikasi Protégé-5.5.0. </w:t>
      </w:r>
      <w:del w:id="1430" w:author="Ryan Ganeswara" w:date="2020-06-02T16:11:00Z">
        <w:r w:rsidRPr="005809A4" w:rsidDel="009E34ED">
          <w:rPr>
            <w:rFonts w:ascii="Times New Roman" w:hAnsi="Times New Roman" w:cs="Times New Roman"/>
            <w:sz w:val="24"/>
            <w:szCs w:val="24"/>
          </w:rPr>
          <w:delText>Class</w:delText>
        </w:r>
      </w:del>
      <w:ins w:id="1431" w:author="Ryan Ganeswara" w:date="2020-06-02T16:11:00Z">
        <w:r w:rsidR="009E34ED" w:rsidRPr="009E34ED">
          <w:rPr>
            <w:rFonts w:ascii="Times New Roman" w:hAnsi="Times New Roman" w:cs="Times New Roman"/>
            <w:i/>
            <w:sz w:val="24"/>
            <w:szCs w:val="24"/>
          </w:rPr>
          <w:t>Class</w:t>
        </w:r>
      </w:ins>
      <w:r w:rsidRPr="005809A4">
        <w:rPr>
          <w:rFonts w:ascii="Times New Roman" w:hAnsi="Times New Roman" w:cs="Times New Roman"/>
          <w:sz w:val="24"/>
          <w:szCs w:val="24"/>
        </w:rPr>
        <w:t xml:space="preserve"> Thing akan berisikan Sub</w:t>
      </w:r>
      <w:del w:id="1432" w:author="Ryan Ganeswara" w:date="2020-06-02T16:11:00Z">
        <w:r w:rsidRPr="005809A4" w:rsidDel="009E34ED">
          <w:rPr>
            <w:rFonts w:ascii="Times New Roman" w:hAnsi="Times New Roman" w:cs="Times New Roman"/>
            <w:sz w:val="24"/>
            <w:szCs w:val="24"/>
          </w:rPr>
          <w:delText>Class</w:delText>
        </w:r>
      </w:del>
      <w:ins w:id="1433" w:author="Ryan Ganeswara" w:date="2020-06-02T16:11:00Z">
        <w:r w:rsidR="009E34ED" w:rsidRPr="009E34ED">
          <w:rPr>
            <w:rFonts w:ascii="Times New Roman" w:hAnsi="Times New Roman" w:cs="Times New Roman"/>
            <w:i/>
            <w:sz w:val="24"/>
            <w:szCs w:val="24"/>
          </w:rPr>
          <w:t>Class</w:t>
        </w:r>
      </w:ins>
      <w:r w:rsidRPr="005809A4">
        <w:rPr>
          <w:rFonts w:ascii="Times New Roman" w:hAnsi="Times New Roman" w:cs="Times New Roman"/>
          <w:sz w:val="24"/>
          <w:szCs w:val="24"/>
        </w:rPr>
        <w:t xml:space="preserve"> yang berfungsi untuk  menampung semua atribut tambahan sesuai dengan data silsilah yang didapat. Dalam ontologi ini terdapat 27 </w:t>
      </w:r>
      <w:del w:id="1434" w:author="Ryan Ganeswara" w:date="2020-06-02T16:11:00Z">
        <w:r w:rsidRPr="005809A4" w:rsidDel="009E34ED">
          <w:rPr>
            <w:rFonts w:ascii="Times New Roman" w:hAnsi="Times New Roman" w:cs="Times New Roman"/>
            <w:sz w:val="24"/>
            <w:szCs w:val="24"/>
          </w:rPr>
          <w:delText>class</w:delText>
        </w:r>
      </w:del>
      <w:ins w:id="1435" w:author="Ryan Ganeswara" w:date="2020-06-02T16:11:00Z">
        <w:r w:rsidR="009E34ED" w:rsidRPr="009E34ED">
          <w:rPr>
            <w:rFonts w:ascii="Times New Roman" w:hAnsi="Times New Roman" w:cs="Times New Roman"/>
            <w:i/>
            <w:sz w:val="24"/>
            <w:szCs w:val="24"/>
          </w:rPr>
          <w:t>class</w:t>
        </w:r>
      </w:ins>
      <w:r w:rsidRPr="005809A4">
        <w:rPr>
          <w:rFonts w:ascii="Times New Roman" w:hAnsi="Times New Roman" w:cs="Times New Roman"/>
          <w:sz w:val="24"/>
          <w:szCs w:val="24"/>
        </w:rPr>
        <w:t xml:space="preserve"> dimana terdiri dari tiga </w:t>
      </w:r>
      <w:del w:id="1436" w:author="Ryan Ganeswara" w:date="2020-06-02T16:11:00Z">
        <w:r w:rsidRPr="005809A4" w:rsidDel="009E34ED">
          <w:rPr>
            <w:rFonts w:ascii="Times New Roman" w:hAnsi="Times New Roman" w:cs="Times New Roman"/>
            <w:sz w:val="24"/>
            <w:szCs w:val="24"/>
          </w:rPr>
          <w:delText>class</w:delText>
        </w:r>
      </w:del>
      <w:ins w:id="1437" w:author="Ryan Ganeswara" w:date="2020-06-02T16:11:00Z">
        <w:r w:rsidR="009E34ED" w:rsidRPr="009E34ED">
          <w:rPr>
            <w:rFonts w:ascii="Times New Roman" w:hAnsi="Times New Roman" w:cs="Times New Roman"/>
            <w:i/>
            <w:sz w:val="24"/>
            <w:szCs w:val="24"/>
          </w:rPr>
          <w:t>class</w:t>
        </w:r>
      </w:ins>
      <w:r w:rsidRPr="005809A4">
        <w:rPr>
          <w:rFonts w:ascii="Times New Roman" w:hAnsi="Times New Roman" w:cs="Times New Roman"/>
          <w:sz w:val="24"/>
          <w:szCs w:val="24"/>
        </w:rPr>
        <w:t xml:space="preserve"> utama yaitu Aktor, Peristiwa, dan Orang. Selebihnya adalah 24 Sub</w:t>
      </w:r>
      <w:del w:id="1438" w:author="Ryan Ganeswara" w:date="2020-06-02T16:11:00Z">
        <w:r w:rsidRPr="005809A4" w:rsidDel="009E34ED">
          <w:rPr>
            <w:rFonts w:ascii="Times New Roman" w:hAnsi="Times New Roman" w:cs="Times New Roman"/>
            <w:sz w:val="24"/>
            <w:szCs w:val="24"/>
          </w:rPr>
          <w:delText>Class</w:delText>
        </w:r>
      </w:del>
      <w:ins w:id="1439" w:author="Ryan Ganeswara" w:date="2020-06-02T16:11:00Z">
        <w:r w:rsidR="009E34ED" w:rsidRPr="009E34ED">
          <w:rPr>
            <w:rFonts w:ascii="Times New Roman" w:hAnsi="Times New Roman" w:cs="Times New Roman"/>
            <w:i/>
            <w:sz w:val="24"/>
            <w:szCs w:val="24"/>
          </w:rPr>
          <w:t>Class</w:t>
        </w:r>
      </w:ins>
      <w:r w:rsidRPr="005809A4">
        <w:rPr>
          <w:rFonts w:ascii="Times New Roman" w:hAnsi="Times New Roman" w:cs="Times New Roman"/>
          <w:sz w:val="24"/>
          <w:szCs w:val="24"/>
        </w:rPr>
        <w:t xml:space="preserve"> tambahan yang memiliki fungsi untuk menampung individual sesuai dengan fungsinya masing-masing. </w:t>
      </w:r>
    </w:p>
    <w:p w14:paraId="55526132" w14:textId="58B7D4E7" w:rsidR="00770895" w:rsidRDefault="00770895" w:rsidP="00580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pembuatan </w:t>
      </w:r>
      <w:del w:id="1440" w:author="Ryan Ganeswara" w:date="2020-06-02T16:11:00Z">
        <w:r w:rsidDel="009E34ED">
          <w:rPr>
            <w:rFonts w:ascii="Times New Roman" w:hAnsi="Times New Roman" w:cs="Times New Roman"/>
            <w:sz w:val="24"/>
            <w:szCs w:val="24"/>
          </w:rPr>
          <w:delText>class</w:delText>
        </w:r>
      </w:del>
      <w:ins w:id="1441"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selesai, maka akan dilakukan penginputan data </w:t>
      </w:r>
      <w:del w:id="1442" w:author="Ryan Ganeswara" w:date="2020-06-02T16:12:00Z">
        <w:r w:rsidDel="009E34ED">
          <w:rPr>
            <w:rFonts w:ascii="Times New Roman" w:hAnsi="Times New Roman" w:cs="Times New Roman"/>
            <w:sz w:val="24"/>
            <w:szCs w:val="24"/>
          </w:rPr>
          <w:delText>instance</w:delText>
        </w:r>
      </w:del>
      <w:ins w:id="1443"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(individual) dari setiap </w:t>
      </w:r>
      <w:del w:id="1444" w:author="Ryan Ganeswara" w:date="2020-06-02T16:11:00Z">
        <w:r w:rsidDel="009E34ED">
          <w:rPr>
            <w:rFonts w:ascii="Times New Roman" w:hAnsi="Times New Roman" w:cs="Times New Roman"/>
            <w:sz w:val="24"/>
            <w:szCs w:val="24"/>
          </w:rPr>
          <w:delText>class</w:delText>
        </w:r>
      </w:del>
      <w:ins w:id="1445"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yang telah dibuat. </w:t>
      </w:r>
    </w:p>
    <w:p w14:paraId="36796717" w14:textId="4CCCBC42" w:rsidR="00770895" w:rsidRPr="005809A4" w:rsidRDefault="00770895" w:rsidP="00770895">
      <w:pPr>
        <w:spacing w:line="360" w:lineRule="auto"/>
        <w:ind w:firstLine="720"/>
        <w:jc w:val="center"/>
        <w:rPr>
          <w:rFonts w:ascii="Times New Roman" w:hAnsi="Times New Roman" w:cs="Times New Roman"/>
          <w:sz w:val="24"/>
          <w:szCs w:val="24"/>
        </w:rPr>
      </w:pPr>
      <w:r>
        <w:rPr>
          <w:noProof/>
          <w:lang w:val="id-ID" w:eastAsia="id-ID"/>
        </w:rPr>
        <w:drawing>
          <wp:inline distT="0" distB="0" distL="0" distR="0" wp14:anchorId="655F0505" wp14:editId="095070E1">
            <wp:extent cx="3634105" cy="41376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84637912154.jpg"/>
                    <pic:cNvPicPr/>
                  </pic:nvPicPr>
                  <pic:blipFill>
                    <a:blip r:embed="rId36">
                      <a:extLst>
                        <a:ext uri="{28A0092B-C50C-407E-A947-70E740481C1C}">
                          <a14:useLocalDpi xmlns:a14="http://schemas.microsoft.com/office/drawing/2010/main" val="0"/>
                        </a:ext>
                      </a:extLst>
                    </a:blip>
                    <a:stretch>
                      <a:fillRect/>
                    </a:stretch>
                  </pic:blipFill>
                  <pic:spPr>
                    <a:xfrm>
                      <a:off x="0" y="0"/>
                      <a:ext cx="3668687" cy="4177034"/>
                    </a:xfrm>
                    <a:prstGeom prst="rect">
                      <a:avLst/>
                    </a:prstGeom>
                  </pic:spPr>
                </pic:pic>
              </a:graphicData>
            </a:graphic>
          </wp:inline>
        </w:drawing>
      </w:r>
    </w:p>
    <w:p w14:paraId="324891B6" w14:textId="1F4C303E" w:rsidR="00770895" w:rsidRDefault="00770895">
      <w:pPr>
        <w:pStyle w:val="Heading4"/>
      </w:pPr>
      <w:bookmarkStart w:id="1446" w:name="_Toc41326105"/>
      <w:r>
        <w:t>Gambar 4.2 Individual dari Ontologi Silsilah Keluarga Puri Klungkung</w:t>
      </w:r>
      <w:bookmarkEnd w:id="1446"/>
    </w:p>
    <w:p w14:paraId="48E37C76" w14:textId="480FFABE" w:rsidR="00770895" w:rsidRDefault="00770895" w:rsidP="007708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4.2 terlihat Sebagian dari individual yang telah dibuat, total dari individual yang telah dibuat dalam ontologi ini adalah sebanyak 332 data individual.</w:t>
      </w:r>
      <w:r w:rsidR="00537723">
        <w:rPr>
          <w:rFonts w:ascii="Times New Roman" w:hAnsi="Times New Roman" w:cs="Times New Roman"/>
          <w:sz w:val="24"/>
          <w:szCs w:val="24"/>
        </w:rPr>
        <w:t xml:space="preserve"> </w:t>
      </w:r>
    </w:p>
    <w:p w14:paraId="28132696" w14:textId="675797FE" w:rsidR="00537723" w:rsidRDefault="00537723" w:rsidP="007708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pembuatan </w:t>
      </w:r>
      <w:del w:id="1447" w:author="Ryan Ganeswara" w:date="2020-06-02T16:11:00Z">
        <w:r w:rsidDel="009E34ED">
          <w:rPr>
            <w:rFonts w:ascii="Times New Roman" w:hAnsi="Times New Roman" w:cs="Times New Roman"/>
            <w:sz w:val="24"/>
            <w:szCs w:val="24"/>
          </w:rPr>
          <w:delText>class</w:delText>
        </w:r>
      </w:del>
      <w:ins w:id="1448"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dan penginputan individual selesai, maka selanjutnya adalah membuat properti yang akan digunakan sebagai penghubung anatara satu individual dengan individual lainnya dan menjadikannya sebuah relasi. Terdapat dua jenis properti yaitu object properties dan data properties.</w:t>
      </w:r>
    </w:p>
    <w:p w14:paraId="69E05300" w14:textId="6EDD85CD" w:rsidR="00537723" w:rsidRDefault="00AF0312" w:rsidP="00AF0312">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36304F4" wp14:editId="34037F89">
            <wp:extent cx="5039995" cy="35433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ontology-4 (http___www.semanticweb.org_user_ontologies_2019_3_untitled-ontology-4)  _ [C__xampp_htdocs_silsilah_silsilahfix.owl] 20_05_2020 17_33_31 (2).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3543300"/>
                    </a:xfrm>
                    <a:prstGeom prst="rect">
                      <a:avLst/>
                    </a:prstGeom>
                  </pic:spPr>
                </pic:pic>
              </a:graphicData>
            </a:graphic>
          </wp:inline>
        </w:drawing>
      </w:r>
    </w:p>
    <w:p w14:paraId="1E757334" w14:textId="77777777" w:rsidR="00537723" w:rsidRPr="00770895" w:rsidRDefault="00537723" w:rsidP="00770895">
      <w:pPr>
        <w:spacing w:line="360" w:lineRule="auto"/>
        <w:ind w:firstLine="720"/>
        <w:jc w:val="both"/>
        <w:rPr>
          <w:rFonts w:ascii="Times New Roman" w:hAnsi="Times New Roman" w:cs="Times New Roman"/>
          <w:sz w:val="24"/>
          <w:szCs w:val="24"/>
        </w:rPr>
      </w:pPr>
    </w:p>
    <w:p w14:paraId="2A927F10" w14:textId="4F3AFF8C" w:rsidR="00AF0312" w:rsidRDefault="00AF0312">
      <w:pPr>
        <w:pStyle w:val="Heading4"/>
        <w:rPr>
          <w:sz w:val="22"/>
        </w:rPr>
      </w:pPr>
      <w:bookmarkStart w:id="1449" w:name="_Toc41326106"/>
      <w:r w:rsidRPr="00AF0312">
        <w:rPr>
          <w:sz w:val="22"/>
        </w:rPr>
        <w:t>Gambar 4.3 Object Properties dari Ontologi Silsilah Keluarga Puri Klungkung</w:t>
      </w:r>
      <w:bookmarkEnd w:id="1449"/>
    </w:p>
    <w:p w14:paraId="256A76A7" w14:textId="0B36BFD2" w:rsidR="00AF0312" w:rsidRDefault="00AF0312" w:rsidP="00AF031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4.3 menunjukkan semua object properties yang terdapat dalam ontologi ini. Terdapat 31 object properties di dalam ontologi yang dibangun, dimana masing-masing memiliki fungsinya sendiri untuk menghubungkan antara masing-masing individual yang ada. Seperti halnya pada Gambar 4.3 terlihat satu contoh properti dengan sifat inverse yang mana dalam penerapannya akan menjadi sebagai berikut : </w:t>
      </w:r>
    </w:p>
    <w:p w14:paraId="4E699270" w14:textId="266EC890" w:rsidR="00AF0312" w:rsidRDefault="00AF0312" w:rsidP="00390A9A">
      <w:pPr>
        <w:pStyle w:val="ListParagraph"/>
        <w:numPr>
          <w:ilvl w:val="0"/>
          <w:numId w:val="24"/>
        </w:numPr>
        <w:spacing w:line="360" w:lineRule="auto"/>
        <w:jc w:val="both"/>
        <w:rPr>
          <w:rFonts w:ascii="Times New Roman" w:hAnsi="Times New Roman" w:cs="Times New Roman"/>
          <w:sz w:val="24"/>
          <w:szCs w:val="24"/>
        </w:rPr>
      </w:pPr>
      <w:del w:id="1450" w:author="Ryan Ganeswara" w:date="2020-06-02T16:11:00Z">
        <w:r w:rsidDel="009E34ED">
          <w:rPr>
            <w:rFonts w:ascii="Times New Roman" w:hAnsi="Times New Roman" w:cs="Times New Roman"/>
            <w:sz w:val="24"/>
            <w:szCs w:val="24"/>
          </w:rPr>
          <w:delText>Class</w:delText>
        </w:r>
      </w:del>
      <w:ins w:id="1451"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JenisKelamin memiliki individual : LakiLaki dan Perempuan.</w:t>
      </w:r>
    </w:p>
    <w:p w14:paraId="12879B96" w14:textId="0310F543" w:rsidR="00AF0312" w:rsidRDefault="00AF0312" w:rsidP="00390A9A">
      <w:pPr>
        <w:pStyle w:val="ListParagraph"/>
        <w:numPr>
          <w:ilvl w:val="0"/>
          <w:numId w:val="24"/>
        </w:numPr>
        <w:spacing w:line="360" w:lineRule="auto"/>
        <w:jc w:val="both"/>
        <w:rPr>
          <w:rFonts w:ascii="Times New Roman" w:hAnsi="Times New Roman" w:cs="Times New Roman"/>
          <w:sz w:val="24"/>
          <w:szCs w:val="24"/>
        </w:rPr>
      </w:pPr>
      <w:del w:id="1452" w:author="Ryan Ganeswara" w:date="2020-06-02T16:11:00Z">
        <w:r w:rsidDel="009E34ED">
          <w:rPr>
            <w:rFonts w:ascii="Times New Roman" w:hAnsi="Times New Roman" w:cs="Times New Roman"/>
            <w:sz w:val="24"/>
            <w:szCs w:val="24"/>
          </w:rPr>
          <w:delText>Class</w:delText>
        </w:r>
      </w:del>
      <w:ins w:id="1453"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Nama_Lengkap memiliki individual : </w:t>
      </w:r>
      <w:r w:rsidR="00931FFE">
        <w:rPr>
          <w:rFonts w:ascii="Times New Roman" w:hAnsi="Times New Roman" w:cs="Times New Roman"/>
          <w:sz w:val="24"/>
          <w:szCs w:val="24"/>
        </w:rPr>
        <w:t>AA._Anom_Mudika, AA._Ngurah_Jelantik, dan lainnya.</w:t>
      </w:r>
    </w:p>
    <w:p w14:paraId="6E732772" w14:textId="4073FF3C" w:rsidR="00931FFE" w:rsidRDefault="00931FFE" w:rsidP="00390A9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properties memilikiJenisKelamin adalah inverse dari object properties adalahJenisKelaminDari.</w:t>
      </w:r>
    </w:p>
    <w:p w14:paraId="3D137FBB" w14:textId="49AF6FB4" w:rsidR="00931FFE" w:rsidRDefault="00931FFE" w:rsidP="00931FF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Diketahui bahwa dalam RDF, sebuah deskripsi dari seumber direpresentasikan sebagai sejumlah triplet, maka dari Gambar 4.3 dapat dimaknai dalam sebuah kalimat sederhana sebagai berikut :</w:t>
      </w:r>
    </w:p>
    <w:p w14:paraId="6A5D2780" w14:textId="2532835D" w:rsidR="00931FFE" w:rsidRDefault="00931FFE" w:rsidP="00390A9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 Pertama</w:t>
      </w:r>
    </w:p>
    <w:tbl>
      <w:tblPr>
        <w:tblStyle w:val="TableGrid"/>
        <w:tblW w:w="0" w:type="auto"/>
        <w:tblInd w:w="1069" w:type="dxa"/>
        <w:tblLook w:val="04A0" w:firstRow="1" w:lastRow="0" w:firstColumn="1" w:lastColumn="0" w:noHBand="0" w:noVBand="1"/>
      </w:tblPr>
      <w:tblGrid>
        <w:gridCol w:w="2451"/>
        <w:gridCol w:w="2575"/>
        <w:gridCol w:w="1832"/>
      </w:tblGrid>
      <w:tr w:rsidR="00931FFE" w14:paraId="4892AFE9" w14:textId="77777777" w:rsidTr="00931FFE">
        <w:tc>
          <w:tcPr>
            <w:tcW w:w="2642" w:type="dxa"/>
          </w:tcPr>
          <w:p w14:paraId="2FFB7FF7" w14:textId="5BBEFA55"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AA._Anom_Mudika</w:t>
            </w:r>
          </w:p>
        </w:tc>
        <w:tc>
          <w:tcPr>
            <w:tcW w:w="2642" w:type="dxa"/>
          </w:tcPr>
          <w:p w14:paraId="5E68FEEB" w14:textId="0143169C"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memilikiJenisKelamin</w:t>
            </w:r>
          </w:p>
        </w:tc>
        <w:tc>
          <w:tcPr>
            <w:tcW w:w="2643" w:type="dxa"/>
          </w:tcPr>
          <w:p w14:paraId="7D08758D" w14:textId="1C58557B"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LakiLaki</w:t>
            </w:r>
          </w:p>
        </w:tc>
      </w:tr>
      <w:tr w:rsidR="00931FFE" w14:paraId="47E88362" w14:textId="77777777" w:rsidTr="00931FFE">
        <w:tc>
          <w:tcPr>
            <w:tcW w:w="2642" w:type="dxa"/>
          </w:tcPr>
          <w:p w14:paraId="3E736A11" w14:textId="71B87029"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642" w:type="dxa"/>
          </w:tcPr>
          <w:p w14:paraId="6CB8E1A5" w14:textId="1518803E"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2643" w:type="dxa"/>
          </w:tcPr>
          <w:p w14:paraId="0BB55E1F" w14:textId="462DD20D"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033F3C" w14:paraId="489577D0" w14:textId="77777777" w:rsidTr="00931FFE">
        <w:tc>
          <w:tcPr>
            <w:tcW w:w="2642" w:type="dxa"/>
          </w:tcPr>
          <w:p w14:paraId="5513CBB5" w14:textId="2E4099EC"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642" w:type="dxa"/>
          </w:tcPr>
          <w:p w14:paraId="737AC6AD" w14:textId="1099E873"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2643" w:type="dxa"/>
          </w:tcPr>
          <w:p w14:paraId="4824D894" w14:textId="7292992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r>
    </w:tbl>
    <w:p w14:paraId="1DE64E7E" w14:textId="5270CC6D" w:rsidR="00931FFE" w:rsidRDefault="00931FFE" w:rsidP="00033F3C">
      <w:pPr>
        <w:pStyle w:val="ListParagraph"/>
        <w:spacing w:line="360" w:lineRule="auto"/>
        <w:ind w:left="1069"/>
        <w:jc w:val="both"/>
        <w:rPr>
          <w:rFonts w:ascii="Times New Roman" w:hAnsi="Times New Roman" w:cs="Times New Roman"/>
          <w:sz w:val="24"/>
          <w:szCs w:val="24"/>
        </w:rPr>
      </w:pPr>
    </w:p>
    <w:p w14:paraId="4C5F5E3E" w14:textId="22240D30" w:rsidR="00033F3C" w:rsidRDefault="00033F3C" w:rsidP="00390A9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 Kedua (Inverse)</w:t>
      </w:r>
    </w:p>
    <w:tbl>
      <w:tblPr>
        <w:tblStyle w:val="TableGrid"/>
        <w:tblW w:w="0" w:type="auto"/>
        <w:tblInd w:w="1069" w:type="dxa"/>
        <w:tblLook w:val="04A0" w:firstRow="1" w:lastRow="0" w:firstColumn="1" w:lastColumn="0" w:noHBand="0" w:noVBand="1"/>
      </w:tblPr>
      <w:tblGrid>
        <w:gridCol w:w="1668"/>
        <w:gridCol w:w="2777"/>
        <w:gridCol w:w="2413"/>
      </w:tblGrid>
      <w:tr w:rsidR="00033F3C" w14:paraId="1743FB79" w14:textId="77777777" w:rsidTr="00033F3C">
        <w:tc>
          <w:tcPr>
            <w:tcW w:w="2642" w:type="dxa"/>
          </w:tcPr>
          <w:p w14:paraId="48E7435D" w14:textId="32FFA06F"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LakiLaki</w:t>
            </w:r>
          </w:p>
        </w:tc>
        <w:tc>
          <w:tcPr>
            <w:tcW w:w="2642" w:type="dxa"/>
          </w:tcPr>
          <w:p w14:paraId="6B103082" w14:textId="191B4BDE"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adalahJenisKelaminDari</w:t>
            </w:r>
          </w:p>
        </w:tc>
        <w:tc>
          <w:tcPr>
            <w:tcW w:w="2643" w:type="dxa"/>
          </w:tcPr>
          <w:p w14:paraId="6721D061" w14:textId="2D075319"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AA._Anom_Mudika</w:t>
            </w:r>
          </w:p>
        </w:tc>
      </w:tr>
      <w:tr w:rsidR="00033F3C" w14:paraId="2879075B" w14:textId="77777777" w:rsidTr="00033F3C">
        <w:tc>
          <w:tcPr>
            <w:tcW w:w="2642" w:type="dxa"/>
          </w:tcPr>
          <w:p w14:paraId="26130974" w14:textId="54A7BFC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642" w:type="dxa"/>
          </w:tcPr>
          <w:p w14:paraId="435E7F55" w14:textId="7C12C6EE"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2643" w:type="dxa"/>
          </w:tcPr>
          <w:p w14:paraId="1B47B1B4" w14:textId="3F777A08"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033F3C" w14:paraId="4E29F9E8" w14:textId="77777777" w:rsidTr="00033F3C">
        <w:tc>
          <w:tcPr>
            <w:tcW w:w="2642" w:type="dxa"/>
          </w:tcPr>
          <w:p w14:paraId="293655DB" w14:textId="7DE9AD50"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642" w:type="dxa"/>
          </w:tcPr>
          <w:p w14:paraId="248880C9" w14:textId="21CE097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2643" w:type="dxa"/>
          </w:tcPr>
          <w:p w14:paraId="23C16AC6" w14:textId="26959235"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r>
    </w:tbl>
    <w:p w14:paraId="7196DCAD" w14:textId="5DCA9E3D" w:rsidR="00033F3C" w:rsidRDefault="00033F3C" w:rsidP="00033F3C">
      <w:pPr>
        <w:spacing w:line="360" w:lineRule="auto"/>
        <w:jc w:val="both"/>
        <w:rPr>
          <w:rFonts w:ascii="Times New Roman" w:hAnsi="Times New Roman" w:cs="Times New Roman"/>
          <w:sz w:val="24"/>
          <w:szCs w:val="24"/>
        </w:rPr>
      </w:pPr>
    </w:p>
    <w:p w14:paraId="412570AA" w14:textId="2EDBB9C0" w:rsidR="00033F3C" w:rsidRDefault="00033F3C" w:rsidP="000765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Selanjutnya adalah pembuatan data properties, data properties dikhususkan untuk mengubungkan sebuah individual dengan datatype value seperti text</w:t>
      </w:r>
      <w:r w:rsidR="0007659A">
        <w:rPr>
          <w:rFonts w:ascii="Times New Roman" w:hAnsi="Times New Roman" w:cs="Times New Roman"/>
          <w:sz w:val="24"/>
          <w:szCs w:val="24"/>
        </w:rPr>
        <w:t>, string atau number.</w:t>
      </w:r>
    </w:p>
    <w:p w14:paraId="3E71C322" w14:textId="18BA91E9" w:rsidR="0007659A" w:rsidRDefault="0007659A" w:rsidP="0007659A">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87C5B4E" wp14:editId="431CD3B6">
            <wp:extent cx="5039995" cy="407606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prop.png"/>
                    <pic:cNvPicPr/>
                  </pic:nvPicPr>
                  <pic:blipFill>
                    <a:blip r:embed="rId38">
                      <a:extLst>
                        <a:ext uri="{28A0092B-C50C-407E-A947-70E740481C1C}">
                          <a14:useLocalDpi xmlns:a14="http://schemas.microsoft.com/office/drawing/2010/main" val="0"/>
                        </a:ext>
                      </a:extLst>
                    </a:blip>
                    <a:stretch>
                      <a:fillRect/>
                    </a:stretch>
                  </pic:blipFill>
                  <pic:spPr>
                    <a:xfrm>
                      <a:off x="0" y="0"/>
                      <a:ext cx="5039995" cy="4076065"/>
                    </a:xfrm>
                    <a:prstGeom prst="rect">
                      <a:avLst/>
                    </a:prstGeom>
                  </pic:spPr>
                </pic:pic>
              </a:graphicData>
            </a:graphic>
          </wp:inline>
        </w:drawing>
      </w:r>
    </w:p>
    <w:p w14:paraId="5AC0BB3B" w14:textId="77777777" w:rsidR="0007659A" w:rsidRPr="00033F3C" w:rsidRDefault="0007659A" w:rsidP="00033F3C">
      <w:pPr>
        <w:spacing w:line="360" w:lineRule="auto"/>
        <w:jc w:val="both"/>
        <w:rPr>
          <w:rFonts w:ascii="Times New Roman" w:hAnsi="Times New Roman" w:cs="Times New Roman"/>
          <w:sz w:val="24"/>
          <w:szCs w:val="24"/>
        </w:rPr>
      </w:pPr>
    </w:p>
    <w:p w14:paraId="43F2B87F" w14:textId="125E7350" w:rsidR="0007659A" w:rsidRDefault="0007659A">
      <w:pPr>
        <w:pStyle w:val="Heading4"/>
      </w:pPr>
      <w:bookmarkStart w:id="1454" w:name="_Toc41326107"/>
      <w:r>
        <w:t>Gambar 4.4 Data Properties dari Ontologi Silsilah Keluarga Puri Klungkung</w:t>
      </w:r>
      <w:bookmarkEnd w:id="1454"/>
    </w:p>
    <w:p w14:paraId="214AEA06" w14:textId="39446977" w:rsidR="0007659A" w:rsidRDefault="0007659A" w:rsidP="0007659A">
      <w:pPr>
        <w:spacing w:line="360" w:lineRule="auto"/>
        <w:ind w:firstLine="720"/>
        <w:jc w:val="both"/>
        <w:rPr>
          <w:rFonts w:ascii="Times New Roman" w:hAnsi="Times New Roman" w:cs="Times New Roman"/>
          <w:sz w:val="24"/>
          <w:szCs w:val="24"/>
        </w:rPr>
      </w:pPr>
      <w:r w:rsidRPr="0007659A">
        <w:rPr>
          <w:rFonts w:ascii="Times New Roman" w:hAnsi="Times New Roman" w:cs="Times New Roman"/>
          <w:sz w:val="24"/>
          <w:szCs w:val="24"/>
        </w:rPr>
        <w:t>Gambar 4.4 menunjukkan semua data properties yang telah dibuat, dimana terdapat 11 data properties yang ada di dalam ontologi. Pada Gambar 4.4 terlihat satu contoh properti yang menunjukkan range dari datanya adalah integer, itu berarti inputan yang harus dimasukkan adalah berupa integer. Untuk penerapannya adalah sebagai berikut :</w:t>
      </w:r>
    </w:p>
    <w:p w14:paraId="108ED7AB" w14:textId="3C9DC09D" w:rsidR="0007659A" w:rsidRDefault="0007659A" w:rsidP="00390A9A">
      <w:pPr>
        <w:pStyle w:val="ListParagraph"/>
        <w:numPr>
          <w:ilvl w:val="0"/>
          <w:numId w:val="26"/>
        </w:numPr>
        <w:spacing w:line="360" w:lineRule="auto"/>
        <w:jc w:val="both"/>
        <w:rPr>
          <w:rFonts w:ascii="Times New Roman" w:hAnsi="Times New Roman" w:cs="Times New Roman"/>
          <w:sz w:val="24"/>
          <w:szCs w:val="24"/>
        </w:rPr>
      </w:pPr>
      <w:del w:id="1455" w:author="Ryan Ganeswara" w:date="2020-06-02T16:11:00Z">
        <w:r w:rsidDel="009E34ED">
          <w:rPr>
            <w:rFonts w:ascii="Times New Roman" w:hAnsi="Times New Roman" w:cs="Times New Roman"/>
            <w:sz w:val="24"/>
            <w:szCs w:val="24"/>
          </w:rPr>
          <w:delText>Class</w:delText>
        </w:r>
      </w:del>
      <w:ins w:id="1456"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Nama_Lengkap memiliki individual : Dalem_Ketut_Sri_Kresna_Kepakisan</w:t>
      </w:r>
      <w:r w:rsidR="007972CA">
        <w:rPr>
          <w:rFonts w:ascii="Times New Roman" w:hAnsi="Times New Roman" w:cs="Times New Roman"/>
          <w:sz w:val="24"/>
          <w:szCs w:val="24"/>
        </w:rPr>
        <w:t>.</w:t>
      </w:r>
    </w:p>
    <w:p w14:paraId="5209F9D6" w14:textId="4830301A" w:rsidR="007972CA" w:rsidRDefault="007972CA" w:rsidP="00390A9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properties memilikiTahunMeninggal memiliki range berupa integer.</w:t>
      </w:r>
    </w:p>
    <w:p w14:paraId="7BB22158" w14:textId="5733B971" w:rsidR="007972CA" w:rsidRDefault="007972CA" w:rsidP="007972CA">
      <w:pPr>
        <w:spacing w:line="360" w:lineRule="auto"/>
        <w:ind w:firstLine="709"/>
        <w:jc w:val="both"/>
        <w:rPr>
          <w:ins w:id="1457" w:author="Ryan Ganeswara" w:date="2020-06-02T16:09:00Z"/>
          <w:rFonts w:ascii="Times New Roman" w:hAnsi="Times New Roman" w:cs="Times New Roman"/>
          <w:sz w:val="24"/>
          <w:szCs w:val="24"/>
        </w:rPr>
      </w:pPr>
      <w:r>
        <w:rPr>
          <w:rFonts w:ascii="Times New Roman" w:hAnsi="Times New Roman" w:cs="Times New Roman"/>
          <w:sz w:val="24"/>
          <w:szCs w:val="24"/>
        </w:rPr>
        <w:t>Sama halnya dengan object properties, maka Gambar 4.4 dapat dimaknai dalam kalimat sederhana sebagai berikut :</w:t>
      </w:r>
    </w:p>
    <w:p w14:paraId="765DFB6A" w14:textId="77777777" w:rsidR="009E34ED" w:rsidRDefault="009E34ED" w:rsidP="007972CA">
      <w:pPr>
        <w:spacing w:line="360" w:lineRule="auto"/>
        <w:ind w:firstLine="709"/>
        <w:jc w:val="both"/>
        <w:rPr>
          <w:rFonts w:ascii="Times New Roman" w:hAnsi="Times New Roman" w:cs="Times New Roman"/>
          <w:sz w:val="24"/>
          <w:szCs w:val="24"/>
        </w:rPr>
      </w:pPr>
    </w:p>
    <w:p w14:paraId="065B8863" w14:textId="10566982" w:rsidR="007972CA" w:rsidRDefault="007972CA" w:rsidP="00390A9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w:t>
      </w:r>
    </w:p>
    <w:tbl>
      <w:tblPr>
        <w:tblStyle w:val="TableGrid"/>
        <w:tblW w:w="7796" w:type="dxa"/>
        <w:tblInd w:w="279" w:type="dxa"/>
        <w:tblLook w:val="04A0" w:firstRow="1" w:lastRow="0" w:firstColumn="1" w:lastColumn="0" w:noHBand="0" w:noVBand="1"/>
      </w:tblPr>
      <w:tblGrid>
        <w:gridCol w:w="4096"/>
        <w:gridCol w:w="2897"/>
        <w:gridCol w:w="963"/>
      </w:tblGrid>
      <w:tr w:rsidR="007972CA" w14:paraId="69363909" w14:textId="77777777" w:rsidTr="007972CA">
        <w:tc>
          <w:tcPr>
            <w:tcW w:w="3932" w:type="dxa"/>
          </w:tcPr>
          <w:p w14:paraId="5DD89F28" w14:textId="7C4CF76A"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Dalem_Ketut_Sri_Kresna_Kepakisan</w:t>
            </w:r>
          </w:p>
        </w:tc>
        <w:tc>
          <w:tcPr>
            <w:tcW w:w="2784" w:type="dxa"/>
          </w:tcPr>
          <w:p w14:paraId="5A5EAEDA" w14:textId="5B2571CA"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memilikiTahunMeninggal</w:t>
            </w:r>
          </w:p>
        </w:tc>
        <w:tc>
          <w:tcPr>
            <w:tcW w:w="1080" w:type="dxa"/>
          </w:tcPr>
          <w:p w14:paraId="7D66BB8E" w14:textId="30C78AD6"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1381</w:t>
            </w:r>
          </w:p>
        </w:tc>
      </w:tr>
      <w:tr w:rsidR="007972CA" w14:paraId="4E07DCE2" w14:textId="77777777" w:rsidTr="007972CA">
        <w:tc>
          <w:tcPr>
            <w:tcW w:w="3932" w:type="dxa"/>
          </w:tcPr>
          <w:p w14:paraId="6036F140" w14:textId="4C62DEDD"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784" w:type="dxa"/>
          </w:tcPr>
          <w:p w14:paraId="36D1FC11" w14:textId="3EBBC588"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932" w:type="dxa"/>
          </w:tcPr>
          <w:p w14:paraId="30BFED85" w14:textId="10F958F3"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7972CA" w14:paraId="7F8A4451" w14:textId="77777777" w:rsidTr="007972CA">
        <w:tc>
          <w:tcPr>
            <w:tcW w:w="3932" w:type="dxa"/>
          </w:tcPr>
          <w:p w14:paraId="1EB1B494" w14:textId="7F4B7BF0"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784" w:type="dxa"/>
          </w:tcPr>
          <w:p w14:paraId="22694984" w14:textId="000A123B"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932" w:type="dxa"/>
          </w:tcPr>
          <w:p w14:paraId="3C3605D3" w14:textId="40A9E5E6"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w:t>
            </w:r>
          </w:p>
        </w:tc>
      </w:tr>
    </w:tbl>
    <w:p w14:paraId="5E1A54E6" w14:textId="171C60AD" w:rsidR="007972CA" w:rsidRPr="007972CA" w:rsidRDefault="007972CA" w:rsidP="007972CA">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Untuk tahun meninggal sudah disesuaikan dengan data yang terdapat dalam silsilah keluarga Puri Klungkung.</w:t>
      </w:r>
    </w:p>
    <w:p w14:paraId="5E11D5EA" w14:textId="2100C380" w:rsidR="00EB53D6" w:rsidRDefault="00EB53D6" w:rsidP="00390A9A">
      <w:pPr>
        <w:pStyle w:val="Heading2"/>
        <w:numPr>
          <w:ilvl w:val="2"/>
          <w:numId w:val="22"/>
        </w:numPr>
        <w:ind w:left="1134"/>
      </w:pPr>
      <w:bookmarkStart w:id="1458" w:name="_Toc41326057"/>
      <w:r>
        <w:t>Integration</w:t>
      </w:r>
      <w:bookmarkEnd w:id="1458"/>
    </w:p>
    <w:p w14:paraId="3558D826" w14:textId="61E6FC0D" w:rsidR="00EB53D6" w:rsidRPr="00EB53D6" w:rsidRDefault="00EB53D6" w:rsidP="007972CA">
      <w:pPr>
        <w:spacing w:line="360" w:lineRule="auto"/>
        <w:ind w:left="414" w:firstLine="720"/>
        <w:jc w:val="both"/>
      </w:pPr>
      <w:r w:rsidRPr="00B50EDD">
        <w:rPr>
          <w:rFonts w:ascii="Times New Roman" w:hAnsi="Times New Roman" w:cs="Times New Roman"/>
          <w:bCs/>
          <w:sz w:val="24"/>
          <w:szCs w:val="24"/>
        </w:rPr>
        <w:t>Pada fase integras</w:t>
      </w:r>
      <w:r>
        <w:rPr>
          <w:rFonts w:ascii="Times New Roman" w:hAnsi="Times New Roman" w:cs="Times New Roman"/>
          <w:bCs/>
          <w:sz w:val="24"/>
          <w:szCs w:val="24"/>
        </w:rPr>
        <w:t>i</w:t>
      </w:r>
      <w:r w:rsidRPr="00B50EDD">
        <w:rPr>
          <w:rFonts w:ascii="Times New Roman" w:hAnsi="Times New Roman" w:cs="Times New Roman"/>
          <w:bCs/>
          <w:sz w:val="24"/>
          <w:szCs w:val="24"/>
        </w:rPr>
        <w:t xml:space="preserve"> akan dilakukan pertimbangan mengenai penggunaan definisi dari </w:t>
      </w:r>
      <w:del w:id="1459" w:author="Ryan Ganeswara" w:date="2020-06-02T16:12:00Z">
        <w:r w:rsidRPr="00536D86" w:rsidDel="009E34ED">
          <w:rPr>
            <w:rFonts w:ascii="Times New Roman" w:hAnsi="Times New Roman" w:cs="Times New Roman"/>
            <w:bCs/>
            <w:i/>
            <w:iCs/>
            <w:sz w:val="24"/>
            <w:szCs w:val="24"/>
          </w:rPr>
          <w:delText>instances</w:delText>
        </w:r>
      </w:del>
      <w:ins w:id="1460" w:author="Ryan Ganeswara" w:date="2020-06-02T16:12:00Z">
        <w:r w:rsidR="009E34ED" w:rsidRPr="009E34ED">
          <w:rPr>
            <w:rFonts w:ascii="Times New Roman" w:hAnsi="Times New Roman" w:cs="Times New Roman"/>
            <w:bCs/>
            <w:i/>
            <w:iCs/>
            <w:sz w:val="24"/>
            <w:szCs w:val="24"/>
          </w:rPr>
          <w:t>instances</w:t>
        </w:r>
      </w:ins>
      <w:r w:rsidRPr="00B50EDD">
        <w:rPr>
          <w:rFonts w:ascii="Times New Roman" w:hAnsi="Times New Roman" w:cs="Times New Roman"/>
          <w:bCs/>
          <w:sz w:val="24"/>
          <w:szCs w:val="24"/>
        </w:rPr>
        <w:t xml:space="preserve"> atau klas-klas yang sudah dibuat.</w:t>
      </w:r>
    </w:p>
    <w:p w14:paraId="0E02026C" w14:textId="041312C5" w:rsidR="00EB53D6" w:rsidRDefault="00EB53D6" w:rsidP="00390A9A">
      <w:pPr>
        <w:pStyle w:val="Heading2"/>
        <w:numPr>
          <w:ilvl w:val="2"/>
          <w:numId w:val="22"/>
        </w:numPr>
        <w:ind w:left="1134"/>
      </w:pPr>
      <w:bookmarkStart w:id="1461" w:name="_Toc41326058"/>
      <w:r>
        <w:t>Implementation</w:t>
      </w:r>
      <w:bookmarkEnd w:id="1461"/>
      <w:r>
        <w:t xml:space="preserve"> </w:t>
      </w:r>
    </w:p>
    <w:p w14:paraId="6AC3CD4E" w14:textId="0E8309C5" w:rsidR="007972CA" w:rsidRDefault="007972CA" w:rsidP="00277D64">
      <w:pPr>
        <w:spacing w:line="360" w:lineRule="auto"/>
        <w:ind w:left="414" w:firstLine="720"/>
        <w:jc w:val="both"/>
        <w:rPr>
          <w:ins w:id="1462" w:author="Ryan Ganeswara" w:date="2020-06-02T16:09:00Z"/>
          <w:rFonts w:ascii="Times New Roman" w:hAnsi="Times New Roman" w:cs="Times New Roman"/>
          <w:sz w:val="24"/>
          <w:szCs w:val="24"/>
        </w:rPr>
      </w:pPr>
      <w:r>
        <w:rPr>
          <w:rFonts w:ascii="Times New Roman" w:hAnsi="Times New Roman" w:cs="Times New Roman"/>
          <w:sz w:val="24"/>
          <w:szCs w:val="24"/>
        </w:rPr>
        <w:t>Dalam implementasi rancangan ontolog</w:t>
      </w:r>
      <w:r w:rsidR="00062E89">
        <w:rPr>
          <w:rFonts w:ascii="Times New Roman" w:hAnsi="Times New Roman" w:cs="Times New Roman"/>
          <w:sz w:val="24"/>
          <w:szCs w:val="24"/>
        </w:rPr>
        <w:t>i</w:t>
      </w:r>
      <w:r>
        <w:rPr>
          <w:rFonts w:ascii="Times New Roman" w:hAnsi="Times New Roman" w:cs="Times New Roman"/>
          <w:sz w:val="24"/>
          <w:szCs w:val="24"/>
        </w:rPr>
        <w:t xml:space="preserve"> yang telah dibangun, penulis </w:t>
      </w:r>
      <w:r w:rsidR="00275801">
        <w:rPr>
          <w:rFonts w:ascii="Times New Roman" w:hAnsi="Times New Roman" w:cs="Times New Roman"/>
          <w:sz w:val="24"/>
          <w:szCs w:val="24"/>
        </w:rPr>
        <w:t xml:space="preserve">juga </w:t>
      </w:r>
      <w:r>
        <w:rPr>
          <w:rFonts w:ascii="Times New Roman" w:hAnsi="Times New Roman" w:cs="Times New Roman"/>
          <w:sz w:val="24"/>
          <w:szCs w:val="24"/>
        </w:rPr>
        <w:t xml:space="preserve">menggunakan </w:t>
      </w:r>
      <w:r w:rsidR="008C690B">
        <w:rPr>
          <w:rFonts w:ascii="Times New Roman" w:hAnsi="Times New Roman" w:cs="Times New Roman"/>
          <w:sz w:val="24"/>
          <w:szCs w:val="24"/>
        </w:rPr>
        <w:t xml:space="preserve">aplikasi Protégé 5.5.0. </w:t>
      </w:r>
      <w:r w:rsidR="00275801">
        <w:rPr>
          <w:rFonts w:ascii="Times New Roman" w:hAnsi="Times New Roman" w:cs="Times New Roman"/>
          <w:sz w:val="24"/>
          <w:szCs w:val="24"/>
        </w:rPr>
        <w:t xml:space="preserve">Dalam aplikasi Protégé, penulis akan melakukan eksekusi terhadap ontologi yang telah dibuat dengan menggunakan SPARQL </w:t>
      </w:r>
      <w:del w:id="1463" w:author="Ryan Ganeswara" w:date="2020-06-02T16:09:00Z">
        <w:r w:rsidR="00275801" w:rsidDel="009E34ED">
          <w:rPr>
            <w:rFonts w:ascii="Times New Roman" w:hAnsi="Times New Roman" w:cs="Times New Roman"/>
            <w:sz w:val="24"/>
            <w:szCs w:val="24"/>
          </w:rPr>
          <w:delText>Query</w:delText>
        </w:r>
      </w:del>
      <w:ins w:id="1464" w:author="Ryan Ganeswara" w:date="2020-06-02T16:09:00Z">
        <w:r w:rsidR="009E34ED" w:rsidRPr="009E34ED">
          <w:rPr>
            <w:rFonts w:ascii="Times New Roman" w:hAnsi="Times New Roman" w:cs="Times New Roman"/>
            <w:i/>
            <w:sz w:val="24"/>
            <w:szCs w:val="24"/>
          </w:rPr>
          <w:t>Query</w:t>
        </w:r>
      </w:ins>
      <w:r w:rsidR="00275801">
        <w:rPr>
          <w:rFonts w:ascii="Times New Roman" w:hAnsi="Times New Roman" w:cs="Times New Roman"/>
          <w:sz w:val="24"/>
          <w:szCs w:val="24"/>
        </w:rPr>
        <w:t xml:space="preserve">. </w:t>
      </w:r>
      <w:r w:rsidR="00B47FA4">
        <w:rPr>
          <w:rFonts w:ascii="Times New Roman" w:hAnsi="Times New Roman" w:cs="Times New Roman"/>
          <w:sz w:val="24"/>
          <w:szCs w:val="24"/>
        </w:rPr>
        <w:t>SPARQL</w:t>
      </w:r>
      <w:r w:rsidR="00275801">
        <w:rPr>
          <w:rFonts w:ascii="Times New Roman" w:hAnsi="Times New Roman" w:cs="Times New Roman"/>
          <w:sz w:val="24"/>
          <w:szCs w:val="24"/>
        </w:rPr>
        <w:t xml:space="preserve"> adalah bahasa </w:t>
      </w:r>
      <w:del w:id="1465" w:author="Ryan Ganeswara" w:date="2020-06-02T16:09:00Z">
        <w:r w:rsidR="00275801" w:rsidDel="009E34ED">
          <w:rPr>
            <w:rFonts w:ascii="Times New Roman" w:hAnsi="Times New Roman" w:cs="Times New Roman"/>
            <w:sz w:val="24"/>
            <w:szCs w:val="24"/>
          </w:rPr>
          <w:delText>query</w:delText>
        </w:r>
      </w:del>
      <w:ins w:id="1466" w:author="Ryan Ganeswara" w:date="2020-06-02T16:09:00Z">
        <w:r w:rsidR="009E34ED" w:rsidRPr="009E34ED">
          <w:rPr>
            <w:rFonts w:ascii="Times New Roman" w:hAnsi="Times New Roman" w:cs="Times New Roman"/>
            <w:i/>
            <w:sz w:val="24"/>
            <w:szCs w:val="24"/>
          </w:rPr>
          <w:t>query</w:t>
        </w:r>
      </w:ins>
      <w:r w:rsidR="00275801">
        <w:rPr>
          <w:rFonts w:ascii="Times New Roman" w:hAnsi="Times New Roman" w:cs="Times New Roman"/>
          <w:sz w:val="24"/>
          <w:szCs w:val="24"/>
        </w:rPr>
        <w:t xml:space="preserve"> untuk mendapatkan informasi dari Graph RDF</w:t>
      </w:r>
      <w:r w:rsidR="00B47FA4">
        <w:rPr>
          <w:rFonts w:ascii="Times New Roman" w:hAnsi="Times New Roman" w:cs="Times New Roman"/>
          <w:sz w:val="24"/>
          <w:szCs w:val="24"/>
        </w:rPr>
        <w:t xml:space="preserve"> yang menyediakan fasilitas seperti mengekstrak informasi dalam bentuk URL.</w:t>
      </w:r>
      <w:r w:rsidR="00B47FA4" w:rsidRPr="00B47FA4">
        <w:rPr>
          <w:rFonts w:ascii="Times New Roman" w:hAnsi="Times New Roman" w:cs="Times New Roman"/>
          <w:sz w:val="24"/>
          <w:szCs w:val="24"/>
        </w:rPr>
        <w:t xml:space="preserve"> </w:t>
      </w:r>
      <w:r w:rsidR="00B47FA4">
        <w:rPr>
          <w:rFonts w:ascii="Times New Roman" w:hAnsi="Times New Roman" w:cs="Times New Roman"/>
          <w:sz w:val="24"/>
          <w:szCs w:val="24"/>
        </w:rPr>
        <w:t xml:space="preserve">Graph RDF terdiri dari </w:t>
      </w:r>
      <w:r w:rsidR="00B47FA4" w:rsidRPr="00B47FA4">
        <w:rPr>
          <w:rFonts w:ascii="Times New Roman" w:eastAsia="MS Mincho" w:hAnsi="Times New Roman" w:cs="Times New Roman"/>
          <w:bCs/>
          <w:sz w:val="24"/>
          <w:szCs w:val="24"/>
        </w:rPr>
        <w:t>triple yang terbentuk dari Subjek, Predikat dan Objek, RDF dapat di defenisikan pada RDF Konsep dan Abstrak Sintaks Konsep.</w:t>
      </w:r>
      <w:r w:rsidR="00B47FA4">
        <w:rPr>
          <w:rFonts w:ascii="Times New Roman" w:hAnsi="Times New Roman" w:cs="Times New Roman"/>
          <w:sz w:val="24"/>
          <w:szCs w:val="24"/>
        </w:rPr>
        <w:t xml:space="preserve"> Namun karena SPARQL </w:t>
      </w:r>
      <w:del w:id="1467" w:author="Ryan Ganeswara" w:date="2020-06-02T16:09:00Z">
        <w:r w:rsidR="00B47FA4" w:rsidDel="009E34ED">
          <w:rPr>
            <w:rFonts w:ascii="Times New Roman" w:hAnsi="Times New Roman" w:cs="Times New Roman"/>
            <w:sz w:val="24"/>
            <w:szCs w:val="24"/>
          </w:rPr>
          <w:delText>Query</w:delText>
        </w:r>
      </w:del>
      <w:ins w:id="1468" w:author="Ryan Ganeswara" w:date="2020-06-02T16:09:00Z">
        <w:r w:rsidR="009E34ED" w:rsidRPr="009E34ED">
          <w:rPr>
            <w:rFonts w:ascii="Times New Roman" w:hAnsi="Times New Roman" w:cs="Times New Roman"/>
            <w:i/>
            <w:sz w:val="24"/>
            <w:szCs w:val="24"/>
          </w:rPr>
          <w:t>Query</w:t>
        </w:r>
      </w:ins>
      <w:r w:rsidR="00B47FA4">
        <w:rPr>
          <w:rFonts w:ascii="Times New Roman" w:hAnsi="Times New Roman" w:cs="Times New Roman"/>
          <w:sz w:val="24"/>
          <w:szCs w:val="24"/>
        </w:rPr>
        <w:t xml:space="preserve"> yang ada di dalam ontologi mengalami error dan blank, maka penulis memutuskan untuk melakukan </w:t>
      </w:r>
      <w:del w:id="1469" w:author="Ryan Ganeswara" w:date="2020-06-02T16:09:00Z">
        <w:r w:rsidR="00B47FA4" w:rsidDel="009E34ED">
          <w:rPr>
            <w:rFonts w:ascii="Times New Roman" w:hAnsi="Times New Roman" w:cs="Times New Roman"/>
            <w:sz w:val="24"/>
            <w:szCs w:val="24"/>
          </w:rPr>
          <w:delText>query</w:delText>
        </w:r>
      </w:del>
      <w:ins w:id="1470" w:author="Ryan Ganeswara" w:date="2020-06-02T16:09:00Z">
        <w:r w:rsidR="009E34ED" w:rsidRPr="009E34ED">
          <w:rPr>
            <w:rFonts w:ascii="Times New Roman" w:hAnsi="Times New Roman" w:cs="Times New Roman"/>
            <w:i/>
            <w:sz w:val="24"/>
            <w:szCs w:val="24"/>
          </w:rPr>
          <w:t>query</w:t>
        </w:r>
      </w:ins>
      <w:r w:rsidR="00B47FA4">
        <w:rPr>
          <w:rFonts w:ascii="Times New Roman" w:hAnsi="Times New Roman" w:cs="Times New Roman"/>
          <w:sz w:val="24"/>
          <w:szCs w:val="24"/>
        </w:rPr>
        <w:t xml:space="preserve"> pada Apache Jena Fuseki.</w:t>
      </w:r>
      <w:r w:rsidR="00277D64">
        <w:rPr>
          <w:rFonts w:ascii="Times New Roman" w:hAnsi="Times New Roman" w:cs="Times New Roman"/>
          <w:sz w:val="24"/>
          <w:szCs w:val="24"/>
        </w:rPr>
        <w:t xml:space="preserve"> </w:t>
      </w:r>
      <w:r w:rsidR="00B47FA4">
        <w:rPr>
          <w:rFonts w:ascii="Times New Roman" w:hAnsi="Times New Roman" w:cs="Times New Roman"/>
          <w:sz w:val="24"/>
          <w:szCs w:val="24"/>
        </w:rPr>
        <w:t xml:space="preserve">Berikut adalah proses dan hasil </w:t>
      </w:r>
      <w:del w:id="1471" w:author="Ryan Ganeswara" w:date="2020-06-02T16:09:00Z">
        <w:r w:rsidR="00B47FA4" w:rsidDel="009E34ED">
          <w:rPr>
            <w:rFonts w:ascii="Times New Roman" w:hAnsi="Times New Roman" w:cs="Times New Roman"/>
            <w:sz w:val="24"/>
            <w:szCs w:val="24"/>
          </w:rPr>
          <w:delText>query</w:delText>
        </w:r>
      </w:del>
      <w:ins w:id="1472" w:author="Ryan Ganeswara" w:date="2020-06-02T16:09:00Z">
        <w:r w:rsidR="009E34ED" w:rsidRPr="009E34ED">
          <w:rPr>
            <w:rFonts w:ascii="Times New Roman" w:hAnsi="Times New Roman" w:cs="Times New Roman"/>
            <w:i/>
            <w:sz w:val="24"/>
            <w:szCs w:val="24"/>
          </w:rPr>
          <w:t>query</w:t>
        </w:r>
      </w:ins>
      <w:r w:rsidR="00B47FA4">
        <w:rPr>
          <w:rFonts w:ascii="Times New Roman" w:hAnsi="Times New Roman" w:cs="Times New Roman"/>
          <w:sz w:val="24"/>
          <w:szCs w:val="24"/>
        </w:rPr>
        <w:t xml:space="preserve"> yang dilakukan pada Apache Jena Fuseki :</w:t>
      </w:r>
    </w:p>
    <w:p w14:paraId="541A9292" w14:textId="77777777" w:rsidR="009E34ED" w:rsidRDefault="009E34ED" w:rsidP="00277D64">
      <w:pPr>
        <w:spacing w:line="360" w:lineRule="auto"/>
        <w:ind w:left="414" w:firstLine="720"/>
        <w:jc w:val="both"/>
        <w:rPr>
          <w:rFonts w:ascii="Times New Roman" w:hAnsi="Times New Roman" w:cs="Times New Roman"/>
          <w:sz w:val="24"/>
          <w:szCs w:val="24"/>
        </w:rPr>
      </w:pPr>
    </w:p>
    <w:p w14:paraId="4882A42A" w14:textId="24403237" w:rsidR="00B47FA4" w:rsidRDefault="00B47FA4" w:rsidP="00390A9A">
      <w:pPr>
        <w:pStyle w:val="ListParagraph"/>
        <w:numPr>
          <w:ilvl w:val="0"/>
          <w:numId w:val="28"/>
        </w:numPr>
        <w:rPr>
          <w:rFonts w:ascii="Times New Roman" w:hAnsi="Times New Roman" w:cs="Times New Roman"/>
          <w:sz w:val="24"/>
          <w:szCs w:val="24"/>
        </w:rPr>
      </w:pPr>
      <w:del w:id="1473" w:author="Ryan Ganeswara" w:date="2020-06-02T16:09:00Z">
        <w:r w:rsidDel="009E34ED">
          <w:rPr>
            <w:rFonts w:ascii="Times New Roman" w:hAnsi="Times New Roman" w:cs="Times New Roman"/>
            <w:sz w:val="24"/>
            <w:szCs w:val="24"/>
          </w:rPr>
          <w:delText>Query</w:delText>
        </w:r>
      </w:del>
      <w:ins w:id="1474"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Percobaan Pertama</w:t>
      </w:r>
    </w:p>
    <w:p w14:paraId="3E816E9D" w14:textId="77777777" w:rsidR="00107948" w:rsidRDefault="00107948" w:rsidP="00107948">
      <w:pPr>
        <w:pStyle w:val="ListParagraph"/>
        <w:rPr>
          <w:rFonts w:ascii="Times New Roman" w:hAnsi="Times New Roman" w:cs="Times New Roman"/>
          <w:sz w:val="24"/>
          <w:szCs w:val="24"/>
        </w:rPr>
      </w:pPr>
    </w:p>
    <w:p w14:paraId="248832B0" w14:textId="5552689E" w:rsidR="00B47FA4" w:rsidRPr="00B47FA4" w:rsidRDefault="00277D64" w:rsidP="00B47FA4">
      <w:pPr>
        <w:pStyle w:val="ListParagrap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5846065" wp14:editId="593B31FF">
            <wp:extent cx="5039995" cy="31927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ache Jena Fuseki - coba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3192780"/>
                    </a:xfrm>
                    <a:prstGeom prst="rect">
                      <a:avLst/>
                    </a:prstGeom>
                  </pic:spPr>
                </pic:pic>
              </a:graphicData>
            </a:graphic>
          </wp:inline>
        </w:drawing>
      </w:r>
    </w:p>
    <w:p w14:paraId="79F91DC7" w14:textId="4DD33B60" w:rsidR="00C72867" w:rsidRDefault="00C72867" w:rsidP="00F64382">
      <w:pPr>
        <w:pStyle w:val="Heading4"/>
      </w:pPr>
      <w:bookmarkStart w:id="1475" w:name="_Toc41326108"/>
      <w:r>
        <w:t xml:space="preserve">Gambar 4.5 </w:t>
      </w:r>
      <w:r w:rsidR="00F73F6A">
        <w:t>Proses</w:t>
      </w:r>
      <w:r w:rsidR="00277D64">
        <w:t xml:space="preserve"> </w:t>
      </w:r>
      <w:del w:id="1476" w:author="Ryan Ganeswara" w:date="2020-06-02T16:09:00Z">
        <w:r w:rsidR="00277D64" w:rsidDel="009E34ED">
          <w:delText>Query</w:delText>
        </w:r>
      </w:del>
      <w:ins w:id="1477" w:author="Ryan Ganeswara" w:date="2020-06-02T16:09:00Z">
        <w:r w:rsidR="009E34ED" w:rsidRPr="009E34ED">
          <w:rPr>
            <w:i/>
          </w:rPr>
          <w:t>Query</w:t>
        </w:r>
      </w:ins>
      <w:r w:rsidR="00277D64">
        <w:t xml:space="preserve"> Percobaan Pertama</w:t>
      </w:r>
      <w:bookmarkEnd w:id="1475"/>
    </w:p>
    <w:p w14:paraId="629722F9" w14:textId="27323AD9" w:rsidR="00277D64" w:rsidRDefault="00B61E80" w:rsidP="00F73F6A">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Dalam proses </w:t>
      </w:r>
      <w:del w:id="1478" w:author="Ryan Ganeswara" w:date="2020-06-02T16:09:00Z">
        <w:r w:rsidDel="009E34ED">
          <w:rPr>
            <w:rFonts w:ascii="Times New Roman" w:hAnsi="Times New Roman" w:cs="Times New Roman"/>
            <w:sz w:val="24"/>
            <w:szCs w:val="24"/>
          </w:rPr>
          <w:delText>query</w:delText>
        </w:r>
      </w:del>
      <w:ins w:id="1479"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ini penulis membuatkan sebuah prefix baru yang bernama sil dengan alamat ontologi IRI yang sesuai dengan alamat yang ada di dalam ontologi yang dibuat. Pembuatan prefix tersebut bertujuan supaya perintah </w:t>
      </w:r>
      <w:del w:id="1480" w:author="Ryan Ganeswara" w:date="2020-06-02T16:09:00Z">
        <w:r w:rsidDel="009E34ED">
          <w:rPr>
            <w:rFonts w:ascii="Times New Roman" w:hAnsi="Times New Roman" w:cs="Times New Roman"/>
            <w:sz w:val="24"/>
            <w:szCs w:val="24"/>
          </w:rPr>
          <w:delText>query</w:delText>
        </w:r>
      </w:del>
      <w:ins w:id="1481"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yang telah dimasukkan tertuju pada file atau alamat yang sesuai dengan ontologi yang telah dibangun. </w:t>
      </w:r>
      <w:r w:rsidR="00F73F6A">
        <w:rPr>
          <w:rFonts w:ascii="Times New Roman" w:hAnsi="Times New Roman" w:cs="Times New Roman"/>
          <w:sz w:val="24"/>
          <w:szCs w:val="24"/>
        </w:rPr>
        <w:t xml:space="preserve">Pada gambar 4.5 adalah proses implementasi ontologi dengan percobaan untuk menampilkan type atau individual dari </w:t>
      </w:r>
      <w:del w:id="1482" w:author="Ryan Ganeswara" w:date="2020-06-02T16:11:00Z">
        <w:r w:rsidR="00F73F6A" w:rsidDel="009E34ED">
          <w:rPr>
            <w:rFonts w:ascii="Times New Roman" w:hAnsi="Times New Roman" w:cs="Times New Roman"/>
            <w:sz w:val="24"/>
            <w:szCs w:val="24"/>
          </w:rPr>
          <w:delText>Class</w:delText>
        </w:r>
      </w:del>
      <w:ins w:id="1483" w:author="Ryan Ganeswara" w:date="2020-06-02T16:11:00Z">
        <w:r w:rsidR="009E34ED" w:rsidRPr="009E34ED">
          <w:rPr>
            <w:rFonts w:ascii="Times New Roman" w:hAnsi="Times New Roman" w:cs="Times New Roman"/>
            <w:i/>
            <w:sz w:val="24"/>
            <w:szCs w:val="24"/>
          </w:rPr>
          <w:t>Class</w:t>
        </w:r>
      </w:ins>
      <w:r w:rsidR="00F73F6A">
        <w:rPr>
          <w:rFonts w:ascii="Times New Roman" w:hAnsi="Times New Roman" w:cs="Times New Roman"/>
          <w:sz w:val="24"/>
          <w:szCs w:val="24"/>
        </w:rPr>
        <w:t xml:space="preserve"> Generasi, hal ini bertujuan untuk mengetahui apakah individual dari </w:t>
      </w:r>
      <w:del w:id="1484" w:author="Ryan Ganeswara" w:date="2020-06-02T16:11:00Z">
        <w:r w:rsidR="00F73F6A" w:rsidDel="009E34ED">
          <w:rPr>
            <w:rFonts w:ascii="Times New Roman" w:hAnsi="Times New Roman" w:cs="Times New Roman"/>
            <w:sz w:val="24"/>
            <w:szCs w:val="24"/>
          </w:rPr>
          <w:delText>class</w:delText>
        </w:r>
      </w:del>
      <w:ins w:id="1485" w:author="Ryan Ganeswara" w:date="2020-06-02T16:11:00Z">
        <w:r w:rsidR="009E34ED" w:rsidRPr="009E34ED">
          <w:rPr>
            <w:rFonts w:ascii="Times New Roman" w:hAnsi="Times New Roman" w:cs="Times New Roman"/>
            <w:i/>
            <w:sz w:val="24"/>
            <w:szCs w:val="24"/>
          </w:rPr>
          <w:t>class</w:t>
        </w:r>
      </w:ins>
      <w:r w:rsidR="00F73F6A">
        <w:rPr>
          <w:rFonts w:ascii="Times New Roman" w:hAnsi="Times New Roman" w:cs="Times New Roman"/>
          <w:sz w:val="24"/>
          <w:szCs w:val="24"/>
        </w:rPr>
        <w:t xml:space="preserve"> bersangkutan sudah terbaca</w:t>
      </w:r>
      <w:r w:rsidR="00474F07">
        <w:rPr>
          <w:rFonts w:ascii="Times New Roman" w:hAnsi="Times New Roman" w:cs="Times New Roman"/>
          <w:sz w:val="24"/>
          <w:szCs w:val="24"/>
        </w:rPr>
        <w:t xml:space="preserve"> dengan baik</w:t>
      </w:r>
      <w:r w:rsidR="00F73F6A">
        <w:rPr>
          <w:rFonts w:ascii="Times New Roman" w:hAnsi="Times New Roman" w:cs="Times New Roman"/>
          <w:sz w:val="24"/>
          <w:szCs w:val="24"/>
        </w:rPr>
        <w:t>.</w:t>
      </w:r>
      <w:r w:rsidR="00D1588B">
        <w:rPr>
          <w:rFonts w:ascii="Times New Roman" w:hAnsi="Times New Roman" w:cs="Times New Roman"/>
          <w:sz w:val="24"/>
          <w:szCs w:val="24"/>
        </w:rPr>
        <w:t xml:space="preserve"> </w:t>
      </w:r>
      <w:r w:rsidR="00474F07">
        <w:rPr>
          <w:rFonts w:ascii="Times New Roman" w:hAnsi="Times New Roman" w:cs="Times New Roman"/>
          <w:sz w:val="24"/>
          <w:szCs w:val="24"/>
        </w:rPr>
        <w:t>P</w:t>
      </w:r>
      <w:r w:rsidR="00D1588B">
        <w:rPr>
          <w:rFonts w:ascii="Times New Roman" w:hAnsi="Times New Roman" w:cs="Times New Roman"/>
          <w:sz w:val="24"/>
          <w:szCs w:val="24"/>
        </w:rPr>
        <w:t xml:space="preserve">roses </w:t>
      </w:r>
      <w:del w:id="1486" w:author="Ryan Ganeswara" w:date="2020-06-02T16:09:00Z">
        <w:r w:rsidR="00D1588B" w:rsidDel="009E34ED">
          <w:rPr>
            <w:rFonts w:ascii="Times New Roman" w:hAnsi="Times New Roman" w:cs="Times New Roman"/>
            <w:sz w:val="24"/>
            <w:szCs w:val="24"/>
          </w:rPr>
          <w:delText>query</w:delText>
        </w:r>
      </w:del>
      <w:ins w:id="1487" w:author="Ryan Ganeswara" w:date="2020-06-02T16:09:00Z">
        <w:r w:rsidR="009E34ED" w:rsidRPr="009E34ED">
          <w:rPr>
            <w:rFonts w:ascii="Times New Roman" w:hAnsi="Times New Roman" w:cs="Times New Roman"/>
            <w:i/>
            <w:sz w:val="24"/>
            <w:szCs w:val="24"/>
          </w:rPr>
          <w:t>query</w:t>
        </w:r>
      </w:ins>
      <w:r w:rsidR="00D1588B">
        <w:rPr>
          <w:rFonts w:ascii="Times New Roman" w:hAnsi="Times New Roman" w:cs="Times New Roman"/>
          <w:sz w:val="24"/>
          <w:szCs w:val="24"/>
        </w:rPr>
        <w:t xml:space="preserve"> ini digunakan untuk menguji apakah </w:t>
      </w:r>
      <w:del w:id="1488" w:author="Ryan Ganeswara" w:date="2020-06-02T16:11:00Z">
        <w:r w:rsidR="00D1588B" w:rsidDel="009E34ED">
          <w:rPr>
            <w:rFonts w:ascii="Times New Roman" w:hAnsi="Times New Roman" w:cs="Times New Roman"/>
            <w:sz w:val="24"/>
            <w:szCs w:val="24"/>
          </w:rPr>
          <w:delText>class</w:delText>
        </w:r>
      </w:del>
      <w:ins w:id="1489" w:author="Ryan Ganeswara" w:date="2020-06-02T16:11:00Z">
        <w:r w:rsidR="009E34ED" w:rsidRPr="009E34ED">
          <w:rPr>
            <w:rFonts w:ascii="Times New Roman" w:hAnsi="Times New Roman" w:cs="Times New Roman"/>
            <w:i/>
            <w:sz w:val="24"/>
            <w:szCs w:val="24"/>
          </w:rPr>
          <w:t>class</w:t>
        </w:r>
      </w:ins>
      <w:r w:rsidR="00D1588B">
        <w:rPr>
          <w:rFonts w:ascii="Times New Roman" w:hAnsi="Times New Roman" w:cs="Times New Roman"/>
          <w:sz w:val="24"/>
          <w:szCs w:val="24"/>
        </w:rPr>
        <w:t xml:space="preserve"> dan individual yang terdapat di dalam ontologi sudah saling berelasi dengan baik dan sesuai dengan tujuan dari penulis.</w:t>
      </w:r>
    </w:p>
    <w:p w14:paraId="0F13634F" w14:textId="77777777" w:rsidR="00D1588B" w:rsidRDefault="00D1588B" w:rsidP="00F73F6A">
      <w:pPr>
        <w:spacing w:line="360" w:lineRule="auto"/>
        <w:ind w:left="414" w:firstLine="720"/>
        <w:jc w:val="both"/>
        <w:rPr>
          <w:rFonts w:ascii="Times New Roman" w:hAnsi="Times New Roman" w:cs="Times New Roman"/>
          <w:noProof/>
          <w:sz w:val="24"/>
          <w:szCs w:val="24"/>
        </w:rPr>
      </w:pPr>
    </w:p>
    <w:p w14:paraId="1A0E956E" w14:textId="77777777" w:rsidR="00D1588B" w:rsidRDefault="00D1588B" w:rsidP="00F73F6A">
      <w:pPr>
        <w:spacing w:line="360" w:lineRule="auto"/>
        <w:ind w:left="414" w:firstLine="720"/>
        <w:jc w:val="both"/>
        <w:rPr>
          <w:rFonts w:ascii="Times New Roman" w:hAnsi="Times New Roman" w:cs="Times New Roman"/>
          <w:noProof/>
          <w:sz w:val="24"/>
          <w:szCs w:val="24"/>
        </w:rPr>
      </w:pPr>
    </w:p>
    <w:p w14:paraId="2DFD6C2C" w14:textId="26998227" w:rsidR="00D1588B" w:rsidRPr="00B61E80" w:rsidRDefault="00F73F6A">
      <w:pPr>
        <w:spacing w:line="360" w:lineRule="auto"/>
        <w:ind w:left="414" w:firstLine="12"/>
        <w:jc w:val="center"/>
        <w:rPr>
          <w:rFonts w:ascii="Times New Roman" w:hAnsi="Times New Roman" w:cs="Times New Roman"/>
          <w:sz w:val="24"/>
          <w:szCs w:val="24"/>
        </w:rPr>
        <w:pPrChange w:id="1490" w:author="Ryan Ganeswara" w:date="2020-06-02T16:07:00Z">
          <w:pPr>
            <w:spacing w:line="360" w:lineRule="auto"/>
            <w:ind w:left="414" w:firstLine="720"/>
            <w:jc w:val="center"/>
          </w:pPr>
        </w:pPrChange>
      </w:pPr>
      <w:r>
        <w:rPr>
          <w:rFonts w:ascii="Times New Roman" w:hAnsi="Times New Roman" w:cs="Times New Roman"/>
          <w:noProof/>
          <w:sz w:val="24"/>
          <w:szCs w:val="24"/>
          <w:lang w:val="id-ID" w:eastAsia="id-ID"/>
        </w:rPr>
        <w:drawing>
          <wp:inline distT="0" distB="0" distL="0" distR="0" wp14:anchorId="19F06F43" wp14:editId="19827CD2">
            <wp:extent cx="5039995" cy="27965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il coba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2796540"/>
                    </a:xfrm>
                    <a:prstGeom prst="rect">
                      <a:avLst/>
                    </a:prstGeom>
                  </pic:spPr>
                </pic:pic>
              </a:graphicData>
            </a:graphic>
          </wp:inline>
        </w:drawing>
      </w:r>
    </w:p>
    <w:p w14:paraId="31FF34CE" w14:textId="42802F69" w:rsidR="00D1588B" w:rsidRDefault="00D1588B" w:rsidP="00C80E06">
      <w:pPr>
        <w:pStyle w:val="Heading4"/>
      </w:pPr>
      <w:bookmarkStart w:id="1491" w:name="_Toc41326109"/>
      <w:r>
        <w:t xml:space="preserve">Gambar 4.6 Hasil </w:t>
      </w:r>
      <w:del w:id="1492" w:author="Ryan Ganeswara" w:date="2020-06-02T16:09:00Z">
        <w:r w:rsidDel="009E34ED">
          <w:delText>Query</w:delText>
        </w:r>
      </w:del>
      <w:ins w:id="1493" w:author="Ryan Ganeswara" w:date="2020-06-02T16:09:00Z">
        <w:r w:rsidR="009E34ED" w:rsidRPr="009E34ED">
          <w:rPr>
            <w:i/>
          </w:rPr>
          <w:t>Query</w:t>
        </w:r>
      </w:ins>
      <w:r>
        <w:t xml:space="preserve"> Percobaan Pertama</w:t>
      </w:r>
      <w:bookmarkEnd w:id="1491"/>
    </w:p>
    <w:p w14:paraId="2D07F0D4" w14:textId="54AF8C7F" w:rsidR="00011723" w:rsidRDefault="00D1588B">
      <w:pPr>
        <w:spacing w:line="360" w:lineRule="auto"/>
        <w:ind w:left="414" w:firstLine="720"/>
        <w:jc w:val="both"/>
        <w:rPr>
          <w:rFonts w:ascii="Times New Roman" w:hAnsi="Times New Roman" w:cs="Times New Roman"/>
          <w:sz w:val="24"/>
          <w:szCs w:val="24"/>
        </w:rPr>
      </w:pPr>
      <w:bookmarkStart w:id="1494" w:name="_Hlk41143230"/>
      <w:r>
        <w:rPr>
          <w:rFonts w:ascii="Times New Roman" w:hAnsi="Times New Roman" w:cs="Times New Roman"/>
          <w:sz w:val="24"/>
          <w:szCs w:val="24"/>
        </w:rPr>
        <w:t xml:space="preserve">Gambar 4.6 menunjukkan hasil dari proses </w:t>
      </w:r>
      <w:del w:id="1495" w:author="Ryan Ganeswara" w:date="2020-06-02T16:09:00Z">
        <w:r w:rsidDel="009E34ED">
          <w:rPr>
            <w:rFonts w:ascii="Times New Roman" w:hAnsi="Times New Roman" w:cs="Times New Roman"/>
            <w:sz w:val="24"/>
            <w:szCs w:val="24"/>
          </w:rPr>
          <w:delText>query</w:delText>
        </w:r>
      </w:del>
      <w:ins w:id="1496"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yang dilakukan, dimana dari hasil </w:t>
      </w:r>
      <w:del w:id="1497" w:author="Ryan Ganeswara" w:date="2020-06-02T16:09:00Z">
        <w:r w:rsidDel="009E34ED">
          <w:rPr>
            <w:rFonts w:ascii="Times New Roman" w:hAnsi="Times New Roman" w:cs="Times New Roman"/>
            <w:sz w:val="24"/>
            <w:szCs w:val="24"/>
          </w:rPr>
          <w:delText>query</w:delText>
        </w:r>
      </w:del>
      <w:ins w:id="1498"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menunjukkan individual yang ada di dalam </w:t>
      </w:r>
      <w:del w:id="1499" w:author="Ryan Ganeswara" w:date="2020-06-02T16:11:00Z">
        <w:r w:rsidDel="009E34ED">
          <w:rPr>
            <w:rFonts w:ascii="Times New Roman" w:hAnsi="Times New Roman" w:cs="Times New Roman"/>
            <w:sz w:val="24"/>
            <w:szCs w:val="24"/>
          </w:rPr>
          <w:delText>class</w:delText>
        </w:r>
      </w:del>
      <w:ins w:id="1500"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Generasi. Untuk individual yang muncul pada </w:t>
      </w:r>
      <w:del w:id="1501" w:author="Ryan Ganeswara" w:date="2020-06-02T16:09:00Z">
        <w:r w:rsidDel="009E34ED">
          <w:rPr>
            <w:rFonts w:ascii="Times New Roman" w:hAnsi="Times New Roman" w:cs="Times New Roman"/>
            <w:sz w:val="24"/>
            <w:szCs w:val="24"/>
          </w:rPr>
          <w:delText>query</w:delText>
        </w:r>
      </w:del>
      <w:ins w:id="1502"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result tersebut menunjukkan ada 14 total generasi yang ada, hal itu menunjukkan proses </w:t>
      </w:r>
      <w:del w:id="1503" w:author="Ryan Ganeswara" w:date="2020-06-02T16:09:00Z">
        <w:r w:rsidDel="009E34ED">
          <w:rPr>
            <w:rFonts w:ascii="Times New Roman" w:hAnsi="Times New Roman" w:cs="Times New Roman"/>
            <w:sz w:val="24"/>
            <w:szCs w:val="24"/>
          </w:rPr>
          <w:delText>query</w:delText>
        </w:r>
      </w:del>
      <w:ins w:id="1504"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yang dilakukan berhasil karena di dalam </w:t>
      </w:r>
      <w:del w:id="1505" w:author="Ryan Ganeswara" w:date="2020-06-02T16:11:00Z">
        <w:r w:rsidDel="009E34ED">
          <w:rPr>
            <w:rFonts w:ascii="Times New Roman" w:hAnsi="Times New Roman" w:cs="Times New Roman"/>
            <w:sz w:val="24"/>
            <w:szCs w:val="24"/>
          </w:rPr>
          <w:delText>class</w:delText>
        </w:r>
      </w:del>
      <w:ins w:id="1506"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Generasi memang terdapat 14 data individual yang sesuai dengan hasil diatas.</w:t>
      </w:r>
      <w:bookmarkEnd w:id="1494"/>
    </w:p>
    <w:p w14:paraId="60745CD2" w14:textId="05097755" w:rsidR="00107948" w:rsidRDefault="00107948" w:rsidP="00390A9A">
      <w:pPr>
        <w:pStyle w:val="ListParagraph"/>
        <w:numPr>
          <w:ilvl w:val="0"/>
          <w:numId w:val="28"/>
        </w:numPr>
        <w:spacing w:line="360" w:lineRule="auto"/>
        <w:jc w:val="both"/>
        <w:rPr>
          <w:rFonts w:ascii="Times New Roman" w:hAnsi="Times New Roman" w:cs="Times New Roman"/>
          <w:sz w:val="24"/>
          <w:szCs w:val="24"/>
        </w:rPr>
      </w:pPr>
      <w:del w:id="1507" w:author="Ryan Ganeswara" w:date="2020-06-02T16:09:00Z">
        <w:r w:rsidDel="009E34ED">
          <w:rPr>
            <w:rFonts w:ascii="Times New Roman" w:hAnsi="Times New Roman" w:cs="Times New Roman"/>
            <w:sz w:val="24"/>
            <w:szCs w:val="24"/>
          </w:rPr>
          <w:delText>Query</w:delText>
        </w:r>
      </w:del>
      <w:ins w:id="1508"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Percobaan Kedua</w:t>
      </w:r>
    </w:p>
    <w:p w14:paraId="33D2A54F" w14:textId="333402DD" w:rsidR="00107948" w:rsidRPr="00107948" w:rsidRDefault="00107948">
      <w:pPr>
        <w:pStyle w:val="ListParagraph"/>
        <w:spacing w:line="360" w:lineRule="auto"/>
        <w:jc w:val="center"/>
        <w:rPr>
          <w:rFonts w:ascii="Times New Roman" w:hAnsi="Times New Roman" w:cs="Times New Roman"/>
          <w:sz w:val="24"/>
          <w:szCs w:val="24"/>
        </w:rPr>
        <w:pPrChange w:id="1509" w:author="Ryan Ganeswara" w:date="2020-06-02T16:06:00Z">
          <w:pPr>
            <w:pStyle w:val="ListParagraph"/>
            <w:spacing w:line="360" w:lineRule="auto"/>
            <w:jc w:val="both"/>
          </w:pPr>
        </w:pPrChange>
      </w:pPr>
      <w:r>
        <w:rPr>
          <w:rFonts w:ascii="Times New Roman" w:hAnsi="Times New Roman" w:cs="Times New Roman"/>
          <w:noProof/>
          <w:sz w:val="24"/>
          <w:szCs w:val="24"/>
          <w:lang w:val="id-ID" w:eastAsia="id-ID"/>
        </w:rPr>
        <w:drawing>
          <wp:inline distT="0" distB="0" distL="0" distR="0" wp14:anchorId="2CCB5F4E" wp14:editId="018678F4">
            <wp:extent cx="5039995" cy="30022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 Jena Fuseki - inspect dataset - coba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3002280"/>
                    </a:xfrm>
                    <a:prstGeom prst="rect">
                      <a:avLst/>
                    </a:prstGeom>
                  </pic:spPr>
                </pic:pic>
              </a:graphicData>
            </a:graphic>
          </wp:inline>
        </w:drawing>
      </w:r>
    </w:p>
    <w:p w14:paraId="7274C5E4" w14:textId="3DFB4687" w:rsidR="00107948" w:rsidRDefault="00107948">
      <w:pPr>
        <w:pStyle w:val="Heading4"/>
      </w:pPr>
      <w:bookmarkStart w:id="1510" w:name="_Toc41326110"/>
      <w:r>
        <w:t xml:space="preserve">Gambar 4.7 Proses </w:t>
      </w:r>
      <w:del w:id="1511" w:author="Ryan Ganeswara" w:date="2020-06-02T16:09:00Z">
        <w:r w:rsidDel="009E34ED">
          <w:delText>Query</w:delText>
        </w:r>
      </w:del>
      <w:ins w:id="1512" w:author="Ryan Ganeswara" w:date="2020-06-02T16:09:00Z">
        <w:r w:rsidR="009E34ED" w:rsidRPr="009E34ED">
          <w:rPr>
            <w:i/>
          </w:rPr>
          <w:t>Query</w:t>
        </w:r>
      </w:ins>
      <w:r>
        <w:t xml:space="preserve"> Percobaan Kedua</w:t>
      </w:r>
      <w:bookmarkEnd w:id="1510"/>
    </w:p>
    <w:p w14:paraId="46B9D957" w14:textId="3D14F8F6" w:rsidR="00107948" w:rsidRDefault="00107948" w:rsidP="006139DA">
      <w:pPr>
        <w:spacing w:line="360" w:lineRule="auto"/>
        <w:ind w:left="414" w:firstLine="720"/>
        <w:jc w:val="both"/>
        <w:rPr>
          <w:ins w:id="1513" w:author="Ryan Ganeswara" w:date="2020-06-02T16:06:00Z"/>
          <w:rFonts w:ascii="Times New Roman" w:hAnsi="Times New Roman" w:cs="Times New Roman"/>
          <w:sz w:val="24"/>
          <w:szCs w:val="24"/>
        </w:rPr>
      </w:pPr>
      <w:r>
        <w:rPr>
          <w:rFonts w:ascii="Times New Roman" w:hAnsi="Times New Roman" w:cs="Times New Roman"/>
          <w:sz w:val="24"/>
          <w:szCs w:val="24"/>
        </w:rPr>
        <w:t xml:space="preserve">Pada Gambar 4.7 adalah proses </w:t>
      </w:r>
      <w:del w:id="1514" w:author="Ryan Ganeswara" w:date="2020-06-02T16:09:00Z">
        <w:r w:rsidDel="009E34ED">
          <w:rPr>
            <w:rFonts w:ascii="Times New Roman" w:hAnsi="Times New Roman" w:cs="Times New Roman"/>
            <w:sz w:val="24"/>
            <w:szCs w:val="24"/>
          </w:rPr>
          <w:delText>query</w:delText>
        </w:r>
      </w:del>
      <w:ins w:id="1515"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ontologi dengan percobaan pencarian dengan memasukkan dua ciri atau atribut dari seseorang, yaitu generasi ke-1</w:t>
      </w:r>
      <w:r w:rsidR="00CE21F2">
        <w:rPr>
          <w:rFonts w:ascii="Times New Roman" w:hAnsi="Times New Roman" w:cs="Times New Roman"/>
          <w:sz w:val="24"/>
          <w:szCs w:val="24"/>
        </w:rPr>
        <w:t>3</w:t>
      </w:r>
      <w:r>
        <w:rPr>
          <w:rFonts w:ascii="Times New Roman" w:hAnsi="Times New Roman" w:cs="Times New Roman"/>
          <w:sz w:val="24"/>
          <w:szCs w:val="24"/>
        </w:rPr>
        <w:t xml:space="preserve"> dan juga jenis kelamin perempuan. Kemudian dicari apakah ada nama orang yang termasuk dalam kedua atribut tersebut.</w:t>
      </w:r>
      <w:r w:rsidR="00474F07">
        <w:rPr>
          <w:rFonts w:ascii="Times New Roman" w:hAnsi="Times New Roman" w:cs="Times New Roman"/>
          <w:sz w:val="24"/>
          <w:szCs w:val="24"/>
        </w:rPr>
        <w:t xml:space="preserve"> Proses </w:t>
      </w:r>
      <w:del w:id="1516" w:author="Ryan Ganeswara" w:date="2020-06-02T16:09:00Z">
        <w:r w:rsidR="00474F07" w:rsidDel="009E34ED">
          <w:rPr>
            <w:rFonts w:ascii="Times New Roman" w:hAnsi="Times New Roman" w:cs="Times New Roman"/>
            <w:sz w:val="24"/>
            <w:szCs w:val="24"/>
          </w:rPr>
          <w:delText>query</w:delText>
        </w:r>
      </w:del>
      <w:ins w:id="1517" w:author="Ryan Ganeswara" w:date="2020-06-02T16:09:00Z">
        <w:r w:rsidR="009E34ED" w:rsidRPr="009E34ED">
          <w:rPr>
            <w:rFonts w:ascii="Times New Roman" w:hAnsi="Times New Roman" w:cs="Times New Roman"/>
            <w:i/>
            <w:sz w:val="24"/>
            <w:szCs w:val="24"/>
          </w:rPr>
          <w:t>query</w:t>
        </w:r>
      </w:ins>
      <w:r w:rsidR="00474F07">
        <w:rPr>
          <w:rFonts w:ascii="Times New Roman" w:hAnsi="Times New Roman" w:cs="Times New Roman"/>
          <w:sz w:val="24"/>
          <w:szCs w:val="24"/>
        </w:rPr>
        <w:t xml:space="preserve"> ini digunakan untuk menguji apakah relasi antara individual dengan individual lainnya sudah berelasi dengan baik atau belum. Relasi antar individual ini dilakukan dengan menggunakan propert</w:t>
      </w:r>
      <w:r w:rsidR="006139DA">
        <w:rPr>
          <w:rFonts w:ascii="Times New Roman" w:hAnsi="Times New Roman" w:cs="Times New Roman"/>
          <w:sz w:val="24"/>
          <w:szCs w:val="24"/>
        </w:rPr>
        <w:t>i</w:t>
      </w:r>
      <w:r w:rsidR="00474F07">
        <w:rPr>
          <w:rFonts w:ascii="Times New Roman" w:hAnsi="Times New Roman" w:cs="Times New Roman"/>
          <w:sz w:val="24"/>
          <w:szCs w:val="24"/>
        </w:rPr>
        <w:t xml:space="preserve"> yang ada. Dimana pada Gambar 4.7 terdapat dua properties yang menghubungkan individual orang dan generasi yaitu merupakanGenerasiKe dan juga properties yang menghubungkan individual orang dan jenis kelamin yaitu memilikiJenisKelamin.</w:t>
      </w:r>
      <w:r w:rsidR="006139DA">
        <w:rPr>
          <w:rFonts w:ascii="Times New Roman" w:hAnsi="Times New Roman" w:cs="Times New Roman"/>
          <w:sz w:val="24"/>
          <w:szCs w:val="24"/>
        </w:rPr>
        <w:t xml:space="preserve"> </w:t>
      </w:r>
    </w:p>
    <w:p w14:paraId="293383B8" w14:textId="77777777" w:rsidR="005B0E4E" w:rsidRDefault="005B0E4E" w:rsidP="006139DA">
      <w:pPr>
        <w:spacing w:line="360" w:lineRule="auto"/>
        <w:ind w:left="414" w:firstLine="720"/>
        <w:jc w:val="both"/>
        <w:rPr>
          <w:rFonts w:ascii="Times New Roman" w:hAnsi="Times New Roman" w:cs="Times New Roman"/>
          <w:sz w:val="24"/>
          <w:szCs w:val="24"/>
        </w:rPr>
      </w:pPr>
    </w:p>
    <w:p w14:paraId="1971E56C" w14:textId="646271A6" w:rsidR="006139DA" w:rsidRDefault="006139DA">
      <w:pPr>
        <w:spacing w:line="360" w:lineRule="auto"/>
        <w:ind w:left="414" w:firstLine="12"/>
        <w:jc w:val="both"/>
        <w:rPr>
          <w:rFonts w:ascii="Times New Roman" w:hAnsi="Times New Roman" w:cs="Times New Roman"/>
          <w:sz w:val="24"/>
          <w:szCs w:val="24"/>
        </w:rPr>
        <w:pPrChange w:id="1518" w:author="Ryan Ganeswara" w:date="2020-06-02T16:06:00Z">
          <w:pPr>
            <w:spacing w:line="360" w:lineRule="auto"/>
            <w:ind w:left="414" w:firstLine="720"/>
            <w:jc w:val="both"/>
          </w:pPr>
        </w:pPrChange>
      </w:pPr>
      <w:r>
        <w:rPr>
          <w:rFonts w:ascii="Times New Roman" w:hAnsi="Times New Roman" w:cs="Times New Roman"/>
          <w:noProof/>
          <w:sz w:val="24"/>
          <w:szCs w:val="24"/>
          <w:lang w:val="id-ID" w:eastAsia="id-ID"/>
        </w:rPr>
        <w:drawing>
          <wp:inline distT="0" distB="0" distL="0" distR="0" wp14:anchorId="595F09F0" wp14:editId="6B458093">
            <wp:extent cx="5039995" cy="17983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sil coba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1798320"/>
                    </a:xfrm>
                    <a:prstGeom prst="rect">
                      <a:avLst/>
                    </a:prstGeom>
                  </pic:spPr>
                </pic:pic>
              </a:graphicData>
            </a:graphic>
          </wp:inline>
        </w:drawing>
      </w:r>
    </w:p>
    <w:p w14:paraId="2FAEDD06" w14:textId="77777777" w:rsidR="006139DA" w:rsidRPr="00107948" w:rsidRDefault="006139DA" w:rsidP="006139DA">
      <w:pPr>
        <w:spacing w:line="360" w:lineRule="auto"/>
        <w:ind w:left="414" w:firstLine="720"/>
        <w:jc w:val="both"/>
        <w:rPr>
          <w:rFonts w:ascii="Times New Roman" w:hAnsi="Times New Roman" w:cs="Times New Roman"/>
          <w:sz w:val="24"/>
          <w:szCs w:val="24"/>
        </w:rPr>
      </w:pPr>
    </w:p>
    <w:p w14:paraId="5EBA6EA6" w14:textId="689FD101" w:rsidR="006139DA" w:rsidRDefault="006139DA">
      <w:pPr>
        <w:pStyle w:val="Heading4"/>
      </w:pPr>
      <w:bookmarkStart w:id="1519" w:name="_Toc41326111"/>
      <w:r>
        <w:t xml:space="preserve">Gambar 4.8 Hasil </w:t>
      </w:r>
      <w:del w:id="1520" w:author="Ryan Ganeswara" w:date="2020-06-02T16:09:00Z">
        <w:r w:rsidDel="009E34ED">
          <w:delText>Query</w:delText>
        </w:r>
      </w:del>
      <w:ins w:id="1521" w:author="Ryan Ganeswara" w:date="2020-06-02T16:09:00Z">
        <w:r w:rsidR="009E34ED" w:rsidRPr="009E34ED">
          <w:rPr>
            <w:i/>
          </w:rPr>
          <w:t>Query</w:t>
        </w:r>
      </w:ins>
      <w:r>
        <w:t xml:space="preserve"> Percobaan Kedua</w:t>
      </w:r>
      <w:bookmarkEnd w:id="1519"/>
    </w:p>
    <w:p w14:paraId="5289136F" w14:textId="2B102BB0" w:rsidR="006139DA" w:rsidRDefault="006139DA" w:rsidP="00BD071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Gambar 4.8 menunjukkan hasil dari proses </w:t>
      </w:r>
      <w:del w:id="1522" w:author="Ryan Ganeswara" w:date="2020-06-02T16:09:00Z">
        <w:r w:rsidDel="009E34ED">
          <w:rPr>
            <w:rFonts w:ascii="Times New Roman" w:hAnsi="Times New Roman" w:cs="Times New Roman"/>
            <w:sz w:val="24"/>
            <w:szCs w:val="24"/>
          </w:rPr>
          <w:delText>query</w:delText>
        </w:r>
      </w:del>
      <w:ins w:id="1523"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yang dilakukan</w:t>
      </w:r>
      <w:r w:rsidR="00CE21F2">
        <w:rPr>
          <w:rFonts w:ascii="Times New Roman" w:hAnsi="Times New Roman" w:cs="Times New Roman"/>
          <w:sz w:val="24"/>
          <w:szCs w:val="24"/>
        </w:rPr>
        <w:t xml:space="preserve">, dimana dari hasil </w:t>
      </w:r>
      <w:del w:id="1524" w:author="Ryan Ganeswara" w:date="2020-06-02T16:09:00Z">
        <w:r w:rsidR="00CE21F2" w:rsidDel="009E34ED">
          <w:rPr>
            <w:rFonts w:ascii="Times New Roman" w:hAnsi="Times New Roman" w:cs="Times New Roman"/>
            <w:sz w:val="24"/>
            <w:szCs w:val="24"/>
          </w:rPr>
          <w:delText>query</w:delText>
        </w:r>
      </w:del>
      <w:ins w:id="1525" w:author="Ryan Ganeswara" w:date="2020-06-02T16:09:00Z">
        <w:r w:rsidR="009E34ED" w:rsidRPr="009E34ED">
          <w:rPr>
            <w:rFonts w:ascii="Times New Roman" w:hAnsi="Times New Roman" w:cs="Times New Roman"/>
            <w:i/>
            <w:sz w:val="24"/>
            <w:szCs w:val="24"/>
          </w:rPr>
          <w:t>query</w:t>
        </w:r>
      </w:ins>
      <w:r w:rsidR="00CE21F2">
        <w:rPr>
          <w:rFonts w:ascii="Times New Roman" w:hAnsi="Times New Roman" w:cs="Times New Roman"/>
          <w:sz w:val="24"/>
          <w:szCs w:val="24"/>
        </w:rPr>
        <w:t xml:space="preserve"> menunjukkan enam nama orang yang termasuk dalam ciri atau kriteria yang dicari pada proses </w:t>
      </w:r>
      <w:del w:id="1526" w:author="Ryan Ganeswara" w:date="2020-06-02T16:09:00Z">
        <w:r w:rsidR="00CE21F2" w:rsidDel="009E34ED">
          <w:rPr>
            <w:rFonts w:ascii="Times New Roman" w:hAnsi="Times New Roman" w:cs="Times New Roman"/>
            <w:sz w:val="24"/>
            <w:szCs w:val="24"/>
          </w:rPr>
          <w:delText>query</w:delText>
        </w:r>
      </w:del>
      <w:ins w:id="1527" w:author="Ryan Ganeswara" w:date="2020-06-02T16:09:00Z">
        <w:r w:rsidR="009E34ED" w:rsidRPr="009E34ED">
          <w:rPr>
            <w:rFonts w:ascii="Times New Roman" w:hAnsi="Times New Roman" w:cs="Times New Roman"/>
            <w:i/>
            <w:sz w:val="24"/>
            <w:szCs w:val="24"/>
          </w:rPr>
          <w:t>query</w:t>
        </w:r>
      </w:ins>
      <w:r w:rsidR="00CE21F2">
        <w:rPr>
          <w:rFonts w:ascii="Times New Roman" w:hAnsi="Times New Roman" w:cs="Times New Roman"/>
          <w:sz w:val="24"/>
          <w:szCs w:val="24"/>
        </w:rPr>
        <w:t xml:space="preserve">. Hal itu menunjukkan proses </w:t>
      </w:r>
      <w:del w:id="1528" w:author="Ryan Ganeswara" w:date="2020-06-02T16:09:00Z">
        <w:r w:rsidR="00CE21F2" w:rsidDel="009E34ED">
          <w:rPr>
            <w:rFonts w:ascii="Times New Roman" w:hAnsi="Times New Roman" w:cs="Times New Roman"/>
            <w:sz w:val="24"/>
            <w:szCs w:val="24"/>
          </w:rPr>
          <w:delText>query</w:delText>
        </w:r>
      </w:del>
      <w:ins w:id="1529" w:author="Ryan Ganeswara" w:date="2020-06-02T16:09:00Z">
        <w:r w:rsidR="009E34ED" w:rsidRPr="009E34ED">
          <w:rPr>
            <w:rFonts w:ascii="Times New Roman" w:hAnsi="Times New Roman" w:cs="Times New Roman"/>
            <w:i/>
            <w:sz w:val="24"/>
            <w:szCs w:val="24"/>
          </w:rPr>
          <w:t>query</w:t>
        </w:r>
      </w:ins>
      <w:r w:rsidR="00CE21F2">
        <w:rPr>
          <w:rFonts w:ascii="Times New Roman" w:hAnsi="Times New Roman" w:cs="Times New Roman"/>
          <w:sz w:val="24"/>
          <w:szCs w:val="24"/>
        </w:rPr>
        <w:t xml:space="preserve"> yang dilakukan berhasil karena sesuai kriteria yang dicari yaitu nama orang yang ada di generasi ke-13 dan memiliki jenis kelamin perempuan terdapat enam orang</w:t>
      </w:r>
      <w:r w:rsidR="00BD0713">
        <w:rPr>
          <w:rFonts w:ascii="Times New Roman" w:hAnsi="Times New Roman" w:cs="Times New Roman"/>
          <w:sz w:val="24"/>
          <w:szCs w:val="24"/>
        </w:rPr>
        <w:t xml:space="preserve"> yang sesuai dengan hasil diatas. </w:t>
      </w:r>
    </w:p>
    <w:p w14:paraId="72FB7004" w14:textId="477E0053" w:rsidR="00BD0713" w:rsidRDefault="00BD0713" w:rsidP="00BD071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Dari kedua percobaan diatas menunjukkan bahwa </w:t>
      </w:r>
      <w:del w:id="1530" w:author="Ryan Ganeswara" w:date="2020-06-02T16:11:00Z">
        <w:r w:rsidDel="009E34ED">
          <w:rPr>
            <w:rFonts w:ascii="Times New Roman" w:hAnsi="Times New Roman" w:cs="Times New Roman"/>
            <w:sz w:val="24"/>
            <w:szCs w:val="24"/>
          </w:rPr>
          <w:delText>class</w:delText>
        </w:r>
      </w:del>
      <w:ins w:id="1531"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dan individual yang ada di dalam ontologi sudah berhasil dibangun sesuai dengan tujuan penulis. Dari relasi yang dibuat juga sudah menunjukkan hasil yang sesuai dengan keinginan penulis. </w:t>
      </w:r>
      <w:del w:id="1532" w:author="Ryan Ganeswara" w:date="2020-06-02T16:09:00Z">
        <w:r w:rsidDel="009E34ED">
          <w:rPr>
            <w:rFonts w:ascii="Times New Roman" w:hAnsi="Times New Roman" w:cs="Times New Roman"/>
            <w:sz w:val="24"/>
            <w:szCs w:val="24"/>
          </w:rPr>
          <w:delText>Query</w:delText>
        </w:r>
      </w:del>
      <w:ins w:id="1533"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ini akan diimplementasikan kembali pada code program untuk pembangunan sistem nantinya. Dimana pada sistem yang akan dibangun, penulis akan menampilkan beberapa </w:t>
      </w:r>
      <w:del w:id="1534" w:author="Ryan Ganeswara" w:date="2020-06-02T16:11:00Z">
        <w:r w:rsidDel="009E34ED">
          <w:rPr>
            <w:rFonts w:ascii="Times New Roman" w:hAnsi="Times New Roman" w:cs="Times New Roman"/>
            <w:sz w:val="24"/>
            <w:szCs w:val="24"/>
          </w:rPr>
          <w:delText>class</w:delText>
        </w:r>
      </w:del>
      <w:ins w:id="1535"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sekaligus data individual yang ada di dalamnya dalam bentuk web semantik yang akan memberikan dua fitur yaitu </w:t>
      </w:r>
      <w:r w:rsidRPr="005B0E4E">
        <w:rPr>
          <w:rFonts w:ascii="Times New Roman" w:hAnsi="Times New Roman" w:cs="Times New Roman"/>
          <w:i/>
          <w:iCs/>
          <w:sz w:val="24"/>
          <w:szCs w:val="24"/>
          <w:rPrChange w:id="1536" w:author="Ryan Ganeswara" w:date="2020-06-02T16:06:00Z">
            <w:rPr>
              <w:rFonts w:ascii="Times New Roman" w:hAnsi="Times New Roman" w:cs="Times New Roman"/>
              <w:sz w:val="24"/>
              <w:szCs w:val="24"/>
            </w:rPr>
          </w:rPrChange>
        </w:rPr>
        <w:t>browsing</w:t>
      </w:r>
      <w:r>
        <w:rPr>
          <w:rFonts w:ascii="Times New Roman" w:hAnsi="Times New Roman" w:cs="Times New Roman"/>
          <w:sz w:val="24"/>
          <w:szCs w:val="24"/>
        </w:rPr>
        <w:t xml:space="preserve"> (penjelajahan) dan </w:t>
      </w:r>
      <w:r w:rsidRPr="005B0E4E">
        <w:rPr>
          <w:rFonts w:ascii="Times New Roman" w:hAnsi="Times New Roman" w:cs="Times New Roman"/>
          <w:i/>
          <w:iCs/>
          <w:sz w:val="24"/>
          <w:szCs w:val="24"/>
          <w:rPrChange w:id="1537" w:author="Ryan Ganeswara" w:date="2020-06-02T16:06:00Z">
            <w:rPr>
              <w:rFonts w:ascii="Times New Roman" w:hAnsi="Times New Roman" w:cs="Times New Roman"/>
              <w:sz w:val="24"/>
              <w:szCs w:val="24"/>
            </w:rPr>
          </w:rPrChange>
        </w:rPr>
        <w:t>searching</w:t>
      </w:r>
      <w:r>
        <w:rPr>
          <w:rFonts w:ascii="Times New Roman" w:hAnsi="Times New Roman" w:cs="Times New Roman"/>
          <w:sz w:val="24"/>
          <w:szCs w:val="24"/>
        </w:rPr>
        <w:t xml:space="preserve"> (pencarian)</w:t>
      </w:r>
      <w:r w:rsidR="00550256">
        <w:rPr>
          <w:rFonts w:ascii="Times New Roman" w:hAnsi="Times New Roman" w:cs="Times New Roman"/>
          <w:sz w:val="24"/>
          <w:szCs w:val="24"/>
        </w:rPr>
        <w:t>.</w:t>
      </w:r>
    </w:p>
    <w:p w14:paraId="204256B9" w14:textId="77777777" w:rsidR="00BD0713" w:rsidRPr="006139DA" w:rsidRDefault="00BD0713" w:rsidP="006139DA">
      <w:pPr>
        <w:spacing w:line="360" w:lineRule="auto"/>
        <w:jc w:val="both"/>
        <w:rPr>
          <w:rFonts w:ascii="Times New Roman" w:hAnsi="Times New Roman" w:cs="Times New Roman"/>
          <w:sz w:val="24"/>
          <w:szCs w:val="24"/>
        </w:rPr>
      </w:pPr>
    </w:p>
    <w:p w14:paraId="3A75DECD" w14:textId="45A8119B" w:rsidR="00EB53D6" w:rsidRDefault="004A1DC2" w:rsidP="00390A9A">
      <w:pPr>
        <w:pStyle w:val="Heading2"/>
        <w:numPr>
          <w:ilvl w:val="2"/>
          <w:numId w:val="22"/>
        </w:numPr>
        <w:ind w:left="1134"/>
      </w:pPr>
      <w:bookmarkStart w:id="1538" w:name="_Toc41326059"/>
      <w:r>
        <w:t>Evaluation</w:t>
      </w:r>
      <w:bookmarkEnd w:id="1538"/>
      <w:r>
        <w:t xml:space="preserve"> </w:t>
      </w:r>
    </w:p>
    <w:p w14:paraId="4857AD0D" w14:textId="47DF5AC6" w:rsidR="004A1DC2" w:rsidRDefault="00E54F64" w:rsidP="006542B2">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penulis melakukan tahap evaluasi dengan cara melakukan </w:t>
      </w:r>
      <w:r w:rsidRPr="005B0E4E">
        <w:rPr>
          <w:rFonts w:ascii="Times New Roman" w:hAnsi="Times New Roman" w:cs="Times New Roman"/>
          <w:i/>
          <w:iCs/>
          <w:sz w:val="24"/>
          <w:szCs w:val="24"/>
          <w:rPrChange w:id="1539" w:author="Ryan Ganeswara" w:date="2020-06-02T16:06:00Z">
            <w:rPr>
              <w:rFonts w:ascii="Times New Roman" w:hAnsi="Times New Roman" w:cs="Times New Roman"/>
              <w:sz w:val="24"/>
              <w:szCs w:val="24"/>
            </w:rPr>
          </w:rPrChange>
        </w:rPr>
        <w:t>reasoner</w:t>
      </w:r>
      <w:r>
        <w:rPr>
          <w:rFonts w:ascii="Times New Roman" w:hAnsi="Times New Roman" w:cs="Times New Roman"/>
          <w:sz w:val="24"/>
          <w:szCs w:val="24"/>
        </w:rPr>
        <w:t xml:space="preserve"> pada aplikasi Protégé 5.5.0. </w:t>
      </w:r>
      <w:r w:rsidR="00550256">
        <w:rPr>
          <w:rFonts w:ascii="Times New Roman" w:hAnsi="Times New Roman" w:cs="Times New Roman"/>
          <w:sz w:val="24"/>
          <w:szCs w:val="24"/>
        </w:rPr>
        <w:t>T</w:t>
      </w:r>
      <w:r>
        <w:rPr>
          <w:rFonts w:ascii="Times New Roman" w:hAnsi="Times New Roman" w:cs="Times New Roman"/>
          <w:sz w:val="24"/>
          <w:szCs w:val="24"/>
        </w:rPr>
        <w:t xml:space="preserve">ujuan dari </w:t>
      </w:r>
      <w:r w:rsidRPr="005B0E4E">
        <w:rPr>
          <w:rFonts w:ascii="Times New Roman" w:hAnsi="Times New Roman" w:cs="Times New Roman"/>
          <w:i/>
          <w:iCs/>
          <w:sz w:val="24"/>
          <w:szCs w:val="24"/>
          <w:rPrChange w:id="1540" w:author="Ryan Ganeswara" w:date="2020-06-02T16:06:00Z">
            <w:rPr>
              <w:rFonts w:ascii="Times New Roman" w:hAnsi="Times New Roman" w:cs="Times New Roman"/>
              <w:sz w:val="24"/>
              <w:szCs w:val="24"/>
            </w:rPr>
          </w:rPrChange>
        </w:rPr>
        <w:t>reasoner</w:t>
      </w:r>
      <w:r>
        <w:rPr>
          <w:rFonts w:ascii="Times New Roman" w:hAnsi="Times New Roman" w:cs="Times New Roman"/>
          <w:sz w:val="24"/>
          <w:szCs w:val="24"/>
        </w:rPr>
        <w:t xml:space="preserve"> ini adalah untuk menunjukkan </w:t>
      </w:r>
      <w:r w:rsidR="00550256">
        <w:rPr>
          <w:rFonts w:ascii="Times New Roman" w:hAnsi="Times New Roman" w:cs="Times New Roman"/>
          <w:sz w:val="24"/>
          <w:szCs w:val="24"/>
        </w:rPr>
        <w:t xml:space="preserve">apakah </w:t>
      </w:r>
      <w:r>
        <w:rPr>
          <w:rFonts w:ascii="Times New Roman" w:hAnsi="Times New Roman" w:cs="Times New Roman"/>
          <w:sz w:val="24"/>
          <w:szCs w:val="24"/>
        </w:rPr>
        <w:t>relasi yang terdapat di dalam ontologi sudah konsisten atau</w:t>
      </w:r>
      <w:r w:rsidR="00550256">
        <w:rPr>
          <w:rFonts w:ascii="Times New Roman" w:hAnsi="Times New Roman" w:cs="Times New Roman"/>
          <w:sz w:val="24"/>
          <w:szCs w:val="24"/>
        </w:rPr>
        <w:t xml:space="preserve"> belum. </w:t>
      </w:r>
      <w:r w:rsidR="00550256" w:rsidRPr="005B0E4E">
        <w:rPr>
          <w:rFonts w:ascii="Times New Roman" w:hAnsi="Times New Roman" w:cs="Times New Roman"/>
          <w:i/>
          <w:iCs/>
          <w:sz w:val="24"/>
          <w:szCs w:val="24"/>
          <w:rPrChange w:id="1541" w:author="Ryan Ganeswara" w:date="2020-06-02T16:05:00Z">
            <w:rPr>
              <w:rFonts w:ascii="Times New Roman" w:hAnsi="Times New Roman" w:cs="Times New Roman"/>
              <w:sz w:val="24"/>
              <w:szCs w:val="24"/>
            </w:rPr>
          </w:rPrChange>
        </w:rPr>
        <w:t>Reasoner</w:t>
      </w:r>
      <w:r w:rsidR="00550256">
        <w:rPr>
          <w:rFonts w:ascii="Times New Roman" w:hAnsi="Times New Roman" w:cs="Times New Roman"/>
          <w:sz w:val="24"/>
          <w:szCs w:val="24"/>
        </w:rPr>
        <w:t xml:space="preserve"> yang digunakan adalah HermiT 1.4.3.456 yang merupakan </w:t>
      </w:r>
      <w:r w:rsidR="00550256" w:rsidRPr="005B0E4E">
        <w:rPr>
          <w:rFonts w:ascii="Times New Roman" w:hAnsi="Times New Roman" w:cs="Times New Roman"/>
          <w:i/>
          <w:iCs/>
          <w:sz w:val="24"/>
          <w:szCs w:val="24"/>
          <w:rPrChange w:id="1542" w:author="Ryan Ganeswara" w:date="2020-06-02T16:05:00Z">
            <w:rPr>
              <w:rFonts w:ascii="Times New Roman" w:hAnsi="Times New Roman" w:cs="Times New Roman"/>
              <w:sz w:val="24"/>
              <w:szCs w:val="24"/>
            </w:rPr>
          </w:rPrChange>
        </w:rPr>
        <w:t xml:space="preserve">reasoner </w:t>
      </w:r>
      <w:r w:rsidR="00550256">
        <w:rPr>
          <w:rFonts w:ascii="Times New Roman" w:hAnsi="Times New Roman" w:cs="Times New Roman"/>
          <w:sz w:val="24"/>
          <w:szCs w:val="24"/>
        </w:rPr>
        <w:t>bawaan dari aplikasi Protégé. Reasoner akan mengecek konsistensi konsep ontolog</w:t>
      </w:r>
      <w:r w:rsidR="006542B2">
        <w:rPr>
          <w:rFonts w:ascii="Times New Roman" w:hAnsi="Times New Roman" w:cs="Times New Roman"/>
          <w:sz w:val="24"/>
          <w:szCs w:val="24"/>
        </w:rPr>
        <w:t>i</w:t>
      </w:r>
      <w:r w:rsidR="00550256">
        <w:rPr>
          <w:rFonts w:ascii="Times New Roman" w:hAnsi="Times New Roman" w:cs="Times New Roman"/>
          <w:sz w:val="24"/>
          <w:szCs w:val="24"/>
        </w:rPr>
        <w:t xml:space="preserve"> dan hierarki </w:t>
      </w:r>
      <w:del w:id="1543" w:author="Ryan Ganeswara" w:date="2020-06-02T16:11:00Z">
        <w:r w:rsidR="00550256" w:rsidDel="009E34ED">
          <w:rPr>
            <w:rFonts w:ascii="Times New Roman" w:hAnsi="Times New Roman" w:cs="Times New Roman"/>
            <w:sz w:val="24"/>
            <w:szCs w:val="24"/>
          </w:rPr>
          <w:delText>class</w:delText>
        </w:r>
      </w:del>
      <w:ins w:id="1544" w:author="Ryan Ganeswara" w:date="2020-06-02T16:11:00Z">
        <w:r w:rsidR="009E34ED" w:rsidRPr="009E34ED">
          <w:rPr>
            <w:rFonts w:ascii="Times New Roman" w:hAnsi="Times New Roman" w:cs="Times New Roman"/>
            <w:i/>
            <w:sz w:val="24"/>
            <w:szCs w:val="24"/>
          </w:rPr>
          <w:t>class</w:t>
        </w:r>
      </w:ins>
      <w:r w:rsidR="00550256">
        <w:rPr>
          <w:rFonts w:ascii="Times New Roman" w:hAnsi="Times New Roman" w:cs="Times New Roman"/>
          <w:sz w:val="24"/>
          <w:szCs w:val="24"/>
        </w:rPr>
        <w:t xml:space="preserve"> pada domain silsilah keluarga Puri Klungkung</w:t>
      </w:r>
      <w:r w:rsidR="006542B2">
        <w:rPr>
          <w:rFonts w:ascii="Times New Roman" w:hAnsi="Times New Roman" w:cs="Times New Roman"/>
          <w:sz w:val="24"/>
          <w:szCs w:val="24"/>
        </w:rPr>
        <w:t xml:space="preserve"> secara menyeluruh. Untuk hasil dari pengecekan </w:t>
      </w:r>
      <w:r w:rsidR="006542B2" w:rsidRPr="005B0E4E">
        <w:rPr>
          <w:rFonts w:ascii="Times New Roman" w:hAnsi="Times New Roman" w:cs="Times New Roman"/>
          <w:i/>
          <w:iCs/>
          <w:sz w:val="24"/>
          <w:szCs w:val="24"/>
          <w:rPrChange w:id="1545" w:author="Ryan Ganeswara" w:date="2020-06-02T16:05:00Z">
            <w:rPr>
              <w:rFonts w:ascii="Times New Roman" w:hAnsi="Times New Roman" w:cs="Times New Roman"/>
              <w:sz w:val="24"/>
              <w:szCs w:val="24"/>
            </w:rPr>
          </w:rPrChange>
        </w:rPr>
        <w:t>reasoner</w:t>
      </w:r>
      <w:r w:rsidR="006542B2">
        <w:rPr>
          <w:rFonts w:ascii="Times New Roman" w:hAnsi="Times New Roman" w:cs="Times New Roman"/>
          <w:sz w:val="24"/>
          <w:szCs w:val="24"/>
        </w:rPr>
        <w:t xml:space="preserve"> akan tampil pada </w:t>
      </w:r>
      <w:r w:rsidR="006542B2" w:rsidRPr="005B0E4E">
        <w:rPr>
          <w:rFonts w:ascii="Times New Roman" w:hAnsi="Times New Roman" w:cs="Times New Roman"/>
          <w:i/>
          <w:iCs/>
          <w:sz w:val="24"/>
          <w:szCs w:val="24"/>
          <w:rPrChange w:id="1546" w:author="Ryan Ganeswara" w:date="2020-06-02T16:05:00Z">
            <w:rPr>
              <w:rFonts w:ascii="Times New Roman" w:hAnsi="Times New Roman" w:cs="Times New Roman"/>
              <w:sz w:val="24"/>
              <w:szCs w:val="24"/>
            </w:rPr>
          </w:rPrChange>
        </w:rPr>
        <w:t>reasoner log</w:t>
      </w:r>
      <w:r w:rsidR="006542B2">
        <w:rPr>
          <w:rFonts w:ascii="Times New Roman" w:hAnsi="Times New Roman" w:cs="Times New Roman"/>
          <w:sz w:val="24"/>
          <w:szCs w:val="24"/>
        </w:rPr>
        <w:t xml:space="preserve">. </w:t>
      </w:r>
    </w:p>
    <w:p w14:paraId="609BC505" w14:textId="4B34AD90" w:rsidR="006542B2" w:rsidRPr="00E54F64" w:rsidRDefault="006542B2" w:rsidP="006542B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94080" behindDoc="0" locked="0" layoutInCell="1" allowOverlap="1" wp14:anchorId="3EF34A99" wp14:editId="129AFAB6">
            <wp:simplePos x="0" y="0"/>
            <wp:positionH relativeFrom="margin">
              <wp:posOffset>-243840</wp:posOffset>
            </wp:positionH>
            <wp:positionV relativeFrom="paragraph">
              <wp:posOffset>0</wp:posOffset>
            </wp:positionV>
            <wp:extent cx="6019800" cy="300482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soner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9800" cy="3004820"/>
                    </a:xfrm>
                    <a:prstGeom prst="rect">
                      <a:avLst/>
                    </a:prstGeom>
                  </pic:spPr>
                </pic:pic>
              </a:graphicData>
            </a:graphic>
            <wp14:sizeRelH relativeFrom="margin">
              <wp14:pctWidth>0</wp14:pctWidth>
            </wp14:sizeRelH>
            <wp14:sizeRelV relativeFrom="margin">
              <wp14:pctHeight>0</wp14:pctHeight>
            </wp14:sizeRelV>
          </wp:anchor>
        </w:drawing>
      </w:r>
    </w:p>
    <w:p w14:paraId="1A4E06CF" w14:textId="768CE191" w:rsidR="006542B2" w:rsidRDefault="006542B2" w:rsidP="006542B2">
      <w:pPr>
        <w:pStyle w:val="Heading4"/>
      </w:pPr>
      <w:bookmarkStart w:id="1547" w:name="_Toc41326112"/>
      <w:r>
        <w:t xml:space="preserve">Gambar 4.9 Proses dan Hasil </w:t>
      </w:r>
      <w:r w:rsidRPr="005B0E4E">
        <w:rPr>
          <w:i/>
          <w:iCs w:val="0"/>
          <w:rPrChange w:id="1548" w:author="Ryan Ganeswara" w:date="2020-06-02T16:05:00Z">
            <w:rPr/>
          </w:rPrChange>
        </w:rPr>
        <w:t>Reasoner</w:t>
      </w:r>
      <w:r>
        <w:t xml:space="preserve"> dengan HermiT</w:t>
      </w:r>
      <w:bookmarkEnd w:id="1547"/>
      <w:r>
        <w:t xml:space="preserve"> </w:t>
      </w:r>
    </w:p>
    <w:p w14:paraId="15B67CD4" w14:textId="637E4D6F" w:rsidR="006542B2" w:rsidRPr="006542B2" w:rsidRDefault="006542B2" w:rsidP="00691B3E">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Gambar 4.9 </w:t>
      </w:r>
      <w:r w:rsidR="00691B3E">
        <w:rPr>
          <w:rFonts w:ascii="Times New Roman" w:hAnsi="Times New Roman" w:cs="Times New Roman"/>
          <w:sz w:val="24"/>
          <w:szCs w:val="24"/>
        </w:rPr>
        <w:t xml:space="preserve">adalah proses </w:t>
      </w:r>
      <w:r w:rsidR="00691B3E" w:rsidRPr="005B0E4E">
        <w:rPr>
          <w:rFonts w:ascii="Times New Roman" w:hAnsi="Times New Roman" w:cs="Times New Roman"/>
          <w:i/>
          <w:iCs/>
          <w:sz w:val="24"/>
          <w:szCs w:val="24"/>
          <w:rPrChange w:id="1549" w:author="Ryan Ganeswara" w:date="2020-06-02T16:05:00Z">
            <w:rPr>
              <w:rFonts w:ascii="Times New Roman" w:hAnsi="Times New Roman" w:cs="Times New Roman"/>
              <w:sz w:val="24"/>
              <w:szCs w:val="24"/>
            </w:rPr>
          </w:rPrChange>
        </w:rPr>
        <w:t>reasoner</w:t>
      </w:r>
      <w:r w:rsidR="00691B3E">
        <w:rPr>
          <w:rFonts w:ascii="Times New Roman" w:hAnsi="Times New Roman" w:cs="Times New Roman"/>
          <w:sz w:val="24"/>
          <w:szCs w:val="24"/>
        </w:rPr>
        <w:t xml:space="preserve"> dengan menggunakan HermiT 1.4.3.456, dimana proses berjalan dengan baik dan pada </w:t>
      </w:r>
      <w:r w:rsidR="00691B3E" w:rsidRPr="005B0E4E">
        <w:rPr>
          <w:rFonts w:ascii="Times New Roman" w:hAnsi="Times New Roman" w:cs="Times New Roman"/>
          <w:i/>
          <w:iCs/>
          <w:sz w:val="24"/>
          <w:szCs w:val="24"/>
          <w:rPrChange w:id="1550" w:author="Ryan Ganeswara" w:date="2020-06-02T16:06:00Z">
            <w:rPr>
              <w:rFonts w:ascii="Times New Roman" w:hAnsi="Times New Roman" w:cs="Times New Roman"/>
              <w:sz w:val="24"/>
              <w:szCs w:val="24"/>
            </w:rPr>
          </w:rPrChange>
        </w:rPr>
        <w:t>log</w:t>
      </w:r>
      <w:r w:rsidR="00691B3E">
        <w:rPr>
          <w:rFonts w:ascii="Times New Roman" w:hAnsi="Times New Roman" w:cs="Times New Roman"/>
          <w:sz w:val="24"/>
          <w:szCs w:val="24"/>
        </w:rPr>
        <w:t xml:space="preserve"> tidak menampilkan pemberitahuan error. Hal itu, menunjukkan bahwa relasi dan hierarki yang telah dibangun dalam ontologi sudah baik dan juga sesuai dengan tujuan penulis.</w:t>
      </w:r>
    </w:p>
    <w:p w14:paraId="7F61EB56" w14:textId="674A5BE8" w:rsidR="00463394" w:rsidRDefault="00062E89" w:rsidP="00390A9A">
      <w:pPr>
        <w:pStyle w:val="Heading2"/>
        <w:numPr>
          <w:ilvl w:val="2"/>
          <w:numId w:val="22"/>
        </w:numPr>
        <w:ind w:left="1134"/>
      </w:pPr>
      <w:bookmarkStart w:id="1551" w:name="_Toc41326060"/>
      <w:r>
        <w:t>Documentation</w:t>
      </w:r>
      <w:bookmarkEnd w:id="1551"/>
    </w:p>
    <w:p w14:paraId="2AB4AE78" w14:textId="44AA1579" w:rsidR="006C0993" w:rsidRDefault="006C0993" w:rsidP="006C099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Hasil dari dokumentasi </w:t>
      </w:r>
      <w:r w:rsidRPr="00B50EDD">
        <w:rPr>
          <w:rFonts w:ascii="Times New Roman" w:hAnsi="Times New Roman" w:cs="Times New Roman"/>
          <w:sz w:val="24"/>
          <w:szCs w:val="24"/>
        </w:rPr>
        <w:t>dari penelitian Silsilah Keluarga Puri Klungkung ini adalah berupa tulisan</w:t>
      </w:r>
      <w:r>
        <w:rPr>
          <w:rFonts w:ascii="Times New Roman" w:hAnsi="Times New Roman" w:cs="Times New Roman"/>
          <w:sz w:val="24"/>
          <w:szCs w:val="24"/>
        </w:rPr>
        <w:t>,</w:t>
      </w:r>
      <w:r w:rsidRPr="00B50EDD">
        <w:rPr>
          <w:rFonts w:ascii="Times New Roman" w:hAnsi="Times New Roman" w:cs="Times New Roman"/>
          <w:sz w:val="24"/>
          <w:szCs w:val="24"/>
        </w:rPr>
        <w:t xml:space="preserve"> </w:t>
      </w:r>
      <w:r>
        <w:rPr>
          <w:rFonts w:ascii="Times New Roman" w:hAnsi="Times New Roman" w:cs="Times New Roman"/>
          <w:sz w:val="24"/>
          <w:szCs w:val="24"/>
        </w:rPr>
        <w:t xml:space="preserve">sistem, dan model ontologi berupa ontograf </w:t>
      </w:r>
      <w:r w:rsidRPr="00B50EDD">
        <w:rPr>
          <w:rFonts w:ascii="Times New Roman" w:hAnsi="Times New Roman" w:cs="Times New Roman"/>
          <w:sz w:val="24"/>
          <w:szCs w:val="24"/>
        </w:rPr>
        <w:t xml:space="preserve"> yang dibuat dan dimuat ke dalam </w:t>
      </w:r>
      <w:r>
        <w:rPr>
          <w:rFonts w:ascii="Times New Roman" w:hAnsi="Times New Roman" w:cs="Times New Roman"/>
          <w:sz w:val="24"/>
          <w:szCs w:val="24"/>
        </w:rPr>
        <w:t>laporan</w:t>
      </w:r>
      <w:r w:rsidRPr="00B50EDD">
        <w:rPr>
          <w:rFonts w:ascii="Times New Roman" w:hAnsi="Times New Roman" w:cs="Times New Roman"/>
          <w:sz w:val="24"/>
          <w:szCs w:val="24"/>
        </w:rPr>
        <w:t xml:space="preserve"> ini sendiri.</w:t>
      </w:r>
      <w:r>
        <w:rPr>
          <w:rFonts w:ascii="Times New Roman" w:hAnsi="Times New Roman" w:cs="Times New Roman"/>
          <w:sz w:val="24"/>
          <w:szCs w:val="24"/>
        </w:rPr>
        <w:t xml:space="preserve"> Berikut adalah ontograf dari model ontologi yang dibangun :</w:t>
      </w:r>
    </w:p>
    <w:p w14:paraId="4C06A82F" w14:textId="5ACB246D" w:rsidR="006C0993" w:rsidRPr="006C0993" w:rsidRDefault="006C0993">
      <w:pPr>
        <w:spacing w:line="360" w:lineRule="auto"/>
        <w:ind w:left="414" w:firstLine="12"/>
        <w:jc w:val="center"/>
        <w:rPr>
          <w:rFonts w:ascii="Times New Roman" w:hAnsi="Times New Roman" w:cs="Times New Roman"/>
          <w:sz w:val="24"/>
          <w:szCs w:val="24"/>
        </w:rPr>
        <w:pPrChange w:id="1552" w:author="Ryan Ganeswara" w:date="2020-06-02T16:05:00Z">
          <w:pPr>
            <w:spacing w:line="360" w:lineRule="auto"/>
            <w:ind w:left="414" w:firstLine="720"/>
            <w:jc w:val="center"/>
          </w:pPr>
        </w:pPrChange>
      </w:pPr>
      <w:r>
        <w:rPr>
          <w:rFonts w:ascii="Times New Roman" w:hAnsi="Times New Roman" w:cs="Times New Roman"/>
          <w:noProof/>
          <w:sz w:val="24"/>
          <w:szCs w:val="24"/>
          <w:lang w:val="id-ID" w:eastAsia="id-ID"/>
        </w:rPr>
        <w:drawing>
          <wp:inline distT="0" distB="0" distL="0" distR="0" wp14:anchorId="3E414A68" wp14:editId="4310AC8B">
            <wp:extent cx="5039995" cy="32004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995" cy="3200400"/>
                    </a:xfrm>
                    <a:prstGeom prst="rect">
                      <a:avLst/>
                    </a:prstGeom>
                  </pic:spPr>
                </pic:pic>
              </a:graphicData>
            </a:graphic>
          </wp:inline>
        </w:drawing>
      </w:r>
    </w:p>
    <w:p w14:paraId="54CD615E" w14:textId="77777777" w:rsidR="00463394" w:rsidRPr="00463394" w:rsidRDefault="00463394" w:rsidP="00463394"/>
    <w:p w14:paraId="08637118" w14:textId="5EAA49FA" w:rsidR="006C0993" w:rsidRDefault="006C0993" w:rsidP="006C0993">
      <w:pPr>
        <w:pStyle w:val="Heading4"/>
        <w:jc w:val="both"/>
      </w:pPr>
      <w:bookmarkStart w:id="1553" w:name="_Toc41326113"/>
      <w:r>
        <w:t xml:space="preserve">Gambar 4.10 Ontograf dari </w:t>
      </w:r>
      <w:del w:id="1554" w:author="Ryan Ganeswara" w:date="2020-06-02T16:11:00Z">
        <w:r w:rsidDel="009E34ED">
          <w:delText>Class</w:delText>
        </w:r>
      </w:del>
      <w:ins w:id="1555" w:author="Ryan Ganeswara" w:date="2020-06-02T16:11:00Z">
        <w:r w:rsidR="009E34ED" w:rsidRPr="009E34ED">
          <w:rPr>
            <w:i/>
          </w:rPr>
          <w:t>Class</w:t>
        </w:r>
      </w:ins>
      <w:r>
        <w:t xml:space="preserve"> Ontologi Silsilah Keluarga Puri Klungkung</w:t>
      </w:r>
      <w:bookmarkEnd w:id="1553"/>
    </w:p>
    <w:p w14:paraId="59D2FA2C" w14:textId="701739C7" w:rsidR="006C0993" w:rsidRDefault="006C0993" w:rsidP="006C0993">
      <w:pPr>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Gambar 4.10 merupakan ontograf dari relasi antar </w:t>
      </w:r>
      <w:del w:id="1556" w:author="Ryan Ganeswara" w:date="2020-06-02T16:11:00Z">
        <w:r w:rsidDel="009E34ED">
          <w:rPr>
            <w:rFonts w:ascii="Times New Roman" w:hAnsi="Times New Roman" w:cs="Times New Roman"/>
            <w:sz w:val="24"/>
            <w:szCs w:val="24"/>
          </w:rPr>
          <w:delText>class</w:delText>
        </w:r>
      </w:del>
      <w:ins w:id="1557"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 xml:space="preserve"> dan sub</w:t>
      </w:r>
      <w:del w:id="1558" w:author="Ryan Ganeswara" w:date="2020-06-02T16:11:00Z">
        <w:r w:rsidDel="009E34ED">
          <w:rPr>
            <w:rFonts w:ascii="Times New Roman" w:hAnsi="Times New Roman" w:cs="Times New Roman"/>
            <w:sz w:val="24"/>
            <w:szCs w:val="24"/>
          </w:rPr>
          <w:delText>class</w:delText>
        </w:r>
      </w:del>
      <w:ins w:id="1559" w:author="Ryan Ganeswara" w:date="2020-06-02T16:11:00Z">
        <w:r w:rsidR="009E34ED" w:rsidRPr="009E34ED">
          <w:rPr>
            <w:rFonts w:ascii="Times New Roman" w:hAnsi="Times New Roman" w:cs="Times New Roman"/>
            <w:i/>
            <w:sz w:val="24"/>
            <w:szCs w:val="24"/>
          </w:rPr>
          <w:t>class</w:t>
        </w:r>
      </w:ins>
      <w:r>
        <w:rPr>
          <w:rFonts w:ascii="Times New Roman" w:hAnsi="Times New Roman" w:cs="Times New Roman"/>
          <w:sz w:val="24"/>
          <w:szCs w:val="24"/>
        </w:rPr>
        <w:t>nya masing-masing yang ada pada ontologi yang telah dibangun.</w:t>
      </w:r>
    </w:p>
    <w:p w14:paraId="707263A3" w14:textId="1F3A7516" w:rsidR="006C0993" w:rsidRPr="006C0993" w:rsidRDefault="006C0993">
      <w:pPr>
        <w:spacing w:line="360" w:lineRule="auto"/>
        <w:ind w:left="426"/>
        <w:jc w:val="both"/>
        <w:rPr>
          <w:rFonts w:ascii="Times New Roman" w:hAnsi="Times New Roman" w:cs="Times New Roman"/>
          <w:sz w:val="24"/>
          <w:szCs w:val="24"/>
        </w:rPr>
        <w:pPrChange w:id="1560" w:author="Ryan Ganeswara" w:date="2020-06-02T16:04:00Z">
          <w:pPr>
            <w:spacing w:line="360" w:lineRule="auto"/>
            <w:ind w:left="426" w:firstLine="708"/>
            <w:jc w:val="both"/>
          </w:pPr>
        </w:pPrChange>
      </w:pPr>
      <w:r>
        <w:rPr>
          <w:rFonts w:ascii="Times New Roman" w:hAnsi="Times New Roman" w:cs="Times New Roman"/>
          <w:noProof/>
          <w:sz w:val="24"/>
          <w:szCs w:val="24"/>
          <w:lang w:val="id-ID" w:eastAsia="id-ID"/>
        </w:rPr>
        <w:drawing>
          <wp:inline distT="0" distB="0" distL="0" distR="0" wp14:anchorId="3CA1A43F" wp14:editId="541DD347">
            <wp:extent cx="5039995" cy="421386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oh 1.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4213860"/>
                    </a:xfrm>
                    <a:prstGeom prst="rect">
                      <a:avLst/>
                    </a:prstGeom>
                  </pic:spPr>
                </pic:pic>
              </a:graphicData>
            </a:graphic>
          </wp:inline>
        </w:drawing>
      </w:r>
    </w:p>
    <w:p w14:paraId="6F6560AB" w14:textId="1446FF0D" w:rsidR="006C0993" w:rsidRDefault="006C0993">
      <w:pPr>
        <w:pStyle w:val="Heading4"/>
      </w:pPr>
      <w:bookmarkStart w:id="1561" w:name="_Toc41326114"/>
      <w:r>
        <w:t>Gambar 4.11 Contoh Graf Relasi Antar Individual</w:t>
      </w:r>
      <w:bookmarkEnd w:id="1561"/>
    </w:p>
    <w:p w14:paraId="02B35AF6" w14:textId="5BE73344" w:rsidR="006C0993" w:rsidRPr="006C0993" w:rsidRDefault="006C0993" w:rsidP="00A564E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4.11 menunjukkan sebuah relasi antara individual dengan individual lainnya, dimana relasi tersebut dihubungkan dengan beberapa properties di dalamnya. Graf tersebut menunjukkan data dari individual orang yang bernama AA. Regeg dengan semua hubungannya </w:t>
      </w:r>
      <w:r w:rsidR="00A564E4">
        <w:rPr>
          <w:rFonts w:ascii="Times New Roman" w:hAnsi="Times New Roman" w:cs="Times New Roman"/>
          <w:sz w:val="24"/>
          <w:szCs w:val="24"/>
        </w:rPr>
        <w:t>bersama orang lainnya yang ada di dalam silsilah.</w:t>
      </w:r>
    </w:p>
    <w:p w14:paraId="4FA69DFB" w14:textId="1012B02E" w:rsidR="00A564E4" w:rsidRDefault="00A564E4" w:rsidP="00390A9A">
      <w:pPr>
        <w:pStyle w:val="Heading1"/>
        <w:numPr>
          <w:ilvl w:val="1"/>
          <w:numId w:val="22"/>
        </w:numPr>
        <w:ind w:left="0" w:firstLine="0"/>
      </w:pPr>
      <w:bookmarkStart w:id="1562" w:name="_Toc41326061"/>
      <w:r>
        <w:t xml:space="preserve">Implementasi Metode </w:t>
      </w:r>
      <w:r w:rsidRPr="005B0E4E">
        <w:rPr>
          <w:i/>
          <w:iCs/>
          <w:rPrChange w:id="1563" w:author="Ryan Ganeswara" w:date="2020-06-02T16:04:00Z">
            <w:rPr/>
          </w:rPrChange>
        </w:rPr>
        <w:t>Prototyping</w:t>
      </w:r>
      <w:bookmarkEnd w:id="1562"/>
      <w:r>
        <w:t xml:space="preserve"> </w:t>
      </w:r>
    </w:p>
    <w:p w14:paraId="37FD899C" w14:textId="3BFA4DFF" w:rsidR="00A564E4" w:rsidRDefault="00E45646" w:rsidP="00654407">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ini, penulis membangun sistem </w:t>
      </w:r>
      <w:r w:rsidR="00E40AC9">
        <w:rPr>
          <w:rFonts w:ascii="Times New Roman" w:hAnsi="Times New Roman" w:cs="Times New Roman"/>
          <w:sz w:val="24"/>
          <w:szCs w:val="24"/>
          <w:lang w:val="en-US"/>
        </w:rPr>
        <w:t xml:space="preserve">berbasis </w:t>
      </w:r>
      <w:r>
        <w:rPr>
          <w:rFonts w:ascii="Times New Roman" w:hAnsi="Times New Roman" w:cs="Times New Roman"/>
          <w:sz w:val="24"/>
          <w:szCs w:val="24"/>
          <w:lang w:val="en-US"/>
        </w:rPr>
        <w:t xml:space="preserve">web berdasarkan metode </w:t>
      </w:r>
      <w:r w:rsidRPr="005B0E4E">
        <w:rPr>
          <w:rFonts w:ascii="Times New Roman" w:hAnsi="Times New Roman" w:cs="Times New Roman"/>
          <w:i/>
          <w:iCs/>
          <w:sz w:val="24"/>
          <w:szCs w:val="24"/>
          <w:lang w:val="en-US"/>
          <w:rPrChange w:id="1564" w:author="Ryan Ganeswara" w:date="2020-06-02T16:04:00Z">
            <w:rPr>
              <w:rFonts w:ascii="Times New Roman" w:hAnsi="Times New Roman" w:cs="Times New Roman"/>
              <w:sz w:val="24"/>
              <w:szCs w:val="24"/>
              <w:lang w:val="en-US"/>
            </w:rPr>
          </w:rPrChange>
        </w:rPr>
        <w:t xml:space="preserve">prototyping, </w:t>
      </w:r>
      <w:r w:rsidR="00E40AC9" w:rsidRPr="005B0E4E">
        <w:rPr>
          <w:rFonts w:ascii="Times New Roman" w:hAnsi="Times New Roman" w:cs="Times New Roman"/>
          <w:i/>
          <w:iCs/>
          <w:sz w:val="24"/>
          <w:szCs w:val="24"/>
          <w:lang w:val="en-US"/>
          <w:rPrChange w:id="1565" w:author="Ryan Ganeswara" w:date="2020-06-02T16:04:00Z">
            <w:rPr>
              <w:rFonts w:ascii="Times New Roman" w:hAnsi="Times New Roman" w:cs="Times New Roman"/>
              <w:sz w:val="24"/>
              <w:szCs w:val="24"/>
              <w:lang w:val="en-US"/>
            </w:rPr>
          </w:rPrChange>
        </w:rPr>
        <w:t>prototyping</w:t>
      </w:r>
      <w:r w:rsidR="00E40AC9">
        <w:rPr>
          <w:rFonts w:ascii="Times New Roman" w:hAnsi="Times New Roman" w:cs="Times New Roman"/>
          <w:sz w:val="24"/>
          <w:szCs w:val="24"/>
          <w:lang w:val="en-US"/>
        </w:rPr>
        <w:t xml:space="preserve"> dapat diartikan sebagai proses pengembangan suatu prototipe secara tepat untuk digunkan terlebih dahulu dan nantinya dapat ditingkatkan terus menerus sampai didapatkan sistem yang utuh. Dalam sistem ini, penulis membagi dua fasilitas utama yang akan ada di dalam sistem, yaitu :</w:t>
      </w:r>
    </w:p>
    <w:p w14:paraId="0C8F1624" w14:textId="66278A86" w:rsidR="00E40AC9" w:rsidRDefault="00E40AC9" w:rsidP="00390A9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Fasilitas </w:t>
      </w:r>
      <w:r w:rsidRPr="005B0E4E">
        <w:rPr>
          <w:rFonts w:ascii="Times New Roman" w:hAnsi="Times New Roman" w:cs="Times New Roman"/>
          <w:i/>
          <w:iCs/>
          <w:sz w:val="24"/>
          <w:szCs w:val="24"/>
          <w:lang w:val="en-US"/>
          <w:rPrChange w:id="1566" w:author="Ryan Ganeswara" w:date="2020-06-02T16:03:00Z">
            <w:rPr>
              <w:rFonts w:ascii="Times New Roman" w:hAnsi="Times New Roman" w:cs="Times New Roman"/>
              <w:sz w:val="24"/>
              <w:szCs w:val="24"/>
              <w:lang w:val="en-US"/>
            </w:rPr>
          </w:rPrChange>
        </w:rPr>
        <w:t>Browsing</w:t>
      </w:r>
    </w:p>
    <w:p w14:paraId="15FA1624" w14:textId="2541A886" w:rsidR="00E40AC9" w:rsidRDefault="00F374D1" w:rsidP="00F374D1">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Fasilitas ini akan memungkinkan pengguna sistem untuk menjelajah atau menelusuri (</w:t>
      </w:r>
      <w:r w:rsidRPr="005B0E4E">
        <w:rPr>
          <w:rFonts w:ascii="Times New Roman" w:hAnsi="Times New Roman" w:cs="Times New Roman"/>
          <w:i/>
          <w:iCs/>
          <w:sz w:val="24"/>
          <w:szCs w:val="24"/>
          <w:lang w:val="en-US"/>
          <w:rPrChange w:id="1567" w:author="Ryan Ganeswara" w:date="2020-06-02T16:03:00Z">
            <w:rPr>
              <w:rFonts w:ascii="Times New Roman" w:hAnsi="Times New Roman" w:cs="Times New Roman"/>
              <w:sz w:val="24"/>
              <w:szCs w:val="24"/>
              <w:lang w:val="en-US"/>
            </w:rPr>
          </w:rPrChange>
        </w:rPr>
        <w:t>browsing</w:t>
      </w:r>
      <w:r>
        <w:rPr>
          <w:rFonts w:ascii="Times New Roman" w:hAnsi="Times New Roman" w:cs="Times New Roman"/>
          <w:sz w:val="24"/>
          <w:szCs w:val="24"/>
          <w:lang w:val="en-US"/>
        </w:rPr>
        <w:t>) pengetahuan mengenai silsilah keluarga Puri Klungkung yang telah tercatat ke dalam sistem dengan mengambil resource data yang berasal dari ontologi yang telah dibangun sebelumnya.</w:t>
      </w:r>
    </w:p>
    <w:p w14:paraId="49969D32" w14:textId="3300EADB" w:rsidR="00E40AC9" w:rsidRPr="005B0E4E" w:rsidRDefault="00E40AC9" w:rsidP="00390A9A">
      <w:pPr>
        <w:pStyle w:val="ListParagraph"/>
        <w:numPr>
          <w:ilvl w:val="0"/>
          <w:numId w:val="29"/>
        </w:numPr>
        <w:spacing w:line="360" w:lineRule="auto"/>
        <w:jc w:val="both"/>
        <w:rPr>
          <w:rFonts w:ascii="Times New Roman" w:hAnsi="Times New Roman" w:cs="Times New Roman"/>
          <w:i/>
          <w:iCs/>
          <w:sz w:val="24"/>
          <w:szCs w:val="24"/>
          <w:lang w:val="en-US"/>
          <w:rPrChange w:id="1568" w:author="Ryan Ganeswara" w:date="2020-06-02T16:03:00Z">
            <w:rPr>
              <w:rFonts w:ascii="Times New Roman" w:hAnsi="Times New Roman" w:cs="Times New Roman"/>
              <w:sz w:val="24"/>
              <w:szCs w:val="24"/>
              <w:lang w:val="en-US"/>
            </w:rPr>
          </w:rPrChange>
        </w:rPr>
      </w:pPr>
      <w:r>
        <w:rPr>
          <w:rFonts w:ascii="Times New Roman" w:hAnsi="Times New Roman" w:cs="Times New Roman"/>
          <w:sz w:val="24"/>
          <w:szCs w:val="24"/>
          <w:lang w:val="en-US"/>
        </w:rPr>
        <w:t xml:space="preserve">Fasilitas </w:t>
      </w:r>
      <w:r w:rsidRPr="005B0E4E">
        <w:rPr>
          <w:rFonts w:ascii="Times New Roman" w:hAnsi="Times New Roman" w:cs="Times New Roman"/>
          <w:i/>
          <w:iCs/>
          <w:sz w:val="24"/>
          <w:szCs w:val="24"/>
          <w:lang w:val="en-US"/>
          <w:rPrChange w:id="1569" w:author="Ryan Ganeswara" w:date="2020-06-02T16:03:00Z">
            <w:rPr>
              <w:rFonts w:ascii="Times New Roman" w:hAnsi="Times New Roman" w:cs="Times New Roman"/>
              <w:sz w:val="24"/>
              <w:szCs w:val="24"/>
              <w:lang w:val="en-US"/>
            </w:rPr>
          </w:rPrChange>
        </w:rPr>
        <w:t>Searching</w:t>
      </w:r>
    </w:p>
    <w:p w14:paraId="453EA096" w14:textId="1DC46D23" w:rsidR="00F374D1" w:rsidRDefault="00F374D1" w:rsidP="00F374D1">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Fasilitas ini memungkinkan pengguna sistem untuk mencari (</w:t>
      </w:r>
      <w:r w:rsidRPr="005B0E4E">
        <w:rPr>
          <w:rFonts w:ascii="Times New Roman" w:hAnsi="Times New Roman" w:cs="Times New Roman"/>
          <w:i/>
          <w:iCs/>
          <w:sz w:val="24"/>
          <w:szCs w:val="24"/>
          <w:lang w:val="en-US"/>
          <w:rPrChange w:id="1570" w:author="Ryan Ganeswara" w:date="2020-06-02T16:03:00Z">
            <w:rPr>
              <w:rFonts w:ascii="Times New Roman" w:hAnsi="Times New Roman" w:cs="Times New Roman"/>
              <w:sz w:val="24"/>
              <w:szCs w:val="24"/>
              <w:lang w:val="en-US"/>
            </w:rPr>
          </w:rPrChange>
        </w:rPr>
        <w:t>searching</w:t>
      </w:r>
      <w:r>
        <w:rPr>
          <w:rFonts w:ascii="Times New Roman" w:hAnsi="Times New Roman" w:cs="Times New Roman"/>
          <w:sz w:val="24"/>
          <w:szCs w:val="24"/>
          <w:lang w:val="en-US"/>
        </w:rPr>
        <w:t>) informasi atau pengetahuan yang ada di dalam sistem dengan cara memilih hubungan antara konsep satu dengan konsep lainnya yang ada di dalam domain silsilah keluarga Puri Klungkung.</w:t>
      </w:r>
    </w:p>
    <w:p w14:paraId="3F3A55CC" w14:textId="77777777" w:rsidR="00E40AC9" w:rsidRPr="00A564E4" w:rsidRDefault="00E40AC9" w:rsidP="00A564E4">
      <w:pPr>
        <w:rPr>
          <w:rFonts w:ascii="Times New Roman" w:hAnsi="Times New Roman" w:cs="Times New Roman"/>
          <w:sz w:val="24"/>
          <w:szCs w:val="24"/>
          <w:lang w:val="en-US"/>
        </w:rPr>
      </w:pPr>
    </w:p>
    <w:p w14:paraId="5425E6B8" w14:textId="6584DFA0" w:rsidR="00F374D1" w:rsidRDefault="00F374D1" w:rsidP="00F374D1">
      <w:pPr>
        <w:pStyle w:val="Heading2"/>
        <w:ind w:firstLine="720"/>
      </w:pPr>
      <w:bookmarkStart w:id="1571" w:name="_Toc41326062"/>
      <w:r>
        <w:t xml:space="preserve">4.3.1. </w:t>
      </w:r>
      <w:r w:rsidR="00F8345E">
        <w:t>Implementasi Ontologi ke Dalam Sistem</w:t>
      </w:r>
      <w:bookmarkEnd w:id="1571"/>
    </w:p>
    <w:p w14:paraId="3583E38E" w14:textId="557F5EF4" w:rsidR="00F8345E" w:rsidRDefault="00103FCB" w:rsidP="00DA6EAC">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95104" behindDoc="0" locked="0" layoutInCell="1" allowOverlap="1" wp14:anchorId="4C95A288" wp14:editId="126A9700">
            <wp:simplePos x="0" y="0"/>
            <wp:positionH relativeFrom="margin">
              <wp:align>left</wp:align>
            </wp:positionH>
            <wp:positionV relativeFrom="paragraph">
              <wp:posOffset>676910</wp:posOffset>
            </wp:positionV>
            <wp:extent cx="5039995" cy="2110740"/>
            <wp:effectExtent l="0" t="0" r="825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 ontolog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2110740"/>
                    </a:xfrm>
                    <a:prstGeom prst="rect">
                      <a:avLst/>
                    </a:prstGeom>
                  </pic:spPr>
                </pic:pic>
              </a:graphicData>
            </a:graphic>
            <wp14:sizeRelH relativeFrom="page">
              <wp14:pctWidth>0</wp14:pctWidth>
            </wp14:sizeRelH>
            <wp14:sizeRelV relativeFrom="page">
              <wp14:pctHeight>0</wp14:pctHeight>
            </wp14:sizeRelV>
          </wp:anchor>
        </w:drawing>
      </w:r>
      <w:r w:rsidR="00DA6EAC">
        <w:rPr>
          <w:rFonts w:ascii="Times New Roman" w:hAnsi="Times New Roman" w:cs="Times New Roman"/>
          <w:sz w:val="24"/>
          <w:szCs w:val="24"/>
        </w:rPr>
        <w:t>Tahap implementasi ini terdiri dari proses mengunggah ontologi ke server Fuseki agar dapat digunakan oleh sistem.</w:t>
      </w:r>
    </w:p>
    <w:p w14:paraId="2E7575DE" w14:textId="1E1CE4B9" w:rsidR="00DA6EAC" w:rsidRPr="00F8345E" w:rsidRDefault="00DA6EAC" w:rsidP="00103FCB">
      <w:pPr>
        <w:spacing w:line="360" w:lineRule="auto"/>
        <w:ind w:left="720" w:firstLine="720"/>
        <w:jc w:val="center"/>
        <w:rPr>
          <w:rFonts w:ascii="Times New Roman" w:hAnsi="Times New Roman" w:cs="Times New Roman"/>
          <w:sz w:val="24"/>
          <w:szCs w:val="24"/>
        </w:rPr>
      </w:pPr>
    </w:p>
    <w:p w14:paraId="031AF1AE" w14:textId="40B6E02F" w:rsidR="00DA6EAC" w:rsidRDefault="00DA6EAC" w:rsidP="00103FCB">
      <w:pPr>
        <w:pStyle w:val="Heading4"/>
      </w:pPr>
      <w:bookmarkStart w:id="1572" w:name="_Toc41326115"/>
      <w:r>
        <w:t>Gambar 4.12 Proses Upload Ontologi ke Dalam Fuseki Server</w:t>
      </w:r>
      <w:bookmarkEnd w:id="1572"/>
    </w:p>
    <w:p w14:paraId="56D590F9" w14:textId="268E4FC3" w:rsidR="00436E20" w:rsidRPr="00DA6EAC" w:rsidRDefault="00DA6EAC" w:rsidP="00436E2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4.12 menunjukkan proses upload file ontologi ke dalam fuseki server, terlihat proses upload berhasil atau sukses dijalankan tanpa ada pemberitahuan error. Proses ini bertujuan untuk membuat ontologi yang telah dibangun menjadi sebuah basis data </w:t>
      </w:r>
      <w:r w:rsidR="00436E20">
        <w:rPr>
          <w:rFonts w:ascii="Times New Roman" w:hAnsi="Times New Roman" w:cs="Times New Roman"/>
          <w:sz w:val="24"/>
          <w:szCs w:val="24"/>
        </w:rPr>
        <w:t>yang nantinya akan dihubungkan ke dalam sistem melalui proses koneksi menggunakan library EasyRDF.</w:t>
      </w:r>
    </w:p>
    <w:p w14:paraId="13B6DA6A" w14:textId="6D0CDBD1" w:rsidR="00436E20" w:rsidRDefault="00436E20" w:rsidP="00436E20">
      <w:pPr>
        <w:pStyle w:val="Heading5"/>
      </w:pPr>
      <w:bookmarkStart w:id="1573" w:name="_Toc41326088"/>
      <w:r>
        <w:t>Tabel 4.</w:t>
      </w:r>
      <w:ins w:id="1574" w:author="Ryan Ganeswara" w:date="2020-06-02T15:20:00Z">
        <w:r w:rsidR="003F53CF">
          <w:t>4</w:t>
        </w:r>
      </w:ins>
      <w:del w:id="1575" w:author="Ryan Ganeswara" w:date="2020-06-02T15:20:00Z">
        <w:r w:rsidDel="003F53CF">
          <w:delText>2</w:delText>
        </w:r>
      </w:del>
      <w:r>
        <w:t xml:space="preserve"> Source Code Proses Koneksi Library EasyRDF</w:t>
      </w:r>
      <w:bookmarkEnd w:id="1573"/>
    </w:p>
    <w:tbl>
      <w:tblPr>
        <w:tblStyle w:val="TableGrid"/>
        <w:tblW w:w="0" w:type="auto"/>
        <w:tblLook w:val="04A0" w:firstRow="1" w:lastRow="0" w:firstColumn="1" w:lastColumn="0" w:noHBand="0" w:noVBand="1"/>
      </w:tblPr>
      <w:tblGrid>
        <w:gridCol w:w="7927"/>
      </w:tblGrid>
      <w:tr w:rsidR="00436E20" w14:paraId="36C58B81" w14:textId="77777777" w:rsidTr="00436E20">
        <w:tc>
          <w:tcPr>
            <w:tcW w:w="7610" w:type="dxa"/>
          </w:tcPr>
          <w:p w14:paraId="749943A8" w14:textId="6B2073C2" w:rsidR="00436E20" w:rsidRPr="00436E20" w:rsidRDefault="00741704" w:rsidP="00741704">
            <w:pPr>
              <w:jc w:val="center"/>
              <w:rPr>
                <w:rFonts w:ascii="Courier New" w:hAnsi="Courier New" w:cs="Courier New"/>
              </w:rPr>
            </w:pPr>
            <w:r>
              <w:rPr>
                <w:rFonts w:ascii="Courier New" w:hAnsi="Courier New" w:cs="Courier New"/>
              </w:rPr>
              <w:t>Penggalan Code</w:t>
            </w:r>
          </w:p>
        </w:tc>
      </w:tr>
      <w:tr w:rsidR="00741704" w14:paraId="4E3E0D28" w14:textId="77777777" w:rsidTr="00436E20">
        <w:tc>
          <w:tcPr>
            <w:tcW w:w="7610" w:type="dxa"/>
          </w:tcPr>
          <w:p w14:paraId="5D0C2F88" w14:textId="77777777" w:rsidR="00741704" w:rsidRPr="00436E20" w:rsidRDefault="00741704" w:rsidP="00741704">
            <w:pPr>
              <w:rPr>
                <w:rFonts w:ascii="Courier New" w:hAnsi="Courier New" w:cs="Courier New"/>
              </w:rPr>
            </w:pPr>
            <w:r w:rsidRPr="00436E20">
              <w:rPr>
                <w:rFonts w:ascii="Courier New" w:hAnsi="Courier New" w:cs="Courier New"/>
              </w:rPr>
              <w:t>//Impor Library EasyRDF</w:t>
            </w:r>
          </w:p>
          <w:p w14:paraId="37885E5B" w14:textId="77777777" w:rsidR="00741704" w:rsidRPr="00436E20" w:rsidRDefault="00741704" w:rsidP="00741704">
            <w:pPr>
              <w:rPr>
                <w:rFonts w:ascii="Courier New" w:hAnsi="Courier New" w:cs="Courier New"/>
              </w:rPr>
            </w:pPr>
            <w:r w:rsidRPr="00436E20">
              <w:rPr>
                <w:rFonts w:ascii="Courier New" w:hAnsi="Courier New" w:cs="Courier New"/>
              </w:rPr>
              <w:t>include("easyrdf/lib/EasyRdf.php");</w:t>
            </w:r>
          </w:p>
          <w:p w14:paraId="05989CC2" w14:textId="77777777" w:rsidR="00741704" w:rsidRPr="00436E20" w:rsidRDefault="00741704" w:rsidP="00741704">
            <w:pPr>
              <w:rPr>
                <w:rFonts w:ascii="Courier New" w:hAnsi="Courier New" w:cs="Courier New"/>
              </w:rPr>
            </w:pPr>
            <w:r w:rsidRPr="00436E20">
              <w:rPr>
                <w:rFonts w:ascii="Courier New" w:hAnsi="Courier New" w:cs="Courier New"/>
              </w:rPr>
              <w:t>require_once "easyrdf/examples/html_tag_helpers.php";</w:t>
            </w:r>
          </w:p>
          <w:p w14:paraId="4AC26DD5" w14:textId="77777777" w:rsidR="00741704" w:rsidRPr="00436E20" w:rsidRDefault="00741704" w:rsidP="00741704">
            <w:pPr>
              <w:rPr>
                <w:rFonts w:ascii="Courier New" w:hAnsi="Courier New" w:cs="Courier New"/>
              </w:rPr>
            </w:pPr>
          </w:p>
          <w:p w14:paraId="1FFC566D" w14:textId="77777777" w:rsidR="00741704" w:rsidRPr="00436E20" w:rsidRDefault="00741704" w:rsidP="00741704">
            <w:pPr>
              <w:rPr>
                <w:rFonts w:ascii="Courier New" w:hAnsi="Courier New" w:cs="Courier New"/>
              </w:rPr>
            </w:pPr>
            <w:r w:rsidRPr="00436E20">
              <w:rPr>
                <w:rFonts w:ascii="Courier New" w:hAnsi="Courier New" w:cs="Courier New"/>
              </w:rPr>
              <w:t>// Pengaturan PREFIX</w:t>
            </w:r>
          </w:p>
          <w:p w14:paraId="2E8C6978" w14:textId="77777777" w:rsidR="00741704" w:rsidRPr="00436E20" w:rsidRDefault="00741704" w:rsidP="00741704">
            <w:pPr>
              <w:rPr>
                <w:rFonts w:ascii="Courier New" w:hAnsi="Courier New" w:cs="Courier New"/>
              </w:rPr>
            </w:pPr>
            <w:r w:rsidRPr="00436E20">
              <w:rPr>
                <w:rFonts w:ascii="Courier New" w:hAnsi="Courier New" w:cs="Courier New"/>
              </w:rPr>
              <w:t>EasyRdf_Namespace::set('rdf', 'http://www.w3.org/1999/02/22-rdf-syntax-ns#');</w:t>
            </w:r>
          </w:p>
          <w:p w14:paraId="5BB6DA36" w14:textId="77777777" w:rsidR="00741704" w:rsidRPr="00436E20" w:rsidRDefault="00741704" w:rsidP="00741704">
            <w:pPr>
              <w:rPr>
                <w:rFonts w:ascii="Courier New" w:hAnsi="Courier New" w:cs="Courier New"/>
              </w:rPr>
            </w:pPr>
            <w:r w:rsidRPr="00436E20">
              <w:rPr>
                <w:rFonts w:ascii="Courier New" w:hAnsi="Courier New" w:cs="Courier New"/>
              </w:rPr>
              <w:t>EasyRdf_Namespace::set('rdfs', 'http://www.w3.org/2000/01/rdf-schema#');</w:t>
            </w:r>
          </w:p>
          <w:p w14:paraId="10DE3D9C" w14:textId="77777777" w:rsidR="00741704" w:rsidRPr="00436E20" w:rsidRDefault="00741704" w:rsidP="00741704">
            <w:pPr>
              <w:rPr>
                <w:rFonts w:ascii="Courier New" w:hAnsi="Courier New" w:cs="Courier New"/>
              </w:rPr>
            </w:pPr>
            <w:r w:rsidRPr="00436E20">
              <w:rPr>
                <w:rFonts w:ascii="Courier New" w:hAnsi="Courier New" w:cs="Courier New"/>
              </w:rPr>
              <w:t>EasyRdf_Namespace::set('owl', 'http://www.w3.org/2002/07/owl#');</w:t>
            </w:r>
          </w:p>
          <w:p w14:paraId="38EE440B" w14:textId="77777777" w:rsidR="00741704" w:rsidRPr="00436E20" w:rsidRDefault="00741704" w:rsidP="00741704">
            <w:pPr>
              <w:rPr>
                <w:rFonts w:ascii="Courier New" w:hAnsi="Courier New" w:cs="Courier New"/>
              </w:rPr>
            </w:pPr>
            <w:r w:rsidRPr="00436E20">
              <w:rPr>
                <w:rFonts w:ascii="Courier New" w:hAnsi="Courier New" w:cs="Courier New"/>
              </w:rPr>
              <w:t>EasyRdf_Namespace::set('sil', 'http://www.semanticweb.org/user/ontologies/2019/3/untitled-ontology-4#');</w:t>
            </w:r>
          </w:p>
          <w:p w14:paraId="27B52095" w14:textId="77777777" w:rsidR="00741704" w:rsidRPr="00436E20" w:rsidRDefault="00741704" w:rsidP="00741704">
            <w:pPr>
              <w:rPr>
                <w:rFonts w:ascii="Courier New" w:hAnsi="Courier New" w:cs="Courier New"/>
              </w:rPr>
            </w:pPr>
          </w:p>
          <w:p w14:paraId="6AAFABA6" w14:textId="77777777" w:rsidR="00741704" w:rsidRPr="00436E20" w:rsidRDefault="00741704" w:rsidP="00741704">
            <w:pPr>
              <w:rPr>
                <w:rFonts w:ascii="Courier New" w:hAnsi="Courier New" w:cs="Courier New"/>
              </w:rPr>
            </w:pPr>
            <w:r w:rsidRPr="00436E20">
              <w:rPr>
                <w:rFonts w:ascii="Courier New" w:hAnsi="Courier New" w:cs="Courier New"/>
              </w:rPr>
              <w:t>//Inisialisasi Koneksi SPARQL</w:t>
            </w:r>
          </w:p>
          <w:p w14:paraId="576163C9" w14:textId="1C689D76" w:rsidR="00741704" w:rsidRPr="00436E20" w:rsidRDefault="00741704" w:rsidP="00741704">
            <w:pPr>
              <w:rPr>
                <w:rFonts w:ascii="Courier New" w:hAnsi="Courier New" w:cs="Courier New"/>
              </w:rPr>
            </w:pPr>
            <w:r w:rsidRPr="00436E20">
              <w:rPr>
                <w:rFonts w:ascii="Courier New" w:hAnsi="Courier New" w:cs="Courier New"/>
              </w:rPr>
              <w:t>$sparql = new EasyRdf_Sparql_Client('http://localhost:3030/silsilah/</w:t>
            </w:r>
            <w:del w:id="1576" w:author="Ryan Ganeswara" w:date="2020-06-02T16:09:00Z">
              <w:r w:rsidRPr="00436E20" w:rsidDel="009E34ED">
                <w:rPr>
                  <w:rFonts w:ascii="Courier New" w:hAnsi="Courier New" w:cs="Courier New"/>
                </w:rPr>
                <w:delText>query</w:delText>
              </w:r>
            </w:del>
            <w:ins w:id="1577" w:author="Ryan Ganeswara" w:date="2020-06-02T16:09:00Z">
              <w:r w:rsidR="009E34ED" w:rsidRPr="009E34ED">
                <w:rPr>
                  <w:rFonts w:ascii="Courier New" w:hAnsi="Courier New" w:cs="Courier New"/>
                  <w:i/>
                </w:rPr>
                <w:t>query</w:t>
              </w:r>
            </w:ins>
            <w:r w:rsidRPr="00436E20">
              <w:rPr>
                <w:rFonts w:ascii="Courier New" w:hAnsi="Courier New" w:cs="Courier New"/>
              </w:rPr>
              <w:t>');</w:t>
            </w:r>
          </w:p>
        </w:tc>
      </w:tr>
    </w:tbl>
    <w:p w14:paraId="16E1BC71" w14:textId="6D06FAD0" w:rsidR="00436E20" w:rsidRDefault="00436E20" w:rsidP="00436E20"/>
    <w:p w14:paraId="3FD0ED81" w14:textId="2964CAF9" w:rsidR="00436E20" w:rsidRDefault="00103FCB" w:rsidP="00103FC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4.2 menampilkan bagaimana proses koneksi dari ontologi ke dalam sistem dengan menggunakan library EasyRDF. Baris inisialisasi koneksi SPARQL digunakan untuk mengambil data ontologi yang ada di dalam fuseki server yang telah diupload sebelumnya. Dengan itu, ketika melakukan </w:t>
      </w:r>
      <w:del w:id="1578" w:author="Ryan Ganeswara" w:date="2020-06-02T16:09:00Z">
        <w:r w:rsidDel="009E34ED">
          <w:rPr>
            <w:rFonts w:ascii="Times New Roman" w:hAnsi="Times New Roman" w:cs="Times New Roman"/>
            <w:sz w:val="24"/>
            <w:szCs w:val="24"/>
          </w:rPr>
          <w:delText>query</w:delText>
        </w:r>
      </w:del>
      <w:ins w:id="1579"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di dalam sistem maka hasil dari </w:t>
      </w:r>
      <w:del w:id="1580" w:author="Ryan Ganeswara" w:date="2020-06-02T16:09:00Z">
        <w:r w:rsidDel="009E34ED">
          <w:rPr>
            <w:rFonts w:ascii="Times New Roman" w:hAnsi="Times New Roman" w:cs="Times New Roman"/>
            <w:sz w:val="24"/>
            <w:szCs w:val="24"/>
          </w:rPr>
          <w:delText>query</w:delText>
        </w:r>
      </w:del>
      <w:ins w:id="1581"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tersebut akan menampilkan data yang ada di dalam ontologi silsilah keluarga Puri Klungkung.</w:t>
      </w:r>
    </w:p>
    <w:p w14:paraId="24DDC8F0" w14:textId="77777777" w:rsidR="00103FCB" w:rsidRPr="00436E20" w:rsidRDefault="00103FCB" w:rsidP="00103FCB">
      <w:pPr>
        <w:spacing w:line="360" w:lineRule="auto"/>
        <w:ind w:firstLine="720"/>
        <w:jc w:val="both"/>
        <w:rPr>
          <w:rFonts w:ascii="Times New Roman" w:hAnsi="Times New Roman" w:cs="Times New Roman"/>
          <w:sz w:val="24"/>
          <w:szCs w:val="24"/>
        </w:rPr>
      </w:pPr>
    </w:p>
    <w:p w14:paraId="7599216F" w14:textId="6417BEB4" w:rsidR="00103FCB" w:rsidRDefault="00103FCB">
      <w:pPr>
        <w:pStyle w:val="Heading2"/>
      </w:pPr>
      <w:bookmarkStart w:id="1582" w:name="_Toc41326063"/>
      <w:r>
        <w:t xml:space="preserve">4.3.2. Implementasi </w:t>
      </w:r>
      <w:r w:rsidR="00E25C34">
        <w:t>Antarmuka Sistem</w:t>
      </w:r>
      <w:bookmarkEnd w:id="1582"/>
    </w:p>
    <w:p w14:paraId="7DFBDFD2" w14:textId="7EFFF591" w:rsidR="00E25C34" w:rsidRDefault="00E25C34" w:rsidP="002502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ini </w:t>
      </w:r>
      <w:r w:rsidR="002502CC">
        <w:rPr>
          <w:rFonts w:ascii="Times New Roman" w:hAnsi="Times New Roman" w:cs="Times New Roman"/>
          <w:sz w:val="24"/>
          <w:szCs w:val="24"/>
        </w:rPr>
        <w:t>akan menjelaskan bagaimana implementasi antarmuka dari sistem yang telah dibuat. Berikut akan dipaparkan capture hasil dari implementasi antarmuka yang telah dibuat.</w:t>
      </w:r>
    </w:p>
    <w:p w14:paraId="3C7CB3A3" w14:textId="77777777" w:rsidR="002502CC" w:rsidRPr="00E25C34" w:rsidRDefault="002502CC" w:rsidP="002502CC">
      <w:pPr>
        <w:spacing w:line="360" w:lineRule="auto"/>
        <w:ind w:firstLine="720"/>
        <w:jc w:val="both"/>
        <w:rPr>
          <w:rFonts w:ascii="Times New Roman" w:hAnsi="Times New Roman" w:cs="Times New Roman"/>
          <w:sz w:val="24"/>
          <w:szCs w:val="24"/>
        </w:rPr>
      </w:pPr>
    </w:p>
    <w:p w14:paraId="57F391E8" w14:textId="156DF42F" w:rsidR="00E25C34" w:rsidRPr="00E25C34" w:rsidRDefault="00E25C34" w:rsidP="00E25C34">
      <w:pPr>
        <w:rPr>
          <w:rFonts w:ascii="Times New Roman" w:hAnsi="Times New Roman" w:cs="Times New Roman"/>
          <w:sz w:val="24"/>
          <w:szCs w:val="24"/>
        </w:rPr>
      </w:pPr>
    </w:p>
    <w:p w14:paraId="61DD6683" w14:textId="77777777" w:rsidR="00341DB8" w:rsidRPr="00341DB8" w:rsidRDefault="00341DB8" w:rsidP="00341DB8"/>
    <w:p w14:paraId="2AB8BA82" w14:textId="77777777" w:rsidR="00341DB8" w:rsidRPr="00341DB8" w:rsidRDefault="00341DB8" w:rsidP="00341DB8">
      <w:pPr>
        <w:rPr>
          <w:rFonts w:ascii="Times New Roman" w:hAnsi="Times New Roman" w:cs="Times New Roman"/>
          <w:sz w:val="24"/>
          <w:szCs w:val="24"/>
        </w:rPr>
      </w:pPr>
    </w:p>
    <w:p w14:paraId="2F4378DB" w14:textId="77777777" w:rsidR="00341DB8" w:rsidRPr="00341DB8" w:rsidRDefault="00341DB8" w:rsidP="00341DB8"/>
    <w:p w14:paraId="7A0B6EF4" w14:textId="77777777" w:rsidR="00103FCB" w:rsidRPr="00103FCB" w:rsidRDefault="00103FCB" w:rsidP="00103FCB"/>
    <w:p w14:paraId="170446B7" w14:textId="76304AF2" w:rsidR="002502CC" w:rsidRDefault="002502CC" w:rsidP="002502CC">
      <w:pPr>
        <w:pStyle w:val="Heading3"/>
        <w:ind w:firstLine="720"/>
      </w:pPr>
      <w:bookmarkStart w:id="1583" w:name="_Toc41326064"/>
      <w:r>
        <w:t>4.3.2.1. Antarmuka Halaman Utama</w:t>
      </w:r>
      <w:bookmarkEnd w:id="1583"/>
    </w:p>
    <w:p w14:paraId="35B81D47" w14:textId="39877042" w:rsidR="002502CC" w:rsidRPr="002502CC" w:rsidRDefault="00741704" w:rsidP="0074170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1BEA5936" wp14:editId="58BFB2DA">
            <wp:extent cx="5039995" cy="270383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 _ KMS Silsilah Lite - Google Chrome 24_05_2020 16_33_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26F50B50" w14:textId="096B105D" w:rsidR="00741704" w:rsidRDefault="00741704" w:rsidP="00741704">
      <w:pPr>
        <w:pStyle w:val="Heading4"/>
      </w:pPr>
      <w:bookmarkStart w:id="1584" w:name="_Toc41326116"/>
      <w:r>
        <w:t>Gambar 4.13 Tampilan Halaman Utama</w:t>
      </w:r>
      <w:bookmarkEnd w:id="1584"/>
    </w:p>
    <w:p w14:paraId="6B5F773B" w14:textId="0C1E3EE5" w:rsidR="00741704" w:rsidRDefault="00741704" w:rsidP="007417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4.13 adalah hasil implementasi dari halaman utama sistem. Pada halaman utama terdapat deskripsi sistem dan daftar tautan atau fasilitas yang ada pada sistem, yaitu fasilitas utama </w:t>
      </w:r>
      <w:r w:rsidRPr="005B0E4E">
        <w:rPr>
          <w:rFonts w:ascii="Times New Roman" w:hAnsi="Times New Roman" w:cs="Times New Roman"/>
          <w:i/>
          <w:iCs/>
          <w:sz w:val="24"/>
          <w:szCs w:val="24"/>
          <w:rPrChange w:id="1585" w:author="Ryan Ganeswara" w:date="2020-06-02T16:03:00Z">
            <w:rPr>
              <w:rFonts w:ascii="Times New Roman" w:hAnsi="Times New Roman" w:cs="Times New Roman"/>
              <w:sz w:val="24"/>
              <w:szCs w:val="24"/>
            </w:rPr>
          </w:rPrChange>
        </w:rPr>
        <w:t xml:space="preserve">browsing </w:t>
      </w:r>
      <w:r>
        <w:rPr>
          <w:rFonts w:ascii="Times New Roman" w:hAnsi="Times New Roman" w:cs="Times New Roman"/>
          <w:sz w:val="24"/>
          <w:szCs w:val="24"/>
        </w:rPr>
        <w:t xml:space="preserve">dan </w:t>
      </w:r>
      <w:r w:rsidRPr="005B0E4E">
        <w:rPr>
          <w:rFonts w:ascii="Times New Roman" w:hAnsi="Times New Roman" w:cs="Times New Roman"/>
          <w:i/>
          <w:iCs/>
          <w:sz w:val="24"/>
          <w:szCs w:val="24"/>
          <w:rPrChange w:id="1586" w:author="Ryan Ganeswara" w:date="2020-06-02T16:03:00Z">
            <w:rPr>
              <w:rFonts w:ascii="Times New Roman" w:hAnsi="Times New Roman" w:cs="Times New Roman"/>
              <w:sz w:val="24"/>
              <w:szCs w:val="24"/>
            </w:rPr>
          </w:rPrChange>
        </w:rPr>
        <w:t>searching</w:t>
      </w:r>
      <w:r>
        <w:rPr>
          <w:rFonts w:ascii="Times New Roman" w:hAnsi="Times New Roman" w:cs="Times New Roman"/>
          <w:sz w:val="24"/>
          <w:szCs w:val="24"/>
        </w:rPr>
        <w:t xml:space="preserve">, dan juga kuisioner yang nantinya akan digunakan untuk pengujian dan evaluasi sistem. Selain itu, sistem juga akan menampilkan sidebar menu yang ada di bagian kiri halaman yang berisikan kelas dari ontologi yang telah dibangun beserta data </w:t>
      </w:r>
      <w:del w:id="1587" w:author="Ryan Ganeswara" w:date="2020-06-02T16:12:00Z">
        <w:r w:rsidDel="009E34ED">
          <w:rPr>
            <w:rFonts w:ascii="Times New Roman" w:hAnsi="Times New Roman" w:cs="Times New Roman"/>
            <w:sz w:val="24"/>
            <w:szCs w:val="24"/>
          </w:rPr>
          <w:delText>instances</w:delText>
        </w:r>
      </w:del>
      <w:ins w:id="1588"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nya.</w:t>
      </w:r>
    </w:p>
    <w:p w14:paraId="63725006" w14:textId="77777777" w:rsidR="00741704" w:rsidRPr="00741704" w:rsidRDefault="00741704" w:rsidP="00741704">
      <w:pPr>
        <w:spacing w:line="360" w:lineRule="auto"/>
        <w:ind w:firstLine="720"/>
        <w:jc w:val="both"/>
        <w:rPr>
          <w:rFonts w:ascii="Times New Roman" w:hAnsi="Times New Roman" w:cs="Times New Roman"/>
          <w:sz w:val="24"/>
          <w:szCs w:val="24"/>
        </w:rPr>
      </w:pPr>
    </w:p>
    <w:p w14:paraId="3374E872" w14:textId="27875F2D" w:rsidR="00741704" w:rsidRPr="005B0E4E" w:rsidRDefault="00741704" w:rsidP="00CB16BD">
      <w:pPr>
        <w:pStyle w:val="Heading3"/>
        <w:ind w:firstLine="720"/>
        <w:rPr>
          <w:i/>
          <w:iCs/>
          <w:rPrChange w:id="1589" w:author="Ryan Ganeswara" w:date="2020-06-02T16:02:00Z">
            <w:rPr/>
          </w:rPrChange>
        </w:rPr>
      </w:pPr>
      <w:bookmarkStart w:id="1590" w:name="_Toc41326065"/>
      <w:r>
        <w:t xml:space="preserve">4.3.2.2. </w:t>
      </w:r>
      <w:r w:rsidR="00CB16BD">
        <w:t xml:space="preserve">Antarmuka Fasilitas </w:t>
      </w:r>
      <w:r w:rsidR="00CB16BD" w:rsidRPr="005B0E4E">
        <w:rPr>
          <w:i/>
          <w:iCs/>
          <w:rPrChange w:id="1591" w:author="Ryan Ganeswara" w:date="2020-06-02T16:02:00Z">
            <w:rPr/>
          </w:rPrChange>
        </w:rPr>
        <w:t>Browsing</w:t>
      </w:r>
      <w:bookmarkEnd w:id="1590"/>
    </w:p>
    <w:p w14:paraId="273B4308" w14:textId="70C985A1" w:rsidR="00CB16BD" w:rsidRPr="00CB16BD" w:rsidRDefault="00CB16BD" w:rsidP="00CB16BD">
      <w:r>
        <w:rPr>
          <w:noProof/>
          <w:lang w:val="id-ID" w:eastAsia="id-ID"/>
        </w:rPr>
        <w:drawing>
          <wp:inline distT="0" distB="0" distL="0" distR="0" wp14:anchorId="0A0B4520" wp14:editId="069DE5E2">
            <wp:extent cx="5039995" cy="27038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 _ KMS Silsilah Lite - Google Chrome 24_05_2020 16_33_3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D5F0180" w14:textId="48ED2E4A" w:rsidR="00CB16BD" w:rsidRPr="00166BF1" w:rsidRDefault="00CB16BD" w:rsidP="00CB16BD">
      <w:pPr>
        <w:pStyle w:val="Heading4"/>
        <w:rPr>
          <w:i/>
          <w:iCs w:val="0"/>
          <w:rPrChange w:id="1592" w:author="Ryan Ganeswara" w:date="2020-06-02T16:02:00Z">
            <w:rPr/>
          </w:rPrChange>
        </w:rPr>
      </w:pPr>
      <w:bookmarkStart w:id="1593" w:name="_Toc41326117"/>
      <w:r>
        <w:t xml:space="preserve">Gambar 4.14 Tampilan Antarmuka Halaman </w:t>
      </w:r>
      <w:r w:rsidRPr="00166BF1">
        <w:rPr>
          <w:i/>
          <w:iCs w:val="0"/>
          <w:rPrChange w:id="1594" w:author="Ryan Ganeswara" w:date="2020-06-02T16:02:00Z">
            <w:rPr/>
          </w:rPrChange>
        </w:rPr>
        <w:t>Browsing</w:t>
      </w:r>
      <w:bookmarkEnd w:id="1593"/>
    </w:p>
    <w:p w14:paraId="4E15A573" w14:textId="4E8FD935" w:rsidR="00CB16BD" w:rsidRDefault="00CB16BD" w:rsidP="00695AE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4.14 adalah hasil implementasi dari salah satu fasilitas utama sistem yaitu halaman </w:t>
      </w:r>
      <w:r w:rsidRPr="00166BF1">
        <w:rPr>
          <w:rFonts w:ascii="Times New Roman" w:hAnsi="Times New Roman" w:cs="Times New Roman"/>
          <w:i/>
          <w:iCs/>
          <w:sz w:val="24"/>
          <w:szCs w:val="24"/>
          <w:rPrChange w:id="1595" w:author="Ryan Ganeswara" w:date="2020-06-02T16:02:00Z">
            <w:rPr>
              <w:rFonts w:ascii="Times New Roman" w:hAnsi="Times New Roman" w:cs="Times New Roman"/>
              <w:sz w:val="24"/>
              <w:szCs w:val="24"/>
            </w:rPr>
          </w:rPrChange>
        </w:rPr>
        <w:t>browsing</w:t>
      </w:r>
      <w:r>
        <w:rPr>
          <w:rFonts w:ascii="Times New Roman" w:hAnsi="Times New Roman" w:cs="Times New Roman"/>
          <w:sz w:val="24"/>
          <w:szCs w:val="24"/>
        </w:rPr>
        <w:t xml:space="preserve">. Pada halaman ini terdapat beberapa kelas sekaligus daftar </w:t>
      </w:r>
      <w:del w:id="1596" w:author="Ryan Ganeswara" w:date="2020-06-02T16:12:00Z">
        <w:r w:rsidDel="009E34ED">
          <w:rPr>
            <w:rFonts w:ascii="Times New Roman" w:hAnsi="Times New Roman" w:cs="Times New Roman"/>
            <w:sz w:val="24"/>
            <w:szCs w:val="24"/>
          </w:rPr>
          <w:delText>instance</w:delText>
        </w:r>
      </w:del>
      <w:ins w:id="1597"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dari masing-masing kelas tersebut. Pada halaman </w:t>
      </w:r>
      <w:r w:rsidRPr="005B0E4E">
        <w:rPr>
          <w:rFonts w:ascii="Times New Roman" w:hAnsi="Times New Roman" w:cs="Times New Roman"/>
          <w:i/>
          <w:iCs/>
          <w:sz w:val="24"/>
          <w:szCs w:val="24"/>
          <w:rPrChange w:id="1598" w:author="Ryan Ganeswara" w:date="2020-06-02T16:02:00Z">
            <w:rPr>
              <w:rFonts w:ascii="Times New Roman" w:hAnsi="Times New Roman" w:cs="Times New Roman"/>
              <w:sz w:val="24"/>
              <w:szCs w:val="24"/>
            </w:rPr>
          </w:rPrChange>
        </w:rPr>
        <w:t>browsing</w:t>
      </w:r>
      <w:r>
        <w:rPr>
          <w:rFonts w:ascii="Times New Roman" w:hAnsi="Times New Roman" w:cs="Times New Roman"/>
          <w:sz w:val="24"/>
          <w:szCs w:val="24"/>
        </w:rPr>
        <w:t xml:space="preserve">, pengguna dapat memilih </w:t>
      </w:r>
      <w:del w:id="1599" w:author="Ryan Ganeswara" w:date="2020-06-02T16:12:00Z">
        <w:r w:rsidDel="009E34ED">
          <w:rPr>
            <w:rFonts w:ascii="Times New Roman" w:hAnsi="Times New Roman" w:cs="Times New Roman"/>
            <w:sz w:val="24"/>
            <w:szCs w:val="24"/>
          </w:rPr>
          <w:delText>instance</w:delText>
        </w:r>
      </w:del>
      <w:ins w:id="1600"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dari pengetahuan silsilah keluarga Puri klungkung yang diinginkan.</w:t>
      </w:r>
      <w:r w:rsidR="00695AE8">
        <w:rPr>
          <w:rFonts w:ascii="Times New Roman" w:hAnsi="Times New Roman" w:cs="Times New Roman"/>
          <w:sz w:val="24"/>
          <w:szCs w:val="24"/>
        </w:rPr>
        <w:t xml:space="preserve"> </w:t>
      </w:r>
    </w:p>
    <w:p w14:paraId="126255EF" w14:textId="77777777" w:rsidR="00695AE8" w:rsidRPr="00CB16BD" w:rsidRDefault="00695AE8" w:rsidP="00695AE8">
      <w:pPr>
        <w:spacing w:line="360" w:lineRule="auto"/>
        <w:ind w:firstLine="720"/>
        <w:jc w:val="both"/>
        <w:rPr>
          <w:rFonts w:ascii="Times New Roman" w:hAnsi="Times New Roman" w:cs="Times New Roman"/>
          <w:sz w:val="24"/>
          <w:szCs w:val="24"/>
        </w:rPr>
      </w:pPr>
    </w:p>
    <w:p w14:paraId="5E45D378" w14:textId="2159C9C1" w:rsidR="00695AE8" w:rsidRPr="00166BF1" w:rsidRDefault="00695AE8" w:rsidP="00695AE8">
      <w:pPr>
        <w:pStyle w:val="Heading5"/>
        <w:rPr>
          <w:i/>
          <w:iCs/>
          <w:rPrChange w:id="1601" w:author="Ryan Ganeswara" w:date="2020-06-02T16:02:00Z">
            <w:rPr/>
          </w:rPrChange>
        </w:rPr>
      </w:pPr>
      <w:bookmarkStart w:id="1602" w:name="_Toc41326089"/>
      <w:r>
        <w:t>Tabel 4.</w:t>
      </w:r>
      <w:ins w:id="1603" w:author="Ryan Ganeswara" w:date="2020-06-02T15:21:00Z">
        <w:r w:rsidR="003F53CF">
          <w:t>5</w:t>
        </w:r>
      </w:ins>
      <w:del w:id="1604" w:author="Ryan Ganeswara" w:date="2020-06-02T15:21:00Z">
        <w:r w:rsidDel="003F53CF">
          <w:delText>3</w:delText>
        </w:r>
      </w:del>
      <w:r>
        <w:t xml:space="preserve"> </w:t>
      </w:r>
      <w:r w:rsidR="00B87E03">
        <w:t xml:space="preserve">Source Code Proses </w:t>
      </w:r>
      <w:r w:rsidR="00B87E03" w:rsidRPr="00166BF1">
        <w:rPr>
          <w:i/>
          <w:iCs/>
          <w:rPrChange w:id="1605" w:author="Ryan Ganeswara" w:date="2020-06-02T16:02:00Z">
            <w:rPr/>
          </w:rPrChange>
        </w:rPr>
        <w:t>Browsing</w:t>
      </w:r>
      <w:bookmarkEnd w:id="1602"/>
    </w:p>
    <w:tbl>
      <w:tblPr>
        <w:tblStyle w:val="TableGrid"/>
        <w:tblW w:w="0" w:type="auto"/>
        <w:tblLook w:val="04A0" w:firstRow="1" w:lastRow="0" w:firstColumn="1" w:lastColumn="0" w:noHBand="0" w:noVBand="1"/>
      </w:tblPr>
      <w:tblGrid>
        <w:gridCol w:w="7927"/>
      </w:tblGrid>
      <w:tr w:rsidR="00B87E03" w14:paraId="0482AD74" w14:textId="77777777" w:rsidTr="00B87E03">
        <w:tc>
          <w:tcPr>
            <w:tcW w:w="7927" w:type="dxa"/>
          </w:tcPr>
          <w:p w14:paraId="5E6930D1" w14:textId="4ACA8CBC" w:rsidR="00B87E03" w:rsidRPr="00B87E03" w:rsidRDefault="00B87E03" w:rsidP="00B87E03">
            <w:pPr>
              <w:jc w:val="center"/>
              <w:rPr>
                <w:rFonts w:ascii="Courier New" w:hAnsi="Courier New" w:cs="Courier New"/>
              </w:rPr>
            </w:pPr>
            <w:r w:rsidRPr="00B87E03">
              <w:rPr>
                <w:rFonts w:ascii="Courier New" w:hAnsi="Courier New" w:cs="Courier New"/>
              </w:rPr>
              <w:t>Penggalan Code</w:t>
            </w:r>
          </w:p>
        </w:tc>
      </w:tr>
      <w:tr w:rsidR="00B87E03" w14:paraId="01862BF7" w14:textId="77777777" w:rsidTr="00B87E03">
        <w:tc>
          <w:tcPr>
            <w:tcW w:w="7927" w:type="dxa"/>
          </w:tcPr>
          <w:p w14:paraId="4659697B" w14:textId="634A22FE" w:rsidR="00B87E03" w:rsidRPr="00B87E03" w:rsidRDefault="00B87E03" w:rsidP="00B87E03">
            <w:pPr>
              <w:rPr>
                <w:rFonts w:ascii="Courier New" w:hAnsi="Courier New" w:cs="Courier New"/>
              </w:rPr>
            </w:pPr>
            <w:r w:rsidRPr="00B87E03">
              <w:rPr>
                <w:rFonts w:ascii="Courier New" w:hAnsi="Courier New" w:cs="Courier New"/>
              </w:rPr>
              <w:t>$formNamalengkap = "";</w:t>
            </w:r>
          </w:p>
          <w:p w14:paraId="6F307204" w14:textId="2AF48FC3" w:rsidR="00B87E03" w:rsidRPr="00B87E03" w:rsidRDefault="00B87E03" w:rsidP="00B87E03">
            <w:pPr>
              <w:rPr>
                <w:rFonts w:ascii="Courier New" w:hAnsi="Courier New" w:cs="Courier New"/>
              </w:rPr>
            </w:pPr>
            <w:r w:rsidRPr="00B87E03">
              <w:rPr>
                <w:rFonts w:ascii="Courier New" w:hAnsi="Courier New" w:cs="Courier New"/>
              </w:rPr>
              <w:t>$liNamalengkap = "";</w:t>
            </w:r>
          </w:p>
          <w:p w14:paraId="3092F798" w14:textId="799F9C91" w:rsidR="00B87E03" w:rsidRPr="00B87E03" w:rsidRDefault="00B87E03" w:rsidP="00B87E03">
            <w:pPr>
              <w:rPr>
                <w:rFonts w:ascii="Courier New" w:hAnsi="Courier New" w:cs="Courier New"/>
              </w:rPr>
            </w:pPr>
            <w:r w:rsidRPr="00B87E03">
              <w:rPr>
                <w:rFonts w:ascii="Courier New" w:hAnsi="Courier New" w:cs="Courier New"/>
              </w:rPr>
              <w:t>$tempNamalengkap = "";</w:t>
            </w:r>
          </w:p>
          <w:p w14:paraId="11314AAD" w14:textId="1ACB75AC" w:rsidR="00B87E03" w:rsidRPr="00B87E03" w:rsidRDefault="00B87E03" w:rsidP="00B87E03">
            <w:pPr>
              <w:rPr>
                <w:rFonts w:ascii="Courier New" w:hAnsi="Courier New" w:cs="Courier New"/>
              </w:rPr>
            </w:pPr>
            <w:r w:rsidRPr="00B87E03">
              <w:rPr>
                <w:rFonts w:ascii="Courier New" w:hAnsi="Courier New" w:cs="Courier New"/>
              </w:rPr>
              <w:t>$resultNamalengkap = $sparql-&gt;</w:t>
            </w:r>
            <w:del w:id="1606" w:author="Ryan Ganeswara" w:date="2020-06-02T16:09:00Z">
              <w:r w:rsidRPr="00B87E03" w:rsidDel="009E34ED">
                <w:rPr>
                  <w:rFonts w:ascii="Courier New" w:hAnsi="Courier New" w:cs="Courier New"/>
                </w:rPr>
                <w:delText>query</w:delText>
              </w:r>
            </w:del>
            <w:ins w:id="1607" w:author="Ryan Ganeswara" w:date="2020-06-02T16:09:00Z">
              <w:r w:rsidR="009E34ED" w:rsidRPr="009E34ED">
                <w:rPr>
                  <w:rFonts w:ascii="Courier New" w:hAnsi="Courier New" w:cs="Courier New"/>
                  <w:i/>
                </w:rPr>
                <w:t>query</w:t>
              </w:r>
            </w:ins>
            <w:r w:rsidRPr="00B87E03">
              <w:rPr>
                <w:rFonts w:ascii="Courier New" w:hAnsi="Courier New" w:cs="Courier New"/>
              </w:rPr>
              <w:t>( "SELECT DISTINCT * { ?column rdf:type sil:Nama_Lengkap } Order by Desc(?Nama_Lengkap)");</w:t>
            </w:r>
          </w:p>
          <w:p w14:paraId="2B0A9B20" w14:textId="53207E61" w:rsidR="00B87E03" w:rsidRPr="00B87E03" w:rsidRDefault="00B87E03" w:rsidP="00B87E03">
            <w:pPr>
              <w:rPr>
                <w:rFonts w:ascii="Courier New" w:hAnsi="Courier New" w:cs="Courier New"/>
              </w:rPr>
            </w:pPr>
            <w:r w:rsidRPr="00B87E03">
              <w:rPr>
                <w:rFonts w:ascii="Courier New" w:hAnsi="Courier New" w:cs="Courier New"/>
              </w:rPr>
              <w:t>foreach ($resultNamalengkap as $row) { //perulangan option</w:t>
            </w:r>
          </w:p>
          <w:p w14:paraId="50EDF104" w14:textId="77777777" w:rsidR="00B87E03" w:rsidRPr="00B87E03" w:rsidRDefault="00B87E03" w:rsidP="00B87E03">
            <w:pPr>
              <w:rPr>
                <w:rFonts w:ascii="Courier New" w:hAnsi="Courier New" w:cs="Courier New"/>
              </w:rPr>
            </w:pPr>
            <w:r w:rsidRPr="00B87E03">
              <w:rPr>
                <w:rFonts w:ascii="Courier New" w:hAnsi="Courier New" w:cs="Courier New"/>
              </w:rPr>
              <w:t xml:space="preserve">      $array = explode("#",$row-&gt;column);</w:t>
            </w:r>
          </w:p>
          <w:p w14:paraId="534410DA"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$array[1];</w:t>
            </w:r>
          </w:p>
          <w:p w14:paraId="75475256" w14:textId="77777777" w:rsidR="00B87E03" w:rsidRPr="00B87E03" w:rsidRDefault="00B87E03" w:rsidP="00B87E03">
            <w:pPr>
              <w:rPr>
                <w:rFonts w:ascii="Courier New" w:hAnsi="Courier New" w:cs="Courier New"/>
              </w:rPr>
            </w:pPr>
            <w:r w:rsidRPr="00B87E03">
              <w:rPr>
                <w:rFonts w:ascii="Courier New" w:hAnsi="Courier New" w:cs="Courier New"/>
              </w:rPr>
              <w:t xml:space="preserve">      $tempNamalengkap = $string;</w:t>
            </w:r>
          </w:p>
          <w:p w14:paraId="4C2E9099"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preg_replace('/(?&lt;! )[A-Z]/', ' $0', $string);</w:t>
            </w:r>
          </w:p>
          <w:p w14:paraId="316E1207"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str_replace('_', ' ', $string);</w:t>
            </w:r>
          </w:p>
          <w:p w14:paraId="66B66537" w14:textId="77777777" w:rsidR="00B87E03" w:rsidRPr="00B87E03" w:rsidRDefault="00B87E03" w:rsidP="00B87E03">
            <w:pPr>
              <w:rPr>
                <w:rFonts w:ascii="Courier New" w:hAnsi="Courier New" w:cs="Courier New"/>
              </w:rPr>
            </w:pPr>
            <w:r w:rsidRPr="00B87E03">
              <w:rPr>
                <w:rFonts w:ascii="Courier New" w:hAnsi="Courier New" w:cs="Courier New"/>
              </w:rPr>
              <w:t xml:space="preserve">      $formNamalengkap .= "&lt;li&gt;&lt;a href=\"./browsingList.php?action=viewlink&amp;value=".$tempNamalengkap."&amp;prefix=sil\"&gt;".$string."&lt;/a&gt;&lt;/li&gt;";</w:t>
            </w:r>
          </w:p>
          <w:p w14:paraId="7E55E48A" w14:textId="461069F9" w:rsidR="00B87E03" w:rsidRPr="00B87E03" w:rsidRDefault="00B87E03" w:rsidP="00B87E03">
            <w:pPr>
              <w:rPr>
                <w:rFonts w:ascii="Courier New" w:hAnsi="Courier New" w:cs="Courier New"/>
              </w:rPr>
            </w:pPr>
            <w:r w:rsidRPr="00B87E03">
              <w:rPr>
                <w:rFonts w:ascii="Courier New" w:hAnsi="Courier New" w:cs="Courier New"/>
              </w:rPr>
              <w:t xml:space="preserve">      $liNamalengkap .= "&lt;li </w:t>
            </w:r>
            <w:del w:id="1608" w:author="Ryan Ganeswara" w:date="2020-06-02T16:11:00Z">
              <w:r w:rsidRPr="00B87E03" w:rsidDel="009E34ED">
                <w:rPr>
                  <w:rFonts w:ascii="Courier New" w:hAnsi="Courier New" w:cs="Courier New"/>
                </w:rPr>
                <w:delText>class</w:delText>
              </w:r>
            </w:del>
            <w:ins w:id="1609" w:author="Ryan Ganeswara" w:date="2020-06-02T16:11:00Z">
              <w:r w:rsidR="009E34ED" w:rsidRPr="009E34ED">
                <w:rPr>
                  <w:rFonts w:ascii="Courier New" w:hAnsi="Courier New" w:cs="Courier New"/>
                  <w:i/>
                </w:rPr>
                <w:t>class</w:t>
              </w:r>
            </w:ins>
            <w:r w:rsidRPr="00B87E03">
              <w:rPr>
                <w:rFonts w:ascii="Courier New" w:hAnsi="Courier New" w:cs="Courier New"/>
              </w:rPr>
              <w:t>=\"nav-item\"&gt;</w:t>
            </w:r>
          </w:p>
          <w:p w14:paraId="402D821C" w14:textId="7EBE57D6" w:rsidR="00B87E03" w:rsidRPr="00B87E03" w:rsidRDefault="00B87E03" w:rsidP="00B87E03">
            <w:pPr>
              <w:rPr>
                <w:rFonts w:ascii="Courier New" w:hAnsi="Courier New" w:cs="Courier New"/>
              </w:rPr>
            </w:pPr>
            <w:r w:rsidRPr="00B87E03">
              <w:rPr>
                <w:rFonts w:ascii="Courier New" w:hAnsi="Courier New" w:cs="Courier New"/>
              </w:rPr>
              <w:t xml:space="preserve">            &lt;a href=\"./browsingList.php?action=viewlink&amp;value=".$tempNamalengkap."&amp;prefix=sil\" </w:t>
            </w:r>
            <w:del w:id="1610" w:author="Ryan Ganeswara" w:date="2020-06-02T16:11:00Z">
              <w:r w:rsidRPr="00B87E03" w:rsidDel="009E34ED">
                <w:rPr>
                  <w:rFonts w:ascii="Courier New" w:hAnsi="Courier New" w:cs="Courier New"/>
                </w:rPr>
                <w:delText>class</w:delText>
              </w:r>
            </w:del>
            <w:ins w:id="1611" w:author="Ryan Ganeswara" w:date="2020-06-02T16:11:00Z">
              <w:r w:rsidR="009E34ED" w:rsidRPr="009E34ED">
                <w:rPr>
                  <w:rFonts w:ascii="Courier New" w:hAnsi="Courier New" w:cs="Courier New"/>
                  <w:i/>
                </w:rPr>
                <w:t>class</w:t>
              </w:r>
            </w:ins>
            <w:r w:rsidRPr="00B87E03">
              <w:rPr>
                <w:rFonts w:ascii="Courier New" w:hAnsi="Courier New" w:cs="Courier New"/>
              </w:rPr>
              <w:t>=\"nav-link\"&gt;</w:t>
            </w:r>
          </w:p>
          <w:p w14:paraId="2CE54F4E" w14:textId="673C9989" w:rsidR="00B87E03" w:rsidRPr="00B87E03" w:rsidRDefault="00B87E03" w:rsidP="00B87E03">
            <w:pPr>
              <w:rPr>
                <w:rFonts w:ascii="Courier New" w:hAnsi="Courier New" w:cs="Courier New"/>
              </w:rPr>
            </w:pPr>
            <w:r w:rsidRPr="00B87E03">
              <w:rPr>
                <w:rFonts w:ascii="Courier New" w:hAnsi="Courier New" w:cs="Courier New"/>
              </w:rPr>
              <w:t xml:space="preserve">              &lt;i </w:t>
            </w:r>
            <w:del w:id="1612" w:author="Ryan Ganeswara" w:date="2020-06-02T16:11:00Z">
              <w:r w:rsidRPr="00B87E03" w:rsidDel="009E34ED">
                <w:rPr>
                  <w:rFonts w:ascii="Courier New" w:hAnsi="Courier New" w:cs="Courier New"/>
                </w:rPr>
                <w:delText>class</w:delText>
              </w:r>
            </w:del>
            <w:ins w:id="1613" w:author="Ryan Ganeswara" w:date="2020-06-02T16:11:00Z">
              <w:r w:rsidR="009E34ED" w:rsidRPr="009E34ED">
                <w:rPr>
                  <w:rFonts w:ascii="Courier New" w:hAnsi="Courier New" w:cs="Courier New"/>
                  <w:i/>
                </w:rPr>
                <w:t>class</w:t>
              </w:r>
            </w:ins>
            <w:r w:rsidRPr="00B87E03">
              <w:rPr>
                <w:rFonts w:ascii="Courier New" w:hAnsi="Courier New" w:cs="Courier New"/>
              </w:rPr>
              <w:t>=\"far fa-circle nav-icon\"&gt;&lt;/i&gt;</w:t>
            </w:r>
          </w:p>
          <w:p w14:paraId="742022B9" w14:textId="77777777" w:rsidR="00B87E03" w:rsidRPr="00B87E03" w:rsidRDefault="00B87E03" w:rsidP="00B87E03">
            <w:pPr>
              <w:rPr>
                <w:rFonts w:ascii="Courier New" w:hAnsi="Courier New" w:cs="Courier New"/>
              </w:rPr>
            </w:pPr>
            <w:r w:rsidRPr="00B87E03">
              <w:rPr>
                <w:rFonts w:ascii="Courier New" w:hAnsi="Courier New" w:cs="Courier New"/>
              </w:rPr>
              <w:t xml:space="preserve">              &lt;p&gt;".$string."&lt;/p&gt;</w:t>
            </w:r>
          </w:p>
          <w:p w14:paraId="0FE106AD" w14:textId="77777777" w:rsidR="00B87E03" w:rsidRPr="00B87E03" w:rsidRDefault="00B87E03" w:rsidP="00B87E03">
            <w:pPr>
              <w:rPr>
                <w:rFonts w:ascii="Courier New" w:hAnsi="Courier New" w:cs="Courier New"/>
              </w:rPr>
            </w:pPr>
            <w:r w:rsidRPr="00B87E03">
              <w:rPr>
                <w:rFonts w:ascii="Courier New" w:hAnsi="Courier New" w:cs="Courier New"/>
              </w:rPr>
              <w:t xml:space="preserve">            &lt;/a&gt;</w:t>
            </w:r>
          </w:p>
          <w:p w14:paraId="2444E15B" w14:textId="7FA41FE8" w:rsidR="00B87E03" w:rsidRDefault="00B87E03" w:rsidP="00B87E03">
            <w:r w:rsidRPr="00B87E03">
              <w:rPr>
                <w:rFonts w:ascii="Courier New" w:hAnsi="Courier New" w:cs="Courier New"/>
              </w:rPr>
              <w:t xml:space="preserve">          &lt;/li&gt;";</w:t>
            </w:r>
            <w:r>
              <w:rPr>
                <w:rFonts w:ascii="Courier New" w:hAnsi="Courier New" w:cs="Courier New"/>
              </w:rPr>
              <w:t xml:space="preserve"> </w:t>
            </w:r>
          </w:p>
        </w:tc>
      </w:tr>
    </w:tbl>
    <w:p w14:paraId="3FE6E4EE" w14:textId="209D4421" w:rsidR="00B87E03" w:rsidRDefault="00B87E03" w:rsidP="00B87E03"/>
    <w:p w14:paraId="4C4B6740" w14:textId="420EEAD0" w:rsidR="00B87E03" w:rsidRDefault="00B87E03" w:rsidP="00EA5A1A">
      <w:pPr>
        <w:spacing w:line="360" w:lineRule="auto"/>
        <w:ind w:firstLine="720"/>
        <w:jc w:val="both"/>
        <w:rPr>
          <w:ins w:id="1614" w:author="Ryan Ganeswara" w:date="2020-06-02T16:01:00Z"/>
          <w:rFonts w:ascii="Times New Roman" w:hAnsi="Times New Roman" w:cs="Times New Roman"/>
          <w:noProof/>
          <w:sz w:val="24"/>
          <w:szCs w:val="24"/>
        </w:rPr>
      </w:pPr>
      <w:r>
        <w:rPr>
          <w:rFonts w:ascii="Times New Roman" w:hAnsi="Times New Roman" w:cs="Times New Roman"/>
          <w:sz w:val="24"/>
          <w:szCs w:val="24"/>
        </w:rPr>
        <w:t xml:space="preserve">Tabel 4.3 merupakan penggalan code dari proses </w:t>
      </w:r>
      <w:r w:rsidRPr="00166BF1">
        <w:rPr>
          <w:rFonts w:ascii="Times New Roman" w:hAnsi="Times New Roman" w:cs="Times New Roman"/>
          <w:i/>
          <w:iCs/>
          <w:sz w:val="24"/>
          <w:szCs w:val="24"/>
          <w:rPrChange w:id="1615" w:author="Ryan Ganeswara" w:date="2020-06-02T16:02:00Z">
            <w:rPr>
              <w:rFonts w:ascii="Times New Roman" w:hAnsi="Times New Roman" w:cs="Times New Roman"/>
              <w:sz w:val="24"/>
              <w:szCs w:val="24"/>
            </w:rPr>
          </w:rPrChange>
        </w:rPr>
        <w:t>browsing</w:t>
      </w:r>
      <w:r>
        <w:rPr>
          <w:rFonts w:ascii="Times New Roman" w:hAnsi="Times New Roman" w:cs="Times New Roman"/>
          <w:sz w:val="24"/>
          <w:szCs w:val="24"/>
        </w:rPr>
        <w:t xml:space="preserve">, dimana code tersebut digunakan untuk menampilkan data </w:t>
      </w:r>
      <w:del w:id="1616" w:author="Ryan Ganeswara" w:date="2020-06-02T16:12:00Z">
        <w:r w:rsidDel="009E34ED">
          <w:rPr>
            <w:rFonts w:ascii="Times New Roman" w:hAnsi="Times New Roman" w:cs="Times New Roman"/>
            <w:sz w:val="24"/>
            <w:szCs w:val="24"/>
          </w:rPr>
          <w:delText>instance</w:delText>
        </w:r>
      </w:del>
      <w:ins w:id="1617"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dari kelas nama lengkap yang ada pada halaman browsing. Untuk menampilkan </w:t>
      </w:r>
      <w:del w:id="1618" w:author="Ryan Ganeswara" w:date="2020-06-02T16:12:00Z">
        <w:r w:rsidDel="009E34ED">
          <w:rPr>
            <w:rFonts w:ascii="Times New Roman" w:hAnsi="Times New Roman" w:cs="Times New Roman"/>
            <w:sz w:val="24"/>
            <w:szCs w:val="24"/>
          </w:rPr>
          <w:delText>instance</w:delText>
        </w:r>
      </w:del>
      <w:ins w:id="1619"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ada dalam kelas nama lengkap, penulis melakukan </w:t>
      </w:r>
      <w:del w:id="1620" w:author="Ryan Ganeswara" w:date="2020-06-02T16:09:00Z">
        <w:r w:rsidDel="009E34ED">
          <w:rPr>
            <w:rFonts w:ascii="Times New Roman" w:hAnsi="Times New Roman" w:cs="Times New Roman"/>
            <w:sz w:val="24"/>
            <w:szCs w:val="24"/>
          </w:rPr>
          <w:delText>query</w:delText>
        </w:r>
      </w:del>
      <w:ins w:id="1621"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di dalam code pada variabel resultNamaLengkap</w:t>
      </w:r>
      <w:r w:rsidR="00A46737">
        <w:rPr>
          <w:rFonts w:ascii="Times New Roman" w:hAnsi="Times New Roman" w:cs="Times New Roman"/>
          <w:sz w:val="24"/>
          <w:szCs w:val="24"/>
        </w:rPr>
        <w:t xml:space="preserve">. Variabel tersebut berisikan </w:t>
      </w:r>
      <w:del w:id="1622" w:author="Ryan Ganeswara" w:date="2020-06-02T16:09:00Z">
        <w:r w:rsidR="00A46737" w:rsidDel="009E34ED">
          <w:rPr>
            <w:rFonts w:ascii="Times New Roman" w:hAnsi="Times New Roman" w:cs="Times New Roman"/>
            <w:sz w:val="24"/>
            <w:szCs w:val="24"/>
          </w:rPr>
          <w:delText>query</w:delText>
        </w:r>
      </w:del>
      <w:ins w:id="1623" w:author="Ryan Ganeswara" w:date="2020-06-02T16:09:00Z">
        <w:r w:rsidR="009E34ED" w:rsidRPr="009E34ED">
          <w:rPr>
            <w:rFonts w:ascii="Times New Roman" w:hAnsi="Times New Roman" w:cs="Times New Roman"/>
            <w:i/>
            <w:sz w:val="24"/>
            <w:szCs w:val="24"/>
          </w:rPr>
          <w:t>query</w:t>
        </w:r>
      </w:ins>
      <w:r w:rsidR="00A46737">
        <w:rPr>
          <w:rFonts w:ascii="Times New Roman" w:hAnsi="Times New Roman" w:cs="Times New Roman"/>
          <w:sz w:val="24"/>
          <w:szCs w:val="24"/>
        </w:rPr>
        <w:t xml:space="preserve"> untuk mengambil data </w:t>
      </w:r>
      <w:del w:id="1624" w:author="Ryan Ganeswara" w:date="2020-06-02T16:12:00Z">
        <w:r w:rsidR="00A46737" w:rsidDel="009E34ED">
          <w:rPr>
            <w:rFonts w:ascii="Times New Roman" w:hAnsi="Times New Roman" w:cs="Times New Roman"/>
            <w:sz w:val="24"/>
            <w:szCs w:val="24"/>
          </w:rPr>
          <w:delText>instance</w:delText>
        </w:r>
      </w:del>
      <w:ins w:id="1625" w:author="Ryan Ganeswara" w:date="2020-06-02T16:12:00Z">
        <w:r w:rsidR="009E34ED" w:rsidRPr="009E34ED">
          <w:rPr>
            <w:rFonts w:ascii="Times New Roman" w:hAnsi="Times New Roman" w:cs="Times New Roman"/>
            <w:i/>
            <w:sz w:val="24"/>
            <w:szCs w:val="24"/>
          </w:rPr>
          <w:t>instances</w:t>
        </w:r>
      </w:ins>
      <w:r w:rsidR="00A46737">
        <w:rPr>
          <w:rFonts w:ascii="Times New Roman" w:hAnsi="Times New Roman" w:cs="Times New Roman"/>
          <w:sz w:val="24"/>
          <w:szCs w:val="24"/>
        </w:rPr>
        <w:t xml:space="preserve"> dari variabel sil:Nama_Lengkap yang dimana telah terhubung ke ontologi di dalam fuseki server. Kemudian, data diurutkan sesuai abjad dan dilakukan proses perulangan ke setiap anggota array pada variabel resultNamaLengkap </w:t>
      </w:r>
      <w:r w:rsidR="00EA5A1A">
        <w:rPr>
          <w:rFonts w:ascii="Times New Roman" w:hAnsi="Times New Roman" w:cs="Times New Roman"/>
          <w:noProof/>
          <w:sz w:val="24"/>
          <w:szCs w:val="24"/>
        </w:rPr>
        <w:t xml:space="preserve">untuk kemudian dilakukan pengambilan nama individu dengan mengambil </w:t>
      </w:r>
      <w:r w:rsidR="00EA5A1A" w:rsidRPr="00627E44">
        <w:rPr>
          <w:rFonts w:ascii="Times New Roman" w:hAnsi="Times New Roman" w:cs="Times New Roman"/>
          <w:i/>
          <w:noProof/>
          <w:sz w:val="24"/>
          <w:szCs w:val="24"/>
        </w:rPr>
        <w:t>string</w:t>
      </w:r>
      <w:r w:rsidR="00EA5A1A">
        <w:rPr>
          <w:rFonts w:ascii="Times New Roman" w:hAnsi="Times New Roman" w:cs="Times New Roman"/>
          <w:noProof/>
          <w:sz w:val="24"/>
          <w:szCs w:val="24"/>
        </w:rPr>
        <w:t xml:space="preserve"> setelah tanda ‘#’ (</w:t>
      </w:r>
      <w:r w:rsidR="00EA5A1A">
        <w:rPr>
          <w:rFonts w:ascii="Times New Roman" w:hAnsi="Times New Roman" w:cs="Times New Roman"/>
          <w:i/>
          <w:noProof/>
          <w:sz w:val="24"/>
          <w:szCs w:val="24"/>
        </w:rPr>
        <w:t>hash</w:t>
      </w:r>
      <w:r w:rsidR="00EA5A1A">
        <w:rPr>
          <w:rFonts w:ascii="Times New Roman" w:hAnsi="Times New Roman" w:cs="Times New Roman"/>
          <w:noProof/>
          <w:sz w:val="24"/>
          <w:szCs w:val="24"/>
        </w:rPr>
        <w:t>), menyisipkan spasi sebelum huruf kapital, dan mengganti tanda ‘_’ (</w:t>
      </w:r>
      <w:r w:rsidR="00EA5A1A">
        <w:rPr>
          <w:rFonts w:ascii="Times New Roman" w:hAnsi="Times New Roman" w:cs="Times New Roman"/>
          <w:i/>
          <w:noProof/>
          <w:sz w:val="24"/>
          <w:szCs w:val="24"/>
        </w:rPr>
        <w:t>underscore</w:t>
      </w:r>
      <w:r w:rsidR="00EA5A1A">
        <w:rPr>
          <w:rFonts w:ascii="Times New Roman" w:hAnsi="Times New Roman" w:cs="Times New Roman"/>
          <w:noProof/>
          <w:sz w:val="24"/>
          <w:szCs w:val="24"/>
        </w:rPr>
        <w:t xml:space="preserve">) dengan spasi, yang seluruhnya ditampung dalam variabel </w:t>
      </w:r>
      <w:r w:rsidR="00EA5A1A">
        <w:rPr>
          <w:rFonts w:ascii="Times New Roman" w:hAnsi="Times New Roman" w:cs="Times New Roman"/>
          <w:i/>
          <w:noProof/>
          <w:sz w:val="24"/>
          <w:szCs w:val="24"/>
        </w:rPr>
        <w:t>string</w:t>
      </w:r>
      <w:r w:rsidR="00EA5A1A">
        <w:rPr>
          <w:rFonts w:ascii="Times New Roman" w:hAnsi="Times New Roman" w:cs="Times New Roman"/>
          <w:noProof/>
          <w:sz w:val="24"/>
          <w:szCs w:val="24"/>
        </w:rPr>
        <w:t xml:space="preserve">. Hal tersebut dilakukan untuk keperluan pada saat menampilkan teks pada halaman web sehingga mudah terbaca oleh pengguna nantinya. Setelah menampilkan semua data </w:t>
      </w:r>
      <w:del w:id="1626" w:author="Ryan Ganeswara" w:date="2020-06-02T16:12:00Z">
        <w:r w:rsidR="00EA5A1A" w:rsidDel="009E34ED">
          <w:rPr>
            <w:rFonts w:ascii="Times New Roman" w:hAnsi="Times New Roman" w:cs="Times New Roman"/>
            <w:noProof/>
            <w:sz w:val="24"/>
            <w:szCs w:val="24"/>
          </w:rPr>
          <w:delText>instance</w:delText>
        </w:r>
      </w:del>
      <w:ins w:id="1627" w:author="Ryan Ganeswara" w:date="2020-06-02T16:12:00Z">
        <w:r w:rsidR="009E34ED" w:rsidRPr="009E34ED">
          <w:rPr>
            <w:rFonts w:ascii="Times New Roman" w:hAnsi="Times New Roman" w:cs="Times New Roman"/>
            <w:i/>
            <w:noProof/>
            <w:sz w:val="24"/>
            <w:szCs w:val="24"/>
          </w:rPr>
          <w:t>instances</w:t>
        </w:r>
      </w:ins>
      <w:r w:rsidR="00EA5A1A">
        <w:rPr>
          <w:rFonts w:ascii="Times New Roman" w:hAnsi="Times New Roman" w:cs="Times New Roman"/>
          <w:noProof/>
          <w:sz w:val="24"/>
          <w:szCs w:val="24"/>
        </w:rPr>
        <w:t xml:space="preserve">, maka alamat hyperlink dari data </w:t>
      </w:r>
      <w:del w:id="1628" w:author="Ryan Ganeswara" w:date="2020-06-02T16:12:00Z">
        <w:r w:rsidR="00EA5A1A" w:rsidDel="009E34ED">
          <w:rPr>
            <w:rFonts w:ascii="Times New Roman" w:hAnsi="Times New Roman" w:cs="Times New Roman"/>
            <w:noProof/>
            <w:sz w:val="24"/>
            <w:szCs w:val="24"/>
          </w:rPr>
          <w:delText>instance</w:delText>
        </w:r>
      </w:del>
      <w:ins w:id="1629" w:author="Ryan Ganeswara" w:date="2020-06-02T16:12:00Z">
        <w:r w:rsidR="009E34ED" w:rsidRPr="009E34ED">
          <w:rPr>
            <w:rFonts w:ascii="Times New Roman" w:hAnsi="Times New Roman" w:cs="Times New Roman"/>
            <w:i/>
            <w:noProof/>
            <w:sz w:val="24"/>
            <w:szCs w:val="24"/>
          </w:rPr>
          <w:t>instances</w:t>
        </w:r>
      </w:ins>
      <w:r w:rsidR="00EA5A1A">
        <w:rPr>
          <w:rFonts w:ascii="Times New Roman" w:hAnsi="Times New Roman" w:cs="Times New Roman"/>
          <w:noProof/>
          <w:sz w:val="24"/>
          <w:szCs w:val="24"/>
        </w:rPr>
        <w:t xml:space="preserve"> yang ada akan dihubungkan atau diarahkan menuju </w:t>
      </w:r>
      <w:r w:rsidR="0049595F">
        <w:rPr>
          <w:rFonts w:ascii="Times New Roman" w:hAnsi="Times New Roman" w:cs="Times New Roman"/>
          <w:noProof/>
          <w:sz w:val="24"/>
          <w:szCs w:val="24"/>
        </w:rPr>
        <w:t xml:space="preserve">ke halaman </w:t>
      </w:r>
      <w:r w:rsidR="0049595F" w:rsidRPr="00166BF1">
        <w:rPr>
          <w:rFonts w:ascii="Times New Roman" w:hAnsi="Times New Roman" w:cs="Times New Roman"/>
          <w:i/>
          <w:iCs/>
          <w:noProof/>
          <w:sz w:val="24"/>
          <w:szCs w:val="24"/>
          <w:rPrChange w:id="1630" w:author="Ryan Ganeswara" w:date="2020-06-02T16:01:00Z">
            <w:rPr>
              <w:rFonts w:ascii="Times New Roman" w:hAnsi="Times New Roman" w:cs="Times New Roman"/>
              <w:noProof/>
              <w:sz w:val="24"/>
              <w:szCs w:val="24"/>
            </w:rPr>
          </w:rPrChange>
        </w:rPr>
        <w:t>Browsing List</w:t>
      </w:r>
      <w:r w:rsidR="0049595F">
        <w:rPr>
          <w:rFonts w:ascii="Times New Roman" w:hAnsi="Times New Roman" w:cs="Times New Roman"/>
          <w:noProof/>
          <w:sz w:val="24"/>
          <w:szCs w:val="24"/>
        </w:rPr>
        <w:t xml:space="preserve"> sesuai dengan value </w:t>
      </w:r>
      <w:del w:id="1631" w:author="Ryan Ganeswara" w:date="2020-06-02T16:12:00Z">
        <w:r w:rsidR="0049595F" w:rsidDel="009E34ED">
          <w:rPr>
            <w:rFonts w:ascii="Times New Roman" w:hAnsi="Times New Roman" w:cs="Times New Roman"/>
            <w:noProof/>
            <w:sz w:val="24"/>
            <w:szCs w:val="24"/>
          </w:rPr>
          <w:delText>instance</w:delText>
        </w:r>
      </w:del>
      <w:ins w:id="1632" w:author="Ryan Ganeswara" w:date="2020-06-02T16:12:00Z">
        <w:r w:rsidR="009E34ED" w:rsidRPr="009E34ED">
          <w:rPr>
            <w:rFonts w:ascii="Times New Roman" w:hAnsi="Times New Roman" w:cs="Times New Roman"/>
            <w:i/>
            <w:noProof/>
            <w:sz w:val="24"/>
            <w:szCs w:val="24"/>
          </w:rPr>
          <w:t>instances</w:t>
        </w:r>
      </w:ins>
      <w:r w:rsidR="0049595F">
        <w:rPr>
          <w:rFonts w:ascii="Times New Roman" w:hAnsi="Times New Roman" w:cs="Times New Roman"/>
          <w:noProof/>
          <w:sz w:val="24"/>
          <w:szCs w:val="24"/>
        </w:rPr>
        <w:t xml:space="preserve"> yang dipilih oleh pengguna. Berikut adalah tampilan dari halaman </w:t>
      </w:r>
      <w:r w:rsidR="0049595F" w:rsidRPr="00166BF1">
        <w:rPr>
          <w:rFonts w:ascii="Times New Roman" w:hAnsi="Times New Roman" w:cs="Times New Roman"/>
          <w:i/>
          <w:iCs/>
          <w:noProof/>
          <w:sz w:val="24"/>
          <w:szCs w:val="24"/>
          <w:rPrChange w:id="1633" w:author="Ryan Ganeswara" w:date="2020-06-02T16:01:00Z">
            <w:rPr>
              <w:rFonts w:ascii="Times New Roman" w:hAnsi="Times New Roman" w:cs="Times New Roman"/>
              <w:noProof/>
              <w:sz w:val="24"/>
              <w:szCs w:val="24"/>
            </w:rPr>
          </w:rPrChange>
        </w:rPr>
        <w:t>Browsing List</w:t>
      </w:r>
      <w:r w:rsidR="0049595F">
        <w:rPr>
          <w:rFonts w:ascii="Times New Roman" w:hAnsi="Times New Roman" w:cs="Times New Roman"/>
          <w:noProof/>
          <w:sz w:val="24"/>
          <w:szCs w:val="24"/>
        </w:rPr>
        <w:t xml:space="preserve"> :</w:t>
      </w:r>
    </w:p>
    <w:p w14:paraId="56C4452C" w14:textId="77777777" w:rsidR="00166BF1" w:rsidRDefault="00166BF1" w:rsidP="00EA5A1A">
      <w:pPr>
        <w:spacing w:line="360" w:lineRule="auto"/>
        <w:ind w:firstLine="720"/>
        <w:jc w:val="both"/>
        <w:rPr>
          <w:rFonts w:ascii="Times New Roman" w:hAnsi="Times New Roman" w:cs="Times New Roman"/>
          <w:noProof/>
          <w:sz w:val="24"/>
          <w:szCs w:val="24"/>
        </w:rPr>
      </w:pPr>
    </w:p>
    <w:p w14:paraId="49609A63" w14:textId="64159523" w:rsidR="0049595F" w:rsidRPr="00B87E03" w:rsidRDefault="0049595F">
      <w:pPr>
        <w:spacing w:line="360" w:lineRule="auto"/>
        <w:jc w:val="center"/>
        <w:rPr>
          <w:rFonts w:ascii="Times New Roman" w:hAnsi="Times New Roman" w:cs="Times New Roman"/>
          <w:sz w:val="24"/>
          <w:szCs w:val="24"/>
        </w:rPr>
        <w:pPrChange w:id="1634" w:author="Ryan Ganeswara" w:date="2020-06-02T14:39:00Z">
          <w:pPr>
            <w:spacing w:line="360" w:lineRule="auto"/>
            <w:ind w:firstLine="720"/>
            <w:jc w:val="both"/>
          </w:pPr>
        </w:pPrChange>
      </w:pPr>
      <w:r>
        <w:rPr>
          <w:rFonts w:ascii="Times New Roman" w:hAnsi="Times New Roman" w:cs="Times New Roman"/>
          <w:noProof/>
          <w:sz w:val="24"/>
          <w:szCs w:val="24"/>
          <w:lang w:val="id-ID" w:eastAsia="id-ID"/>
        </w:rPr>
        <w:drawing>
          <wp:inline distT="0" distB="0" distL="0" distR="0" wp14:anchorId="2B074612" wp14:editId="758794B0">
            <wp:extent cx="5039995" cy="2703830"/>
            <wp:effectExtent l="0" t="0" r="825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 Gst. Gd. Bebalang _ KMS sililah Lite - Google Chrome 24_05_2020 16_36_5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88A2AD7" w14:textId="76D887F8" w:rsidR="0049595F" w:rsidRDefault="0049595F">
      <w:pPr>
        <w:pStyle w:val="Heading4"/>
      </w:pPr>
      <w:bookmarkStart w:id="1635" w:name="_Toc41326118"/>
      <w:r>
        <w:t xml:space="preserve">Gambar 4.15 Tampilan Halaman </w:t>
      </w:r>
      <w:r w:rsidRPr="00166BF1">
        <w:rPr>
          <w:i/>
          <w:iCs w:val="0"/>
          <w:rPrChange w:id="1636" w:author="Ryan Ganeswara" w:date="2020-06-02T16:02:00Z">
            <w:rPr/>
          </w:rPrChange>
        </w:rPr>
        <w:t>Browsing List</w:t>
      </w:r>
      <w:bookmarkEnd w:id="1635"/>
    </w:p>
    <w:p w14:paraId="6BE52064" w14:textId="65EF1761" w:rsidR="0049595F" w:rsidRDefault="00515E8B" w:rsidP="00515E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4.15 merupakan tampilan dari halaman </w:t>
      </w:r>
      <w:r w:rsidRPr="00166BF1">
        <w:rPr>
          <w:rFonts w:ascii="Times New Roman" w:hAnsi="Times New Roman" w:cs="Times New Roman"/>
          <w:i/>
          <w:iCs/>
          <w:sz w:val="24"/>
          <w:szCs w:val="24"/>
          <w:rPrChange w:id="1637" w:author="Ryan Ganeswara" w:date="2020-06-02T16:02:00Z">
            <w:rPr>
              <w:rFonts w:ascii="Times New Roman" w:hAnsi="Times New Roman" w:cs="Times New Roman"/>
              <w:sz w:val="24"/>
              <w:szCs w:val="24"/>
            </w:rPr>
          </w:rPrChange>
        </w:rPr>
        <w:t>browsing list</w:t>
      </w:r>
      <w:r>
        <w:rPr>
          <w:rFonts w:ascii="Times New Roman" w:hAnsi="Times New Roman" w:cs="Times New Roman"/>
          <w:sz w:val="24"/>
          <w:szCs w:val="24"/>
        </w:rPr>
        <w:t xml:space="preserve"> yang akan menampilkan data </w:t>
      </w:r>
      <w:del w:id="1638" w:author="Ryan Ganeswara" w:date="2020-06-02T16:12:00Z">
        <w:r w:rsidDel="009E34ED">
          <w:rPr>
            <w:rFonts w:ascii="Times New Roman" w:hAnsi="Times New Roman" w:cs="Times New Roman"/>
            <w:sz w:val="24"/>
            <w:szCs w:val="24"/>
          </w:rPr>
          <w:delText>instance</w:delText>
        </w:r>
      </w:del>
      <w:ins w:id="1639"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sudah dipilih dan juga akan menampilkan </w:t>
      </w:r>
      <w:del w:id="1640" w:author="Ryan Ganeswara" w:date="2020-06-02T16:12:00Z">
        <w:r w:rsidDel="009E34ED">
          <w:rPr>
            <w:rFonts w:ascii="Times New Roman" w:hAnsi="Times New Roman" w:cs="Times New Roman"/>
            <w:sz w:val="24"/>
            <w:szCs w:val="24"/>
          </w:rPr>
          <w:delText>instance</w:delText>
        </w:r>
      </w:del>
      <w:ins w:id="1641"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berkaitan dengan </w:t>
      </w:r>
      <w:del w:id="1642" w:author="Ryan Ganeswara" w:date="2020-06-02T16:12:00Z">
        <w:r w:rsidDel="009E34ED">
          <w:rPr>
            <w:rFonts w:ascii="Times New Roman" w:hAnsi="Times New Roman" w:cs="Times New Roman"/>
            <w:sz w:val="24"/>
            <w:szCs w:val="24"/>
          </w:rPr>
          <w:delText>instance</w:delText>
        </w:r>
      </w:del>
      <w:ins w:id="1643"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dipilih sebelumnya. Seperti pada contoh Gambar 4.15 menunjukkan </w:t>
      </w:r>
      <w:del w:id="1644" w:author="Ryan Ganeswara" w:date="2020-06-02T16:12:00Z">
        <w:r w:rsidDel="009E34ED">
          <w:rPr>
            <w:rFonts w:ascii="Times New Roman" w:hAnsi="Times New Roman" w:cs="Times New Roman"/>
            <w:sz w:val="24"/>
            <w:szCs w:val="24"/>
          </w:rPr>
          <w:delText>instance</w:delText>
        </w:r>
      </w:del>
      <w:ins w:id="1645"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dipilih adalah nama orang AA. Raka Suteja kemudian form dibawahnya menunjukkan ada enam </w:t>
      </w:r>
      <w:del w:id="1646" w:author="Ryan Ganeswara" w:date="2020-06-02T16:12:00Z">
        <w:r w:rsidDel="009E34ED">
          <w:rPr>
            <w:rFonts w:ascii="Times New Roman" w:hAnsi="Times New Roman" w:cs="Times New Roman"/>
            <w:sz w:val="24"/>
            <w:szCs w:val="24"/>
          </w:rPr>
          <w:delText>instance</w:delText>
        </w:r>
      </w:del>
      <w:ins w:id="1647"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terkait dengan nama tersebut, dari form tersebut juga menampilkan hubungan atau relasi antara enam </w:t>
      </w:r>
      <w:del w:id="1648" w:author="Ryan Ganeswara" w:date="2020-06-02T16:12:00Z">
        <w:r w:rsidDel="009E34ED">
          <w:rPr>
            <w:rFonts w:ascii="Times New Roman" w:hAnsi="Times New Roman" w:cs="Times New Roman"/>
            <w:sz w:val="24"/>
            <w:szCs w:val="24"/>
          </w:rPr>
          <w:delText>instance</w:delText>
        </w:r>
      </w:del>
      <w:ins w:id="1649"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tersebut dengan AA. Raka Suteja.</w:t>
      </w:r>
    </w:p>
    <w:p w14:paraId="3CF6A529" w14:textId="77777777" w:rsidR="0061653E" w:rsidRPr="0049595F" w:rsidRDefault="0061653E" w:rsidP="00515E8B">
      <w:pPr>
        <w:spacing w:line="360" w:lineRule="auto"/>
        <w:ind w:firstLine="720"/>
        <w:jc w:val="both"/>
        <w:rPr>
          <w:rFonts w:ascii="Times New Roman" w:hAnsi="Times New Roman" w:cs="Times New Roman"/>
          <w:sz w:val="24"/>
          <w:szCs w:val="24"/>
        </w:rPr>
      </w:pPr>
    </w:p>
    <w:p w14:paraId="4486F39D" w14:textId="0C9DA917" w:rsidR="0061653E" w:rsidRDefault="0061653E" w:rsidP="0061653E">
      <w:pPr>
        <w:pStyle w:val="Heading5"/>
      </w:pPr>
      <w:bookmarkStart w:id="1650" w:name="_Toc41326090"/>
      <w:r>
        <w:t>Tabel 4.</w:t>
      </w:r>
      <w:ins w:id="1651" w:author="Ryan Ganeswara" w:date="2020-06-02T15:21:00Z">
        <w:r w:rsidR="003F53CF">
          <w:t>6</w:t>
        </w:r>
      </w:ins>
      <w:del w:id="1652" w:author="Ryan Ganeswara" w:date="2020-06-02T15:21:00Z">
        <w:r w:rsidDel="003F53CF">
          <w:delText>4</w:delText>
        </w:r>
      </w:del>
      <w:r>
        <w:t xml:space="preserve"> Source Code Proses </w:t>
      </w:r>
      <w:r w:rsidRPr="00166BF1">
        <w:rPr>
          <w:i/>
          <w:iCs/>
          <w:rPrChange w:id="1653" w:author="Ryan Ganeswara" w:date="2020-06-02T16:01:00Z">
            <w:rPr/>
          </w:rPrChange>
        </w:rPr>
        <w:t>Browsing Result</w:t>
      </w:r>
      <w:bookmarkEnd w:id="1650"/>
    </w:p>
    <w:tbl>
      <w:tblPr>
        <w:tblStyle w:val="TableGrid"/>
        <w:tblW w:w="0" w:type="auto"/>
        <w:tblLook w:val="04A0" w:firstRow="1" w:lastRow="0" w:firstColumn="1" w:lastColumn="0" w:noHBand="0" w:noVBand="1"/>
      </w:tblPr>
      <w:tblGrid>
        <w:gridCol w:w="7927"/>
      </w:tblGrid>
      <w:tr w:rsidR="0061653E" w14:paraId="0E0B468A" w14:textId="77777777" w:rsidTr="0061653E">
        <w:tc>
          <w:tcPr>
            <w:tcW w:w="7927" w:type="dxa"/>
          </w:tcPr>
          <w:p w14:paraId="499FAF0C" w14:textId="72077A47" w:rsidR="0061653E" w:rsidRPr="00FE7CA1" w:rsidRDefault="00FE7CA1" w:rsidP="00FE7CA1">
            <w:pPr>
              <w:jc w:val="center"/>
              <w:rPr>
                <w:rFonts w:ascii="Courier New" w:hAnsi="Courier New" w:cs="Courier New"/>
              </w:rPr>
            </w:pPr>
            <w:r>
              <w:rPr>
                <w:rFonts w:ascii="Courier New" w:hAnsi="Courier New" w:cs="Courier New"/>
              </w:rPr>
              <w:t>Penggalan Code</w:t>
            </w:r>
          </w:p>
        </w:tc>
      </w:tr>
      <w:tr w:rsidR="0061653E" w14:paraId="7EE1BD74" w14:textId="77777777" w:rsidTr="0061653E">
        <w:tc>
          <w:tcPr>
            <w:tcW w:w="7927" w:type="dxa"/>
          </w:tcPr>
          <w:p w14:paraId="4D683053" w14:textId="12FDEDEB" w:rsidR="00FE7CA1" w:rsidRPr="00FE7CA1" w:rsidRDefault="00FE7CA1" w:rsidP="00FE7CA1">
            <w:pPr>
              <w:rPr>
                <w:rFonts w:ascii="Courier New" w:hAnsi="Courier New" w:cs="Courier New"/>
              </w:rPr>
            </w:pPr>
            <w:r w:rsidRPr="00FE7CA1">
              <w:rPr>
                <w:rFonts w:ascii="Courier New" w:hAnsi="Courier New" w:cs="Courier New"/>
              </w:rPr>
              <w:t>$</w:t>
            </w:r>
            <w:del w:id="1654" w:author="Ryan Ganeswara" w:date="2020-06-02T16:12:00Z">
              <w:r w:rsidRPr="00FE7CA1" w:rsidDel="009E34ED">
                <w:rPr>
                  <w:rFonts w:ascii="Courier New" w:hAnsi="Courier New" w:cs="Courier New"/>
                </w:rPr>
                <w:delText>instances</w:delText>
              </w:r>
            </w:del>
            <w:ins w:id="1655" w:author="Ryan Ganeswara" w:date="2020-06-02T16:12:00Z">
              <w:r w:rsidR="009E34ED" w:rsidRPr="009E34ED">
                <w:rPr>
                  <w:rFonts w:ascii="Courier New" w:hAnsi="Courier New" w:cs="Courier New"/>
                  <w:i/>
                </w:rPr>
                <w:t>instances</w:t>
              </w:r>
            </w:ins>
            <w:r w:rsidRPr="00FE7CA1">
              <w:rPr>
                <w:rFonts w:ascii="Courier New" w:hAnsi="Courier New" w:cs="Courier New"/>
              </w:rPr>
              <w:t xml:space="preserve"> = "";</w:t>
            </w:r>
            <w:r w:rsidRPr="00FE7CA1">
              <w:rPr>
                <w:rFonts w:ascii="Courier New" w:hAnsi="Courier New" w:cs="Courier New"/>
              </w:rPr>
              <w:tab/>
              <w:t xml:space="preserve">//variabel nama </w:t>
            </w:r>
            <w:del w:id="1656" w:author="Ryan Ganeswara" w:date="2020-06-02T16:12:00Z">
              <w:r w:rsidRPr="00FE7CA1" w:rsidDel="009E34ED">
                <w:rPr>
                  <w:rFonts w:ascii="Courier New" w:hAnsi="Courier New" w:cs="Courier New"/>
                </w:rPr>
                <w:delText>instances</w:delText>
              </w:r>
            </w:del>
            <w:ins w:id="1657" w:author="Ryan Ganeswara" w:date="2020-06-02T16:12:00Z">
              <w:r w:rsidR="009E34ED" w:rsidRPr="009E34ED">
                <w:rPr>
                  <w:rFonts w:ascii="Courier New" w:hAnsi="Courier New" w:cs="Courier New"/>
                  <w:i/>
                </w:rPr>
                <w:t>instances</w:t>
              </w:r>
            </w:ins>
          </w:p>
          <w:p w14:paraId="3112CC46" w14:textId="5DC8AE65" w:rsidR="00FE7CA1" w:rsidRPr="00FE7CA1" w:rsidRDefault="00FE7CA1" w:rsidP="00FE7CA1">
            <w:pPr>
              <w:rPr>
                <w:rFonts w:ascii="Courier New" w:hAnsi="Courier New" w:cs="Courier New"/>
              </w:rPr>
            </w:pPr>
            <w:r w:rsidRPr="00FE7CA1">
              <w:rPr>
                <w:rFonts w:ascii="Courier New" w:hAnsi="Courier New" w:cs="Courier New"/>
              </w:rPr>
              <w:t>$</w:t>
            </w:r>
            <w:del w:id="1658" w:author="Ryan Ganeswara" w:date="2020-06-02T16:12:00Z">
              <w:r w:rsidRPr="00FE7CA1" w:rsidDel="009E34ED">
                <w:rPr>
                  <w:rFonts w:ascii="Courier New" w:hAnsi="Courier New" w:cs="Courier New"/>
                </w:rPr>
                <w:delText>instances</w:delText>
              </w:r>
            </w:del>
            <w:ins w:id="1659" w:author="Ryan Ganeswara" w:date="2020-06-02T16:12:00Z">
              <w:r w:rsidR="009E34ED" w:rsidRPr="009E34ED">
                <w:rPr>
                  <w:rFonts w:ascii="Courier New" w:hAnsi="Courier New" w:cs="Courier New"/>
                  <w:i/>
                </w:rPr>
                <w:t>instances</w:t>
              </w:r>
            </w:ins>
            <w:r w:rsidRPr="00FE7CA1">
              <w:rPr>
                <w:rFonts w:ascii="Courier New" w:hAnsi="Courier New" w:cs="Courier New"/>
              </w:rPr>
              <w:t xml:space="preserve"> .= preg_replace('/(?&lt;! )[A-Z]/', ' $0', $value);  //</w:t>
            </w:r>
            <w:r w:rsidR="003E299D">
              <w:rPr>
                <w:rFonts w:ascii="Courier New" w:hAnsi="Courier New" w:cs="Courier New"/>
              </w:rPr>
              <w:t>Untu</w:t>
            </w:r>
            <w:r w:rsidR="00453B74">
              <w:rPr>
                <w:rFonts w:ascii="Courier New" w:hAnsi="Courier New" w:cs="Courier New"/>
              </w:rPr>
              <w:t>k</w:t>
            </w:r>
            <w:r w:rsidR="003E299D">
              <w:rPr>
                <w:rFonts w:ascii="Courier New" w:hAnsi="Courier New" w:cs="Courier New"/>
              </w:rPr>
              <w:t xml:space="preserve"> memberikan</w:t>
            </w:r>
            <w:r w:rsidRPr="00FE7CA1">
              <w:rPr>
                <w:rFonts w:ascii="Courier New" w:hAnsi="Courier New" w:cs="Courier New"/>
              </w:rPr>
              <w:t xml:space="preserve"> spasi nama </w:t>
            </w:r>
            <w:del w:id="1660" w:author="Ryan Ganeswara" w:date="2020-06-02T16:12:00Z">
              <w:r w:rsidRPr="00FE7CA1" w:rsidDel="009E34ED">
                <w:rPr>
                  <w:rFonts w:ascii="Courier New" w:hAnsi="Courier New" w:cs="Courier New"/>
                </w:rPr>
                <w:delText>instances</w:delText>
              </w:r>
            </w:del>
            <w:ins w:id="1661" w:author="Ryan Ganeswara" w:date="2020-06-02T16:12:00Z">
              <w:r w:rsidR="009E34ED" w:rsidRPr="009E34ED">
                <w:rPr>
                  <w:rFonts w:ascii="Courier New" w:hAnsi="Courier New" w:cs="Courier New"/>
                  <w:i/>
                </w:rPr>
                <w:t>instances</w:t>
              </w:r>
            </w:ins>
            <w:r w:rsidRPr="00FE7CA1">
              <w:rPr>
                <w:rFonts w:ascii="Courier New" w:hAnsi="Courier New" w:cs="Courier New"/>
              </w:rPr>
              <w:t xml:space="preserve"> untuk judul h1</w:t>
            </w:r>
          </w:p>
          <w:p w14:paraId="39337764" w14:textId="79488A22"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w:t>
            </w:r>
            <w:del w:id="1662" w:author="Ryan Ganeswara" w:date="2020-06-02T16:12:00Z">
              <w:r w:rsidRPr="00FE7CA1" w:rsidDel="009E34ED">
                <w:rPr>
                  <w:rFonts w:ascii="Courier New" w:hAnsi="Courier New" w:cs="Courier New"/>
                </w:rPr>
                <w:delText>instances</w:delText>
              </w:r>
            </w:del>
            <w:ins w:id="1663" w:author="Ryan Ganeswara" w:date="2020-06-02T16:12:00Z">
              <w:r w:rsidR="009E34ED" w:rsidRPr="009E34ED">
                <w:rPr>
                  <w:rFonts w:ascii="Courier New" w:hAnsi="Courier New" w:cs="Courier New"/>
                  <w:i/>
                </w:rPr>
                <w:t>instances</w:t>
              </w:r>
            </w:ins>
            <w:r w:rsidRPr="00FE7CA1">
              <w:rPr>
                <w:rFonts w:ascii="Courier New" w:hAnsi="Courier New" w:cs="Courier New"/>
              </w:rPr>
              <w:t xml:space="preserve"> = str_replace('_', ' ', $</w:t>
            </w:r>
            <w:del w:id="1664" w:author="Ryan Ganeswara" w:date="2020-06-02T16:12:00Z">
              <w:r w:rsidRPr="00FE7CA1" w:rsidDel="009E34ED">
                <w:rPr>
                  <w:rFonts w:ascii="Courier New" w:hAnsi="Courier New" w:cs="Courier New"/>
                </w:rPr>
                <w:delText>instances</w:delText>
              </w:r>
            </w:del>
            <w:ins w:id="1665" w:author="Ryan Ganeswara" w:date="2020-06-02T16:12:00Z">
              <w:r w:rsidR="009E34ED" w:rsidRPr="009E34ED">
                <w:rPr>
                  <w:rFonts w:ascii="Courier New" w:hAnsi="Courier New" w:cs="Courier New"/>
                  <w:i/>
                </w:rPr>
                <w:t>instances</w:t>
              </w:r>
            </w:ins>
            <w:r w:rsidRPr="00FE7CA1">
              <w:rPr>
                <w:rFonts w:ascii="Courier New" w:hAnsi="Courier New" w:cs="Courier New"/>
              </w:rPr>
              <w:t>);</w:t>
            </w:r>
          </w:p>
          <w:p w14:paraId="067808A1" w14:textId="77777777" w:rsidR="00FE7CA1" w:rsidRPr="00FE7CA1" w:rsidRDefault="00FE7CA1" w:rsidP="00FE7CA1">
            <w:pPr>
              <w:rPr>
                <w:rFonts w:ascii="Courier New" w:hAnsi="Courier New" w:cs="Courier New"/>
              </w:rPr>
            </w:pPr>
            <w:r w:rsidRPr="00FE7CA1">
              <w:rPr>
                <w:rFonts w:ascii="Courier New" w:hAnsi="Courier New" w:cs="Courier New"/>
              </w:rPr>
              <w:tab/>
            </w:r>
            <w:r w:rsidRPr="00FE7CA1">
              <w:rPr>
                <w:rFonts w:ascii="Courier New" w:hAnsi="Courier New" w:cs="Courier New"/>
              </w:rPr>
              <w:tab/>
              <w:t>$formLaras = "";</w:t>
            </w:r>
          </w:p>
          <w:p w14:paraId="45EFBF09" w14:textId="63B65B4E" w:rsidR="00FE7CA1" w:rsidRPr="00FE7CA1" w:rsidRDefault="00FE7CA1" w:rsidP="00FE7CA1">
            <w:pPr>
              <w:rPr>
                <w:rFonts w:ascii="Courier New" w:hAnsi="Courier New" w:cs="Courier New"/>
              </w:rPr>
            </w:pPr>
            <w:r w:rsidRPr="00FE7CA1">
              <w:rPr>
                <w:rFonts w:ascii="Courier New" w:hAnsi="Courier New" w:cs="Courier New"/>
              </w:rPr>
              <w:tab/>
              <w:t xml:space="preserve">    $resultContoh = $sparql-&gt;</w:t>
            </w:r>
            <w:del w:id="1666" w:author="Ryan Ganeswara" w:date="2020-06-02T16:09:00Z">
              <w:r w:rsidRPr="00FE7CA1" w:rsidDel="009E34ED">
                <w:rPr>
                  <w:rFonts w:ascii="Courier New" w:hAnsi="Courier New" w:cs="Courier New"/>
                </w:rPr>
                <w:delText>query</w:delText>
              </w:r>
            </w:del>
            <w:ins w:id="1667" w:author="Ryan Ganeswara" w:date="2020-06-02T16:09:00Z">
              <w:r w:rsidR="009E34ED" w:rsidRPr="009E34ED">
                <w:rPr>
                  <w:rFonts w:ascii="Courier New" w:hAnsi="Courier New" w:cs="Courier New"/>
                  <w:i/>
                </w:rPr>
                <w:t>query</w:t>
              </w:r>
            </w:ins>
            <w:r w:rsidRPr="00FE7CA1">
              <w:rPr>
                <w:rFonts w:ascii="Courier New" w:hAnsi="Courier New" w:cs="Courier New"/>
              </w:rPr>
              <w:t>( //</w:t>
            </w:r>
            <w:del w:id="1668" w:author="Ryan Ganeswara" w:date="2020-06-02T16:09:00Z">
              <w:r w:rsidRPr="00FE7CA1" w:rsidDel="009E34ED">
                <w:rPr>
                  <w:rFonts w:ascii="Courier New" w:hAnsi="Courier New" w:cs="Courier New"/>
                </w:rPr>
                <w:delText>query</w:delText>
              </w:r>
            </w:del>
            <w:ins w:id="1669" w:author="Ryan Ganeswara" w:date="2020-06-02T16:09:00Z">
              <w:r w:rsidR="009E34ED" w:rsidRPr="009E34ED">
                <w:rPr>
                  <w:rFonts w:ascii="Courier New" w:hAnsi="Courier New" w:cs="Courier New"/>
                  <w:i/>
                </w:rPr>
                <w:t>query</w:t>
              </w:r>
            </w:ins>
            <w:r w:rsidRPr="00FE7CA1">
              <w:rPr>
                <w:rFonts w:ascii="Courier New" w:hAnsi="Courier New" w:cs="Courier New"/>
              </w:rPr>
              <w:t xml:space="preserve"> sparql</w:t>
            </w:r>
          </w:p>
          <w:p w14:paraId="19809F1A" w14:textId="77777777" w:rsidR="00FE7CA1" w:rsidRPr="00FE7CA1" w:rsidRDefault="00FE7CA1" w:rsidP="00FE7CA1">
            <w:pPr>
              <w:rPr>
                <w:rFonts w:ascii="Courier New" w:hAnsi="Courier New" w:cs="Courier New"/>
              </w:rPr>
            </w:pPr>
            <w:r w:rsidRPr="00FE7CA1">
              <w:rPr>
                <w:rFonts w:ascii="Courier New" w:hAnsi="Courier New" w:cs="Courier New"/>
              </w:rPr>
              <w:t xml:space="preserve">        "select distinct ?property ?subject where {</w:t>
            </w:r>
          </w:p>
          <w:p w14:paraId="76647252" w14:textId="77777777" w:rsidR="00FE7CA1" w:rsidRPr="00FE7CA1" w:rsidRDefault="00FE7CA1" w:rsidP="00FE7CA1">
            <w:pPr>
              <w:rPr>
                <w:rFonts w:ascii="Courier New" w:hAnsi="Courier New" w:cs="Courier New"/>
              </w:rPr>
            </w:pPr>
            <w:r w:rsidRPr="00FE7CA1">
              <w:rPr>
                <w:rFonts w:ascii="Courier New" w:hAnsi="Courier New" w:cs="Courier New"/>
              </w:rPr>
              <w:t xml:space="preserve">           ?subject ?property ".$prefix.":".$value." .</w:t>
            </w:r>
          </w:p>
          <w:p w14:paraId="0682B7BE" w14:textId="77777777" w:rsidR="00FE7CA1" w:rsidRPr="00FE7CA1" w:rsidRDefault="00FE7CA1" w:rsidP="00FE7CA1">
            <w:pPr>
              <w:rPr>
                <w:rFonts w:ascii="Courier New" w:hAnsi="Courier New" w:cs="Courier New"/>
              </w:rPr>
            </w:pPr>
            <w:r w:rsidRPr="00FE7CA1">
              <w:rPr>
                <w:rFonts w:ascii="Courier New" w:hAnsi="Courier New" w:cs="Courier New"/>
              </w:rPr>
              <w:t xml:space="preserve">         FILTER (?property != sil:adalahPamanDari) . FILTER (?property != sil:adalahKakekDari) . FILTER (?property != sil:adalahAyahDari) . FILTER (?property != sil:adalahOrangTuaDari)}");</w:t>
            </w:r>
          </w:p>
          <w:p w14:paraId="5FCFA28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$kumpulanResultContoh = array();</w:t>
            </w:r>
          </w:p>
          <w:p w14:paraId="3B9BF3B5"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$i = 0;</w:t>
            </w:r>
          </w:p>
          <w:p w14:paraId="68E14396"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$k_property = array();</w:t>
            </w:r>
          </w:p>
          <w:p w14:paraId="24EAD3B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$k_value = array();</w:t>
            </w:r>
          </w:p>
          <w:p w14:paraId="5FC907D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$formHasil = "";</w:t>
            </w:r>
          </w:p>
          <w:p w14:paraId="3E3EC6AE"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w:t>
            </w:r>
          </w:p>
          <w:p w14:paraId="0958D98E" w14:textId="77777777" w:rsidR="00FE7CA1" w:rsidRPr="00FE7CA1" w:rsidRDefault="00FE7CA1" w:rsidP="00FE7CA1">
            <w:pPr>
              <w:rPr>
                <w:rFonts w:ascii="Courier New" w:hAnsi="Courier New" w:cs="Courier New"/>
              </w:rPr>
            </w:pPr>
          </w:p>
          <w:p w14:paraId="309ED5FB" w14:textId="402AD44C" w:rsidR="00FE7CA1" w:rsidRPr="00FE7CA1" w:rsidRDefault="00FE7CA1" w:rsidP="00FE7CA1">
            <w:pPr>
              <w:rPr>
                <w:rFonts w:ascii="Courier New" w:hAnsi="Courier New" w:cs="Courier New"/>
              </w:rPr>
            </w:pPr>
            <w:r w:rsidRPr="00FE7CA1">
              <w:rPr>
                <w:rFonts w:ascii="Courier New" w:hAnsi="Courier New" w:cs="Courier New"/>
              </w:rPr>
              <w:t xml:space="preserve">    foreach ($resultContoh as $row) {  //perulangan option</w:t>
            </w:r>
          </w:p>
          <w:p w14:paraId="5883DD44" w14:textId="77777777" w:rsidR="00FE7CA1" w:rsidRPr="00FE7CA1" w:rsidRDefault="00FE7CA1" w:rsidP="00FE7CA1">
            <w:pPr>
              <w:rPr>
                <w:rFonts w:ascii="Courier New" w:hAnsi="Courier New" w:cs="Courier New"/>
              </w:rPr>
            </w:pPr>
            <w:r w:rsidRPr="00FE7CA1">
              <w:rPr>
                <w:rFonts w:ascii="Courier New" w:hAnsi="Courier New" w:cs="Courier New"/>
              </w:rPr>
              <w:t xml:space="preserve">          if(strstr($row-&gt;subject, '#') == false){</w:t>
            </w:r>
          </w:p>
          <w:p w14:paraId="55CC66CC"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$array = explode("/",$row-&gt;subject);</w:t>
            </w:r>
          </w:p>
          <w:p w14:paraId="1D908BEF"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$array[3];</w:t>
            </w:r>
          </w:p>
          <w:p w14:paraId="4D5511E9" w14:textId="77777777" w:rsidR="00FE7CA1" w:rsidRPr="00FE7CA1" w:rsidRDefault="00FE7CA1" w:rsidP="00FE7CA1">
            <w:pPr>
              <w:rPr>
                <w:rFonts w:ascii="Courier New" w:hAnsi="Courier New" w:cs="Courier New"/>
              </w:rPr>
            </w:pPr>
          </w:p>
          <w:p w14:paraId="539CF96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$tempHasil = $string;</w:t>
            </w:r>
          </w:p>
          <w:p w14:paraId="4819A603"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str_replace('_', ' ', $string);</w:t>
            </w:r>
          </w:p>
          <w:p w14:paraId="1B028BA5" w14:textId="5E65E7F8" w:rsidR="00FE7CA1" w:rsidRPr="00FE7CA1" w:rsidRDefault="00FE7CA1" w:rsidP="00FE7CA1">
            <w:pPr>
              <w:rPr>
                <w:rFonts w:ascii="Courier New" w:hAnsi="Courier New" w:cs="Courier New"/>
              </w:rPr>
            </w:pPr>
            <w:r w:rsidRPr="00FE7CA1">
              <w:rPr>
                <w:rFonts w:ascii="Courier New" w:hAnsi="Courier New" w:cs="Courier New"/>
              </w:rPr>
              <w:tab/>
              <w:t xml:space="preserve">          $formHasil .=  "&lt;li&gt;&lt;a href=\"./browsingResult.php?action=viewlink&amp;value=".$tempHasil."&amp;prefix=sil\"&gt;".$string."&lt;/a&gt; ".$objectProperty." : ".$</w:t>
            </w:r>
            <w:del w:id="1670" w:author="Ryan Ganeswara" w:date="2020-06-02T16:12:00Z">
              <w:r w:rsidRPr="00FE7CA1" w:rsidDel="009E34ED">
                <w:rPr>
                  <w:rFonts w:ascii="Courier New" w:hAnsi="Courier New" w:cs="Courier New"/>
                </w:rPr>
                <w:delText>instances</w:delText>
              </w:r>
            </w:del>
            <w:ins w:id="1671" w:author="Ryan Ganeswara" w:date="2020-06-02T16:12:00Z">
              <w:r w:rsidR="009E34ED" w:rsidRPr="009E34ED">
                <w:rPr>
                  <w:rFonts w:ascii="Courier New" w:hAnsi="Courier New" w:cs="Courier New"/>
                  <w:i/>
                </w:rPr>
                <w:t>instances</w:t>
              </w:r>
            </w:ins>
            <w:r w:rsidRPr="00FE7CA1">
              <w:rPr>
                <w:rFonts w:ascii="Courier New" w:hAnsi="Courier New" w:cs="Courier New"/>
              </w:rPr>
              <w:t>."&lt;/li&gt;";</w:t>
            </w:r>
          </w:p>
          <w:p w14:paraId="4BB40884"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p>
          <w:p w14:paraId="54B7860B" w14:textId="77777777" w:rsidR="00FE7CA1" w:rsidRPr="00FE7CA1" w:rsidRDefault="00FE7CA1" w:rsidP="00FE7CA1">
            <w:pPr>
              <w:rPr>
                <w:rFonts w:ascii="Courier New" w:hAnsi="Courier New" w:cs="Courier New"/>
              </w:rPr>
            </w:pPr>
            <w:r w:rsidRPr="00FE7CA1">
              <w:rPr>
                <w:rFonts w:ascii="Courier New" w:hAnsi="Courier New" w:cs="Courier New"/>
              </w:rPr>
              <w:t xml:space="preserve">          else{</w:t>
            </w:r>
          </w:p>
          <w:p w14:paraId="1F9E48E3"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 xml:space="preserve">  $array = explode("#",$row-&gt;subject);</w:t>
            </w:r>
          </w:p>
          <w:p w14:paraId="165EEDBB"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$array[1];</w:t>
            </w:r>
          </w:p>
          <w:p w14:paraId="52D2DA6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$array = explode("#",$row-&gt;property);</w:t>
            </w:r>
          </w:p>
          <w:p w14:paraId="7E1269FA"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$array[1];</w:t>
            </w:r>
          </w:p>
          <w:p w14:paraId="2378889E"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$tempHasil = $string;</w:t>
            </w:r>
          </w:p>
          <w:p w14:paraId="621DE55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preg_replace('/(?&lt;! )[A-Z]/', ' $0', $string);</w:t>
            </w:r>
          </w:p>
          <w:p w14:paraId="2FF459E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preg_replace('/(?&lt;! )[A-Z]/', ' $0', $objectProperty);</w:t>
            </w:r>
          </w:p>
          <w:p w14:paraId="4C29D333"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str_replace('_', ' ', $string);</w:t>
            </w:r>
          </w:p>
          <w:p w14:paraId="7B983506" w14:textId="1D88BF69" w:rsidR="00FE7CA1" w:rsidRPr="00FE7CA1" w:rsidRDefault="00FE7CA1" w:rsidP="00FE7CA1">
            <w:pPr>
              <w:rPr>
                <w:rFonts w:ascii="Courier New" w:hAnsi="Courier New" w:cs="Courier New"/>
              </w:rPr>
            </w:pPr>
            <w:r w:rsidRPr="00FE7CA1">
              <w:rPr>
                <w:rFonts w:ascii="Courier New" w:hAnsi="Courier New" w:cs="Courier New"/>
              </w:rPr>
              <w:tab/>
              <w:t xml:space="preserve">          $formHasil .=  "&lt;li&gt;&lt;a href=\"./browsingResult.php?action=viewlink&amp;value=".$tempHasil."&amp;prefix=sil\"&gt;".$string."&lt;/a&gt; ".$objectProperty." : ".$</w:t>
            </w:r>
            <w:del w:id="1672" w:author="Ryan Ganeswara" w:date="2020-06-02T16:12:00Z">
              <w:r w:rsidRPr="00FE7CA1" w:rsidDel="009E34ED">
                <w:rPr>
                  <w:rFonts w:ascii="Courier New" w:hAnsi="Courier New" w:cs="Courier New"/>
                </w:rPr>
                <w:delText>instances</w:delText>
              </w:r>
            </w:del>
            <w:ins w:id="1673" w:author="Ryan Ganeswara" w:date="2020-06-02T16:12:00Z">
              <w:r w:rsidR="009E34ED" w:rsidRPr="009E34ED">
                <w:rPr>
                  <w:rFonts w:ascii="Courier New" w:hAnsi="Courier New" w:cs="Courier New"/>
                  <w:i/>
                </w:rPr>
                <w:t>instances</w:t>
              </w:r>
            </w:ins>
            <w:r w:rsidRPr="00FE7CA1">
              <w:rPr>
                <w:rFonts w:ascii="Courier New" w:hAnsi="Courier New" w:cs="Courier New"/>
              </w:rPr>
              <w:t>."&lt;/li&gt;";</w:t>
            </w:r>
          </w:p>
          <w:p w14:paraId="19371DCB"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p>
          <w:p w14:paraId="619DD42D" w14:textId="727EBCE6" w:rsidR="0061653E" w:rsidRDefault="00FE7CA1" w:rsidP="00FE7CA1">
            <w:r w:rsidRPr="00FE7CA1">
              <w:rPr>
                <w:rFonts w:ascii="Courier New" w:hAnsi="Courier New" w:cs="Courier New"/>
              </w:rPr>
              <w:t xml:space="preserve">          $i++;</w:t>
            </w:r>
          </w:p>
        </w:tc>
      </w:tr>
    </w:tbl>
    <w:p w14:paraId="690AABDD" w14:textId="23EAFD57" w:rsidR="0061653E" w:rsidRDefault="0061653E" w:rsidP="0061653E"/>
    <w:p w14:paraId="0905BCB7" w14:textId="0521601F" w:rsidR="00FE7CA1" w:rsidRDefault="003E299D" w:rsidP="00A21EC7">
      <w:pPr>
        <w:spacing w:line="360" w:lineRule="auto"/>
        <w:ind w:firstLine="720"/>
        <w:jc w:val="both"/>
        <w:rPr>
          <w:rFonts w:ascii="Times New Roman" w:hAnsi="Times New Roman" w:cs="Times New Roman"/>
          <w:noProof/>
          <w:sz w:val="24"/>
          <w:szCs w:val="24"/>
        </w:rPr>
      </w:pPr>
      <w:r>
        <w:rPr>
          <w:rFonts w:ascii="Times New Roman" w:hAnsi="Times New Roman" w:cs="Times New Roman"/>
          <w:sz w:val="24"/>
          <w:szCs w:val="24"/>
        </w:rPr>
        <w:t xml:space="preserve">Tabel 4.4 merupakan penggalan code dari proses </w:t>
      </w:r>
      <w:r w:rsidRPr="00166BF1">
        <w:rPr>
          <w:rFonts w:ascii="Times New Roman" w:hAnsi="Times New Roman" w:cs="Times New Roman"/>
          <w:i/>
          <w:iCs/>
          <w:sz w:val="24"/>
          <w:szCs w:val="24"/>
          <w:rPrChange w:id="1674" w:author="Ryan Ganeswara" w:date="2020-06-02T16:01:00Z">
            <w:rPr>
              <w:rFonts w:ascii="Times New Roman" w:hAnsi="Times New Roman" w:cs="Times New Roman"/>
              <w:sz w:val="24"/>
              <w:szCs w:val="24"/>
            </w:rPr>
          </w:rPrChange>
        </w:rPr>
        <w:t>browsing list</w:t>
      </w:r>
      <w:r>
        <w:rPr>
          <w:rFonts w:ascii="Times New Roman" w:hAnsi="Times New Roman" w:cs="Times New Roman"/>
          <w:sz w:val="24"/>
          <w:szCs w:val="24"/>
        </w:rPr>
        <w:t xml:space="preserve"> </w:t>
      </w:r>
      <w:r w:rsidR="004864D9">
        <w:rPr>
          <w:rFonts w:ascii="Times New Roman" w:hAnsi="Times New Roman" w:cs="Times New Roman"/>
          <w:sz w:val="24"/>
          <w:szCs w:val="24"/>
        </w:rPr>
        <w:t xml:space="preserve">untuk menampilkan </w:t>
      </w:r>
      <w:del w:id="1675" w:author="Ryan Ganeswara" w:date="2020-06-02T16:12:00Z">
        <w:r w:rsidR="004864D9" w:rsidDel="009E34ED">
          <w:rPr>
            <w:rFonts w:ascii="Times New Roman" w:hAnsi="Times New Roman" w:cs="Times New Roman"/>
            <w:sz w:val="24"/>
            <w:szCs w:val="24"/>
          </w:rPr>
          <w:delText>instance</w:delText>
        </w:r>
      </w:del>
      <w:ins w:id="1676" w:author="Ryan Ganeswara" w:date="2020-06-02T16:12:00Z">
        <w:r w:rsidR="009E34ED" w:rsidRPr="009E34ED">
          <w:rPr>
            <w:rFonts w:ascii="Times New Roman" w:hAnsi="Times New Roman" w:cs="Times New Roman"/>
            <w:i/>
            <w:sz w:val="24"/>
            <w:szCs w:val="24"/>
          </w:rPr>
          <w:t>instances</w:t>
        </w:r>
      </w:ins>
      <w:r w:rsidR="004864D9">
        <w:rPr>
          <w:rFonts w:ascii="Times New Roman" w:hAnsi="Times New Roman" w:cs="Times New Roman"/>
          <w:sz w:val="24"/>
          <w:szCs w:val="24"/>
        </w:rPr>
        <w:t xml:space="preserve"> judul yang ada pada </w:t>
      </w:r>
      <w:r w:rsidR="004864D9" w:rsidRPr="00166BF1">
        <w:rPr>
          <w:rFonts w:ascii="Times New Roman" w:hAnsi="Times New Roman" w:cs="Times New Roman"/>
          <w:i/>
          <w:iCs/>
          <w:sz w:val="24"/>
          <w:szCs w:val="24"/>
          <w:rPrChange w:id="1677" w:author="Ryan Ganeswara" w:date="2020-06-02T16:01:00Z">
            <w:rPr>
              <w:rFonts w:ascii="Times New Roman" w:hAnsi="Times New Roman" w:cs="Times New Roman"/>
              <w:sz w:val="24"/>
              <w:szCs w:val="24"/>
            </w:rPr>
          </w:rPrChange>
        </w:rPr>
        <w:t>browsing list</w:t>
      </w:r>
      <w:r w:rsidR="004864D9">
        <w:rPr>
          <w:rFonts w:ascii="Times New Roman" w:hAnsi="Times New Roman" w:cs="Times New Roman"/>
          <w:sz w:val="24"/>
          <w:szCs w:val="24"/>
        </w:rPr>
        <w:t xml:space="preserve"> dan juga </w:t>
      </w:r>
      <w:del w:id="1678" w:author="Ryan Ganeswara" w:date="2020-06-02T16:12:00Z">
        <w:r w:rsidR="004864D9" w:rsidDel="009E34ED">
          <w:rPr>
            <w:rFonts w:ascii="Times New Roman" w:hAnsi="Times New Roman" w:cs="Times New Roman"/>
            <w:sz w:val="24"/>
            <w:szCs w:val="24"/>
          </w:rPr>
          <w:delText>instance</w:delText>
        </w:r>
      </w:del>
      <w:ins w:id="1679" w:author="Ryan Ganeswara" w:date="2020-06-02T16:12:00Z">
        <w:r w:rsidR="009E34ED" w:rsidRPr="009E34ED">
          <w:rPr>
            <w:rFonts w:ascii="Times New Roman" w:hAnsi="Times New Roman" w:cs="Times New Roman"/>
            <w:i/>
            <w:sz w:val="24"/>
            <w:szCs w:val="24"/>
          </w:rPr>
          <w:t>instances</w:t>
        </w:r>
      </w:ins>
      <w:r w:rsidR="004864D9">
        <w:rPr>
          <w:rFonts w:ascii="Times New Roman" w:hAnsi="Times New Roman" w:cs="Times New Roman"/>
          <w:sz w:val="24"/>
          <w:szCs w:val="24"/>
        </w:rPr>
        <w:t xml:space="preserve"> yang terkait pada </w:t>
      </w:r>
      <w:del w:id="1680" w:author="Ryan Ganeswara" w:date="2020-06-02T16:12:00Z">
        <w:r w:rsidR="004864D9" w:rsidDel="009E34ED">
          <w:rPr>
            <w:rFonts w:ascii="Times New Roman" w:hAnsi="Times New Roman" w:cs="Times New Roman"/>
            <w:sz w:val="24"/>
            <w:szCs w:val="24"/>
          </w:rPr>
          <w:delText>instance</w:delText>
        </w:r>
      </w:del>
      <w:ins w:id="1681" w:author="Ryan Ganeswara" w:date="2020-06-02T16:12:00Z">
        <w:r w:rsidR="009E34ED" w:rsidRPr="009E34ED">
          <w:rPr>
            <w:rFonts w:ascii="Times New Roman" w:hAnsi="Times New Roman" w:cs="Times New Roman"/>
            <w:i/>
            <w:sz w:val="24"/>
            <w:szCs w:val="24"/>
          </w:rPr>
          <w:t>instances</w:t>
        </w:r>
      </w:ins>
      <w:r w:rsidR="004864D9">
        <w:rPr>
          <w:rFonts w:ascii="Times New Roman" w:hAnsi="Times New Roman" w:cs="Times New Roman"/>
          <w:sz w:val="24"/>
          <w:szCs w:val="24"/>
        </w:rPr>
        <w:t xml:space="preserve"> tersebut. </w:t>
      </w:r>
      <w:r w:rsidR="00453B74">
        <w:rPr>
          <w:rFonts w:ascii="Times New Roman" w:hAnsi="Times New Roman" w:cs="Times New Roman"/>
          <w:sz w:val="24"/>
          <w:szCs w:val="24"/>
        </w:rPr>
        <w:t xml:space="preserve">Variabel </w:t>
      </w:r>
      <w:del w:id="1682" w:author="Ryan Ganeswara" w:date="2020-06-02T16:12:00Z">
        <w:r w:rsidR="00453B74" w:rsidDel="009E34ED">
          <w:rPr>
            <w:rFonts w:ascii="Times New Roman" w:hAnsi="Times New Roman" w:cs="Times New Roman"/>
            <w:sz w:val="24"/>
            <w:szCs w:val="24"/>
          </w:rPr>
          <w:delText>instances</w:delText>
        </w:r>
      </w:del>
      <w:ins w:id="1683" w:author="Ryan Ganeswara" w:date="2020-06-02T16:12:00Z">
        <w:r w:rsidR="009E34ED" w:rsidRPr="009E34ED">
          <w:rPr>
            <w:rFonts w:ascii="Times New Roman" w:hAnsi="Times New Roman" w:cs="Times New Roman"/>
            <w:i/>
            <w:sz w:val="24"/>
            <w:szCs w:val="24"/>
          </w:rPr>
          <w:t>instances</w:t>
        </w:r>
      </w:ins>
      <w:r w:rsidR="00453B74">
        <w:rPr>
          <w:rFonts w:ascii="Times New Roman" w:hAnsi="Times New Roman" w:cs="Times New Roman"/>
          <w:sz w:val="24"/>
          <w:szCs w:val="24"/>
        </w:rPr>
        <w:t xml:space="preserve"> digunakan untuk menampung keperluan dari judul nama istance yang ada pada browsing list.</w:t>
      </w:r>
      <w:r w:rsidR="00A21EC7">
        <w:rPr>
          <w:rFonts w:ascii="Times New Roman" w:hAnsi="Times New Roman" w:cs="Times New Roman"/>
          <w:sz w:val="24"/>
          <w:szCs w:val="24"/>
        </w:rPr>
        <w:t xml:space="preserve"> </w:t>
      </w:r>
      <w:r w:rsidR="003B1E17">
        <w:rPr>
          <w:rFonts w:ascii="Times New Roman" w:hAnsi="Times New Roman" w:cs="Times New Roman"/>
          <w:sz w:val="24"/>
          <w:szCs w:val="24"/>
        </w:rPr>
        <w:t xml:space="preserve">Untuk proses </w:t>
      </w:r>
      <w:del w:id="1684" w:author="Ryan Ganeswara" w:date="2020-06-02T16:09:00Z">
        <w:r w:rsidR="003B1E17" w:rsidDel="009E34ED">
          <w:rPr>
            <w:rFonts w:ascii="Times New Roman" w:hAnsi="Times New Roman" w:cs="Times New Roman"/>
            <w:sz w:val="24"/>
            <w:szCs w:val="24"/>
          </w:rPr>
          <w:delText>query</w:delText>
        </w:r>
      </w:del>
      <w:ins w:id="1685" w:author="Ryan Ganeswara" w:date="2020-06-02T16:09:00Z">
        <w:r w:rsidR="009E34ED" w:rsidRPr="009E34ED">
          <w:rPr>
            <w:rFonts w:ascii="Times New Roman" w:hAnsi="Times New Roman" w:cs="Times New Roman"/>
            <w:i/>
            <w:sz w:val="24"/>
            <w:szCs w:val="24"/>
          </w:rPr>
          <w:t>query</w:t>
        </w:r>
      </w:ins>
      <w:r w:rsidR="003B1E17">
        <w:rPr>
          <w:rFonts w:ascii="Times New Roman" w:hAnsi="Times New Roman" w:cs="Times New Roman"/>
          <w:sz w:val="24"/>
          <w:szCs w:val="24"/>
        </w:rPr>
        <w:t xml:space="preserve"> menuju server SPARQL </w:t>
      </w:r>
      <w:r w:rsidR="00737250">
        <w:rPr>
          <w:rFonts w:ascii="Times New Roman" w:hAnsi="Times New Roman" w:cs="Times New Roman"/>
          <w:sz w:val="24"/>
          <w:szCs w:val="24"/>
        </w:rPr>
        <w:t xml:space="preserve">dilakukan pada variabel resultContoh, dimana nantinya akan menampilkan semua individu dan properti yang berkaitan dengan value atau </w:t>
      </w:r>
      <w:del w:id="1686" w:author="Ryan Ganeswara" w:date="2020-06-02T16:12:00Z">
        <w:r w:rsidR="00737250" w:rsidDel="009E34ED">
          <w:rPr>
            <w:rFonts w:ascii="Times New Roman" w:hAnsi="Times New Roman" w:cs="Times New Roman"/>
            <w:sz w:val="24"/>
            <w:szCs w:val="24"/>
          </w:rPr>
          <w:delText>instances</w:delText>
        </w:r>
      </w:del>
      <w:ins w:id="1687" w:author="Ryan Ganeswara" w:date="2020-06-02T16:12:00Z">
        <w:r w:rsidR="009E34ED" w:rsidRPr="009E34ED">
          <w:rPr>
            <w:rFonts w:ascii="Times New Roman" w:hAnsi="Times New Roman" w:cs="Times New Roman"/>
            <w:i/>
            <w:sz w:val="24"/>
            <w:szCs w:val="24"/>
          </w:rPr>
          <w:t>instances</w:t>
        </w:r>
      </w:ins>
      <w:r w:rsidR="00737250">
        <w:rPr>
          <w:rFonts w:ascii="Times New Roman" w:hAnsi="Times New Roman" w:cs="Times New Roman"/>
          <w:sz w:val="24"/>
          <w:szCs w:val="24"/>
        </w:rPr>
        <w:t xml:space="preserve"> pada judul. Kemudian melakukan </w:t>
      </w:r>
      <w:r w:rsidR="00737250">
        <w:rPr>
          <w:rFonts w:ascii="Times New Roman" w:hAnsi="Times New Roman" w:cs="Times New Roman"/>
          <w:noProof/>
          <w:sz w:val="24"/>
          <w:szCs w:val="24"/>
        </w:rPr>
        <w:t xml:space="preserve">proses perulangan untuk setiap anggota </w:t>
      </w:r>
      <w:r w:rsidR="00737250">
        <w:rPr>
          <w:rFonts w:ascii="Times New Roman" w:hAnsi="Times New Roman" w:cs="Times New Roman"/>
          <w:i/>
          <w:noProof/>
          <w:sz w:val="24"/>
          <w:szCs w:val="24"/>
        </w:rPr>
        <w:t xml:space="preserve">array </w:t>
      </w:r>
      <w:r w:rsidR="00737250">
        <w:rPr>
          <w:rFonts w:ascii="Times New Roman" w:hAnsi="Times New Roman" w:cs="Times New Roman"/>
          <w:noProof/>
          <w:sz w:val="24"/>
          <w:szCs w:val="24"/>
        </w:rPr>
        <w:t xml:space="preserve">pada variabel </w:t>
      </w:r>
      <w:r w:rsidR="00737250" w:rsidRPr="00166BF1">
        <w:rPr>
          <w:rFonts w:ascii="Times New Roman" w:hAnsi="Times New Roman" w:cs="Times New Roman"/>
          <w:iCs/>
          <w:noProof/>
          <w:sz w:val="24"/>
          <w:szCs w:val="24"/>
          <w:rPrChange w:id="1688" w:author="Ryan Ganeswara" w:date="2020-06-02T16:01:00Z">
            <w:rPr>
              <w:rFonts w:ascii="Times New Roman" w:hAnsi="Times New Roman" w:cs="Times New Roman"/>
              <w:i/>
              <w:noProof/>
              <w:sz w:val="24"/>
              <w:szCs w:val="24"/>
            </w:rPr>
          </w:rPrChange>
        </w:rPr>
        <w:t>resultContoh</w:t>
      </w:r>
      <w:r w:rsidR="00737250">
        <w:rPr>
          <w:rFonts w:ascii="Times New Roman" w:hAnsi="Times New Roman" w:cs="Times New Roman"/>
          <w:noProof/>
          <w:sz w:val="24"/>
          <w:szCs w:val="24"/>
        </w:rPr>
        <w:t xml:space="preserve"> untuk kemudian dilakukan pengambilan nama individu dengan mengambil </w:t>
      </w:r>
      <w:r w:rsidR="00737250" w:rsidRPr="00627E44">
        <w:rPr>
          <w:rFonts w:ascii="Times New Roman" w:hAnsi="Times New Roman" w:cs="Times New Roman"/>
          <w:i/>
          <w:noProof/>
          <w:sz w:val="24"/>
          <w:szCs w:val="24"/>
        </w:rPr>
        <w:t>string</w:t>
      </w:r>
      <w:r w:rsidR="00737250">
        <w:rPr>
          <w:rFonts w:ascii="Times New Roman" w:hAnsi="Times New Roman" w:cs="Times New Roman"/>
          <w:noProof/>
          <w:sz w:val="24"/>
          <w:szCs w:val="24"/>
        </w:rPr>
        <w:t xml:space="preserve"> setelah tanda ‘#’ (</w:t>
      </w:r>
      <w:r w:rsidR="00737250">
        <w:rPr>
          <w:rFonts w:ascii="Times New Roman" w:hAnsi="Times New Roman" w:cs="Times New Roman"/>
          <w:i/>
          <w:noProof/>
          <w:sz w:val="24"/>
          <w:szCs w:val="24"/>
        </w:rPr>
        <w:t>hash</w:t>
      </w:r>
      <w:r w:rsidR="00737250">
        <w:rPr>
          <w:rFonts w:ascii="Times New Roman" w:hAnsi="Times New Roman" w:cs="Times New Roman"/>
          <w:noProof/>
          <w:sz w:val="24"/>
          <w:szCs w:val="24"/>
        </w:rPr>
        <w:t>), menyisipkan spasi sebelum huruf kapital, dan mengganti tanda ‘_’ (</w:t>
      </w:r>
      <w:r w:rsidR="00737250">
        <w:rPr>
          <w:rFonts w:ascii="Times New Roman" w:hAnsi="Times New Roman" w:cs="Times New Roman"/>
          <w:i/>
          <w:noProof/>
          <w:sz w:val="24"/>
          <w:szCs w:val="24"/>
        </w:rPr>
        <w:t>underscore</w:t>
      </w:r>
      <w:r w:rsidR="00737250">
        <w:rPr>
          <w:rFonts w:ascii="Times New Roman" w:hAnsi="Times New Roman" w:cs="Times New Roman"/>
          <w:noProof/>
          <w:sz w:val="24"/>
          <w:szCs w:val="24"/>
        </w:rPr>
        <w:t xml:space="preserve">) dengan spasi, yang seluruhnya ditampung dalam variabel </w:t>
      </w:r>
      <w:r w:rsidR="00737250">
        <w:rPr>
          <w:rFonts w:ascii="Times New Roman" w:hAnsi="Times New Roman" w:cs="Times New Roman"/>
          <w:i/>
          <w:noProof/>
          <w:sz w:val="24"/>
          <w:szCs w:val="24"/>
        </w:rPr>
        <w:t>string</w:t>
      </w:r>
      <w:r w:rsidR="00737250">
        <w:rPr>
          <w:rFonts w:ascii="Times New Roman" w:hAnsi="Times New Roman" w:cs="Times New Roman"/>
          <w:noProof/>
          <w:sz w:val="24"/>
          <w:szCs w:val="24"/>
        </w:rPr>
        <w:t>.</w:t>
      </w:r>
      <w:r w:rsidR="00737250" w:rsidRPr="00737250">
        <w:rPr>
          <w:rFonts w:ascii="Times New Roman" w:hAnsi="Times New Roman" w:cs="Times New Roman"/>
          <w:noProof/>
          <w:sz w:val="24"/>
          <w:szCs w:val="24"/>
        </w:rPr>
        <w:t xml:space="preserve"> </w:t>
      </w:r>
      <w:r w:rsidR="00737250">
        <w:rPr>
          <w:rFonts w:ascii="Times New Roman" w:hAnsi="Times New Roman" w:cs="Times New Roman"/>
          <w:noProof/>
          <w:sz w:val="24"/>
          <w:szCs w:val="24"/>
        </w:rPr>
        <w:t xml:space="preserve">Sama seperti pada halaman browsing, hal tersebut dilakukan untuk keperluan pada saat menampilkan teks pada halaman web sehingga mudah terbaca oleh pengguna nantinya. Setelah menampilkan semua data </w:t>
      </w:r>
      <w:del w:id="1689" w:author="Ryan Ganeswara" w:date="2020-06-02T16:12:00Z">
        <w:r w:rsidR="00737250" w:rsidDel="009E34ED">
          <w:rPr>
            <w:rFonts w:ascii="Times New Roman" w:hAnsi="Times New Roman" w:cs="Times New Roman"/>
            <w:noProof/>
            <w:sz w:val="24"/>
            <w:szCs w:val="24"/>
          </w:rPr>
          <w:delText>instance</w:delText>
        </w:r>
      </w:del>
      <w:ins w:id="1690" w:author="Ryan Ganeswara" w:date="2020-06-02T16:12:00Z">
        <w:r w:rsidR="009E34ED" w:rsidRPr="009E34ED">
          <w:rPr>
            <w:rFonts w:ascii="Times New Roman" w:hAnsi="Times New Roman" w:cs="Times New Roman"/>
            <w:i/>
            <w:noProof/>
            <w:sz w:val="24"/>
            <w:szCs w:val="24"/>
          </w:rPr>
          <w:t>instances</w:t>
        </w:r>
      </w:ins>
      <w:r w:rsidR="00737250">
        <w:rPr>
          <w:rFonts w:ascii="Times New Roman" w:hAnsi="Times New Roman" w:cs="Times New Roman"/>
          <w:noProof/>
          <w:sz w:val="24"/>
          <w:szCs w:val="24"/>
        </w:rPr>
        <w:t xml:space="preserve"> yang terkait dengan judul, maka alamat hyperlink dari data </w:t>
      </w:r>
      <w:del w:id="1691" w:author="Ryan Ganeswara" w:date="2020-06-02T16:12:00Z">
        <w:r w:rsidR="00737250" w:rsidDel="009E34ED">
          <w:rPr>
            <w:rFonts w:ascii="Times New Roman" w:hAnsi="Times New Roman" w:cs="Times New Roman"/>
            <w:noProof/>
            <w:sz w:val="24"/>
            <w:szCs w:val="24"/>
          </w:rPr>
          <w:delText>instance</w:delText>
        </w:r>
      </w:del>
      <w:ins w:id="1692" w:author="Ryan Ganeswara" w:date="2020-06-02T16:12:00Z">
        <w:r w:rsidR="009E34ED" w:rsidRPr="009E34ED">
          <w:rPr>
            <w:rFonts w:ascii="Times New Roman" w:hAnsi="Times New Roman" w:cs="Times New Roman"/>
            <w:i/>
            <w:noProof/>
            <w:sz w:val="24"/>
            <w:szCs w:val="24"/>
          </w:rPr>
          <w:t>instances</w:t>
        </w:r>
      </w:ins>
      <w:r w:rsidR="00737250">
        <w:rPr>
          <w:rFonts w:ascii="Times New Roman" w:hAnsi="Times New Roman" w:cs="Times New Roman"/>
          <w:noProof/>
          <w:sz w:val="24"/>
          <w:szCs w:val="24"/>
        </w:rPr>
        <w:t xml:space="preserve"> yang ada akan dihubungkan atau diarahkan menuju ke halaman </w:t>
      </w:r>
      <w:r w:rsidR="00737250" w:rsidRPr="00166BF1">
        <w:rPr>
          <w:rFonts w:ascii="Times New Roman" w:hAnsi="Times New Roman" w:cs="Times New Roman"/>
          <w:i/>
          <w:iCs/>
          <w:noProof/>
          <w:sz w:val="24"/>
          <w:szCs w:val="24"/>
          <w:rPrChange w:id="1693" w:author="Ryan Ganeswara" w:date="2020-06-02T16:00:00Z">
            <w:rPr>
              <w:rFonts w:ascii="Times New Roman" w:hAnsi="Times New Roman" w:cs="Times New Roman"/>
              <w:noProof/>
              <w:sz w:val="24"/>
              <w:szCs w:val="24"/>
            </w:rPr>
          </w:rPrChange>
        </w:rPr>
        <w:t>Browsing Result</w:t>
      </w:r>
      <w:r w:rsidR="00737250">
        <w:rPr>
          <w:rFonts w:ascii="Times New Roman" w:hAnsi="Times New Roman" w:cs="Times New Roman"/>
          <w:noProof/>
          <w:sz w:val="24"/>
          <w:szCs w:val="24"/>
        </w:rPr>
        <w:t xml:space="preserve"> sesuai dengan value </w:t>
      </w:r>
      <w:del w:id="1694" w:author="Ryan Ganeswara" w:date="2020-06-02T16:12:00Z">
        <w:r w:rsidR="00737250" w:rsidDel="009E34ED">
          <w:rPr>
            <w:rFonts w:ascii="Times New Roman" w:hAnsi="Times New Roman" w:cs="Times New Roman"/>
            <w:noProof/>
            <w:sz w:val="24"/>
            <w:szCs w:val="24"/>
          </w:rPr>
          <w:delText>instance</w:delText>
        </w:r>
      </w:del>
      <w:ins w:id="1695" w:author="Ryan Ganeswara" w:date="2020-06-02T16:12:00Z">
        <w:r w:rsidR="009E34ED" w:rsidRPr="009E34ED">
          <w:rPr>
            <w:rFonts w:ascii="Times New Roman" w:hAnsi="Times New Roman" w:cs="Times New Roman"/>
            <w:i/>
            <w:noProof/>
            <w:sz w:val="24"/>
            <w:szCs w:val="24"/>
          </w:rPr>
          <w:t>instances</w:t>
        </w:r>
      </w:ins>
      <w:r w:rsidR="00737250">
        <w:rPr>
          <w:rFonts w:ascii="Times New Roman" w:hAnsi="Times New Roman" w:cs="Times New Roman"/>
          <w:noProof/>
          <w:sz w:val="24"/>
          <w:szCs w:val="24"/>
        </w:rPr>
        <w:t xml:space="preserve"> yang dipilih oleh pengguna. Berikut adalah tampilan dari halaman </w:t>
      </w:r>
      <w:r w:rsidR="00737250" w:rsidRPr="00166BF1">
        <w:rPr>
          <w:rFonts w:ascii="Times New Roman" w:hAnsi="Times New Roman" w:cs="Times New Roman"/>
          <w:i/>
          <w:iCs/>
          <w:noProof/>
          <w:sz w:val="24"/>
          <w:szCs w:val="24"/>
          <w:rPrChange w:id="1696" w:author="Ryan Ganeswara" w:date="2020-06-02T16:00:00Z">
            <w:rPr>
              <w:rFonts w:ascii="Times New Roman" w:hAnsi="Times New Roman" w:cs="Times New Roman"/>
              <w:noProof/>
              <w:sz w:val="24"/>
              <w:szCs w:val="24"/>
            </w:rPr>
          </w:rPrChange>
        </w:rPr>
        <w:t>Browsing List</w:t>
      </w:r>
      <w:r w:rsidR="00737250">
        <w:rPr>
          <w:rFonts w:ascii="Times New Roman" w:hAnsi="Times New Roman" w:cs="Times New Roman"/>
          <w:noProof/>
          <w:sz w:val="24"/>
          <w:szCs w:val="24"/>
        </w:rPr>
        <w:t xml:space="preserve"> :</w:t>
      </w:r>
    </w:p>
    <w:p w14:paraId="16E2291D" w14:textId="0275A862" w:rsidR="00737250" w:rsidRPr="00737250" w:rsidRDefault="00737250">
      <w:pPr>
        <w:spacing w:line="360" w:lineRule="auto"/>
        <w:jc w:val="both"/>
        <w:pPrChange w:id="1697" w:author="Ryan Ganeswara" w:date="2020-06-02T14:39:00Z">
          <w:pPr>
            <w:spacing w:line="360" w:lineRule="auto"/>
            <w:ind w:firstLine="720"/>
            <w:jc w:val="both"/>
          </w:pPr>
        </w:pPrChange>
      </w:pPr>
      <w:r>
        <w:rPr>
          <w:noProof/>
          <w:lang w:val="id-ID" w:eastAsia="id-ID"/>
        </w:rPr>
        <w:drawing>
          <wp:inline distT="0" distB="0" distL="0" distR="0" wp14:anchorId="76C95C63" wp14:editId="0AEC4808">
            <wp:extent cx="5039995" cy="2703830"/>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 Gst. Gd. Bebalang _ KMS sililah Lite - Google Chrome 24_05_2020 16_34_2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25940B50" w14:textId="3C84C4A5" w:rsidR="00737250" w:rsidRDefault="00737250">
      <w:pPr>
        <w:pStyle w:val="Heading4"/>
      </w:pPr>
      <w:bookmarkStart w:id="1698" w:name="_Toc41326119"/>
      <w:r>
        <w:t xml:space="preserve">Gambar 4.16 Tampilan Halaman </w:t>
      </w:r>
      <w:r w:rsidRPr="00166BF1">
        <w:rPr>
          <w:i/>
          <w:iCs w:val="0"/>
          <w:rPrChange w:id="1699" w:author="Ryan Ganeswara" w:date="2020-06-02T16:00:00Z">
            <w:rPr/>
          </w:rPrChange>
        </w:rPr>
        <w:t>Browsing Result</w:t>
      </w:r>
      <w:bookmarkEnd w:id="1698"/>
    </w:p>
    <w:p w14:paraId="4C78CB9A" w14:textId="04CBA605" w:rsidR="00737250" w:rsidRDefault="007A390D" w:rsidP="007A39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4.16 merupakan tampilan dari halaman </w:t>
      </w:r>
      <w:r w:rsidRPr="00166BF1">
        <w:rPr>
          <w:rFonts w:ascii="Times New Roman" w:hAnsi="Times New Roman" w:cs="Times New Roman"/>
          <w:i/>
          <w:iCs/>
          <w:sz w:val="24"/>
          <w:szCs w:val="24"/>
          <w:rPrChange w:id="1700" w:author="Ryan Ganeswara" w:date="2020-06-02T16:00:00Z">
            <w:rPr>
              <w:rFonts w:ascii="Times New Roman" w:hAnsi="Times New Roman" w:cs="Times New Roman"/>
              <w:sz w:val="24"/>
              <w:szCs w:val="24"/>
            </w:rPr>
          </w:rPrChange>
        </w:rPr>
        <w:t>browsing result</w:t>
      </w:r>
      <w:r>
        <w:rPr>
          <w:rFonts w:ascii="Times New Roman" w:hAnsi="Times New Roman" w:cs="Times New Roman"/>
          <w:sz w:val="24"/>
          <w:szCs w:val="24"/>
        </w:rPr>
        <w:t xml:space="preserve"> yang dimana merupakan halaman terakhir dari proses browsing yang dilakukan. Pada halaman ini, akan ditampilkan relasi dari </w:t>
      </w:r>
      <w:del w:id="1701" w:author="Ryan Ganeswara" w:date="2020-06-02T16:12:00Z">
        <w:r w:rsidDel="009E34ED">
          <w:rPr>
            <w:rFonts w:ascii="Times New Roman" w:hAnsi="Times New Roman" w:cs="Times New Roman"/>
            <w:sz w:val="24"/>
            <w:szCs w:val="24"/>
          </w:rPr>
          <w:delText>instance</w:delText>
        </w:r>
      </w:del>
      <w:ins w:id="1702"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telah dipilih sebelumnya dari halaman </w:t>
      </w:r>
      <w:r w:rsidRPr="00166BF1">
        <w:rPr>
          <w:rFonts w:ascii="Times New Roman" w:hAnsi="Times New Roman" w:cs="Times New Roman"/>
          <w:i/>
          <w:iCs/>
          <w:sz w:val="24"/>
          <w:szCs w:val="24"/>
          <w:rPrChange w:id="1703" w:author="Ryan Ganeswara" w:date="2020-06-02T16:00:00Z">
            <w:rPr>
              <w:rFonts w:ascii="Times New Roman" w:hAnsi="Times New Roman" w:cs="Times New Roman"/>
              <w:sz w:val="24"/>
              <w:szCs w:val="24"/>
            </w:rPr>
          </w:rPrChange>
        </w:rPr>
        <w:t>browsing list</w:t>
      </w:r>
      <w:r>
        <w:rPr>
          <w:rFonts w:ascii="Times New Roman" w:hAnsi="Times New Roman" w:cs="Times New Roman"/>
          <w:sz w:val="24"/>
          <w:szCs w:val="24"/>
        </w:rPr>
        <w:t xml:space="preserve">. Halaman </w:t>
      </w:r>
      <w:r w:rsidRPr="00166BF1">
        <w:rPr>
          <w:rFonts w:ascii="Times New Roman" w:hAnsi="Times New Roman" w:cs="Times New Roman"/>
          <w:i/>
          <w:iCs/>
          <w:sz w:val="24"/>
          <w:szCs w:val="24"/>
          <w:rPrChange w:id="1704" w:author="Ryan Ganeswara" w:date="2020-06-02T16:00:00Z">
            <w:rPr>
              <w:rFonts w:ascii="Times New Roman" w:hAnsi="Times New Roman" w:cs="Times New Roman"/>
              <w:sz w:val="24"/>
              <w:szCs w:val="24"/>
            </w:rPr>
          </w:rPrChange>
        </w:rPr>
        <w:t>browsing result</w:t>
      </w:r>
      <w:r>
        <w:rPr>
          <w:rFonts w:ascii="Times New Roman" w:hAnsi="Times New Roman" w:cs="Times New Roman"/>
          <w:sz w:val="24"/>
          <w:szCs w:val="24"/>
        </w:rPr>
        <w:t xml:space="preserve"> akan menampilkan informasi lebih rinci dari </w:t>
      </w:r>
      <w:del w:id="1705" w:author="Ryan Ganeswara" w:date="2020-06-02T16:12:00Z">
        <w:r w:rsidDel="009E34ED">
          <w:rPr>
            <w:rFonts w:ascii="Times New Roman" w:hAnsi="Times New Roman" w:cs="Times New Roman"/>
            <w:sz w:val="24"/>
            <w:szCs w:val="24"/>
          </w:rPr>
          <w:delText>instance</w:delText>
        </w:r>
      </w:del>
      <w:ins w:id="1706"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sedah ditelusuri. Pengguna juga dapat menelusuri kembali perihal </w:t>
      </w:r>
      <w:del w:id="1707" w:author="Ryan Ganeswara" w:date="2020-06-02T16:12:00Z">
        <w:r w:rsidDel="009E34ED">
          <w:rPr>
            <w:rFonts w:ascii="Times New Roman" w:hAnsi="Times New Roman" w:cs="Times New Roman"/>
            <w:sz w:val="24"/>
            <w:szCs w:val="24"/>
          </w:rPr>
          <w:delText>instance</w:delText>
        </w:r>
      </w:del>
      <w:ins w:id="1708"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yang ada pada halaman </w:t>
      </w:r>
      <w:r w:rsidRPr="00166BF1">
        <w:rPr>
          <w:rFonts w:ascii="Times New Roman" w:hAnsi="Times New Roman" w:cs="Times New Roman"/>
          <w:i/>
          <w:iCs/>
          <w:sz w:val="24"/>
          <w:szCs w:val="24"/>
          <w:rPrChange w:id="1709" w:author="Ryan Ganeswara" w:date="2020-06-02T16:00:00Z">
            <w:rPr>
              <w:rFonts w:ascii="Times New Roman" w:hAnsi="Times New Roman" w:cs="Times New Roman"/>
              <w:sz w:val="24"/>
              <w:szCs w:val="24"/>
            </w:rPr>
          </w:rPrChange>
        </w:rPr>
        <w:t>browsing result</w:t>
      </w:r>
      <w:r>
        <w:rPr>
          <w:rFonts w:ascii="Times New Roman" w:hAnsi="Times New Roman" w:cs="Times New Roman"/>
          <w:sz w:val="24"/>
          <w:szCs w:val="24"/>
        </w:rPr>
        <w:t xml:space="preserve"> dengan cara memilih </w:t>
      </w:r>
      <w:del w:id="1710" w:author="Ryan Ganeswara" w:date="2020-06-02T16:12:00Z">
        <w:r w:rsidDel="009E34ED">
          <w:rPr>
            <w:rFonts w:ascii="Times New Roman" w:hAnsi="Times New Roman" w:cs="Times New Roman"/>
            <w:sz w:val="24"/>
            <w:szCs w:val="24"/>
          </w:rPr>
          <w:delText>instance</w:delText>
        </w:r>
      </w:del>
      <w:ins w:id="1711"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sesuai dengan keinginan dari pengguna.</w:t>
      </w:r>
    </w:p>
    <w:p w14:paraId="1CD16E45" w14:textId="77777777" w:rsidR="007A390D" w:rsidRPr="00737250" w:rsidRDefault="007A390D" w:rsidP="007A390D">
      <w:pPr>
        <w:spacing w:line="360" w:lineRule="auto"/>
        <w:ind w:firstLine="720"/>
        <w:jc w:val="both"/>
        <w:rPr>
          <w:rFonts w:ascii="Times New Roman" w:hAnsi="Times New Roman" w:cs="Times New Roman"/>
          <w:sz w:val="24"/>
          <w:szCs w:val="24"/>
        </w:rPr>
      </w:pPr>
    </w:p>
    <w:p w14:paraId="3B60691F" w14:textId="3353AD65" w:rsidR="00796425" w:rsidRDefault="00796425" w:rsidP="00796425">
      <w:pPr>
        <w:pStyle w:val="Heading3"/>
        <w:ind w:firstLine="720"/>
      </w:pPr>
      <w:bookmarkStart w:id="1712" w:name="_Toc41326066"/>
      <w:r>
        <w:t xml:space="preserve">4.3.2.3. Implementasi Antarmuka Fasilitas </w:t>
      </w:r>
      <w:r w:rsidRPr="00166BF1">
        <w:rPr>
          <w:i/>
          <w:iCs/>
          <w:rPrChange w:id="1713" w:author="Ryan Ganeswara" w:date="2020-06-02T16:00:00Z">
            <w:rPr/>
          </w:rPrChange>
        </w:rPr>
        <w:t>Searching</w:t>
      </w:r>
      <w:bookmarkEnd w:id="1712"/>
    </w:p>
    <w:p w14:paraId="2C2FD109" w14:textId="34A91B40" w:rsidR="00796425" w:rsidRPr="00796425" w:rsidRDefault="00796425" w:rsidP="00796425">
      <w:pP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68738F8" wp14:editId="7038F67E">
            <wp:extent cx="5039995" cy="270383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 Gst. Gd. Bebalang _ KMS sililah Lite - Google Chrome 24_05_2020 16_34_3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721539B4" w14:textId="77777777" w:rsidR="00796425" w:rsidRPr="00796425" w:rsidRDefault="00796425" w:rsidP="00796425"/>
    <w:p w14:paraId="259C1B76" w14:textId="2414314D" w:rsidR="00796425" w:rsidRDefault="00796425" w:rsidP="00796425">
      <w:pPr>
        <w:pStyle w:val="Heading4"/>
      </w:pPr>
      <w:bookmarkStart w:id="1714" w:name="_Toc41326120"/>
      <w:r>
        <w:t xml:space="preserve">Gambar 4.17 Tampilan Halaman </w:t>
      </w:r>
      <w:r w:rsidRPr="00166BF1">
        <w:rPr>
          <w:i/>
          <w:iCs w:val="0"/>
          <w:rPrChange w:id="1715" w:author="Ryan Ganeswara" w:date="2020-06-02T15:59:00Z">
            <w:rPr/>
          </w:rPrChange>
        </w:rPr>
        <w:t>Searching</w:t>
      </w:r>
      <w:bookmarkEnd w:id="1714"/>
    </w:p>
    <w:p w14:paraId="35B40A26" w14:textId="4CA09318" w:rsidR="00796425" w:rsidRDefault="00796425" w:rsidP="0079642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4.17 merupakan tampilan dari halaman </w:t>
      </w:r>
      <w:r w:rsidRPr="00166BF1">
        <w:rPr>
          <w:rFonts w:ascii="Times New Roman" w:hAnsi="Times New Roman" w:cs="Times New Roman"/>
          <w:i/>
          <w:iCs/>
          <w:sz w:val="24"/>
          <w:szCs w:val="24"/>
          <w:rPrChange w:id="1716" w:author="Ryan Ganeswara" w:date="2020-06-02T16:00:00Z">
            <w:rPr>
              <w:rFonts w:ascii="Times New Roman" w:hAnsi="Times New Roman" w:cs="Times New Roman"/>
              <w:sz w:val="24"/>
              <w:szCs w:val="24"/>
            </w:rPr>
          </w:rPrChange>
        </w:rPr>
        <w:t>searching</w:t>
      </w:r>
      <w:r>
        <w:rPr>
          <w:rFonts w:ascii="Times New Roman" w:hAnsi="Times New Roman" w:cs="Times New Roman"/>
          <w:sz w:val="24"/>
          <w:szCs w:val="24"/>
        </w:rPr>
        <w:t xml:space="preserve"> yang merupakan fasilitas utama di dalam sistem selain fasilitas </w:t>
      </w:r>
      <w:r w:rsidRPr="00166BF1">
        <w:rPr>
          <w:rFonts w:ascii="Times New Roman" w:hAnsi="Times New Roman" w:cs="Times New Roman"/>
          <w:i/>
          <w:iCs/>
          <w:sz w:val="24"/>
          <w:szCs w:val="24"/>
          <w:rPrChange w:id="1717" w:author="Ryan Ganeswara" w:date="2020-06-02T15:59:00Z">
            <w:rPr>
              <w:rFonts w:ascii="Times New Roman" w:hAnsi="Times New Roman" w:cs="Times New Roman"/>
              <w:sz w:val="24"/>
              <w:szCs w:val="24"/>
            </w:rPr>
          </w:rPrChange>
        </w:rPr>
        <w:t>browsing</w:t>
      </w:r>
      <w:r>
        <w:rPr>
          <w:rFonts w:ascii="Times New Roman" w:hAnsi="Times New Roman" w:cs="Times New Roman"/>
          <w:sz w:val="24"/>
          <w:szCs w:val="24"/>
        </w:rPr>
        <w:t xml:space="preserve">. Pada fasilitas ini pengguna dapat mencari pengetahuan mengenai silsilah keluarga Puri klungkung dengan memilih atribut input sesuai dengan keinginan. Halaman ini menampilkan dua pilihan yaitu pilihan output dan pilihan input. Pada pilihan input, pengguna dapat memilih diantara atribut kelas Generasi, Puri, Desa, dan Jenis Kelamin. Pada pilihan input akan ditampilkan data </w:t>
      </w:r>
      <w:del w:id="1718" w:author="Ryan Ganeswara" w:date="2020-06-02T16:12:00Z">
        <w:r w:rsidDel="009E34ED">
          <w:rPr>
            <w:rFonts w:ascii="Times New Roman" w:hAnsi="Times New Roman" w:cs="Times New Roman"/>
            <w:sz w:val="24"/>
            <w:szCs w:val="24"/>
          </w:rPr>
          <w:delText>instances</w:delText>
        </w:r>
      </w:del>
      <w:ins w:id="1719" w:author="Ryan Ganeswara" w:date="2020-06-02T16:12:00Z">
        <w:r w:rsidR="009E34ED" w:rsidRPr="009E34ED">
          <w:rPr>
            <w:rFonts w:ascii="Times New Roman" w:hAnsi="Times New Roman" w:cs="Times New Roman"/>
            <w:i/>
            <w:sz w:val="24"/>
            <w:szCs w:val="24"/>
          </w:rPr>
          <w:t>instances</w:t>
        </w:r>
      </w:ins>
      <w:r>
        <w:rPr>
          <w:rFonts w:ascii="Times New Roman" w:hAnsi="Times New Roman" w:cs="Times New Roman"/>
          <w:sz w:val="24"/>
          <w:szCs w:val="24"/>
        </w:rPr>
        <w:t xml:space="preserve"> sesuai dengan atribut kelas yang dipilih. </w:t>
      </w:r>
    </w:p>
    <w:p w14:paraId="09BD8C36" w14:textId="10F7E084" w:rsidR="00796425" w:rsidRPr="00796425" w:rsidRDefault="00796425">
      <w:pPr>
        <w:spacing w:line="360" w:lineRule="auto"/>
        <w:jc w:val="both"/>
        <w:rPr>
          <w:rFonts w:ascii="Times New Roman" w:hAnsi="Times New Roman" w:cs="Times New Roman"/>
          <w:sz w:val="24"/>
          <w:szCs w:val="24"/>
        </w:rPr>
        <w:pPrChange w:id="1720" w:author="Ryan Ganeswara" w:date="2020-06-02T14:41:00Z">
          <w:pPr>
            <w:spacing w:line="360" w:lineRule="auto"/>
            <w:ind w:firstLine="720"/>
            <w:jc w:val="both"/>
          </w:pPr>
        </w:pPrChange>
      </w:pPr>
      <w:r>
        <w:rPr>
          <w:rFonts w:ascii="Times New Roman" w:hAnsi="Times New Roman" w:cs="Times New Roman"/>
          <w:noProof/>
          <w:sz w:val="24"/>
          <w:szCs w:val="24"/>
          <w:lang w:val="id-ID" w:eastAsia="id-ID"/>
        </w:rPr>
        <w:drawing>
          <wp:inline distT="0" distB="0" distL="0" distR="0" wp14:anchorId="106CE420" wp14:editId="4B1E4C4E">
            <wp:extent cx="5039995" cy="2703830"/>
            <wp:effectExtent l="0" t="0" r="825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 Gst. Gd. Bebalang _ KMS sililah Lite - Google Chrome 24_05_2020 16_34_5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46232FC" w14:textId="387C0D57" w:rsidR="00796425" w:rsidRDefault="00796425">
      <w:pPr>
        <w:pStyle w:val="Heading4"/>
      </w:pPr>
      <w:bookmarkStart w:id="1721" w:name="_Toc41326121"/>
      <w:r>
        <w:t xml:space="preserve">Gambar 4.18 Tampilan Hasil Dari Halaman </w:t>
      </w:r>
      <w:r w:rsidRPr="00166BF1">
        <w:rPr>
          <w:i/>
          <w:iCs w:val="0"/>
          <w:rPrChange w:id="1722" w:author="Ryan Ganeswara" w:date="2020-06-02T15:59:00Z">
            <w:rPr/>
          </w:rPrChange>
        </w:rPr>
        <w:t>Searching</w:t>
      </w:r>
      <w:bookmarkEnd w:id="1721"/>
    </w:p>
    <w:p w14:paraId="79348038" w14:textId="6CB2CD05" w:rsidR="00710A68" w:rsidRPr="00796425" w:rsidRDefault="00796425" w:rsidP="00AB31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pengguna memilih atribut yang diinginkan, maka akan tampil seperti pada Gambar 4.18. Pada gambar terlihat hasil dari output</w:t>
      </w:r>
      <w:r w:rsidR="00710A68">
        <w:rPr>
          <w:rFonts w:ascii="Times New Roman" w:hAnsi="Times New Roman" w:cs="Times New Roman"/>
          <w:sz w:val="24"/>
          <w:szCs w:val="24"/>
        </w:rPr>
        <w:t xml:space="preserve"> yang diinginkan beserta </w:t>
      </w:r>
      <w:del w:id="1723" w:author="Ryan Ganeswara" w:date="2020-06-02T16:09:00Z">
        <w:r w:rsidR="00710A68" w:rsidRPr="00166BF1" w:rsidDel="009E34ED">
          <w:rPr>
            <w:rFonts w:ascii="Times New Roman" w:hAnsi="Times New Roman" w:cs="Times New Roman"/>
            <w:i/>
            <w:iCs/>
            <w:sz w:val="24"/>
            <w:szCs w:val="24"/>
            <w:rPrChange w:id="1724" w:author="Ryan Ganeswara" w:date="2020-06-02T15:59:00Z">
              <w:rPr>
                <w:rFonts w:ascii="Times New Roman" w:hAnsi="Times New Roman" w:cs="Times New Roman"/>
                <w:sz w:val="24"/>
                <w:szCs w:val="24"/>
              </w:rPr>
            </w:rPrChange>
          </w:rPr>
          <w:delText>query</w:delText>
        </w:r>
      </w:del>
      <w:ins w:id="1725" w:author="Ryan Ganeswara" w:date="2020-06-02T16:09:00Z">
        <w:r w:rsidR="009E34ED" w:rsidRPr="009E34ED">
          <w:rPr>
            <w:rFonts w:ascii="Times New Roman" w:hAnsi="Times New Roman" w:cs="Times New Roman"/>
            <w:i/>
            <w:iCs/>
            <w:sz w:val="24"/>
            <w:szCs w:val="24"/>
          </w:rPr>
          <w:t>query</w:t>
        </w:r>
      </w:ins>
      <w:r w:rsidR="00AB3123">
        <w:rPr>
          <w:rFonts w:ascii="Times New Roman" w:hAnsi="Times New Roman" w:cs="Times New Roman"/>
          <w:sz w:val="24"/>
          <w:szCs w:val="24"/>
        </w:rPr>
        <w:t xml:space="preserve"> SPARQL</w:t>
      </w:r>
      <w:r w:rsidR="00710A68">
        <w:rPr>
          <w:rFonts w:ascii="Times New Roman" w:hAnsi="Times New Roman" w:cs="Times New Roman"/>
          <w:sz w:val="24"/>
          <w:szCs w:val="24"/>
        </w:rPr>
        <w:t xml:space="preserve"> yang </w:t>
      </w:r>
      <w:r w:rsidR="00AB3123">
        <w:rPr>
          <w:rFonts w:ascii="Times New Roman" w:hAnsi="Times New Roman" w:cs="Times New Roman"/>
          <w:sz w:val="24"/>
          <w:szCs w:val="24"/>
        </w:rPr>
        <w:t>dieksekusi</w:t>
      </w:r>
      <w:r w:rsidR="00710A68">
        <w:rPr>
          <w:rFonts w:ascii="Times New Roman" w:hAnsi="Times New Roman" w:cs="Times New Roman"/>
          <w:sz w:val="24"/>
          <w:szCs w:val="24"/>
        </w:rPr>
        <w:t xml:space="preserve"> oleh sistem juga ditampilkan pada bagian kanan halaman. </w:t>
      </w:r>
    </w:p>
    <w:p w14:paraId="2F6E59EB" w14:textId="176C7EC5" w:rsidR="00710A68" w:rsidRDefault="00710A68" w:rsidP="00710A68">
      <w:pPr>
        <w:pStyle w:val="Heading5"/>
      </w:pPr>
      <w:bookmarkStart w:id="1726" w:name="_Toc41326091"/>
      <w:r>
        <w:t>Tabel 4.</w:t>
      </w:r>
      <w:ins w:id="1727" w:author="Ryan Ganeswara" w:date="2020-06-02T15:21:00Z">
        <w:r w:rsidR="003F53CF">
          <w:t>7</w:t>
        </w:r>
      </w:ins>
      <w:del w:id="1728" w:author="Ryan Ganeswara" w:date="2020-06-02T15:21:00Z">
        <w:r w:rsidDel="003F53CF">
          <w:delText>5</w:delText>
        </w:r>
      </w:del>
      <w:r>
        <w:t xml:space="preserve"> Source Code Proses </w:t>
      </w:r>
      <w:r w:rsidRPr="00166BF1">
        <w:rPr>
          <w:i/>
          <w:iCs/>
          <w:rPrChange w:id="1729" w:author="Ryan Ganeswara" w:date="2020-06-02T15:59:00Z">
            <w:rPr/>
          </w:rPrChange>
        </w:rPr>
        <w:t>Searching</w:t>
      </w:r>
      <w:bookmarkEnd w:id="1726"/>
    </w:p>
    <w:tbl>
      <w:tblPr>
        <w:tblStyle w:val="TableGrid"/>
        <w:tblW w:w="0" w:type="auto"/>
        <w:tblLook w:val="04A0" w:firstRow="1" w:lastRow="0" w:firstColumn="1" w:lastColumn="0" w:noHBand="0" w:noVBand="1"/>
      </w:tblPr>
      <w:tblGrid>
        <w:gridCol w:w="7927"/>
      </w:tblGrid>
      <w:tr w:rsidR="00710A68" w14:paraId="58017F20" w14:textId="77777777" w:rsidTr="00710A68">
        <w:tc>
          <w:tcPr>
            <w:tcW w:w="7927" w:type="dxa"/>
          </w:tcPr>
          <w:p w14:paraId="338D8A5A" w14:textId="0924C8E2" w:rsidR="00710A68" w:rsidRPr="00710A68" w:rsidRDefault="00710A68" w:rsidP="00710A68">
            <w:pPr>
              <w:rPr>
                <w:rFonts w:ascii="Courier New" w:hAnsi="Courier New" w:cs="Courier New"/>
              </w:rPr>
            </w:pPr>
            <w:r w:rsidRPr="00710A68">
              <w:rPr>
                <w:rFonts w:ascii="Courier New" w:hAnsi="Courier New" w:cs="Courier New"/>
              </w:rPr>
              <w:t>SELECT DISTINCT (?orang as ?output) { ?orang sil:merupakanGenerasiKe sil:GenVI . ?orang sil:memilikiJenisKelamin sil:LakiLaki . } ORDER BY ?output</w:t>
            </w:r>
          </w:p>
        </w:tc>
      </w:tr>
    </w:tbl>
    <w:p w14:paraId="35066B83" w14:textId="41973016" w:rsidR="00710A68" w:rsidRDefault="00710A68" w:rsidP="00710A68"/>
    <w:p w14:paraId="601CA078" w14:textId="227024DD" w:rsidR="00710A68" w:rsidRPr="00710A68" w:rsidRDefault="00710A68" w:rsidP="00AB31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4.5 menunjukkan </w:t>
      </w:r>
      <w:del w:id="1730" w:author="Ryan Ganeswara" w:date="2020-06-02T16:09:00Z">
        <w:r w:rsidDel="009E34ED">
          <w:rPr>
            <w:rFonts w:ascii="Times New Roman" w:hAnsi="Times New Roman" w:cs="Times New Roman"/>
            <w:sz w:val="24"/>
            <w:szCs w:val="24"/>
          </w:rPr>
          <w:delText>query</w:delText>
        </w:r>
      </w:del>
      <w:ins w:id="1731" w:author="Ryan Ganeswara" w:date="2020-06-02T16:09:00Z">
        <w:r w:rsidR="009E34ED" w:rsidRPr="009E34ED">
          <w:rPr>
            <w:rFonts w:ascii="Times New Roman" w:hAnsi="Times New Roman" w:cs="Times New Roman"/>
            <w:i/>
            <w:sz w:val="24"/>
            <w:szCs w:val="24"/>
          </w:rPr>
          <w:t>query</w:t>
        </w:r>
      </w:ins>
      <w:r>
        <w:rPr>
          <w:rFonts w:ascii="Times New Roman" w:hAnsi="Times New Roman" w:cs="Times New Roman"/>
          <w:sz w:val="24"/>
          <w:szCs w:val="24"/>
        </w:rPr>
        <w:t xml:space="preserve"> dari hasil pada Gambar 4.18, dimana pilihan output adalah orang yang berarti hasil yang akan ditampilkan adalah nama orang. Sedangkan untuk filter input yang dipilih atau atribut yang dipilih adalah generasi ke-6 dengan jenis kelamin laki-laki. Itu berarti output yang keluar adalah nama orang yang </w:t>
      </w:r>
      <w:r w:rsidR="00AB3123">
        <w:rPr>
          <w:rFonts w:ascii="Times New Roman" w:hAnsi="Times New Roman" w:cs="Times New Roman"/>
          <w:sz w:val="24"/>
          <w:szCs w:val="24"/>
        </w:rPr>
        <w:t>berasal dari generasi ke-6 yang memiliki jenis kelamin laki-laki, pada gambar terlihat hasil dari searching yang dilakukan yaitu ada delapan orang yang terkait dengan atribut tersebut. Output dari fasilitas searching ini akan digunakan untuk memeriksa apakah sistem melakukan permintaan yang sesuai atau tidak.</w:t>
      </w:r>
    </w:p>
    <w:p w14:paraId="13CF1BCB" w14:textId="754DD49E" w:rsidR="00AB3123" w:rsidRDefault="00AB3123">
      <w:pPr>
        <w:pStyle w:val="Heading1"/>
      </w:pPr>
      <w:bookmarkStart w:id="1732" w:name="_Toc41326067"/>
      <w:r>
        <w:t xml:space="preserve">4.4 Pengujian </w:t>
      </w:r>
      <w:r w:rsidR="00A15B74">
        <w:t xml:space="preserve">dan Evaluasi </w:t>
      </w:r>
      <w:r>
        <w:t>Sistem</w:t>
      </w:r>
      <w:bookmarkEnd w:id="1732"/>
    </w:p>
    <w:p w14:paraId="5BA4D497" w14:textId="05413758" w:rsidR="00AB3123" w:rsidRDefault="00286F51" w:rsidP="00286F51">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bagian ini akan dijabarkan bagaimana proses pengujian sistem yang telah dilakukan oleh penulis, sesuai dengan tahapan yang telah ditentukan. </w:t>
      </w:r>
      <w:r w:rsidR="008366A7">
        <w:rPr>
          <w:rFonts w:ascii="Times New Roman" w:hAnsi="Times New Roman" w:cs="Times New Roman"/>
          <w:sz w:val="24"/>
          <w:szCs w:val="24"/>
          <w:lang w:val="en-US"/>
        </w:rPr>
        <w:t xml:space="preserve">Pada proses ini akan diterapkan </w:t>
      </w:r>
      <w:r w:rsidR="008366A7" w:rsidRPr="00166BF1">
        <w:rPr>
          <w:rFonts w:ascii="Times New Roman" w:hAnsi="Times New Roman" w:cs="Times New Roman"/>
          <w:i/>
          <w:iCs/>
          <w:sz w:val="24"/>
          <w:szCs w:val="24"/>
          <w:lang w:val="en-US"/>
          <w:rPrChange w:id="1733" w:author="Ryan Ganeswara" w:date="2020-06-02T15:59:00Z">
            <w:rPr>
              <w:rFonts w:ascii="Times New Roman" w:hAnsi="Times New Roman" w:cs="Times New Roman"/>
              <w:sz w:val="24"/>
              <w:szCs w:val="24"/>
              <w:lang w:val="en-US"/>
            </w:rPr>
          </w:rPrChange>
        </w:rPr>
        <w:t>Technology Acceptance Model</w:t>
      </w:r>
      <w:r w:rsidR="008366A7">
        <w:rPr>
          <w:rFonts w:ascii="Times New Roman" w:hAnsi="Times New Roman" w:cs="Times New Roman"/>
          <w:sz w:val="24"/>
          <w:szCs w:val="24"/>
          <w:lang w:val="en-US"/>
        </w:rPr>
        <w:t xml:space="preserve"> (TAM) atau Model Penerimaan Teknologi. </w:t>
      </w:r>
      <w:r w:rsidR="008366A7" w:rsidRPr="00514E03">
        <w:rPr>
          <w:rFonts w:ascii="Times New Roman" w:hAnsi="Times New Roman" w:cs="Times New Roman"/>
          <w:sz w:val="24"/>
          <w:szCs w:val="24"/>
        </w:rPr>
        <w:t>Model ini merupakan teori sistem informasi yang memodelkan bagaimana pengguna menerima dan menggunakan teknologi.</w:t>
      </w:r>
    </w:p>
    <w:p w14:paraId="169F2B35" w14:textId="77777777" w:rsidR="00286F51" w:rsidRPr="00286F51" w:rsidRDefault="00286F51" w:rsidP="00286F51">
      <w:pPr>
        <w:spacing w:line="360" w:lineRule="auto"/>
        <w:ind w:firstLine="720"/>
        <w:jc w:val="both"/>
        <w:rPr>
          <w:rFonts w:ascii="Times New Roman" w:hAnsi="Times New Roman" w:cs="Times New Roman"/>
          <w:sz w:val="24"/>
          <w:szCs w:val="24"/>
          <w:lang w:val="en-US"/>
        </w:rPr>
      </w:pPr>
    </w:p>
    <w:p w14:paraId="734948E6" w14:textId="6AA0DE5A" w:rsidR="00286F51" w:rsidRDefault="00286F51" w:rsidP="00751CE6">
      <w:pPr>
        <w:pStyle w:val="Heading2"/>
        <w:ind w:firstLine="720"/>
      </w:pPr>
      <w:bookmarkStart w:id="1734" w:name="_Toc41326068"/>
      <w:r>
        <w:t>4.4.1. Pencarian Responden atau Peserta</w:t>
      </w:r>
      <w:bookmarkEnd w:id="1734"/>
    </w:p>
    <w:p w14:paraId="387F1A22" w14:textId="7B73A765" w:rsidR="008366A7" w:rsidRDefault="00900FE1" w:rsidP="00751CE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Dalam pengujian yang dilakukan, penulis mencari sejumlah peserta yang bersedia untuk ikut dalam pengujian sistem web yang telah dibangun. Partisipasi dalam penelitian ini bersifat sukarela dan penulis tidak menargetkan jumlah peserta secara spesifik. </w:t>
      </w:r>
      <w:r w:rsidR="002F2AE5">
        <w:rPr>
          <w:rFonts w:ascii="Times New Roman" w:hAnsi="Times New Roman" w:cs="Times New Roman"/>
          <w:sz w:val="24"/>
          <w:szCs w:val="24"/>
        </w:rPr>
        <w:t xml:space="preserve">Karena kondisi ketika penelitian sedang terjadi pandemi Covid-19 yang mengakibatkan penulis mengalami kesulitan dalam testing web dan pencarian peserta. Oleh karena itu, penulis melakukan pencarian secara online melalui media sosial Line. Disini penulis menargetkan peserta dari lingkungan terdekat yaitu mahasiswa angkatan 2016 dan 2017 dari Program Studi Teknik Informatika Universitas Udayana. </w:t>
      </w:r>
      <w:r w:rsidR="00384AD1">
        <w:rPr>
          <w:rFonts w:ascii="Times New Roman" w:hAnsi="Times New Roman" w:cs="Times New Roman"/>
          <w:sz w:val="24"/>
          <w:szCs w:val="24"/>
        </w:rPr>
        <w:t xml:space="preserve">Penulis mencari peserta dengan cara menanyakan dan memberikan list bagi yang mau bergabung ke dalam pengujian sistem di beberapa grup yang berisikan angkatan 2016 dan 2017. Disini penulis memberi waktu untuk mengisi list selama </w:t>
      </w:r>
      <w:r w:rsidR="004873C4">
        <w:rPr>
          <w:rFonts w:ascii="Times New Roman" w:hAnsi="Times New Roman" w:cs="Times New Roman"/>
          <w:sz w:val="24"/>
          <w:szCs w:val="24"/>
        </w:rPr>
        <w:t>dua</w:t>
      </w:r>
      <w:r w:rsidR="00384AD1">
        <w:rPr>
          <w:rFonts w:ascii="Times New Roman" w:hAnsi="Times New Roman" w:cs="Times New Roman"/>
          <w:sz w:val="24"/>
          <w:szCs w:val="24"/>
        </w:rPr>
        <w:t xml:space="preserve"> hari bagi yang ingin ikut dalam pengujian sistem. Dari </w:t>
      </w:r>
      <w:r w:rsidR="004873C4">
        <w:rPr>
          <w:rFonts w:ascii="Times New Roman" w:hAnsi="Times New Roman" w:cs="Times New Roman"/>
          <w:sz w:val="24"/>
          <w:szCs w:val="24"/>
        </w:rPr>
        <w:t>dua hari tersebut, total peserta yang bersedia ikut dalam pengujian adalah sebanyak 27 orang terbagi dari 16 orang berasal dari mahasiswa angkatan 2016 dan 11 orang dari mahasiswa angkatan 2017. Setelah peserta bersedia untuk ikut dalam pengujian sistem, penulis membagi peserta ke dua kelompok</w:t>
      </w:r>
      <w:r w:rsidR="007B06C9">
        <w:rPr>
          <w:rFonts w:ascii="Times New Roman" w:hAnsi="Times New Roman" w:cs="Times New Roman"/>
          <w:sz w:val="24"/>
          <w:szCs w:val="24"/>
        </w:rPr>
        <w:t xml:space="preserve"> angkatan</w:t>
      </w:r>
      <w:r w:rsidR="004873C4">
        <w:rPr>
          <w:rFonts w:ascii="Times New Roman" w:hAnsi="Times New Roman" w:cs="Times New Roman"/>
          <w:sz w:val="24"/>
          <w:szCs w:val="24"/>
        </w:rPr>
        <w:t xml:space="preserve"> pada grup</w:t>
      </w:r>
      <w:r w:rsidR="007B06C9">
        <w:rPr>
          <w:rFonts w:ascii="Times New Roman" w:hAnsi="Times New Roman" w:cs="Times New Roman"/>
          <w:sz w:val="24"/>
          <w:szCs w:val="24"/>
        </w:rPr>
        <w:t xml:space="preserve"> di aplikasi</w:t>
      </w:r>
      <w:r w:rsidR="004873C4">
        <w:rPr>
          <w:rFonts w:ascii="Times New Roman" w:hAnsi="Times New Roman" w:cs="Times New Roman"/>
          <w:sz w:val="24"/>
          <w:szCs w:val="24"/>
        </w:rPr>
        <w:t xml:space="preserve"> Line</w:t>
      </w:r>
      <w:r w:rsidR="007B06C9">
        <w:rPr>
          <w:rFonts w:ascii="Times New Roman" w:hAnsi="Times New Roman" w:cs="Times New Roman"/>
          <w:sz w:val="24"/>
          <w:szCs w:val="24"/>
        </w:rPr>
        <w:t>.</w:t>
      </w:r>
    </w:p>
    <w:p w14:paraId="1C79628F" w14:textId="4A21E09F" w:rsidR="00751CE6" w:rsidRDefault="007B06C9" w:rsidP="00751CE6">
      <w:pPr>
        <w:spacing w:line="360" w:lineRule="auto"/>
        <w:ind w:left="720" w:firstLine="720"/>
        <w:jc w:val="both"/>
        <w:rPr>
          <w:ins w:id="1735" w:author="Ryan Ganeswara" w:date="2020-06-02T15:56:00Z"/>
          <w:rFonts w:ascii="Times New Roman" w:hAnsi="Times New Roman" w:cs="Times New Roman"/>
          <w:sz w:val="24"/>
          <w:szCs w:val="24"/>
        </w:rPr>
      </w:pPr>
      <w:r>
        <w:rPr>
          <w:rFonts w:ascii="Times New Roman" w:hAnsi="Times New Roman" w:cs="Times New Roman"/>
          <w:sz w:val="24"/>
          <w:szCs w:val="24"/>
        </w:rPr>
        <w:t>Langkah selanjutnya adalah mengumpulkan peserta untuk melakukan sesi pelatihan singkat dengan menggunakan sebuah a</w:t>
      </w:r>
      <w:r w:rsidR="005F6F1C">
        <w:rPr>
          <w:rFonts w:ascii="Times New Roman" w:hAnsi="Times New Roman" w:cs="Times New Roman"/>
          <w:sz w:val="24"/>
          <w:szCs w:val="24"/>
        </w:rPr>
        <w:t xml:space="preserve">plikasi online conference </w:t>
      </w:r>
      <w:r w:rsidR="005F6F1C" w:rsidRPr="00166BF1">
        <w:rPr>
          <w:rFonts w:ascii="Times New Roman" w:hAnsi="Times New Roman" w:cs="Times New Roman"/>
          <w:i/>
          <w:iCs/>
          <w:sz w:val="24"/>
          <w:szCs w:val="24"/>
          <w:rPrChange w:id="1736" w:author="Ryan Ganeswara" w:date="2020-06-02T15:58:00Z">
            <w:rPr>
              <w:rFonts w:ascii="Times New Roman" w:hAnsi="Times New Roman" w:cs="Times New Roman"/>
              <w:sz w:val="24"/>
              <w:szCs w:val="24"/>
            </w:rPr>
          </w:rPrChange>
        </w:rPr>
        <w:t>Cisco Webex Meetings</w:t>
      </w:r>
      <w:r w:rsidR="005F6F1C">
        <w:rPr>
          <w:rFonts w:ascii="Times New Roman" w:hAnsi="Times New Roman" w:cs="Times New Roman"/>
          <w:sz w:val="24"/>
          <w:szCs w:val="24"/>
        </w:rPr>
        <w:t xml:space="preserve">. </w:t>
      </w:r>
      <w:r w:rsidR="00625933">
        <w:rPr>
          <w:rFonts w:ascii="Times New Roman" w:hAnsi="Times New Roman" w:cs="Times New Roman"/>
          <w:sz w:val="24"/>
          <w:szCs w:val="24"/>
        </w:rPr>
        <w:t xml:space="preserve">Aplikasi </w:t>
      </w:r>
      <w:r w:rsidR="00625933" w:rsidRPr="00166BF1">
        <w:rPr>
          <w:rFonts w:ascii="Times New Roman" w:hAnsi="Times New Roman" w:cs="Times New Roman"/>
          <w:i/>
          <w:iCs/>
          <w:sz w:val="24"/>
          <w:szCs w:val="24"/>
          <w:rPrChange w:id="1737" w:author="Ryan Ganeswara" w:date="2020-06-02T15:58:00Z">
            <w:rPr>
              <w:rFonts w:ascii="Times New Roman" w:hAnsi="Times New Roman" w:cs="Times New Roman"/>
              <w:sz w:val="24"/>
              <w:szCs w:val="24"/>
            </w:rPr>
          </w:rPrChange>
        </w:rPr>
        <w:t>Cisco Webex Meetings</w:t>
      </w:r>
      <w:r w:rsidR="00625933">
        <w:rPr>
          <w:rFonts w:ascii="Times New Roman" w:hAnsi="Times New Roman" w:cs="Times New Roman"/>
          <w:sz w:val="24"/>
          <w:szCs w:val="24"/>
        </w:rPr>
        <w:t xml:space="preserve"> dipilih karena seluruh peserta telah menginstal dan sudah cukup paham mengenai penggunaan aplikasi tersebut.</w:t>
      </w:r>
      <w:r w:rsidR="00C728B5">
        <w:rPr>
          <w:rFonts w:ascii="Times New Roman" w:hAnsi="Times New Roman" w:cs="Times New Roman"/>
          <w:sz w:val="24"/>
          <w:szCs w:val="24"/>
        </w:rPr>
        <w:t xml:space="preserve"> Sesi pelatihan dibagi menjadi dua hari, dimana hari pertama diperuntukan untuk mahasiswa angkatan 2017 dan hari kedua diperutukan bagi mahasiswa angkatan 2016.</w:t>
      </w:r>
      <w:r w:rsidR="00625933">
        <w:rPr>
          <w:rFonts w:ascii="Times New Roman" w:hAnsi="Times New Roman" w:cs="Times New Roman"/>
          <w:sz w:val="24"/>
          <w:szCs w:val="24"/>
        </w:rPr>
        <w:t xml:space="preserve"> </w:t>
      </w:r>
      <w:r w:rsidR="009D2F8F">
        <w:rPr>
          <w:rFonts w:ascii="Times New Roman" w:hAnsi="Times New Roman" w:cs="Times New Roman"/>
          <w:sz w:val="24"/>
          <w:szCs w:val="24"/>
        </w:rPr>
        <w:t xml:space="preserve">Pada sesi pelatihan, penulis menjelaskan kepada para peserta tentang cara kerja dari sistem yang telah dibuat, serta menjelaskan bagaimana cara menggunakan fasilitas yang ada pada sistem yaitu fasilitas </w:t>
      </w:r>
      <w:r w:rsidR="009D2F8F" w:rsidRPr="00166BF1">
        <w:rPr>
          <w:rFonts w:ascii="Times New Roman" w:hAnsi="Times New Roman" w:cs="Times New Roman"/>
          <w:i/>
          <w:iCs/>
          <w:sz w:val="24"/>
          <w:szCs w:val="24"/>
          <w:rPrChange w:id="1738" w:author="Ryan Ganeswara" w:date="2020-06-02T15:58:00Z">
            <w:rPr>
              <w:rFonts w:ascii="Times New Roman" w:hAnsi="Times New Roman" w:cs="Times New Roman"/>
              <w:sz w:val="24"/>
              <w:szCs w:val="24"/>
            </w:rPr>
          </w:rPrChange>
        </w:rPr>
        <w:t>browsing</w:t>
      </w:r>
      <w:r w:rsidR="009D2F8F">
        <w:rPr>
          <w:rFonts w:ascii="Times New Roman" w:hAnsi="Times New Roman" w:cs="Times New Roman"/>
          <w:sz w:val="24"/>
          <w:szCs w:val="24"/>
        </w:rPr>
        <w:t xml:space="preserve"> dan </w:t>
      </w:r>
      <w:r w:rsidR="009D2F8F" w:rsidRPr="00166BF1">
        <w:rPr>
          <w:rFonts w:ascii="Times New Roman" w:hAnsi="Times New Roman" w:cs="Times New Roman"/>
          <w:i/>
          <w:iCs/>
          <w:sz w:val="24"/>
          <w:szCs w:val="24"/>
          <w:rPrChange w:id="1739" w:author="Ryan Ganeswara" w:date="2020-06-02T15:58:00Z">
            <w:rPr>
              <w:rFonts w:ascii="Times New Roman" w:hAnsi="Times New Roman" w:cs="Times New Roman"/>
              <w:sz w:val="24"/>
              <w:szCs w:val="24"/>
            </w:rPr>
          </w:rPrChange>
        </w:rPr>
        <w:t>searching</w:t>
      </w:r>
      <w:r w:rsidR="009D2F8F">
        <w:rPr>
          <w:rFonts w:ascii="Times New Roman" w:hAnsi="Times New Roman" w:cs="Times New Roman"/>
          <w:sz w:val="24"/>
          <w:szCs w:val="24"/>
        </w:rPr>
        <w:t xml:space="preserve">. </w:t>
      </w:r>
      <w:r w:rsidR="00C728B5">
        <w:rPr>
          <w:rFonts w:ascii="Times New Roman" w:hAnsi="Times New Roman" w:cs="Times New Roman"/>
          <w:sz w:val="24"/>
          <w:szCs w:val="24"/>
        </w:rPr>
        <w:t>setelah menyimak sesi pelatihan dan mengerti dengan penjelasan yang disampaikan, semua peserta diarahkan untuk mengisi kuisioner yang ada pada sistem</w:t>
      </w:r>
      <w:r w:rsidR="00CE26F5">
        <w:rPr>
          <w:rFonts w:ascii="Times New Roman" w:hAnsi="Times New Roman" w:cs="Times New Roman"/>
          <w:sz w:val="24"/>
          <w:szCs w:val="24"/>
        </w:rPr>
        <w:t>. Kuisioner yang terdapat pada sistem merupakan kuisioner online Google Forms yang sebelumnya telah penulis kembangkan</w:t>
      </w:r>
      <w:r w:rsidR="00C728B5">
        <w:rPr>
          <w:rFonts w:ascii="Times New Roman" w:hAnsi="Times New Roman" w:cs="Times New Roman"/>
          <w:sz w:val="24"/>
          <w:szCs w:val="24"/>
        </w:rPr>
        <w:t>. Sebelumnya penulis juga menyampaikan apa isi dari kuisioner yang ada, karena di dalam kuisioner terdapat beberapa tugas penjelajahan (</w:t>
      </w:r>
      <w:r w:rsidR="00C728B5" w:rsidRPr="00166BF1">
        <w:rPr>
          <w:rFonts w:ascii="Times New Roman" w:hAnsi="Times New Roman" w:cs="Times New Roman"/>
          <w:i/>
          <w:iCs/>
          <w:sz w:val="24"/>
          <w:szCs w:val="24"/>
          <w:rPrChange w:id="1740" w:author="Ryan Ganeswara" w:date="2020-06-02T15:56:00Z">
            <w:rPr>
              <w:rFonts w:ascii="Times New Roman" w:hAnsi="Times New Roman" w:cs="Times New Roman"/>
              <w:sz w:val="24"/>
              <w:szCs w:val="24"/>
            </w:rPr>
          </w:rPrChange>
        </w:rPr>
        <w:t>browsing</w:t>
      </w:r>
      <w:r w:rsidR="00C728B5">
        <w:rPr>
          <w:rFonts w:ascii="Times New Roman" w:hAnsi="Times New Roman" w:cs="Times New Roman"/>
          <w:sz w:val="24"/>
          <w:szCs w:val="24"/>
        </w:rPr>
        <w:t>) dan tugas pencarian (</w:t>
      </w:r>
      <w:r w:rsidR="00C728B5" w:rsidRPr="00166BF1">
        <w:rPr>
          <w:rFonts w:ascii="Times New Roman" w:hAnsi="Times New Roman" w:cs="Times New Roman"/>
          <w:i/>
          <w:iCs/>
          <w:sz w:val="24"/>
          <w:szCs w:val="24"/>
          <w:rPrChange w:id="1741" w:author="Ryan Ganeswara" w:date="2020-06-02T15:56:00Z">
            <w:rPr>
              <w:rFonts w:ascii="Times New Roman" w:hAnsi="Times New Roman" w:cs="Times New Roman"/>
              <w:sz w:val="24"/>
              <w:szCs w:val="24"/>
            </w:rPr>
          </w:rPrChange>
        </w:rPr>
        <w:t>searching</w:t>
      </w:r>
      <w:r w:rsidR="00C728B5">
        <w:rPr>
          <w:rFonts w:ascii="Times New Roman" w:hAnsi="Times New Roman" w:cs="Times New Roman"/>
          <w:sz w:val="24"/>
          <w:szCs w:val="24"/>
        </w:rPr>
        <w:t xml:space="preserve">) yang digunakan sebagai pengujian sistem. Selain itu, terdapat bagian evaluasi </w:t>
      </w:r>
      <w:r w:rsidR="00EE1E8A">
        <w:rPr>
          <w:rFonts w:ascii="Times New Roman" w:hAnsi="Times New Roman" w:cs="Times New Roman"/>
          <w:sz w:val="24"/>
          <w:szCs w:val="24"/>
        </w:rPr>
        <w:t xml:space="preserve">yang digunakan nantinya pada proses evaluasi sistem. Setelah penjelasan singkat mengenai kuisioner, semua peserta diperkenankan untuk mencoba sistem dan mengisi kuisioner yang tersedia. Penulis memberi waktu selama seminggu untuk pengujian sistem kepada semua peserta, hal itu untuk memungkinkan penulis dalam meningkatkan kinerja dari sistem bila peserta nantinya menemukan </w:t>
      </w:r>
      <w:r w:rsidR="00751CE6">
        <w:rPr>
          <w:rFonts w:ascii="Times New Roman" w:hAnsi="Times New Roman" w:cs="Times New Roman"/>
          <w:sz w:val="24"/>
          <w:szCs w:val="24"/>
        </w:rPr>
        <w:t xml:space="preserve">sebuah </w:t>
      </w:r>
      <w:r w:rsidR="003C0E03" w:rsidRPr="00166BF1">
        <w:rPr>
          <w:rFonts w:ascii="Times New Roman" w:hAnsi="Times New Roman" w:cs="Times New Roman"/>
          <w:i/>
          <w:iCs/>
          <w:noProof/>
          <w:sz w:val="24"/>
          <w:szCs w:val="24"/>
          <w:lang w:val="id-ID" w:eastAsia="id-ID"/>
          <w:rPrChange w:id="1742" w:author="Ryan Ganeswara" w:date="2020-06-02T15:58:00Z">
            <w:rPr>
              <w:rFonts w:ascii="Times New Roman" w:hAnsi="Times New Roman" w:cs="Times New Roman"/>
              <w:noProof/>
              <w:sz w:val="24"/>
              <w:szCs w:val="24"/>
              <w:lang w:val="id-ID" w:eastAsia="id-ID"/>
            </w:rPr>
          </w:rPrChange>
        </w:rPr>
        <w:drawing>
          <wp:anchor distT="0" distB="0" distL="114300" distR="114300" simplePos="0" relativeHeight="251696128" behindDoc="0" locked="0" layoutInCell="1" allowOverlap="1" wp14:anchorId="70EACA5D" wp14:editId="1631A8FB">
            <wp:simplePos x="0" y="0"/>
            <wp:positionH relativeFrom="margin">
              <wp:align>left</wp:align>
            </wp:positionH>
            <wp:positionV relativeFrom="paragraph">
              <wp:posOffset>4147185</wp:posOffset>
            </wp:positionV>
            <wp:extent cx="5039995" cy="2703830"/>
            <wp:effectExtent l="0" t="0" r="8255"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isco Webex Meetings 23_05_2020 16_54_3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14:sizeRelH relativeFrom="page">
              <wp14:pctWidth>0</wp14:pctWidth>
            </wp14:sizeRelH>
            <wp14:sizeRelV relativeFrom="page">
              <wp14:pctHeight>0</wp14:pctHeight>
            </wp14:sizeRelV>
          </wp:anchor>
        </w:drawing>
      </w:r>
      <w:r w:rsidR="00751CE6" w:rsidRPr="00166BF1">
        <w:rPr>
          <w:rFonts w:ascii="Times New Roman" w:hAnsi="Times New Roman" w:cs="Times New Roman"/>
          <w:i/>
          <w:iCs/>
          <w:sz w:val="24"/>
          <w:szCs w:val="24"/>
          <w:rPrChange w:id="1743" w:author="Ryan Ganeswara" w:date="2020-06-02T15:58:00Z">
            <w:rPr>
              <w:rFonts w:ascii="Times New Roman" w:hAnsi="Times New Roman" w:cs="Times New Roman"/>
              <w:sz w:val="24"/>
              <w:szCs w:val="24"/>
            </w:rPr>
          </w:rPrChange>
        </w:rPr>
        <w:t>error</w:t>
      </w:r>
      <w:r w:rsidR="00751CE6">
        <w:rPr>
          <w:rFonts w:ascii="Times New Roman" w:hAnsi="Times New Roman" w:cs="Times New Roman"/>
          <w:sz w:val="24"/>
          <w:szCs w:val="24"/>
        </w:rPr>
        <w:t xml:space="preserve"> atau </w:t>
      </w:r>
      <w:r w:rsidR="00751CE6" w:rsidRPr="00166BF1">
        <w:rPr>
          <w:rFonts w:ascii="Times New Roman" w:hAnsi="Times New Roman" w:cs="Times New Roman"/>
          <w:i/>
          <w:iCs/>
          <w:sz w:val="24"/>
          <w:szCs w:val="24"/>
          <w:rPrChange w:id="1744" w:author="Ryan Ganeswara" w:date="2020-06-02T15:58:00Z">
            <w:rPr>
              <w:rFonts w:ascii="Times New Roman" w:hAnsi="Times New Roman" w:cs="Times New Roman"/>
              <w:sz w:val="24"/>
              <w:szCs w:val="24"/>
            </w:rPr>
          </w:rPrChange>
        </w:rPr>
        <w:t>bug</w:t>
      </w:r>
      <w:r w:rsidR="00751CE6">
        <w:rPr>
          <w:rFonts w:ascii="Times New Roman" w:hAnsi="Times New Roman" w:cs="Times New Roman"/>
          <w:sz w:val="24"/>
          <w:szCs w:val="24"/>
        </w:rPr>
        <w:t xml:space="preserve"> yang terdapat pada sistem.</w:t>
      </w:r>
    </w:p>
    <w:p w14:paraId="10B31DCA" w14:textId="77777777" w:rsidR="00166BF1" w:rsidRDefault="00166BF1" w:rsidP="00751CE6">
      <w:pPr>
        <w:spacing w:line="360" w:lineRule="auto"/>
        <w:ind w:left="720" w:firstLine="720"/>
        <w:jc w:val="both"/>
        <w:rPr>
          <w:rFonts w:ascii="Times New Roman" w:hAnsi="Times New Roman" w:cs="Times New Roman"/>
          <w:sz w:val="24"/>
          <w:szCs w:val="24"/>
        </w:rPr>
      </w:pPr>
    </w:p>
    <w:p w14:paraId="4AB42C6F" w14:textId="688225D8" w:rsidR="00751CE6" w:rsidRDefault="00751CE6" w:rsidP="00751CE6">
      <w:pPr>
        <w:pStyle w:val="Heading4"/>
      </w:pPr>
      <w:bookmarkStart w:id="1745" w:name="_Toc41326122"/>
      <w:r>
        <w:t xml:space="preserve">Gambar 4.19 </w:t>
      </w:r>
      <w:r w:rsidRPr="00166BF1">
        <w:rPr>
          <w:i/>
          <w:iCs w:val="0"/>
          <w:rPrChange w:id="1746" w:author="Ryan Ganeswara" w:date="2020-06-02T15:56:00Z">
            <w:rPr/>
          </w:rPrChange>
        </w:rPr>
        <w:t>Capture</w:t>
      </w:r>
      <w:r>
        <w:t xml:space="preserve"> Sesi Pelatihan Untuk Mahasiswa Angkatan 2017</w:t>
      </w:r>
      <w:bookmarkEnd w:id="1745"/>
    </w:p>
    <w:p w14:paraId="2641724D" w14:textId="1B1726E7" w:rsidR="00751CE6" w:rsidRPr="00751CE6" w:rsidRDefault="00751CE6" w:rsidP="00751CE6">
      <w:pPr>
        <w:spacing w:line="360" w:lineRule="auto"/>
        <w:jc w:val="both"/>
        <w:rPr>
          <w:rFonts w:ascii="Times New Roman" w:hAnsi="Times New Roman" w:cs="Times New Roman"/>
          <w:sz w:val="24"/>
          <w:szCs w:val="24"/>
        </w:rPr>
      </w:pPr>
    </w:p>
    <w:p w14:paraId="0942EF7E" w14:textId="29B64E01" w:rsidR="00751CE6" w:rsidRPr="00751CE6" w:rsidRDefault="00751CE6" w:rsidP="00751CE6">
      <w:r>
        <w:rPr>
          <w:noProof/>
          <w:lang w:val="id-ID" w:eastAsia="id-ID"/>
        </w:rPr>
        <w:drawing>
          <wp:inline distT="0" distB="0" distL="0" distR="0" wp14:anchorId="51DB559A" wp14:editId="3F8DE033">
            <wp:extent cx="5039995" cy="2703830"/>
            <wp:effectExtent l="0" t="0" r="825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isco Webex Meetings 24_05_2020 19_12_4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40DEDBE5" w14:textId="026C1A46" w:rsidR="00751CE6" w:rsidRDefault="00751CE6">
      <w:pPr>
        <w:pStyle w:val="Heading4"/>
      </w:pPr>
      <w:bookmarkStart w:id="1747" w:name="_Toc41326123"/>
      <w:r>
        <w:t xml:space="preserve">Gambar 4.20 </w:t>
      </w:r>
      <w:r w:rsidRPr="00166BF1">
        <w:rPr>
          <w:i/>
          <w:iCs w:val="0"/>
          <w:rPrChange w:id="1748" w:author="Ryan Ganeswara" w:date="2020-06-02T15:56:00Z">
            <w:rPr/>
          </w:rPrChange>
        </w:rPr>
        <w:t>Capture</w:t>
      </w:r>
      <w:r>
        <w:t xml:space="preserve"> Sesi Pelatihan Untuk Mahasiswa Angkatan 2016</w:t>
      </w:r>
      <w:bookmarkEnd w:id="1747"/>
    </w:p>
    <w:p w14:paraId="0838AB87" w14:textId="77777777" w:rsidR="00751CE6" w:rsidRPr="00751CE6" w:rsidRDefault="00751CE6" w:rsidP="00751CE6"/>
    <w:p w14:paraId="374B6573" w14:textId="18B576BD" w:rsidR="00751CE6" w:rsidRDefault="00F45202">
      <w:pPr>
        <w:pStyle w:val="Heading2"/>
      </w:pPr>
      <w:bookmarkStart w:id="1749" w:name="_Toc41326069"/>
      <w:r>
        <w:t xml:space="preserve">4.4.2. </w:t>
      </w:r>
      <w:r w:rsidR="000B0290">
        <w:t xml:space="preserve">Implementasi Pengujian Fasilitas </w:t>
      </w:r>
      <w:r w:rsidR="000B0290" w:rsidRPr="00166BF1">
        <w:rPr>
          <w:i/>
          <w:iCs/>
          <w:rPrChange w:id="1750" w:author="Ryan Ganeswara" w:date="2020-06-02T15:56:00Z">
            <w:rPr/>
          </w:rPrChange>
        </w:rPr>
        <w:t>Browsing</w:t>
      </w:r>
      <w:r w:rsidR="000B0290">
        <w:t xml:space="preserve"> dan </w:t>
      </w:r>
      <w:r w:rsidR="000B0290" w:rsidRPr="00166BF1">
        <w:rPr>
          <w:i/>
          <w:iCs/>
          <w:rPrChange w:id="1751" w:author="Ryan Ganeswara" w:date="2020-06-02T15:56:00Z">
            <w:rPr/>
          </w:rPrChange>
        </w:rPr>
        <w:t>Searching</w:t>
      </w:r>
      <w:bookmarkEnd w:id="1749"/>
    </w:p>
    <w:p w14:paraId="0498FF30" w14:textId="5B38E47E" w:rsidR="000B0290" w:rsidRDefault="000B0290" w:rsidP="000B02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dijabarkan tugas penjelajahan (</w:t>
      </w:r>
      <w:r w:rsidRPr="00166BF1">
        <w:rPr>
          <w:rFonts w:ascii="Times New Roman" w:hAnsi="Times New Roman" w:cs="Times New Roman"/>
          <w:i/>
          <w:iCs/>
          <w:sz w:val="24"/>
          <w:szCs w:val="24"/>
          <w:rPrChange w:id="1752" w:author="Ryan Ganeswara" w:date="2020-06-02T15:56:00Z">
            <w:rPr>
              <w:rFonts w:ascii="Times New Roman" w:hAnsi="Times New Roman" w:cs="Times New Roman"/>
              <w:sz w:val="24"/>
              <w:szCs w:val="24"/>
            </w:rPr>
          </w:rPrChange>
        </w:rPr>
        <w:t>browsing</w:t>
      </w:r>
      <w:r>
        <w:rPr>
          <w:rFonts w:ascii="Times New Roman" w:hAnsi="Times New Roman" w:cs="Times New Roman"/>
          <w:sz w:val="24"/>
          <w:szCs w:val="24"/>
        </w:rPr>
        <w:t>) dan tugas pencarian (</w:t>
      </w:r>
      <w:r w:rsidRPr="00166BF1">
        <w:rPr>
          <w:rFonts w:ascii="Times New Roman" w:hAnsi="Times New Roman" w:cs="Times New Roman"/>
          <w:i/>
          <w:iCs/>
          <w:sz w:val="24"/>
          <w:szCs w:val="24"/>
          <w:rPrChange w:id="1753" w:author="Ryan Ganeswara" w:date="2020-06-02T15:56:00Z">
            <w:rPr>
              <w:rFonts w:ascii="Times New Roman" w:hAnsi="Times New Roman" w:cs="Times New Roman"/>
              <w:sz w:val="24"/>
              <w:szCs w:val="24"/>
            </w:rPr>
          </w:rPrChange>
        </w:rPr>
        <w:t>searching</w:t>
      </w:r>
      <w:r>
        <w:rPr>
          <w:rFonts w:ascii="Times New Roman" w:hAnsi="Times New Roman" w:cs="Times New Roman"/>
          <w:sz w:val="24"/>
          <w:szCs w:val="24"/>
        </w:rPr>
        <w:t>) yang ada di dalam kuisioner. Dimana tugas ini lah yang</w:t>
      </w:r>
      <w:r w:rsidR="00F948E7">
        <w:rPr>
          <w:rFonts w:ascii="Times New Roman" w:hAnsi="Times New Roman" w:cs="Times New Roman"/>
          <w:sz w:val="24"/>
          <w:szCs w:val="24"/>
        </w:rPr>
        <w:t xml:space="preserve"> </w:t>
      </w:r>
      <w:r>
        <w:rPr>
          <w:rFonts w:ascii="Times New Roman" w:hAnsi="Times New Roman" w:cs="Times New Roman"/>
          <w:sz w:val="24"/>
          <w:szCs w:val="24"/>
        </w:rPr>
        <w:t xml:space="preserve">selanjutnya diselesaikan dengan menggunakan fasilitas yang tersedia pada sistem. </w:t>
      </w:r>
    </w:p>
    <w:p w14:paraId="0CA352A2" w14:textId="77777777" w:rsidR="000B0290" w:rsidRPr="000B0290" w:rsidRDefault="000B0290" w:rsidP="000B0290">
      <w:pPr>
        <w:spacing w:line="360" w:lineRule="auto"/>
        <w:jc w:val="both"/>
        <w:rPr>
          <w:rFonts w:ascii="Times New Roman" w:hAnsi="Times New Roman" w:cs="Times New Roman"/>
          <w:sz w:val="24"/>
          <w:szCs w:val="24"/>
        </w:rPr>
      </w:pPr>
    </w:p>
    <w:p w14:paraId="1D74FB17" w14:textId="031FBF58" w:rsidR="007053D3" w:rsidRDefault="000B0290" w:rsidP="007053D3">
      <w:pPr>
        <w:pStyle w:val="Heading3"/>
        <w:tabs>
          <w:tab w:val="left" w:pos="1260"/>
        </w:tabs>
      </w:pPr>
      <w:bookmarkStart w:id="1754" w:name="_Toc41326070"/>
      <w:r>
        <w:t>4.4.2.1.</w:t>
      </w:r>
      <w:r w:rsidR="007053D3">
        <w:t xml:space="preserve"> Pengujian Fasilitas </w:t>
      </w:r>
      <w:r w:rsidR="007053D3" w:rsidRPr="00166BF1">
        <w:rPr>
          <w:i/>
          <w:iCs/>
          <w:rPrChange w:id="1755" w:author="Ryan Ganeswara" w:date="2020-06-02T15:55:00Z">
            <w:rPr/>
          </w:rPrChange>
        </w:rPr>
        <w:t>Browsing</w:t>
      </w:r>
      <w:bookmarkEnd w:id="1754"/>
    </w:p>
    <w:p w14:paraId="1C4DD769" w14:textId="42FE0DBA" w:rsidR="007053D3" w:rsidRDefault="007053D3" w:rsidP="007053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 peserta akan menjawab lima buah pertanyaan dari tugas penjelajahan (</w:t>
      </w:r>
      <w:r w:rsidRPr="00166BF1">
        <w:rPr>
          <w:rFonts w:ascii="Times New Roman" w:hAnsi="Times New Roman" w:cs="Times New Roman"/>
          <w:i/>
          <w:iCs/>
          <w:sz w:val="24"/>
          <w:szCs w:val="24"/>
          <w:rPrChange w:id="1756" w:author="Ryan Ganeswara" w:date="2020-06-02T15:55:00Z">
            <w:rPr>
              <w:rFonts w:ascii="Times New Roman" w:hAnsi="Times New Roman" w:cs="Times New Roman"/>
              <w:sz w:val="24"/>
              <w:szCs w:val="24"/>
            </w:rPr>
          </w:rPrChange>
        </w:rPr>
        <w:t>browsing</w:t>
      </w:r>
      <w:r>
        <w:rPr>
          <w:rFonts w:ascii="Times New Roman" w:hAnsi="Times New Roman" w:cs="Times New Roman"/>
          <w:sz w:val="24"/>
          <w:szCs w:val="24"/>
        </w:rPr>
        <w:t>) yang tersedia. Jawaban didapatkan dari hasil melakukan penjelajahan (</w:t>
      </w:r>
      <w:r w:rsidRPr="00166BF1">
        <w:rPr>
          <w:rFonts w:ascii="Times New Roman" w:hAnsi="Times New Roman" w:cs="Times New Roman"/>
          <w:i/>
          <w:iCs/>
          <w:sz w:val="24"/>
          <w:szCs w:val="24"/>
          <w:rPrChange w:id="1757" w:author="Ryan Ganeswara" w:date="2020-06-02T15:55:00Z">
            <w:rPr>
              <w:rFonts w:ascii="Times New Roman" w:hAnsi="Times New Roman" w:cs="Times New Roman"/>
              <w:sz w:val="24"/>
              <w:szCs w:val="24"/>
            </w:rPr>
          </w:rPrChange>
        </w:rPr>
        <w:t>browsing</w:t>
      </w:r>
      <w:r>
        <w:rPr>
          <w:rFonts w:ascii="Times New Roman" w:hAnsi="Times New Roman" w:cs="Times New Roman"/>
          <w:sz w:val="24"/>
          <w:szCs w:val="24"/>
        </w:rPr>
        <w:t>) pada f</w:t>
      </w:r>
      <w:r w:rsidR="00DA0EA2">
        <w:rPr>
          <w:rFonts w:ascii="Times New Roman" w:hAnsi="Times New Roman" w:cs="Times New Roman"/>
          <w:sz w:val="24"/>
          <w:szCs w:val="24"/>
        </w:rPr>
        <w:t>asilitas</w:t>
      </w:r>
      <w:r>
        <w:rPr>
          <w:rFonts w:ascii="Times New Roman" w:hAnsi="Times New Roman" w:cs="Times New Roman"/>
          <w:sz w:val="24"/>
          <w:szCs w:val="24"/>
        </w:rPr>
        <w:t xml:space="preserve"> penjelajahan sistem. Berikut adalah lima pertanyaan</w:t>
      </w:r>
      <w:r w:rsidR="00CE26F5">
        <w:rPr>
          <w:rFonts w:ascii="Times New Roman" w:hAnsi="Times New Roman" w:cs="Times New Roman"/>
          <w:sz w:val="24"/>
          <w:szCs w:val="24"/>
        </w:rPr>
        <w:t xml:space="preserve"> tugas penjelajahan</w:t>
      </w:r>
      <w:r>
        <w:rPr>
          <w:rFonts w:ascii="Times New Roman" w:hAnsi="Times New Roman" w:cs="Times New Roman"/>
          <w:sz w:val="24"/>
          <w:szCs w:val="24"/>
        </w:rPr>
        <w:t xml:space="preserve"> yang terdapat pada kuisioner :</w:t>
      </w:r>
    </w:p>
    <w:p w14:paraId="337B631C" w14:textId="26207FB9"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orang yang tinggal di Puri Banjarangkan !</w:t>
      </w:r>
    </w:p>
    <w:p w14:paraId="47D090A8" w14:textId="74B382C9"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orang yang merupakan keturunan generasi ke VII !</w:t>
      </w:r>
    </w:p>
    <w:p w14:paraId="25AD6091" w14:textId="3AC9DD5E"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Apa nama gelar dari Dalem Pemayun yang merupakan keturunan generasi ke-IV ?</w:t>
      </w:r>
    </w:p>
    <w:p w14:paraId="6D3E3D8E" w14:textId="4DA4A6DF"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anak dari Tjok. Mayun Siangan yang bertempat tinggal di Pr. Siangan !</w:t>
      </w:r>
    </w:p>
    <w:p w14:paraId="40A29B51" w14:textId="35083393"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saudara sepupu dari Tjok. Gelgel yang bertempat tinggal di Desa Mengwi !</w:t>
      </w:r>
    </w:p>
    <w:p w14:paraId="7DCA8CFE" w14:textId="77777777" w:rsidR="007053D3" w:rsidRPr="007053D3" w:rsidRDefault="007053D3" w:rsidP="007053D3">
      <w:pPr>
        <w:rPr>
          <w:rFonts w:ascii="Times New Roman" w:hAnsi="Times New Roman" w:cs="Times New Roman"/>
          <w:sz w:val="24"/>
          <w:szCs w:val="24"/>
        </w:rPr>
      </w:pPr>
    </w:p>
    <w:p w14:paraId="2458DCF2" w14:textId="103DC45C" w:rsidR="007053D3" w:rsidRDefault="007053D3">
      <w:pPr>
        <w:pStyle w:val="Heading3"/>
      </w:pPr>
      <w:bookmarkStart w:id="1758" w:name="_Toc41326071"/>
      <w:r>
        <w:t xml:space="preserve">4.4.2.2. Pengujian Fasilitas </w:t>
      </w:r>
      <w:r w:rsidRPr="00166BF1">
        <w:rPr>
          <w:i/>
          <w:iCs/>
          <w:rPrChange w:id="1759" w:author="Ryan Ganeswara" w:date="2020-06-02T15:54:00Z">
            <w:rPr/>
          </w:rPrChange>
        </w:rPr>
        <w:t>Searching</w:t>
      </w:r>
      <w:bookmarkEnd w:id="1758"/>
    </w:p>
    <w:p w14:paraId="2CA2B6E5" w14:textId="7DCD7DF3" w:rsidR="007053D3" w:rsidRDefault="00DA0EA2" w:rsidP="00CE26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 peserta akan menjawab lima buah pertanyaan dari tugas pencarian (</w:t>
      </w:r>
      <w:r w:rsidRPr="00166BF1">
        <w:rPr>
          <w:rFonts w:ascii="Times New Roman" w:hAnsi="Times New Roman" w:cs="Times New Roman"/>
          <w:i/>
          <w:iCs/>
          <w:sz w:val="24"/>
          <w:szCs w:val="24"/>
          <w:rPrChange w:id="1760" w:author="Ryan Ganeswara" w:date="2020-06-02T15:55:00Z">
            <w:rPr>
              <w:rFonts w:ascii="Times New Roman" w:hAnsi="Times New Roman" w:cs="Times New Roman"/>
              <w:sz w:val="24"/>
              <w:szCs w:val="24"/>
            </w:rPr>
          </w:rPrChange>
        </w:rPr>
        <w:t>searching</w:t>
      </w:r>
      <w:r>
        <w:rPr>
          <w:rFonts w:ascii="Times New Roman" w:hAnsi="Times New Roman" w:cs="Times New Roman"/>
          <w:sz w:val="24"/>
          <w:szCs w:val="24"/>
        </w:rPr>
        <w:t>) yang tersedia. Jawaban didapatkan dari hasil melakukan pencarian (</w:t>
      </w:r>
      <w:r w:rsidRPr="00166BF1">
        <w:rPr>
          <w:rFonts w:ascii="Times New Roman" w:hAnsi="Times New Roman" w:cs="Times New Roman"/>
          <w:i/>
          <w:iCs/>
          <w:sz w:val="24"/>
          <w:szCs w:val="24"/>
          <w:rPrChange w:id="1761" w:author="Ryan Ganeswara" w:date="2020-06-02T15:55:00Z">
            <w:rPr>
              <w:rFonts w:ascii="Times New Roman" w:hAnsi="Times New Roman" w:cs="Times New Roman"/>
              <w:sz w:val="24"/>
              <w:szCs w:val="24"/>
            </w:rPr>
          </w:rPrChange>
        </w:rPr>
        <w:t>searching</w:t>
      </w:r>
      <w:r>
        <w:rPr>
          <w:rFonts w:ascii="Times New Roman" w:hAnsi="Times New Roman" w:cs="Times New Roman"/>
          <w:sz w:val="24"/>
          <w:szCs w:val="24"/>
        </w:rPr>
        <w:t>) pada fasilitas pencarian sistem</w:t>
      </w:r>
      <w:r w:rsidR="00CE26F5">
        <w:rPr>
          <w:rFonts w:ascii="Times New Roman" w:hAnsi="Times New Roman" w:cs="Times New Roman"/>
          <w:sz w:val="24"/>
          <w:szCs w:val="24"/>
        </w:rPr>
        <w:t xml:space="preserve">, dimana para peserta diminta </w:t>
      </w:r>
      <w:r w:rsidR="00CE26F5" w:rsidRPr="00B77562">
        <w:rPr>
          <w:rFonts w:ascii="Times New Roman" w:hAnsi="Times New Roman" w:cs="Times New Roman"/>
          <w:sz w:val="24"/>
          <w:szCs w:val="24"/>
        </w:rPr>
        <w:t xml:space="preserve">untuk membangun beberapa elemen dari </w:t>
      </w:r>
      <w:del w:id="1762" w:author="Ryan Ganeswara" w:date="2020-06-02T16:09:00Z">
        <w:r w:rsidR="00CE26F5" w:rsidRPr="000C3103" w:rsidDel="009E34ED">
          <w:rPr>
            <w:rFonts w:ascii="Times New Roman" w:hAnsi="Times New Roman" w:cs="Times New Roman"/>
            <w:i/>
            <w:sz w:val="24"/>
            <w:szCs w:val="24"/>
          </w:rPr>
          <w:delText>query</w:delText>
        </w:r>
      </w:del>
      <w:ins w:id="1763" w:author="Ryan Ganeswara" w:date="2020-06-02T16:09:00Z">
        <w:r w:rsidR="009E34ED" w:rsidRPr="009E34ED">
          <w:rPr>
            <w:rFonts w:ascii="Times New Roman" w:hAnsi="Times New Roman" w:cs="Times New Roman"/>
            <w:i/>
            <w:sz w:val="24"/>
            <w:szCs w:val="24"/>
          </w:rPr>
          <w:t>query</w:t>
        </w:r>
      </w:ins>
      <w:r w:rsidR="00CE26F5" w:rsidRPr="00B77562">
        <w:rPr>
          <w:rFonts w:ascii="Times New Roman" w:hAnsi="Times New Roman" w:cs="Times New Roman"/>
          <w:sz w:val="24"/>
          <w:szCs w:val="24"/>
        </w:rPr>
        <w:t xml:space="preserve"> sebagai </w:t>
      </w:r>
      <w:r w:rsidR="00CE26F5" w:rsidRPr="000C3103">
        <w:rPr>
          <w:rFonts w:ascii="Times New Roman" w:hAnsi="Times New Roman" w:cs="Times New Roman"/>
          <w:i/>
          <w:sz w:val="24"/>
          <w:szCs w:val="24"/>
        </w:rPr>
        <w:t>filter input</w:t>
      </w:r>
      <w:r w:rsidR="00CE26F5" w:rsidRPr="00B77562">
        <w:rPr>
          <w:rFonts w:ascii="Times New Roman" w:hAnsi="Times New Roman" w:cs="Times New Roman"/>
          <w:sz w:val="24"/>
          <w:szCs w:val="24"/>
        </w:rPr>
        <w:t xml:space="preserve"> dan membentuk satu </w:t>
      </w:r>
      <w:del w:id="1764" w:author="Ryan Ganeswara" w:date="2020-06-02T16:09:00Z">
        <w:r w:rsidR="00CE26F5" w:rsidRPr="00B77562" w:rsidDel="009E34ED">
          <w:rPr>
            <w:rFonts w:ascii="Times New Roman" w:hAnsi="Times New Roman" w:cs="Times New Roman"/>
            <w:i/>
            <w:sz w:val="24"/>
            <w:szCs w:val="24"/>
          </w:rPr>
          <w:delText>query</w:delText>
        </w:r>
      </w:del>
      <w:ins w:id="1765" w:author="Ryan Ganeswara" w:date="2020-06-02T16:09:00Z">
        <w:r w:rsidR="009E34ED" w:rsidRPr="009E34ED">
          <w:rPr>
            <w:rFonts w:ascii="Times New Roman" w:hAnsi="Times New Roman" w:cs="Times New Roman"/>
            <w:i/>
            <w:sz w:val="24"/>
            <w:szCs w:val="24"/>
          </w:rPr>
          <w:t>query</w:t>
        </w:r>
      </w:ins>
      <w:r w:rsidR="00CE26F5" w:rsidRPr="00B77562">
        <w:rPr>
          <w:rFonts w:ascii="Times New Roman" w:hAnsi="Times New Roman" w:cs="Times New Roman"/>
          <w:sz w:val="24"/>
          <w:szCs w:val="24"/>
        </w:rPr>
        <w:t xml:space="preserve"> kategori dari hirarki ontologi sebagai </w:t>
      </w:r>
      <w:r w:rsidR="00CE26F5" w:rsidRPr="000C3103">
        <w:rPr>
          <w:rFonts w:ascii="Times New Roman" w:hAnsi="Times New Roman" w:cs="Times New Roman"/>
          <w:i/>
          <w:sz w:val="24"/>
          <w:szCs w:val="24"/>
        </w:rPr>
        <w:t>filter output</w:t>
      </w:r>
      <w:r w:rsidR="00CE26F5" w:rsidRPr="00B77562">
        <w:rPr>
          <w:rFonts w:ascii="Times New Roman" w:hAnsi="Times New Roman" w:cs="Times New Roman"/>
          <w:sz w:val="24"/>
          <w:szCs w:val="24"/>
        </w:rPr>
        <w:t>, lalu diikuti dengan mengklik tombol pencarian.</w:t>
      </w:r>
      <w:r>
        <w:rPr>
          <w:rFonts w:ascii="Times New Roman" w:hAnsi="Times New Roman" w:cs="Times New Roman"/>
          <w:sz w:val="24"/>
          <w:szCs w:val="24"/>
        </w:rPr>
        <w:t xml:space="preserve"> Berikut adalah lima pertanyaan</w:t>
      </w:r>
      <w:r w:rsidR="00CE26F5">
        <w:rPr>
          <w:rFonts w:ascii="Times New Roman" w:hAnsi="Times New Roman" w:cs="Times New Roman"/>
          <w:sz w:val="24"/>
          <w:szCs w:val="24"/>
        </w:rPr>
        <w:t xml:space="preserve"> tugas pencarian</w:t>
      </w:r>
      <w:r>
        <w:rPr>
          <w:rFonts w:ascii="Times New Roman" w:hAnsi="Times New Roman" w:cs="Times New Roman"/>
          <w:sz w:val="24"/>
          <w:szCs w:val="24"/>
        </w:rPr>
        <w:t xml:space="preserve"> yang terdapat pada kuisioner :</w:t>
      </w:r>
    </w:p>
    <w:p w14:paraId="5FB1405A" w14:textId="33795523"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ke-V !</w:t>
      </w:r>
    </w:p>
    <w:p w14:paraId="50C3F535" w14:textId="4F972598"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ke-XIV, yang memiliki jenis kelamin Perempuan !</w:t>
      </w:r>
    </w:p>
    <w:p w14:paraId="748A235D" w14:textId="12F07899"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memiliki tempat tinggal di Pr. Batanbunut, yang memiliki jenis kelamin Laki-laki !</w:t>
      </w:r>
    </w:p>
    <w:p w14:paraId="2E4F47D2" w14:textId="59574491"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ke-X, yang tinggal di Pr. Kusamba !</w:t>
      </w:r>
    </w:p>
    <w:p w14:paraId="03EE55EE" w14:textId="4EA6F108"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ke-III, yang bertempat tinggal di desa Nonga. KrAsem, yang memiliki jenis kelamin perempuan !</w:t>
      </w:r>
    </w:p>
    <w:p w14:paraId="75799DCA" w14:textId="4E7054B2" w:rsidR="00CE26F5" w:rsidRDefault="00633410" w:rsidP="00633410">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Dalam implementasi pengujian pada fasilitas sistem ini, data yang telah terkumpul di dalam kuisioner akan diekspor pada spreadsheets. Setelah melakukan tahap pelatihan terhadap peserta dan juga tahap pengujian sistem, data yang diperoleh selanjutnya akan diolah sesuai dengan tahapan yang ditentukan.</w:t>
      </w:r>
    </w:p>
    <w:p w14:paraId="466DFEE4" w14:textId="77777777" w:rsidR="00633410" w:rsidRPr="00CE26F5" w:rsidRDefault="00633410" w:rsidP="00633410">
      <w:pPr>
        <w:spacing w:line="360" w:lineRule="auto"/>
        <w:ind w:left="720" w:firstLine="360"/>
        <w:jc w:val="both"/>
        <w:rPr>
          <w:rFonts w:ascii="Times New Roman" w:hAnsi="Times New Roman" w:cs="Times New Roman"/>
          <w:sz w:val="24"/>
          <w:szCs w:val="24"/>
        </w:rPr>
      </w:pPr>
    </w:p>
    <w:p w14:paraId="45E2BA4B" w14:textId="6938B039" w:rsidR="00A15B74" w:rsidRDefault="00A15B74">
      <w:pPr>
        <w:pStyle w:val="Heading2"/>
      </w:pPr>
      <w:bookmarkStart w:id="1766" w:name="_Toc41326072"/>
      <w:r>
        <w:t>4.4.3. Evaluasi Sistem</w:t>
      </w:r>
      <w:bookmarkEnd w:id="1766"/>
    </w:p>
    <w:p w14:paraId="3ECD5DFD" w14:textId="5D21CA8E" w:rsidR="00A15B74" w:rsidRDefault="00A15B74" w:rsidP="00A15B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dari evaluasi ini akan dilakukan dengan langkah berikut. Setelah selesai melakukan tugas penjelajahan (</w:t>
      </w:r>
      <w:r w:rsidRPr="000B6E5E">
        <w:rPr>
          <w:rFonts w:ascii="Times New Roman" w:hAnsi="Times New Roman" w:cs="Times New Roman"/>
          <w:i/>
          <w:iCs/>
          <w:sz w:val="24"/>
          <w:szCs w:val="24"/>
        </w:rPr>
        <w:t>browsing</w:t>
      </w:r>
      <w:r>
        <w:rPr>
          <w:rFonts w:ascii="Times New Roman" w:hAnsi="Times New Roman" w:cs="Times New Roman"/>
          <w:sz w:val="24"/>
          <w:szCs w:val="24"/>
        </w:rPr>
        <w:t>) dan pencarian (</w:t>
      </w:r>
      <w:r w:rsidRPr="000B6E5E">
        <w:rPr>
          <w:rFonts w:ascii="Times New Roman" w:hAnsi="Times New Roman" w:cs="Times New Roman"/>
          <w:i/>
          <w:iCs/>
          <w:sz w:val="24"/>
          <w:szCs w:val="24"/>
        </w:rPr>
        <w:t>searching</w:t>
      </w:r>
      <w:r>
        <w:rPr>
          <w:rFonts w:ascii="Times New Roman" w:hAnsi="Times New Roman" w:cs="Times New Roman"/>
          <w:sz w:val="24"/>
          <w:szCs w:val="24"/>
        </w:rPr>
        <w:t xml:space="preserve">), peserta diarahkan untuk mengisi serangkaian pertanyaan yang ada di dalam kuesioner mengenai </w:t>
      </w:r>
      <w:r w:rsidR="001778F6">
        <w:rPr>
          <w:rFonts w:ascii="Times New Roman" w:hAnsi="Times New Roman" w:cs="Times New Roman"/>
          <w:sz w:val="24"/>
          <w:szCs w:val="24"/>
        </w:rPr>
        <w:t xml:space="preserve">evaluasi sistem tentang </w:t>
      </w:r>
      <w:r>
        <w:rPr>
          <w:rFonts w:ascii="Times New Roman" w:hAnsi="Times New Roman" w:cs="Times New Roman"/>
          <w:sz w:val="24"/>
          <w:szCs w:val="24"/>
        </w:rPr>
        <w:t>kegunaan dan kemudahan penggunaan sistem. Kuesioner yang digunakan diadopsi dari kuesioner yang dibangun oleh Davis (1989), dimana penulis fokus terhadap dua poin yaitu : persepsi kegunaan (</w:t>
      </w:r>
      <w:r w:rsidRPr="000B6E5E">
        <w:rPr>
          <w:rFonts w:ascii="Times New Roman" w:hAnsi="Times New Roman" w:cs="Times New Roman"/>
          <w:i/>
          <w:iCs/>
          <w:sz w:val="24"/>
          <w:szCs w:val="24"/>
        </w:rPr>
        <w:t>perceived usefulness</w:t>
      </w:r>
      <w:r>
        <w:rPr>
          <w:rFonts w:ascii="Times New Roman" w:hAnsi="Times New Roman" w:cs="Times New Roman"/>
          <w:sz w:val="24"/>
          <w:szCs w:val="24"/>
        </w:rPr>
        <w:t>) dan 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w:t>
      </w:r>
    </w:p>
    <w:p w14:paraId="04B5569D" w14:textId="161FDB9E" w:rsidR="00C83785" w:rsidRDefault="00C83785" w:rsidP="00C837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Persepsi Kegunaan yang dirasakan (</w:t>
      </w:r>
      <w:r w:rsidRPr="000B6E5E">
        <w:rPr>
          <w:rFonts w:ascii="Times New Roman" w:hAnsi="Times New Roman" w:cs="Times New Roman"/>
          <w:i/>
          <w:iCs/>
          <w:sz w:val="24"/>
          <w:szCs w:val="24"/>
        </w:rPr>
        <w:t>perceived usefullness</w:t>
      </w:r>
      <w:r>
        <w:rPr>
          <w:rFonts w:ascii="Times New Roman" w:hAnsi="Times New Roman" w:cs="Times New Roman"/>
          <w:sz w:val="24"/>
          <w:szCs w:val="24"/>
        </w:rPr>
        <w:t>) terdiri dari enam item, yaitu :</w:t>
      </w:r>
    </w:p>
    <w:p w14:paraId="5F38EF7F" w14:textId="34DC174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 xml:space="preserve">Menggunakan Sistem Manajemen Pengetahuan Silsilah Keluarga Puri Klungkung akan </w:t>
      </w:r>
      <w:r w:rsidRPr="00F52EBC">
        <w:rPr>
          <w:rFonts w:ascii="Times New Roman" w:hAnsi="Times New Roman" w:cs="Times New Roman"/>
          <w:sz w:val="24"/>
          <w:szCs w:val="24"/>
        </w:rPr>
        <w:t>memungkinkan saya menyelesaikan tugas lebih cepat.</w:t>
      </w:r>
    </w:p>
    <w:p w14:paraId="1798A144" w14:textId="5C6B8D5F"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kinerja tugas saya.</w:t>
      </w:r>
    </w:p>
    <w:p w14:paraId="251B647C" w14:textId="269BC8C8"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produktivitas dalam pekerjaan saya.</w:t>
      </w:r>
    </w:p>
    <w:p w14:paraId="41726969" w14:textId="798AD0A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meningkatkan efektivitas dalam pekerjaan saya.</w:t>
      </w:r>
    </w:p>
    <w:p w14:paraId="5D74581C" w14:textId="1F4ED455" w:rsidR="00C83785" w:rsidRP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untuk melakukan pekerjaan saya.</w:t>
      </w:r>
    </w:p>
    <w:p w14:paraId="5A321BE7" w14:textId="48E9033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w:t>
      </w:r>
      <w:r>
        <w:rPr>
          <w:rFonts w:ascii="Times New Roman" w:hAnsi="Times New Roman" w:cs="Times New Roman"/>
          <w:sz w:val="24"/>
          <w:szCs w:val="24"/>
        </w:rPr>
        <w:t xml:space="preserve">Silsilah Keluarga Puri Klungkung </w:t>
      </w:r>
      <w:r w:rsidRPr="00F52EBC">
        <w:rPr>
          <w:rFonts w:ascii="Times New Roman" w:hAnsi="Times New Roman" w:cs="Times New Roman"/>
          <w:sz w:val="24"/>
          <w:szCs w:val="24"/>
        </w:rPr>
        <w:t>berguna dalam pekerjaan saya.</w:t>
      </w:r>
    </w:p>
    <w:p w14:paraId="2E2DDEE7" w14:textId="06F11456" w:rsidR="00C83785" w:rsidRDefault="00C83785" w:rsidP="00C83785">
      <w:pPr>
        <w:spacing w:line="360" w:lineRule="auto"/>
        <w:ind w:firstLine="709"/>
        <w:jc w:val="both"/>
        <w:rPr>
          <w:rFonts w:ascii="Times New Roman" w:hAnsi="Times New Roman" w:cs="Times New Roman"/>
          <w:sz w:val="24"/>
          <w:szCs w:val="24"/>
        </w:rPr>
      </w:pPr>
      <w:bookmarkStart w:id="1767" w:name="_Hlk41315265"/>
      <w:r>
        <w:rPr>
          <w:rFonts w:ascii="Times New Roman" w:hAnsi="Times New Roman" w:cs="Times New Roman"/>
          <w:sz w:val="24"/>
          <w:szCs w:val="24"/>
        </w:rPr>
        <w:t>Sedangkan 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 terdiri dari enam item, yaitu :</w:t>
      </w:r>
    </w:p>
    <w:p w14:paraId="69A5DD6A" w14:textId="2F1F738E"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saya pelajari cara menggunakannya.</w:t>
      </w:r>
    </w:p>
    <w:p w14:paraId="0CF0E9D2" w14:textId="78AE94A1"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digunakan untuk melakukan apa yang saya inginkan.</w:t>
      </w:r>
    </w:p>
    <w:p w14:paraId="4484E942" w14:textId="0B19F24B"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jelas dan dapat dimengerti untuk berinteraksi dengan sistem.</w:t>
      </w:r>
    </w:p>
    <w:p w14:paraId="46254D03" w14:textId="33691713"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adalah sistem yang jelas dan mudah dimengerti.</w:t>
      </w:r>
    </w:p>
    <w:p w14:paraId="590ACED8" w14:textId="596C8CE1"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saya untuk terampil dalam menggunakan sistem ini.</w:t>
      </w:r>
    </w:p>
    <w:p w14:paraId="129BC36A" w14:textId="670E729A" w:rsid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digunakan.</w:t>
      </w:r>
      <w:bookmarkEnd w:id="1767"/>
    </w:p>
    <w:p w14:paraId="304F6CEA" w14:textId="1971D3EE" w:rsidR="00C83785" w:rsidRDefault="00C83785" w:rsidP="00C8378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Item yang ada akan diukur menggunakan skala Likert 7 poin, dimana 7 poin tersebut terdiri dari : </w:t>
      </w:r>
    </w:p>
    <w:p w14:paraId="3EDC1439" w14:textId="0C2D4E8D" w:rsidR="00C83785"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7 (Sangat Setuju)</w:t>
      </w:r>
    </w:p>
    <w:p w14:paraId="412B3C15" w14:textId="3244B914"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6 (Setuju)</w:t>
      </w:r>
    </w:p>
    <w:p w14:paraId="117CFEBF" w14:textId="0D83416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5 (Agak Setuju)</w:t>
      </w:r>
    </w:p>
    <w:p w14:paraId="7F71E708" w14:textId="696DB59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4 (Netral)</w:t>
      </w:r>
    </w:p>
    <w:p w14:paraId="30DD81B5" w14:textId="0FD2553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3 (Agak Tidak Setuju)</w:t>
      </w:r>
    </w:p>
    <w:p w14:paraId="131CFDDF" w14:textId="23AE776D"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2 (Tidak Setuju)</w:t>
      </w:r>
    </w:p>
    <w:p w14:paraId="7728486B" w14:textId="768DFE80"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1 (Sangat Tidak Setuju)</w:t>
      </w:r>
    </w:p>
    <w:p w14:paraId="7BE9C84E" w14:textId="77777777" w:rsidR="00A15B74" w:rsidRPr="00A15B74" w:rsidRDefault="00A15B74" w:rsidP="001778F6">
      <w:pPr>
        <w:spacing w:line="360" w:lineRule="auto"/>
        <w:jc w:val="both"/>
        <w:rPr>
          <w:rFonts w:ascii="Times New Roman" w:hAnsi="Times New Roman" w:cs="Times New Roman"/>
          <w:sz w:val="24"/>
          <w:szCs w:val="24"/>
        </w:rPr>
      </w:pPr>
    </w:p>
    <w:p w14:paraId="63D323EA" w14:textId="3615B8ED" w:rsidR="00BE7550" w:rsidRDefault="00633410">
      <w:pPr>
        <w:pStyle w:val="Heading1"/>
      </w:pPr>
      <w:bookmarkStart w:id="1768" w:name="_Toc41326073"/>
      <w:r>
        <w:t xml:space="preserve">4.5 Hasil </w:t>
      </w:r>
      <w:r w:rsidR="00BE7550">
        <w:t>Analisis dan Pengolahan Data</w:t>
      </w:r>
      <w:bookmarkEnd w:id="1768"/>
    </w:p>
    <w:p w14:paraId="7A642BAB" w14:textId="6AB2B74E" w:rsidR="00BE7550" w:rsidRDefault="00BE7550" w:rsidP="008F2AAD">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Bagian ini akan menjabarkan bagaimana analisis dari data kuisioner yang didapat dan juga pengolahan data dari tugas penjelajahan (</w:t>
      </w:r>
      <w:r w:rsidRPr="00166BF1">
        <w:rPr>
          <w:rFonts w:ascii="Times New Roman" w:hAnsi="Times New Roman" w:cs="Times New Roman"/>
          <w:i/>
          <w:iCs/>
          <w:sz w:val="24"/>
          <w:szCs w:val="24"/>
          <w:lang w:val="en-US"/>
          <w:rPrChange w:id="1769" w:author="Ryan Ganeswara" w:date="2020-06-02T15:54:00Z">
            <w:rPr>
              <w:rFonts w:ascii="Times New Roman" w:hAnsi="Times New Roman" w:cs="Times New Roman"/>
              <w:sz w:val="24"/>
              <w:szCs w:val="24"/>
              <w:lang w:val="en-US"/>
            </w:rPr>
          </w:rPrChange>
        </w:rPr>
        <w:t>browsing</w:t>
      </w:r>
      <w:r>
        <w:rPr>
          <w:rFonts w:ascii="Times New Roman" w:hAnsi="Times New Roman" w:cs="Times New Roman"/>
          <w:sz w:val="24"/>
          <w:szCs w:val="24"/>
          <w:lang w:val="en-US"/>
        </w:rPr>
        <w:t>) dan pencarian (</w:t>
      </w:r>
      <w:r w:rsidRPr="00166BF1">
        <w:rPr>
          <w:rFonts w:ascii="Times New Roman" w:hAnsi="Times New Roman" w:cs="Times New Roman"/>
          <w:i/>
          <w:iCs/>
          <w:sz w:val="24"/>
          <w:szCs w:val="24"/>
          <w:lang w:val="en-US"/>
          <w:rPrChange w:id="1770" w:author="Ryan Ganeswara" w:date="2020-06-02T15:54:00Z">
            <w:rPr>
              <w:rFonts w:ascii="Times New Roman" w:hAnsi="Times New Roman" w:cs="Times New Roman"/>
              <w:sz w:val="24"/>
              <w:szCs w:val="24"/>
              <w:lang w:val="en-US"/>
            </w:rPr>
          </w:rPrChange>
        </w:rPr>
        <w:t>searching</w:t>
      </w:r>
      <w:r>
        <w:rPr>
          <w:rFonts w:ascii="Times New Roman" w:hAnsi="Times New Roman" w:cs="Times New Roman"/>
          <w:sz w:val="24"/>
          <w:szCs w:val="24"/>
          <w:lang w:val="en-US"/>
        </w:rPr>
        <w:t>)</w:t>
      </w:r>
      <w:r w:rsidR="008F2AAD">
        <w:rPr>
          <w:rFonts w:ascii="Times New Roman" w:hAnsi="Times New Roman" w:cs="Times New Roman"/>
          <w:sz w:val="24"/>
          <w:szCs w:val="24"/>
          <w:lang w:val="en-US"/>
        </w:rPr>
        <w:t xml:space="preserve"> pada sistem manajemen pengetahuan silsilah keluarga Puri Klungkung sesuai dengan tahapan yang ditentukan.</w:t>
      </w:r>
    </w:p>
    <w:p w14:paraId="131012ED" w14:textId="77777777" w:rsidR="008F2AAD" w:rsidRPr="00BE7550" w:rsidRDefault="008F2AAD" w:rsidP="00BE7550">
      <w:pPr>
        <w:spacing w:line="360" w:lineRule="auto"/>
        <w:jc w:val="both"/>
        <w:rPr>
          <w:rFonts w:ascii="Times New Roman" w:hAnsi="Times New Roman" w:cs="Times New Roman"/>
          <w:sz w:val="24"/>
          <w:szCs w:val="24"/>
          <w:lang w:val="en-US"/>
        </w:rPr>
      </w:pPr>
    </w:p>
    <w:p w14:paraId="5D166545" w14:textId="30B5D40F" w:rsidR="008F2AAD" w:rsidRDefault="008F2AAD" w:rsidP="008F2AAD">
      <w:pPr>
        <w:pStyle w:val="Heading2"/>
        <w:ind w:firstLine="720"/>
      </w:pPr>
      <w:bookmarkStart w:id="1771" w:name="_Toc41326074"/>
      <w:r>
        <w:t>4.5.1. Analisis Demografi Pada Kuisioner</w:t>
      </w:r>
      <w:bookmarkEnd w:id="1771"/>
    </w:p>
    <w:p w14:paraId="4A951439" w14:textId="280104CC" w:rsidR="008F2AAD" w:rsidRDefault="008F2AAD" w:rsidP="0030226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Dalam analisis ini, penulis akan menjabarkan data demografi yang didapat dari semua peserta yang telah mengisi kuisioner di dalam sistem.</w:t>
      </w:r>
      <w:r w:rsidR="006C4B63">
        <w:rPr>
          <w:rFonts w:ascii="Times New Roman" w:hAnsi="Times New Roman" w:cs="Times New Roman"/>
          <w:sz w:val="24"/>
          <w:szCs w:val="24"/>
        </w:rPr>
        <w:t xml:space="preserve"> Dari satu minggu waktu yang diberikan untuk mengisi kuisioner, tercatat  hanya terdapat 24 respons yang ada pada kuisioner. Sedangkan peserta yang ada sebanyak 27 orang</w:t>
      </w:r>
      <w:r w:rsidR="00A2736F">
        <w:rPr>
          <w:rFonts w:ascii="Times New Roman" w:hAnsi="Times New Roman" w:cs="Times New Roman"/>
          <w:sz w:val="24"/>
          <w:szCs w:val="24"/>
        </w:rPr>
        <w:t>, itu berarti terdapat tiga peserta yang tidak mengisi kuisioner. Setelah mendapat</w:t>
      </w:r>
      <w:r>
        <w:rPr>
          <w:rFonts w:ascii="Times New Roman" w:hAnsi="Times New Roman" w:cs="Times New Roman"/>
          <w:sz w:val="24"/>
          <w:szCs w:val="24"/>
        </w:rPr>
        <w:t xml:space="preserve"> data tersebut</w:t>
      </w:r>
      <w:r w:rsidR="00A2736F">
        <w:rPr>
          <w:rFonts w:ascii="Times New Roman" w:hAnsi="Times New Roman" w:cs="Times New Roman"/>
          <w:sz w:val="24"/>
          <w:szCs w:val="24"/>
        </w:rPr>
        <w:t>, data</w:t>
      </w:r>
      <w:r>
        <w:rPr>
          <w:rFonts w:ascii="Times New Roman" w:hAnsi="Times New Roman" w:cs="Times New Roman"/>
          <w:sz w:val="24"/>
          <w:szCs w:val="24"/>
        </w:rPr>
        <w:t xml:space="preserve"> diolah kembali </w:t>
      </w:r>
      <w:ins w:id="1772" w:author="Ryan Ganeswara" w:date="2020-06-02T15:54:00Z">
        <w:r w:rsidR="00166BF1">
          <w:rPr>
            <w:rFonts w:ascii="Times New Roman" w:hAnsi="Times New Roman" w:cs="Times New Roman"/>
            <w:sz w:val="24"/>
            <w:szCs w:val="24"/>
          </w:rPr>
          <w:t xml:space="preserve">ke dalam bentuk diagram dan chart </w:t>
        </w:r>
      </w:ins>
      <w:del w:id="1773" w:author="Ryan Ganeswara" w:date="2020-06-02T15:54:00Z">
        <w:r w:rsidDel="00166BF1">
          <w:rPr>
            <w:rFonts w:ascii="Times New Roman" w:hAnsi="Times New Roman" w:cs="Times New Roman"/>
            <w:sz w:val="24"/>
            <w:szCs w:val="24"/>
          </w:rPr>
          <w:delText>deng</w:delText>
        </w:r>
      </w:del>
      <w:del w:id="1774" w:author="Ryan Ganeswara" w:date="2020-06-02T15:53:00Z">
        <w:r w:rsidDel="00166BF1">
          <w:rPr>
            <w:rFonts w:ascii="Times New Roman" w:hAnsi="Times New Roman" w:cs="Times New Roman"/>
            <w:sz w:val="24"/>
            <w:szCs w:val="24"/>
          </w:rPr>
          <w:delText xml:space="preserve">an menggunakan </w:delText>
        </w:r>
        <w:r w:rsidR="00302265" w:rsidDel="00166BF1">
          <w:rPr>
            <w:rFonts w:ascii="Times New Roman" w:hAnsi="Times New Roman" w:cs="Times New Roman"/>
            <w:sz w:val="24"/>
            <w:szCs w:val="24"/>
          </w:rPr>
          <w:delText>aplikasi IBM SPSS Statistics 25</w:delText>
        </w:r>
        <w:r w:rsidR="00A2736F" w:rsidDel="00166BF1">
          <w:rPr>
            <w:rFonts w:ascii="Times New Roman" w:hAnsi="Times New Roman" w:cs="Times New Roman"/>
            <w:sz w:val="24"/>
            <w:szCs w:val="24"/>
          </w:rPr>
          <w:delText xml:space="preserve"> </w:delText>
        </w:r>
      </w:del>
      <w:r w:rsidR="00A2736F">
        <w:rPr>
          <w:rFonts w:ascii="Times New Roman" w:hAnsi="Times New Roman" w:cs="Times New Roman"/>
          <w:sz w:val="24"/>
          <w:szCs w:val="24"/>
        </w:rPr>
        <w:t>untuk mendapatkan hasil yang lebih rinci</w:t>
      </w:r>
      <w:r w:rsidR="00302265">
        <w:rPr>
          <w:rFonts w:ascii="Times New Roman" w:hAnsi="Times New Roman" w:cs="Times New Roman"/>
          <w:sz w:val="24"/>
          <w:szCs w:val="24"/>
        </w:rPr>
        <w:t>. Berikut adalah hasil olahan data demografi dari kuisioner :</w:t>
      </w:r>
    </w:p>
    <w:p w14:paraId="2472B6B7" w14:textId="460C5D3B" w:rsidR="00200B4B" w:rsidRDefault="00200B4B" w:rsidP="00390A9A">
      <w:pPr>
        <w:pStyle w:val="ListParagraph"/>
        <w:numPr>
          <w:ilvl w:val="0"/>
          <w:numId w:val="32"/>
        </w:numPr>
        <w:spacing w:line="360" w:lineRule="auto"/>
        <w:jc w:val="both"/>
        <w:rPr>
          <w:ins w:id="1775" w:author="Ryan Ganeswara" w:date="2020-06-02T14:42:00Z"/>
          <w:rFonts w:ascii="Times New Roman" w:hAnsi="Times New Roman" w:cs="Times New Roman"/>
          <w:sz w:val="24"/>
          <w:szCs w:val="24"/>
        </w:rPr>
      </w:pPr>
      <w:r>
        <w:rPr>
          <w:rFonts w:ascii="Times New Roman" w:hAnsi="Times New Roman" w:cs="Times New Roman"/>
          <w:sz w:val="24"/>
          <w:szCs w:val="24"/>
        </w:rPr>
        <w:t>Umur Peserta</w:t>
      </w:r>
    </w:p>
    <w:p w14:paraId="4890EDD3" w14:textId="7CC9AFBE" w:rsidR="005235FD" w:rsidRPr="00A2736F" w:rsidRDefault="005235FD">
      <w:pPr>
        <w:pStyle w:val="ListParagraph"/>
        <w:spacing w:line="360" w:lineRule="auto"/>
        <w:ind w:left="0"/>
        <w:jc w:val="center"/>
        <w:rPr>
          <w:rFonts w:ascii="Times New Roman" w:hAnsi="Times New Roman" w:cs="Times New Roman"/>
          <w:sz w:val="24"/>
          <w:szCs w:val="24"/>
        </w:rPr>
        <w:pPrChange w:id="1776" w:author="Ryan Ganeswara" w:date="2020-06-02T14:42:00Z">
          <w:pPr>
            <w:pStyle w:val="ListParagraph"/>
            <w:numPr>
              <w:numId w:val="32"/>
            </w:numPr>
            <w:spacing w:line="360" w:lineRule="auto"/>
            <w:ind w:left="1080" w:hanging="360"/>
            <w:jc w:val="both"/>
          </w:pPr>
        </w:pPrChange>
      </w:pPr>
      <w:ins w:id="1777" w:author="Ryan Ganeswara" w:date="2020-06-03T14:03:00Z">
        <w:r>
          <w:rPr>
            <w:rFonts w:ascii="Times New Roman" w:hAnsi="Times New Roman" w:cs="Times New Roman"/>
            <w:noProof/>
            <w:sz w:val="24"/>
            <w:szCs w:val="24"/>
            <w:lang w:val="id-ID" w:eastAsia="id-ID"/>
          </w:rPr>
          <w:drawing>
            <wp:inline distT="0" distB="0" distL="0" distR="0" wp14:anchorId="60681956" wp14:editId="1CB9DA86">
              <wp:extent cx="5039995" cy="2940050"/>
              <wp:effectExtent l="0" t="0" r="8255"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ins>
    </w:p>
    <w:p w14:paraId="3243EC6F" w14:textId="02F24B17" w:rsidR="00BD1768" w:rsidRDefault="00BD1768" w:rsidP="00BD1768">
      <w:pPr>
        <w:pStyle w:val="Heading4"/>
        <w:rPr>
          <w:ins w:id="1778" w:author="Ryan Ganeswara" w:date="2020-06-02T14:41:00Z"/>
        </w:rPr>
      </w:pPr>
      <w:bookmarkStart w:id="1779" w:name="_Toc41326092"/>
      <w:ins w:id="1780" w:author="Ryan Ganeswara" w:date="2020-06-02T14:42:00Z">
        <w:r>
          <w:t>Gambar 4.21 Data Umur Peserta</w:t>
        </w:r>
      </w:ins>
    </w:p>
    <w:p w14:paraId="5FD4A057" w14:textId="34929BA4" w:rsidR="00A2736F" w:rsidDel="00BD1768" w:rsidRDefault="00A2736F" w:rsidP="00A2736F">
      <w:pPr>
        <w:pStyle w:val="Heading5"/>
        <w:rPr>
          <w:del w:id="1781" w:author="Ryan Ganeswara" w:date="2020-06-02T14:42:00Z"/>
        </w:rPr>
      </w:pPr>
      <w:del w:id="1782" w:author="Ryan Ganeswara" w:date="2020-06-02T14:42:00Z">
        <w:r w:rsidDel="00BD1768">
          <w:delText>Tabel 4.6 Data Umur Peserta</w:delText>
        </w:r>
        <w:bookmarkEnd w:id="1779"/>
      </w:del>
    </w:p>
    <w:p w14:paraId="3A884746" w14:textId="0C68ACF1" w:rsidR="00A2736F" w:rsidRDefault="00A2736F" w:rsidP="00A2736F">
      <w:pPr>
        <w:jc w:val="center"/>
      </w:pPr>
      <w:commentRangeStart w:id="1783"/>
      <w:commentRangeStart w:id="1784"/>
      <w:del w:id="1785" w:author="Ryan Ganeswara" w:date="2020-06-02T14:41:00Z">
        <w:r w:rsidRPr="00A2736F" w:rsidDel="007B2AB2">
          <w:rPr>
            <w:noProof/>
            <w:lang w:val="id-ID" w:eastAsia="id-ID"/>
          </w:rPr>
          <w:drawing>
            <wp:inline distT="0" distB="0" distL="0" distR="0" wp14:anchorId="192D87BF" wp14:editId="62454F01">
              <wp:extent cx="4181475" cy="1571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1475" cy="1571625"/>
                      </a:xfrm>
                      <a:prstGeom prst="rect">
                        <a:avLst/>
                      </a:prstGeom>
                    </pic:spPr>
                  </pic:pic>
                </a:graphicData>
              </a:graphic>
            </wp:inline>
          </w:drawing>
        </w:r>
      </w:del>
      <w:commentRangeEnd w:id="1783"/>
      <w:r w:rsidR="00793A68">
        <w:rPr>
          <w:rStyle w:val="CommentReference"/>
        </w:rPr>
        <w:commentReference w:id="1783"/>
      </w:r>
      <w:commentRangeEnd w:id="1784"/>
      <w:r w:rsidR="00BD1768">
        <w:rPr>
          <w:rStyle w:val="CommentReference"/>
        </w:rPr>
        <w:commentReference w:id="1784"/>
      </w:r>
    </w:p>
    <w:p w14:paraId="6EA4C32C" w14:textId="6E78C425" w:rsidR="00A2736F" w:rsidRDefault="00BD1768" w:rsidP="00776EE6">
      <w:pPr>
        <w:spacing w:line="360" w:lineRule="auto"/>
        <w:ind w:left="720" w:firstLine="720"/>
        <w:jc w:val="both"/>
        <w:rPr>
          <w:rFonts w:ascii="Times New Roman" w:hAnsi="Times New Roman" w:cs="Times New Roman"/>
          <w:sz w:val="24"/>
          <w:szCs w:val="24"/>
        </w:rPr>
      </w:pPr>
      <w:ins w:id="1786" w:author="Ryan Ganeswara" w:date="2020-06-02T14:43:00Z">
        <w:r>
          <w:rPr>
            <w:rFonts w:ascii="Times New Roman" w:hAnsi="Times New Roman" w:cs="Times New Roman"/>
            <w:sz w:val="24"/>
            <w:szCs w:val="24"/>
          </w:rPr>
          <w:t>Gambar</w:t>
        </w:r>
      </w:ins>
      <w:del w:id="1787" w:author="Ryan Ganeswara" w:date="2020-06-02T14:43:00Z">
        <w:r w:rsidR="00A2736F" w:rsidDel="00BD1768">
          <w:rPr>
            <w:rFonts w:ascii="Times New Roman" w:hAnsi="Times New Roman" w:cs="Times New Roman"/>
            <w:sz w:val="24"/>
            <w:szCs w:val="24"/>
          </w:rPr>
          <w:delText>Tabel</w:delText>
        </w:r>
      </w:del>
      <w:r w:rsidR="00A2736F">
        <w:rPr>
          <w:rFonts w:ascii="Times New Roman" w:hAnsi="Times New Roman" w:cs="Times New Roman"/>
          <w:sz w:val="24"/>
          <w:szCs w:val="24"/>
        </w:rPr>
        <w:t xml:space="preserve"> </w:t>
      </w:r>
      <w:ins w:id="1788" w:author="Ryan Ganeswara" w:date="2020-06-02T14:43:00Z">
        <w:r>
          <w:rPr>
            <w:rFonts w:ascii="Times New Roman" w:hAnsi="Times New Roman" w:cs="Times New Roman"/>
            <w:sz w:val="24"/>
            <w:szCs w:val="24"/>
          </w:rPr>
          <w:t>4.21</w:t>
        </w:r>
      </w:ins>
      <w:del w:id="1789" w:author="Ryan Ganeswara" w:date="2020-06-02T14:43:00Z">
        <w:r w:rsidR="00A2736F" w:rsidDel="00BD1768">
          <w:rPr>
            <w:rFonts w:ascii="Times New Roman" w:hAnsi="Times New Roman" w:cs="Times New Roman"/>
            <w:sz w:val="24"/>
            <w:szCs w:val="24"/>
          </w:rPr>
          <w:delText>4.6</w:delText>
        </w:r>
      </w:del>
      <w:r w:rsidR="00A2736F">
        <w:rPr>
          <w:rFonts w:ascii="Times New Roman" w:hAnsi="Times New Roman" w:cs="Times New Roman"/>
          <w:sz w:val="24"/>
          <w:szCs w:val="24"/>
        </w:rPr>
        <w:t xml:space="preserve"> menunjukkan rentang umur dari 24 peserta, dimana terdapat tiga kelompok usia yang ada yaitu 20 tahun, 21 tahun, dan 22 tahun. Dari tiga kelompok usia tersebut</w:t>
      </w:r>
      <w:r w:rsidR="00776EE6">
        <w:rPr>
          <w:rFonts w:ascii="Times New Roman" w:hAnsi="Times New Roman" w:cs="Times New Roman"/>
          <w:sz w:val="24"/>
          <w:szCs w:val="24"/>
        </w:rPr>
        <w:t>, usia terbanyak dari para peserta adalah usia 21 tahun sebanyak 10 orang.</w:t>
      </w:r>
    </w:p>
    <w:p w14:paraId="1AD12935" w14:textId="6F12E861" w:rsidR="00776EE6" w:rsidRDefault="00776EE6" w:rsidP="00776EE6">
      <w:pPr>
        <w:spacing w:line="360" w:lineRule="auto"/>
        <w:ind w:left="720" w:firstLine="720"/>
        <w:jc w:val="both"/>
        <w:rPr>
          <w:ins w:id="1790" w:author="Ryan Ganeswara" w:date="2020-06-02T15:53:00Z"/>
          <w:rFonts w:ascii="Times New Roman" w:hAnsi="Times New Roman" w:cs="Times New Roman"/>
          <w:sz w:val="24"/>
          <w:szCs w:val="24"/>
        </w:rPr>
      </w:pPr>
    </w:p>
    <w:p w14:paraId="4369B7A8" w14:textId="77777777" w:rsidR="00260AB8" w:rsidRDefault="00260AB8" w:rsidP="00776EE6">
      <w:pPr>
        <w:spacing w:line="360" w:lineRule="auto"/>
        <w:ind w:left="720" w:firstLine="720"/>
        <w:jc w:val="both"/>
        <w:rPr>
          <w:rFonts w:ascii="Times New Roman" w:hAnsi="Times New Roman" w:cs="Times New Roman"/>
          <w:sz w:val="24"/>
          <w:szCs w:val="24"/>
        </w:rPr>
      </w:pPr>
    </w:p>
    <w:p w14:paraId="7DCF83F8" w14:textId="67C0DE76" w:rsidR="00776EE6" w:rsidRDefault="00776EE6" w:rsidP="00390A9A">
      <w:pPr>
        <w:pStyle w:val="ListParagraph"/>
        <w:numPr>
          <w:ilvl w:val="0"/>
          <w:numId w:val="32"/>
        </w:numPr>
        <w:spacing w:line="360" w:lineRule="auto"/>
        <w:jc w:val="both"/>
        <w:rPr>
          <w:ins w:id="1791" w:author="Ryan Ganeswara" w:date="2020-06-02T15:52:00Z"/>
          <w:rFonts w:ascii="Times New Roman" w:hAnsi="Times New Roman" w:cs="Times New Roman"/>
          <w:sz w:val="24"/>
          <w:szCs w:val="24"/>
        </w:rPr>
      </w:pPr>
      <w:r>
        <w:rPr>
          <w:rFonts w:ascii="Times New Roman" w:hAnsi="Times New Roman" w:cs="Times New Roman"/>
          <w:sz w:val="24"/>
          <w:szCs w:val="24"/>
        </w:rPr>
        <w:t>Jenis Kelamin</w:t>
      </w:r>
    </w:p>
    <w:p w14:paraId="6D233B11" w14:textId="1E8DDC82" w:rsidR="00FA5181" w:rsidRDefault="00FA5181">
      <w:pPr>
        <w:pStyle w:val="ListParagraph"/>
        <w:spacing w:line="360" w:lineRule="auto"/>
        <w:ind w:left="1080" w:hanging="1080"/>
        <w:jc w:val="both"/>
        <w:rPr>
          <w:ins w:id="1792" w:author="Ryan Ganeswara" w:date="2020-06-02T14:47:00Z"/>
          <w:rFonts w:ascii="Times New Roman" w:hAnsi="Times New Roman" w:cs="Times New Roman"/>
          <w:sz w:val="24"/>
          <w:szCs w:val="24"/>
        </w:rPr>
        <w:pPrChange w:id="1793" w:author="Ryan Ganeswara" w:date="2020-06-02T15:52:00Z">
          <w:pPr>
            <w:pStyle w:val="ListParagraph"/>
            <w:numPr>
              <w:numId w:val="32"/>
            </w:numPr>
            <w:spacing w:line="360" w:lineRule="auto"/>
            <w:ind w:left="1080" w:hanging="360"/>
            <w:jc w:val="both"/>
          </w:pPr>
        </w:pPrChange>
      </w:pPr>
      <w:ins w:id="1794" w:author="Ryan Ganeswara" w:date="2020-06-02T15:52:00Z">
        <w:r>
          <w:rPr>
            <w:noProof/>
            <w:lang w:val="id-ID" w:eastAsia="id-ID"/>
          </w:rPr>
          <w:drawing>
            <wp:inline distT="0" distB="0" distL="0" distR="0" wp14:anchorId="435117B5" wp14:editId="3EA7E0E4">
              <wp:extent cx="5039995" cy="2940050"/>
              <wp:effectExtent l="0" t="0" r="8255"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ins>
    </w:p>
    <w:p w14:paraId="16FC9D4F" w14:textId="1BA18653" w:rsidR="00BD1768" w:rsidRPr="00FA5181" w:rsidRDefault="00BD1768">
      <w:pPr>
        <w:spacing w:line="360" w:lineRule="auto"/>
        <w:jc w:val="both"/>
        <w:rPr>
          <w:rFonts w:ascii="Times New Roman" w:hAnsi="Times New Roman" w:cs="Times New Roman"/>
          <w:sz w:val="24"/>
          <w:szCs w:val="24"/>
        </w:rPr>
        <w:pPrChange w:id="1795" w:author="Ryan Ganeswara" w:date="2020-06-02T15:52:00Z">
          <w:pPr>
            <w:pStyle w:val="ListParagraph"/>
            <w:numPr>
              <w:numId w:val="32"/>
            </w:numPr>
            <w:spacing w:line="360" w:lineRule="auto"/>
            <w:ind w:left="1080" w:hanging="360"/>
            <w:jc w:val="both"/>
          </w:pPr>
        </w:pPrChange>
      </w:pPr>
      <w:commentRangeStart w:id="1796"/>
      <w:commentRangeEnd w:id="1796"/>
      <w:ins w:id="1797" w:author="Ryan Ganeswara" w:date="2020-06-02T14:47:00Z">
        <w:r>
          <w:rPr>
            <w:rStyle w:val="CommentReference"/>
          </w:rPr>
          <w:commentReference w:id="1796"/>
        </w:r>
      </w:ins>
    </w:p>
    <w:p w14:paraId="2B6FF24A" w14:textId="1A94034D" w:rsidR="00BD1768" w:rsidRDefault="00BD1768" w:rsidP="00BD1768">
      <w:pPr>
        <w:pStyle w:val="Heading4"/>
        <w:rPr>
          <w:ins w:id="1798" w:author="Ryan Ganeswara" w:date="2020-06-02T14:46:00Z"/>
        </w:rPr>
      </w:pPr>
      <w:bookmarkStart w:id="1799" w:name="_Toc41326093"/>
      <w:ins w:id="1800" w:author="Ryan Ganeswara" w:date="2020-06-02T14:46:00Z">
        <w:r>
          <w:t>Gambar 4.22 Data Jenis Kelamin</w:t>
        </w:r>
      </w:ins>
    </w:p>
    <w:p w14:paraId="1D06AB0B" w14:textId="1CA2CBB6" w:rsidR="00776EE6" w:rsidDel="00BD1768" w:rsidRDefault="00776EE6">
      <w:pPr>
        <w:pStyle w:val="Heading5"/>
        <w:rPr>
          <w:del w:id="1801" w:author="Ryan Ganeswara" w:date="2020-06-02T14:47:00Z"/>
        </w:rPr>
      </w:pPr>
      <w:del w:id="1802" w:author="Ryan Ganeswara" w:date="2020-06-02T14:47:00Z">
        <w:r w:rsidDel="00BD1768">
          <w:delText>Tabel 4.7 Data Jenis Kelamin</w:delText>
        </w:r>
        <w:bookmarkEnd w:id="1799"/>
      </w:del>
    </w:p>
    <w:p w14:paraId="3368AD66" w14:textId="453501BE" w:rsidR="00776EE6" w:rsidRDefault="008F7CD6" w:rsidP="008F7CD6">
      <w:pPr>
        <w:jc w:val="center"/>
      </w:pPr>
      <w:commentRangeStart w:id="1803"/>
      <w:del w:id="1804" w:author="Ryan Ganeswara" w:date="2020-06-02T14:46:00Z">
        <w:r w:rsidRPr="008F7CD6" w:rsidDel="00BD1768">
          <w:rPr>
            <w:noProof/>
            <w:lang w:val="id-ID" w:eastAsia="id-ID"/>
          </w:rPr>
          <w:drawing>
            <wp:inline distT="0" distB="0" distL="0" distR="0" wp14:anchorId="158F0676" wp14:editId="25805A14">
              <wp:extent cx="4533900" cy="1333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33900" cy="1333500"/>
                      </a:xfrm>
                      <a:prstGeom prst="rect">
                        <a:avLst/>
                      </a:prstGeom>
                    </pic:spPr>
                  </pic:pic>
                </a:graphicData>
              </a:graphic>
            </wp:inline>
          </w:drawing>
        </w:r>
      </w:del>
      <w:commentRangeEnd w:id="1803"/>
      <w:r w:rsidR="00793A68">
        <w:rPr>
          <w:rStyle w:val="CommentReference"/>
        </w:rPr>
        <w:commentReference w:id="1803"/>
      </w:r>
    </w:p>
    <w:p w14:paraId="7345F429" w14:textId="5D73D757" w:rsidR="00CB3919" w:rsidRDefault="00BD1768" w:rsidP="00CB3919">
      <w:pPr>
        <w:spacing w:line="360" w:lineRule="auto"/>
        <w:ind w:left="720" w:firstLine="720"/>
        <w:jc w:val="both"/>
        <w:rPr>
          <w:rFonts w:ascii="Times New Roman" w:hAnsi="Times New Roman" w:cs="Times New Roman"/>
          <w:sz w:val="24"/>
          <w:szCs w:val="24"/>
        </w:rPr>
      </w:pPr>
      <w:ins w:id="1805" w:author="Ryan Ganeswara" w:date="2020-06-02T14:47:00Z">
        <w:r>
          <w:rPr>
            <w:rFonts w:ascii="Times New Roman" w:hAnsi="Times New Roman" w:cs="Times New Roman"/>
            <w:sz w:val="24"/>
            <w:szCs w:val="24"/>
          </w:rPr>
          <w:t xml:space="preserve">Gambar 4.22 </w:t>
        </w:r>
      </w:ins>
      <w:del w:id="1806" w:author="Ryan Ganeswara" w:date="2020-06-02T14:47:00Z">
        <w:r w:rsidR="00CB3919" w:rsidDel="00BD1768">
          <w:rPr>
            <w:rFonts w:ascii="Times New Roman" w:hAnsi="Times New Roman" w:cs="Times New Roman"/>
            <w:sz w:val="24"/>
            <w:szCs w:val="24"/>
          </w:rPr>
          <w:delText xml:space="preserve">Tabel 4.7 </w:delText>
        </w:r>
      </w:del>
      <w:r w:rsidR="00CB3919">
        <w:rPr>
          <w:rFonts w:ascii="Times New Roman" w:hAnsi="Times New Roman" w:cs="Times New Roman"/>
          <w:sz w:val="24"/>
          <w:szCs w:val="24"/>
        </w:rPr>
        <w:t>menunjukkan rentang dari jenis kelamin para peserta, dimana terdiri dari 20 orang laki-laki dan 4 orang perempuan.</w:t>
      </w:r>
    </w:p>
    <w:p w14:paraId="01F373CF" w14:textId="73AE8777" w:rsidR="00CB3919" w:rsidRDefault="00CB3919" w:rsidP="00CB3919">
      <w:pPr>
        <w:spacing w:line="360" w:lineRule="auto"/>
        <w:ind w:left="720" w:firstLine="720"/>
        <w:jc w:val="both"/>
        <w:rPr>
          <w:rFonts w:ascii="Times New Roman" w:hAnsi="Times New Roman" w:cs="Times New Roman"/>
          <w:sz w:val="24"/>
          <w:szCs w:val="24"/>
        </w:rPr>
      </w:pPr>
    </w:p>
    <w:p w14:paraId="75319ECD" w14:textId="74F07917" w:rsidR="00CB3919" w:rsidRDefault="00CB3919" w:rsidP="00390A9A">
      <w:pPr>
        <w:pStyle w:val="ListParagraph"/>
        <w:numPr>
          <w:ilvl w:val="0"/>
          <w:numId w:val="32"/>
        </w:numPr>
        <w:spacing w:line="360" w:lineRule="auto"/>
        <w:jc w:val="both"/>
        <w:rPr>
          <w:ins w:id="1807" w:author="Ryan Ganeswara" w:date="2020-06-02T14:58:00Z"/>
          <w:rFonts w:ascii="Times New Roman" w:hAnsi="Times New Roman" w:cs="Times New Roman"/>
          <w:sz w:val="24"/>
          <w:szCs w:val="24"/>
        </w:rPr>
      </w:pPr>
      <w:r>
        <w:rPr>
          <w:rFonts w:ascii="Times New Roman" w:hAnsi="Times New Roman" w:cs="Times New Roman"/>
          <w:sz w:val="24"/>
          <w:szCs w:val="24"/>
        </w:rPr>
        <w:t>Lokasi Tempat Tinggal</w:t>
      </w:r>
    </w:p>
    <w:p w14:paraId="48626E3A" w14:textId="64C610AA" w:rsidR="00642D33" w:rsidRPr="00CB3919" w:rsidRDefault="00642D33">
      <w:pPr>
        <w:pStyle w:val="ListParagraph"/>
        <w:spacing w:line="360" w:lineRule="auto"/>
        <w:ind w:left="1080" w:hanging="1080"/>
        <w:jc w:val="both"/>
        <w:rPr>
          <w:rFonts w:ascii="Times New Roman" w:hAnsi="Times New Roman" w:cs="Times New Roman"/>
          <w:sz w:val="24"/>
          <w:szCs w:val="24"/>
        </w:rPr>
        <w:pPrChange w:id="1808" w:author="Ryan Ganeswara" w:date="2020-06-02T14:59:00Z">
          <w:pPr>
            <w:pStyle w:val="ListParagraph"/>
            <w:numPr>
              <w:numId w:val="32"/>
            </w:numPr>
            <w:spacing w:line="360" w:lineRule="auto"/>
            <w:ind w:left="1080" w:hanging="360"/>
            <w:jc w:val="both"/>
          </w:pPr>
        </w:pPrChange>
      </w:pPr>
      <w:commentRangeStart w:id="1809"/>
      <w:ins w:id="1810" w:author="Ryan Ganeswara" w:date="2020-06-02T14:58:00Z">
        <w:r>
          <w:rPr>
            <w:noProof/>
            <w:lang w:val="id-ID" w:eastAsia="id-ID"/>
          </w:rPr>
          <w:drawing>
            <wp:inline distT="0" distB="0" distL="0" distR="0" wp14:anchorId="1D7A2F83" wp14:editId="0AE3B148">
              <wp:extent cx="5039995" cy="2940050"/>
              <wp:effectExtent l="0" t="0" r="8255"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ins>
      <w:commentRangeEnd w:id="1809"/>
      <w:ins w:id="1811" w:author="Ryan Ganeswara" w:date="2020-06-02T15:00:00Z">
        <w:r>
          <w:rPr>
            <w:rStyle w:val="CommentReference"/>
          </w:rPr>
          <w:commentReference w:id="1809"/>
        </w:r>
      </w:ins>
    </w:p>
    <w:p w14:paraId="44E3DF0B" w14:textId="7292ABA8" w:rsidR="00642D33" w:rsidRDefault="00642D33" w:rsidP="00642D33">
      <w:pPr>
        <w:pStyle w:val="Heading4"/>
        <w:rPr>
          <w:ins w:id="1812" w:author="Ryan Ganeswara" w:date="2020-06-02T14:58:00Z"/>
        </w:rPr>
      </w:pPr>
      <w:bookmarkStart w:id="1813" w:name="_Toc41326094"/>
      <w:ins w:id="1814" w:author="Ryan Ganeswara" w:date="2020-06-02T14:58:00Z">
        <w:r>
          <w:t>Gambar 4.23 Data Lokasi Tempat Tinggal</w:t>
        </w:r>
      </w:ins>
    </w:p>
    <w:p w14:paraId="0BA617A3" w14:textId="6488CACD" w:rsidR="00CB3919" w:rsidDel="00642D33" w:rsidRDefault="00CB3919">
      <w:pPr>
        <w:pStyle w:val="Heading5"/>
        <w:rPr>
          <w:del w:id="1815" w:author="Ryan Ganeswara" w:date="2020-06-02T14:58:00Z"/>
        </w:rPr>
      </w:pPr>
      <w:del w:id="1816" w:author="Ryan Ganeswara" w:date="2020-06-02T14:58:00Z">
        <w:r w:rsidDel="00642D33">
          <w:delText>Tabel 4.8 Data Lokasi Tempat Tinggal</w:delText>
        </w:r>
        <w:bookmarkEnd w:id="1813"/>
      </w:del>
    </w:p>
    <w:p w14:paraId="54221302" w14:textId="7E8E90E4" w:rsidR="00CB3919" w:rsidRDefault="00CB3919" w:rsidP="00CB3919">
      <w:pPr>
        <w:jc w:val="center"/>
      </w:pPr>
      <w:commentRangeStart w:id="1817"/>
      <w:del w:id="1818" w:author="Ryan Ganeswara" w:date="2020-06-02T14:55:00Z">
        <w:r w:rsidRPr="00CB3919" w:rsidDel="00642D33">
          <w:rPr>
            <w:noProof/>
            <w:lang w:val="id-ID" w:eastAsia="id-ID"/>
          </w:rPr>
          <w:drawing>
            <wp:inline distT="0" distB="0" distL="0" distR="0" wp14:anchorId="037C8C25" wp14:editId="05648E04">
              <wp:extent cx="4486275" cy="1362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275" cy="1362075"/>
                      </a:xfrm>
                      <a:prstGeom prst="rect">
                        <a:avLst/>
                      </a:prstGeom>
                    </pic:spPr>
                  </pic:pic>
                </a:graphicData>
              </a:graphic>
            </wp:inline>
          </w:drawing>
        </w:r>
      </w:del>
      <w:commentRangeEnd w:id="1817"/>
      <w:r w:rsidR="00793A68">
        <w:rPr>
          <w:rStyle w:val="CommentReference"/>
        </w:rPr>
        <w:commentReference w:id="1817"/>
      </w:r>
    </w:p>
    <w:p w14:paraId="690853B0" w14:textId="2F9F936D" w:rsidR="00CB3919" w:rsidRDefault="00642D33" w:rsidP="00733792">
      <w:pPr>
        <w:spacing w:line="360" w:lineRule="auto"/>
        <w:ind w:left="720" w:firstLine="720"/>
        <w:jc w:val="both"/>
        <w:rPr>
          <w:rFonts w:ascii="Times New Roman" w:hAnsi="Times New Roman" w:cs="Times New Roman"/>
          <w:sz w:val="24"/>
          <w:szCs w:val="24"/>
        </w:rPr>
      </w:pPr>
      <w:ins w:id="1819" w:author="Ryan Ganeswara" w:date="2020-06-02T14:59:00Z">
        <w:r>
          <w:rPr>
            <w:rFonts w:ascii="Times New Roman" w:hAnsi="Times New Roman" w:cs="Times New Roman"/>
            <w:sz w:val="24"/>
            <w:szCs w:val="24"/>
          </w:rPr>
          <w:t>Gambar 4.23</w:t>
        </w:r>
      </w:ins>
      <w:del w:id="1820" w:author="Ryan Ganeswara" w:date="2020-06-02T14:59:00Z">
        <w:r w:rsidR="00CB3919" w:rsidDel="00642D33">
          <w:rPr>
            <w:rFonts w:ascii="Times New Roman" w:hAnsi="Times New Roman" w:cs="Times New Roman"/>
            <w:sz w:val="24"/>
            <w:szCs w:val="24"/>
          </w:rPr>
          <w:delText>Tabel 4.8</w:delText>
        </w:r>
      </w:del>
      <w:r w:rsidR="00CB3919">
        <w:rPr>
          <w:rFonts w:ascii="Times New Roman" w:hAnsi="Times New Roman" w:cs="Times New Roman"/>
          <w:sz w:val="24"/>
          <w:szCs w:val="24"/>
        </w:rPr>
        <w:t xml:space="preserve"> menunjukkan rentang dari lokasi tempat tinggal peserta, dimana terdapat dua lokasi pilihan yaitu pedesaan dan perkotaan</w:t>
      </w:r>
      <w:r w:rsidR="00733792">
        <w:rPr>
          <w:rFonts w:ascii="Times New Roman" w:hAnsi="Times New Roman" w:cs="Times New Roman"/>
          <w:sz w:val="24"/>
          <w:szCs w:val="24"/>
        </w:rPr>
        <w:t>. Dilihat dari tabel diatas, 12 orang berdomisili di wilayah pedesaan dan 12 orang lainnya berdomisili di wilayah perkotaan.</w:t>
      </w:r>
    </w:p>
    <w:p w14:paraId="1D0508A7" w14:textId="65299E52" w:rsidR="00733792" w:rsidRDefault="00733792" w:rsidP="00733792">
      <w:pPr>
        <w:spacing w:line="360" w:lineRule="auto"/>
        <w:ind w:left="720" w:firstLine="720"/>
        <w:jc w:val="both"/>
        <w:rPr>
          <w:rFonts w:ascii="Times New Roman" w:hAnsi="Times New Roman" w:cs="Times New Roman"/>
          <w:sz w:val="24"/>
          <w:szCs w:val="24"/>
        </w:rPr>
      </w:pPr>
    </w:p>
    <w:p w14:paraId="2F3DBBDC" w14:textId="073FD633" w:rsidR="00733792" w:rsidRDefault="00733792" w:rsidP="00390A9A">
      <w:pPr>
        <w:pStyle w:val="ListParagraph"/>
        <w:numPr>
          <w:ilvl w:val="0"/>
          <w:numId w:val="32"/>
        </w:numPr>
        <w:spacing w:line="360" w:lineRule="auto"/>
        <w:jc w:val="both"/>
        <w:rPr>
          <w:ins w:id="1821" w:author="Ryan Ganeswara" w:date="2020-06-02T15:05:00Z"/>
          <w:rFonts w:ascii="Times New Roman" w:hAnsi="Times New Roman" w:cs="Times New Roman"/>
          <w:sz w:val="24"/>
          <w:szCs w:val="24"/>
        </w:rPr>
      </w:pPr>
      <w:r>
        <w:rPr>
          <w:rFonts w:ascii="Times New Roman" w:hAnsi="Times New Roman" w:cs="Times New Roman"/>
          <w:sz w:val="24"/>
          <w:szCs w:val="24"/>
        </w:rPr>
        <w:t>Penggunaan Komputer atau Internet</w:t>
      </w:r>
    </w:p>
    <w:p w14:paraId="370906F2" w14:textId="7F962308" w:rsidR="00C403A0" w:rsidRPr="00733792" w:rsidRDefault="00C403A0">
      <w:pPr>
        <w:pStyle w:val="ListParagraph"/>
        <w:spacing w:line="360" w:lineRule="auto"/>
        <w:ind w:left="1080" w:hanging="1080"/>
        <w:jc w:val="both"/>
        <w:rPr>
          <w:rFonts w:ascii="Times New Roman" w:hAnsi="Times New Roman" w:cs="Times New Roman"/>
          <w:sz w:val="24"/>
          <w:szCs w:val="24"/>
        </w:rPr>
        <w:pPrChange w:id="1822" w:author="Ryan Ganeswara" w:date="2020-06-02T15:05:00Z">
          <w:pPr>
            <w:pStyle w:val="ListParagraph"/>
            <w:numPr>
              <w:numId w:val="32"/>
            </w:numPr>
            <w:spacing w:line="360" w:lineRule="auto"/>
            <w:ind w:left="1080" w:hanging="360"/>
            <w:jc w:val="both"/>
          </w:pPr>
        </w:pPrChange>
      </w:pPr>
      <w:ins w:id="1823" w:author="Ryan Ganeswara" w:date="2020-06-02T15:05:00Z">
        <w:r>
          <w:rPr>
            <w:noProof/>
            <w:lang w:val="id-ID" w:eastAsia="id-ID"/>
          </w:rPr>
          <w:drawing>
            <wp:inline distT="0" distB="0" distL="0" distR="0" wp14:anchorId="3DCAEF34" wp14:editId="6EB438D9">
              <wp:extent cx="5039995" cy="2940050"/>
              <wp:effectExtent l="0" t="0" r="8255"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ins>
    </w:p>
    <w:p w14:paraId="3CFE0D13" w14:textId="3764F21A" w:rsidR="00C403A0" w:rsidRDefault="00C403A0" w:rsidP="00C403A0">
      <w:pPr>
        <w:pStyle w:val="Heading4"/>
        <w:rPr>
          <w:ins w:id="1824" w:author="Ryan Ganeswara" w:date="2020-06-02T15:04:00Z"/>
        </w:rPr>
      </w:pPr>
      <w:bookmarkStart w:id="1825" w:name="_Toc41326095"/>
      <w:ins w:id="1826" w:author="Ryan Ganeswara" w:date="2020-06-02T15:04:00Z">
        <w:r>
          <w:t>Gambar 4.24 Data Penggunaan Komputer atau Internet</w:t>
        </w:r>
      </w:ins>
    </w:p>
    <w:p w14:paraId="6E5CBBD0" w14:textId="3A8E7C35" w:rsidR="00733792" w:rsidDel="00C403A0" w:rsidRDefault="00733792">
      <w:pPr>
        <w:pStyle w:val="Heading5"/>
        <w:rPr>
          <w:del w:id="1827" w:author="Ryan Ganeswara" w:date="2020-06-02T15:05:00Z"/>
        </w:rPr>
      </w:pPr>
      <w:del w:id="1828" w:author="Ryan Ganeswara" w:date="2020-06-02T15:05:00Z">
        <w:r w:rsidDel="00C403A0">
          <w:delText>Tabel 4.9 Data Penggunaan Komputer atau Internet</w:delText>
        </w:r>
        <w:bookmarkEnd w:id="1825"/>
      </w:del>
    </w:p>
    <w:p w14:paraId="72BA9369" w14:textId="0567709F" w:rsidR="00733792" w:rsidRDefault="00733792" w:rsidP="00733792">
      <w:pPr>
        <w:jc w:val="center"/>
      </w:pPr>
      <w:del w:id="1829" w:author="Ryan Ganeswara" w:date="2020-06-02T15:01:00Z">
        <w:r w:rsidRPr="00733792" w:rsidDel="00C403A0">
          <w:rPr>
            <w:noProof/>
            <w:lang w:val="id-ID" w:eastAsia="id-ID"/>
          </w:rPr>
          <w:drawing>
            <wp:inline distT="0" distB="0" distL="0" distR="0" wp14:anchorId="0C8FD533" wp14:editId="2DD49682">
              <wp:extent cx="48387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38700" cy="942975"/>
                      </a:xfrm>
                      <a:prstGeom prst="rect">
                        <a:avLst/>
                      </a:prstGeom>
                    </pic:spPr>
                  </pic:pic>
                </a:graphicData>
              </a:graphic>
            </wp:inline>
          </w:drawing>
        </w:r>
      </w:del>
    </w:p>
    <w:p w14:paraId="42518F1E" w14:textId="75C7BA4C" w:rsidR="00733792" w:rsidRDefault="00C403A0" w:rsidP="00733792">
      <w:pPr>
        <w:spacing w:line="360" w:lineRule="auto"/>
        <w:ind w:left="720" w:firstLine="720"/>
        <w:jc w:val="both"/>
        <w:rPr>
          <w:rFonts w:ascii="Times New Roman" w:hAnsi="Times New Roman" w:cs="Times New Roman"/>
          <w:sz w:val="24"/>
          <w:szCs w:val="24"/>
        </w:rPr>
      </w:pPr>
      <w:ins w:id="1830" w:author="Ryan Ganeswara" w:date="2020-06-02T15:05:00Z">
        <w:r>
          <w:rPr>
            <w:rFonts w:ascii="Times New Roman" w:hAnsi="Times New Roman" w:cs="Times New Roman"/>
            <w:sz w:val="24"/>
            <w:szCs w:val="24"/>
          </w:rPr>
          <w:t>Gambar 4.24</w:t>
        </w:r>
      </w:ins>
      <w:del w:id="1831" w:author="Ryan Ganeswara" w:date="2020-06-02T15:05:00Z">
        <w:r w:rsidR="00733792" w:rsidDel="00C403A0">
          <w:rPr>
            <w:rFonts w:ascii="Times New Roman" w:hAnsi="Times New Roman" w:cs="Times New Roman"/>
            <w:sz w:val="24"/>
            <w:szCs w:val="24"/>
          </w:rPr>
          <w:delText>Tabel 4.9</w:delText>
        </w:r>
      </w:del>
      <w:r w:rsidR="00733792">
        <w:rPr>
          <w:rFonts w:ascii="Times New Roman" w:hAnsi="Times New Roman" w:cs="Times New Roman"/>
          <w:sz w:val="24"/>
          <w:szCs w:val="24"/>
        </w:rPr>
        <w:t xml:space="preserve"> menunjukkan rentang dari penggunaan </w:t>
      </w:r>
      <w:ins w:id="1832" w:author="Ryan Ganeswara" w:date="2020-06-02T15:01:00Z">
        <w:r w:rsidR="00642D33">
          <w:rPr>
            <w:rFonts w:ascii="Times New Roman" w:hAnsi="Times New Roman" w:cs="Times New Roman"/>
            <w:sz w:val="24"/>
            <w:szCs w:val="24"/>
          </w:rPr>
          <w:t>k</w:t>
        </w:r>
      </w:ins>
      <w:del w:id="1833" w:author="Ryan Ganeswara" w:date="2020-06-02T15:01:00Z">
        <w:r w:rsidR="00733792" w:rsidDel="00642D33">
          <w:rPr>
            <w:rFonts w:ascii="Times New Roman" w:hAnsi="Times New Roman" w:cs="Times New Roman"/>
            <w:sz w:val="24"/>
            <w:szCs w:val="24"/>
          </w:rPr>
          <w:delText>c</w:delText>
        </w:r>
      </w:del>
      <w:r w:rsidR="00733792">
        <w:rPr>
          <w:rFonts w:ascii="Times New Roman" w:hAnsi="Times New Roman" w:cs="Times New Roman"/>
          <w:sz w:val="24"/>
          <w:szCs w:val="24"/>
        </w:rPr>
        <w:t xml:space="preserve">omputer atau internet dari para peserta, untuk rentang ini sendiri terdapat empat pilihan, yaitu : </w:t>
      </w:r>
    </w:p>
    <w:p w14:paraId="6311E48F" w14:textId="5EDD16B3"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Tidak Pernah Menggunakan</w:t>
      </w:r>
    </w:p>
    <w:p w14:paraId="62BCAA91" w14:textId="422BEA30"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Kurang dari 6 bulan</w:t>
      </w:r>
    </w:p>
    <w:p w14:paraId="29C3F8F9" w14:textId="444F38D3"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6 sampai 12 bulan</w:t>
      </w:r>
    </w:p>
    <w:p w14:paraId="2E43C46E" w14:textId="4567DC0E"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1 tahun atau lebih</w:t>
      </w:r>
    </w:p>
    <w:p w14:paraId="3C71EF8F" w14:textId="5807C700" w:rsidR="00733792" w:rsidRDefault="00733792" w:rsidP="00733792">
      <w:pPr>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Dari tabel 4.9 dapat terlihat bahwa ke-24 peserta sudah menggunakan komputer atau internet selama satu tahun atau lebih. Hal itu wajar karena background mereka adalah seorang mahasiswa yang kesehariannya menggunakan komputer atau internet sebagai sarana dalam perkuliahan.</w:t>
      </w:r>
    </w:p>
    <w:p w14:paraId="3D6A1D6C" w14:textId="4D46F42E" w:rsidR="00D2168D" w:rsidRDefault="00D2168D" w:rsidP="00733792">
      <w:pPr>
        <w:spacing w:line="360" w:lineRule="auto"/>
        <w:ind w:left="709" w:firstLine="709"/>
        <w:jc w:val="both"/>
        <w:rPr>
          <w:rFonts w:ascii="Times New Roman" w:hAnsi="Times New Roman" w:cs="Times New Roman"/>
          <w:sz w:val="24"/>
          <w:szCs w:val="24"/>
        </w:rPr>
      </w:pPr>
    </w:p>
    <w:p w14:paraId="3789733D" w14:textId="4367080F" w:rsidR="00733792" w:rsidRDefault="00D2168D" w:rsidP="00390A9A">
      <w:pPr>
        <w:pStyle w:val="ListParagraph"/>
        <w:numPr>
          <w:ilvl w:val="0"/>
          <w:numId w:val="33"/>
        </w:numPr>
        <w:spacing w:line="360" w:lineRule="auto"/>
        <w:jc w:val="both"/>
        <w:rPr>
          <w:ins w:id="1834" w:author="Ryan Ganeswara" w:date="2020-06-02T15:11:00Z"/>
          <w:rFonts w:ascii="Times New Roman" w:hAnsi="Times New Roman" w:cs="Times New Roman"/>
          <w:sz w:val="24"/>
          <w:szCs w:val="24"/>
        </w:rPr>
      </w:pPr>
      <w:r>
        <w:rPr>
          <w:rFonts w:ascii="Times New Roman" w:hAnsi="Times New Roman" w:cs="Times New Roman"/>
          <w:sz w:val="24"/>
          <w:szCs w:val="24"/>
        </w:rPr>
        <w:t>Komunitas Lokal</w:t>
      </w:r>
    </w:p>
    <w:p w14:paraId="62AD1225" w14:textId="18A31596" w:rsidR="00C403A0" w:rsidRPr="00D2168D" w:rsidRDefault="00C403A0">
      <w:pPr>
        <w:pStyle w:val="ListParagraph"/>
        <w:spacing w:line="360" w:lineRule="auto"/>
        <w:ind w:left="1800" w:hanging="1800"/>
        <w:jc w:val="both"/>
        <w:rPr>
          <w:rFonts w:ascii="Times New Roman" w:hAnsi="Times New Roman" w:cs="Times New Roman"/>
          <w:sz w:val="24"/>
          <w:szCs w:val="24"/>
        </w:rPr>
        <w:pPrChange w:id="1835" w:author="Ryan Ganeswara" w:date="2020-06-02T15:11:00Z">
          <w:pPr>
            <w:pStyle w:val="ListParagraph"/>
            <w:numPr>
              <w:numId w:val="33"/>
            </w:numPr>
            <w:spacing w:line="360" w:lineRule="auto"/>
            <w:ind w:left="1800" w:hanging="360"/>
            <w:jc w:val="both"/>
          </w:pPr>
        </w:pPrChange>
      </w:pPr>
      <w:ins w:id="1836" w:author="Ryan Ganeswara" w:date="2020-06-02T15:11:00Z">
        <w:r>
          <w:rPr>
            <w:rFonts w:ascii="Times New Roman" w:hAnsi="Times New Roman" w:cs="Times New Roman"/>
            <w:noProof/>
            <w:sz w:val="24"/>
            <w:szCs w:val="24"/>
            <w:lang w:val="id-ID" w:eastAsia="id-ID"/>
          </w:rPr>
          <w:drawing>
            <wp:inline distT="0" distB="0" distL="0" distR="0" wp14:anchorId="437FD749" wp14:editId="22AF7121">
              <wp:extent cx="5039995" cy="2940050"/>
              <wp:effectExtent l="0" t="0" r="8255" b="127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ins>
    </w:p>
    <w:p w14:paraId="636A01CF" w14:textId="39971CFD" w:rsidR="00D2168D" w:rsidDel="00C403A0" w:rsidRDefault="00D2168D">
      <w:pPr>
        <w:pStyle w:val="Heading4"/>
        <w:rPr>
          <w:del w:id="1837" w:author="Ryan Ganeswara" w:date="2020-06-02T15:10:00Z"/>
        </w:rPr>
        <w:pPrChange w:id="1838" w:author="Ryan Ganeswara" w:date="2020-06-02T15:11:00Z">
          <w:pPr>
            <w:pStyle w:val="Heading5"/>
          </w:pPr>
        </w:pPrChange>
      </w:pPr>
      <w:bookmarkStart w:id="1839" w:name="_Toc41326096"/>
      <w:del w:id="1840" w:author="Ryan Ganeswara" w:date="2020-06-02T15:10:00Z">
        <w:r w:rsidDel="00C403A0">
          <w:delText>Tabel 4.10 Data Komunitas Lokal</w:delText>
        </w:r>
        <w:bookmarkEnd w:id="1839"/>
      </w:del>
    </w:p>
    <w:p w14:paraId="1068B816" w14:textId="717F7B1B" w:rsidR="00D2168D" w:rsidRDefault="003F53CF">
      <w:pPr>
        <w:pStyle w:val="Heading4"/>
        <w:rPr>
          <w:rFonts w:cs="Times New Roman"/>
          <w:szCs w:val="24"/>
        </w:rPr>
        <w:pPrChange w:id="1841" w:author="Ryan Ganeswara" w:date="2020-06-02T15:11:00Z">
          <w:pPr>
            <w:jc w:val="center"/>
          </w:pPr>
        </w:pPrChange>
      </w:pPr>
      <w:ins w:id="1842" w:author="Ryan Ganeswara" w:date="2020-06-02T15:13:00Z">
        <w:r>
          <w:rPr>
            <w:rFonts w:cs="Times New Roman"/>
            <w:szCs w:val="24"/>
          </w:rPr>
          <w:t xml:space="preserve">Gambar 4.25 </w:t>
        </w:r>
      </w:ins>
      <w:ins w:id="1843" w:author="Ryan Ganeswara" w:date="2020-06-02T15:14:00Z">
        <w:r>
          <w:rPr>
            <w:rFonts w:cs="Times New Roman"/>
            <w:szCs w:val="24"/>
          </w:rPr>
          <w:t>Data Komunitas Lokal</w:t>
        </w:r>
      </w:ins>
      <w:del w:id="1844" w:author="Ryan Ganeswara" w:date="2020-06-02T15:05:00Z">
        <w:r w:rsidR="00D2168D" w:rsidRPr="00D2168D" w:rsidDel="00C403A0">
          <w:rPr>
            <w:rFonts w:cs="Times New Roman"/>
            <w:noProof/>
            <w:szCs w:val="24"/>
            <w:lang w:val="id-ID" w:eastAsia="id-ID"/>
          </w:rPr>
          <w:drawing>
            <wp:inline distT="0" distB="0" distL="0" distR="0" wp14:anchorId="567F4A23" wp14:editId="464D1957">
              <wp:extent cx="5039995" cy="1972310"/>
              <wp:effectExtent l="0" t="0" r="825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1972310"/>
                      </a:xfrm>
                      <a:prstGeom prst="rect">
                        <a:avLst/>
                      </a:prstGeom>
                    </pic:spPr>
                  </pic:pic>
                </a:graphicData>
              </a:graphic>
            </wp:inline>
          </w:drawing>
        </w:r>
      </w:del>
      <w:commentRangeStart w:id="1845"/>
      <w:commentRangeEnd w:id="1845"/>
      <w:ins w:id="1846" w:author="Ryan Ganeswara" w:date="2020-06-02T15:10:00Z">
        <w:r w:rsidR="00C403A0">
          <w:rPr>
            <w:rStyle w:val="CommentReference"/>
          </w:rPr>
          <w:commentReference w:id="1845"/>
        </w:r>
      </w:ins>
    </w:p>
    <w:p w14:paraId="32A2E419" w14:textId="77777777" w:rsidR="00C403A0" w:rsidRDefault="00C403A0">
      <w:pPr>
        <w:spacing w:line="360" w:lineRule="auto"/>
        <w:jc w:val="both"/>
        <w:rPr>
          <w:ins w:id="1847" w:author="Ryan Ganeswara" w:date="2020-06-02T15:11:00Z"/>
          <w:rFonts w:ascii="Times New Roman" w:hAnsi="Times New Roman" w:cs="Times New Roman"/>
          <w:sz w:val="24"/>
          <w:szCs w:val="24"/>
        </w:rPr>
        <w:pPrChange w:id="1848" w:author="Ryan Ganeswara" w:date="2020-06-02T15:13:00Z">
          <w:pPr>
            <w:spacing w:line="360" w:lineRule="auto"/>
            <w:ind w:left="720" w:firstLine="720"/>
            <w:jc w:val="both"/>
          </w:pPr>
        </w:pPrChange>
      </w:pPr>
    </w:p>
    <w:p w14:paraId="62C4C580" w14:textId="14739EE1" w:rsidR="005F6213" w:rsidRDefault="00D2168D" w:rsidP="005F6213">
      <w:pPr>
        <w:spacing w:line="360" w:lineRule="auto"/>
        <w:ind w:left="720" w:firstLine="720"/>
        <w:jc w:val="both"/>
        <w:rPr>
          <w:rFonts w:ascii="Times New Roman" w:hAnsi="Times New Roman" w:cs="Times New Roman"/>
          <w:sz w:val="24"/>
          <w:szCs w:val="24"/>
        </w:rPr>
      </w:pPr>
      <w:del w:id="1849" w:author="Ryan Ganeswara" w:date="2020-06-02T15:10:00Z">
        <w:r w:rsidDel="00C403A0">
          <w:rPr>
            <w:rFonts w:ascii="Times New Roman" w:hAnsi="Times New Roman" w:cs="Times New Roman"/>
            <w:sz w:val="24"/>
            <w:szCs w:val="24"/>
          </w:rPr>
          <w:delText>Tabel 4.10</w:delText>
        </w:r>
      </w:del>
      <w:ins w:id="1850" w:author="Ryan Ganeswara" w:date="2020-06-02T15:10:00Z">
        <w:r w:rsidR="00C403A0">
          <w:rPr>
            <w:rFonts w:ascii="Times New Roman" w:hAnsi="Times New Roman" w:cs="Times New Roman"/>
            <w:sz w:val="24"/>
            <w:szCs w:val="24"/>
          </w:rPr>
          <w:t>Gambar 4.25</w:t>
        </w:r>
      </w:ins>
      <w:r>
        <w:rPr>
          <w:rFonts w:ascii="Times New Roman" w:hAnsi="Times New Roman" w:cs="Times New Roman"/>
          <w:sz w:val="24"/>
          <w:szCs w:val="24"/>
        </w:rPr>
        <w:t xml:space="preserve"> menunjukkan</w:t>
      </w:r>
      <w:r w:rsidR="005F6213">
        <w:rPr>
          <w:rFonts w:ascii="Times New Roman" w:hAnsi="Times New Roman" w:cs="Times New Roman"/>
          <w:sz w:val="24"/>
          <w:szCs w:val="24"/>
        </w:rPr>
        <w:t xml:space="preserve"> rentang</w:t>
      </w:r>
      <w:r>
        <w:rPr>
          <w:rFonts w:ascii="Times New Roman" w:hAnsi="Times New Roman" w:cs="Times New Roman"/>
          <w:sz w:val="24"/>
          <w:szCs w:val="24"/>
        </w:rPr>
        <w:t xml:space="preserve"> </w:t>
      </w:r>
      <w:r w:rsidR="005F6213">
        <w:rPr>
          <w:rFonts w:ascii="Times New Roman" w:hAnsi="Times New Roman" w:cs="Times New Roman"/>
          <w:sz w:val="24"/>
          <w:szCs w:val="24"/>
        </w:rPr>
        <w:t>data dari komunitas lokal yang diikuti oleh para peserta. Untuk pilihan dari komunitas lokal ini terdapat lima pilihan, yaitu :</w:t>
      </w:r>
    </w:p>
    <w:p w14:paraId="570D9129" w14:textId="6ECA0110"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Banjar</w:t>
      </w:r>
    </w:p>
    <w:p w14:paraId="5697BE25" w14:textId="054E1FE8"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Sekehe teruna/teruni</w:t>
      </w:r>
    </w:p>
    <w:p w14:paraId="212AC553" w14:textId="1D5BA427"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Sekehe Gong</w:t>
      </w:r>
    </w:p>
    <w:p w14:paraId="5FB522A4" w14:textId="75367B7E"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Tidak ada</w:t>
      </w:r>
    </w:p>
    <w:p w14:paraId="462C8FB4" w14:textId="5B249956"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Lainnya (memasukkan komunitas lain)</w:t>
      </w:r>
    </w:p>
    <w:p w14:paraId="261B5D2C" w14:textId="64CC86F3" w:rsidR="005F6213" w:rsidRDefault="005F6213" w:rsidP="005F621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Dari tabel 4.10 dapat terlihat komunitas lokal yang paling banyak diikuti oleh peserta adalah sekehe teruna/teruni sebanyak 9 orang, selain itu terdapat pula peserta yang tidak mengikuti komunitas lokal sebanyak 6 orang. Terdapat pula peserta yang memasukkan komunitas lainnya yaitu Himpunan Mahasiswa sebanyak satu orang peserta.</w:t>
      </w:r>
    </w:p>
    <w:p w14:paraId="1561FD35" w14:textId="77777777" w:rsidR="00801398" w:rsidRPr="005F6213" w:rsidRDefault="00801398" w:rsidP="005F6213">
      <w:pPr>
        <w:spacing w:line="360" w:lineRule="auto"/>
        <w:ind w:left="720" w:firstLine="720"/>
        <w:jc w:val="both"/>
        <w:rPr>
          <w:rFonts w:ascii="Times New Roman" w:hAnsi="Times New Roman" w:cs="Times New Roman"/>
          <w:sz w:val="24"/>
          <w:szCs w:val="24"/>
        </w:rPr>
      </w:pPr>
    </w:p>
    <w:p w14:paraId="6B3BA76E" w14:textId="6AC66FDF" w:rsidR="00801398" w:rsidRDefault="00801398" w:rsidP="00390A9A">
      <w:pPr>
        <w:pStyle w:val="Heading2"/>
        <w:numPr>
          <w:ilvl w:val="2"/>
          <w:numId w:val="32"/>
        </w:numPr>
      </w:pPr>
      <w:bookmarkStart w:id="1851" w:name="_Toc41326075"/>
      <w:r>
        <w:t>Pengolahan Data Pengujian Fasilitas Sistem</w:t>
      </w:r>
      <w:bookmarkEnd w:id="1851"/>
    </w:p>
    <w:p w14:paraId="4E0FE175" w14:textId="45A0F54C" w:rsidR="00801398" w:rsidRPr="00801398" w:rsidRDefault="00801398" w:rsidP="008E10AD">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melakukan pengujian pada fasilitas yang ada pada sistem, maka data yang diperoleh dari para peserta akan diolah selanjutnya dengan pengolahan yang sudah ditentukan sebelumnya.</w:t>
      </w:r>
    </w:p>
    <w:p w14:paraId="5D2DEB19" w14:textId="3AA6FFD0" w:rsidR="008E10AD" w:rsidRDefault="008E10AD" w:rsidP="00390A9A">
      <w:pPr>
        <w:pStyle w:val="Heading3"/>
        <w:numPr>
          <w:ilvl w:val="3"/>
          <w:numId w:val="32"/>
        </w:numPr>
      </w:pPr>
      <w:r>
        <w:t xml:space="preserve"> </w:t>
      </w:r>
      <w:bookmarkStart w:id="1852" w:name="_Toc41326076"/>
      <w:r>
        <w:t xml:space="preserve">Pengolahan Data Pengujian Fasilitas </w:t>
      </w:r>
      <w:r w:rsidRPr="00FA5181">
        <w:rPr>
          <w:i/>
          <w:iCs/>
          <w:rPrChange w:id="1853" w:author="Ryan Ganeswara" w:date="2020-06-02T15:51:00Z">
            <w:rPr/>
          </w:rPrChange>
        </w:rPr>
        <w:t>Browsing</w:t>
      </w:r>
      <w:bookmarkEnd w:id="1852"/>
    </w:p>
    <w:p w14:paraId="33B08F00" w14:textId="489681CA" w:rsidR="008E10AD" w:rsidRDefault="008E10AD" w:rsidP="008E10AD">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peserta selesai melakukan tugas penjelajahan yang ada di dalam kuisioner, penulis kemudian menandai masing-masing kiriman. Disini penulis mengklasifikasikan skim penandaan menjadi tiga kategori, yaitu :</w:t>
      </w:r>
    </w:p>
    <w:p w14:paraId="50FE0D28" w14:textId="4FEB2E63" w:rsidR="008E10AD"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Sepenuhnya benar, skor ini diberikan jika peserta menjawab semua pertanyaan dengan benar. Bila jawaban sepenuhnya benar maka penulis akan menandainya dengan angka 2.</w:t>
      </w:r>
    </w:p>
    <w:p w14:paraId="0C5F6116" w14:textId="25C60FB5" w:rsidR="00462F47"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Sebagian benar, skor ini diberikan saat jawaban cocok dengan kriteria yang diperlukan, namun hanya sebagian jawaban yang benar. Bila jawaban sebagian benar maka penulis akan menandainya dengan angka 1.</w:t>
      </w:r>
    </w:p>
    <w:p w14:paraId="3A556B05" w14:textId="1F77CBEE" w:rsidR="00462F47"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Salah, skor ini diberikan jika peserta tidak memberikan jawaban yang benar untuk tugas yang telah diberikan. Bila jawaban salah maka penulis akan menandainya dengan angka 0.</w:t>
      </w:r>
    </w:p>
    <w:p w14:paraId="51D73C1B" w14:textId="23F30E08" w:rsidR="00462F47" w:rsidRDefault="009856F1" w:rsidP="009856F1">
      <w:pPr>
        <w:spacing w:line="360" w:lineRule="auto"/>
        <w:ind w:left="709" w:firstLine="731"/>
        <w:jc w:val="both"/>
        <w:rPr>
          <w:rFonts w:ascii="Times New Roman" w:hAnsi="Times New Roman" w:cs="Times New Roman"/>
          <w:sz w:val="24"/>
          <w:szCs w:val="24"/>
        </w:rPr>
      </w:pPr>
      <w:r>
        <w:rPr>
          <w:rFonts w:ascii="Times New Roman" w:hAnsi="Times New Roman" w:cs="Times New Roman"/>
          <w:sz w:val="24"/>
          <w:szCs w:val="24"/>
        </w:rPr>
        <w:t xml:space="preserve">Dari hasil kuisioner yang didapat, penulis mengolah data dari tugas penjelajahan dengan menggunakan </w:t>
      </w:r>
      <w:r w:rsidR="001778F6">
        <w:rPr>
          <w:rFonts w:ascii="Times New Roman" w:hAnsi="Times New Roman" w:cs="Times New Roman"/>
          <w:sz w:val="24"/>
          <w:szCs w:val="24"/>
        </w:rPr>
        <w:t>perangkat lunak</w:t>
      </w:r>
      <w:r>
        <w:rPr>
          <w:rFonts w:ascii="Times New Roman" w:hAnsi="Times New Roman" w:cs="Times New Roman"/>
          <w:sz w:val="24"/>
          <w:szCs w:val="24"/>
        </w:rPr>
        <w:t xml:space="preserve"> IBM SPSS Statistics 25. Dan berikut adalah hasil dari data tugas penjelajahan :</w:t>
      </w:r>
    </w:p>
    <w:p w14:paraId="6FF314E9" w14:textId="443469BB" w:rsidR="00CF03B0" w:rsidRPr="00CF03B0" w:rsidRDefault="00CF03B0" w:rsidP="009856F1">
      <w:pPr>
        <w:spacing w:line="360" w:lineRule="auto"/>
        <w:ind w:left="709" w:firstLine="731"/>
        <w:jc w:val="both"/>
        <w:rPr>
          <w:rFonts w:ascii="Times New Roman" w:hAnsi="Times New Roman" w:cs="Times New Roman"/>
          <w:b/>
          <w:bCs/>
          <w:sz w:val="24"/>
          <w:szCs w:val="24"/>
        </w:rPr>
      </w:pPr>
      <w:r w:rsidRPr="00CF03B0">
        <w:rPr>
          <w:rFonts w:ascii="Times New Roman" w:hAnsi="Times New Roman" w:cs="Times New Roman"/>
          <w:b/>
          <w:bCs/>
          <w:sz w:val="24"/>
          <w:szCs w:val="24"/>
        </w:rPr>
        <w:t xml:space="preserve">Pertanyaan </w:t>
      </w:r>
      <w:r w:rsidRPr="00FA5181">
        <w:rPr>
          <w:rFonts w:ascii="Times New Roman" w:hAnsi="Times New Roman" w:cs="Times New Roman"/>
          <w:b/>
          <w:bCs/>
          <w:i/>
          <w:iCs/>
          <w:sz w:val="24"/>
          <w:szCs w:val="24"/>
          <w:rPrChange w:id="1854" w:author="Ryan Ganeswara" w:date="2020-06-02T15:51:00Z">
            <w:rPr>
              <w:rFonts w:ascii="Times New Roman" w:hAnsi="Times New Roman" w:cs="Times New Roman"/>
              <w:b/>
              <w:bCs/>
              <w:sz w:val="24"/>
              <w:szCs w:val="24"/>
            </w:rPr>
          </w:rPrChange>
        </w:rPr>
        <w:t>Browsing</w:t>
      </w:r>
      <w:r w:rsidRPr="00CF03B0">
        <w:rPr>
          <w:rFonts w:ascii="Times New Roman" w:hAnsi="Times New Roman" w:cs="Times New Roman"/>
          <w:b/>
          <w:bCs/>
          <w:sz w:val="24"/>
          <w:szCs w:val="24"/>
        </w:rPr>
        <w:t xml:space="preserve"> :</w:t>
      </w:r>
    </w:p>
    <w:p w14:paraId="29C8F9FC" w14:textId="4574A56E"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orang yang tinggal di Puri Banjarangkan !</w:t>
      </w:r>
    </w:p>
    <w:p w14:paraId="26FB4394" w14:textId="6398990F"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orang yang merupakan keturunan generasi ke VII !</w:t>
      </w:r>
    </w:p>
    <w:p w14:paraId="7034BC13" w14:textId="7FCD9DD7"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Apa nama gelar dari Dalem Pemayun yang merupakan keturunan generasi ke-IV ?</w:t>
      </w:r>
    </w:p>
    <w:p w14:paraId="0E2D4D86" w14:textId="466E35ED"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anak dari Tjok. Mayun Siangan yang bertempat tinggal di Pr. Siangan !</w:t>
      </w:r>
    </w:p>
    <w:p w14:paraId="0D179546" w14:textId="4C062403"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saudara sepupu dari Tjok. Gelgel yang bertempat tinggal di Desa Mengwi !</w:t>
      </w:r>
    </w:p>
    <w:p w14:paraId="542FCB49" w14:textId="77777777" w:rsidR="008E10AD" w:rsidRPr="008E10AD" w:rsidRDefault="008E10AD" w:rsidP="008E10AD">
      <w:pPr>
        <w:spacing w:line="360" w:lineRule="auto"/>
        <w:jc w:val="both"/>
        <w:rPr>
          <w:rFonts w:ascii="Times New Roman" w:hAnsi="Times New Roman" w:cs="Times New Roman"/>
          <w:sz w:val="24"/>
          <w:szCs w:val="24"/>
        </w:rPr>
      </w:pPr>
    </w:p>
    <w:p w14:paraId="242FF534" w14:textId="32348886" w:rsidR="00E334E7" w:rsidRDefault="00E334E7" w:rsidP="00E334E7">
      <w:pPr>
        <w:pStyle w:val="Heading5"/>
      </w:pPr>
      <w:bookmarkStart w:id="1855" w:name="_Toc41326097"/>
      <w:r>
        <w:t>Tabel 4.</w:t>
      </w:r>
      <w:ins w:id="1856" w:author="Ryan Ganeswara" w:date="2020-06-02T15:21:00Z">
        <w:r w:rsidR="008C462F">
          <w:t>8</w:t>
        </w:r>
      </w:ins>
      <w:del w:id="1857" w:author="Ryan Ganeswara" w:date="2020-06-02T15:21:00Z">
        <w:r w:rsidDel="008C462F">
          <w:delText>11</w:delText>
        </w:r>
      </w:del>
      <w:r>
        <w:t xml:space="preserve"> Frekuensi Pertanyaan </w:t>
      </w:r>
      <w:r w:rsidRPr="00FA5181">
        <w:rPr>
          <w:i/>
          <w:iCs/>
          <w:rPrChange w:id="1858" w:author="Ryan Ganeswara" w:date="2020-06-02T15:51:00Z">
            <w:rPr/>
          </w:rPrChange>
        </w:rPr>
        <w:t>Browsing</w:t>
      </w:r>
      <w:bookmarkEnd w:id="1855"/>
    </w:p>
    <w:p w14:paraId="42937338" w14:textId="1D9AE935" w:rsidR="00E334E7" w:rsidRDefault="00E334E7" w:rsidP="008C462F">
      <w:pPr>
        <w:jc w:val="center"/>
        <w:rPr>
          <w:ins w:id="1859" w:author="Ryan Ganeswara" w:date="2020-06-02T15:14:00Z"/>
        </w:rPr>
      </w:pPr>
      <w:commentRangeStart w:id="1860"/>
      <w:del w:id="1861" w:author="Ryan Ganeswara" w:date="2020-06-02T15:17:00Z">
        <w:r w:rsidRPr="00E334E7" w:rsidDel="003F53CF">
          <w:rPr>
            <w:noProof/>
            <w:lang w:val="id-ID" w:eastAsia="id-ID"/>
          </w:rPr>
          <w:drawing>
            <wp:inline distT="0" distB="0" distL="0" distR="0" wp14:anchorId="33BF1E96" wp14:editId="5AF151F8">
              <wp:extent cx="4362450" cy="1847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62450" cy="1847850"/>
                      </a:xfrm>
                      <a:prstGeom prst="rect">
                        <a:avLst/>
                      </a:prstGeom>
                    </pic:spPr>
                  </pic:pic>
                </a:graphicData>
              </a:graphic>
            </wp:inline>
          </w:drawing>
        </w:r>
      </w:del>
      <w:commentRangeEnd w:id="1860"/>
      <w:r w:rsidR="005064EC">
        <w:rPr>
          <w:rStyle w:val="CommentReference"/>
        </w:rPr>
        <w:commentReference w:id="1860"/>
      </w:r>
    </w:p>
    <w:tbl>
      <w:tblPr>
        <w:tblStyle w:val="TableGrid"/>
        <w:tblW w:w="0" w:type="auto"/>
        <w:tblInd w:w="704" w:type="dxa"/>
        <w:tblLook w:val="04A0" w:firstRow="1" w:lastRow="0" w:firstColumn="1" w:lastColumn="0" w:noHBand="0" w:noVBand="1"/>
        <w:tblPrChange w:id="1862" w:author="Ryan Ganeswara" w:date="2020-06-02T15:17:00Z">
          <w:tblPr>
            <w:tblStyle w:val="TableGrid"/>
            <w:tblW w:w="0" w:type="auto"/>
            <w:tblLook w:val="04A0" w:firstRow="1" w:lastRow="0" w:firstColumn="1" w:lastColumn="0" w:noHBand="0" w:noVBand="1"/>
          </w:tblPr>
        </w:tblPrChange>
      </w:tblPr>
      <w:tblGrid>
        <w:gridCol w:w="1283"/>
        <w:gridCol w:w="1182"/>
        <w:gridCol w:w="1182"/>
        <w:gridCol w:w="1182"/>
        <w:gridCol w:w="1182"/>
        <w:gridCol w:w="1212"/>
        <w:tblGridChange w:id="1863">
          <w:tblGrid>
            <w:gridCol w:w="1321"/>
            <w:gridCol w:w="1321"/>
            <w:gridCol w:w="1321"/>
            <w:gridCol w:w="1321"/>
            <w:gridCol w:w="1321"/>
            <w:gridCol w:w="1322"/>
          </w:tblGrid>
        </w:tblGridChange>
      </w:tblGrid>
      <w:tr w:rsidR="003F53CF" w:rsidRPr="003F53CF" w14:paraId="58F6C1FF" w14:textId="77777777" w:rsidTr="003F53CF">
        <w:trPr>
          <w:trHeight w:val="301"/>
          <w:ins w:id="1864" w:author="Ryan Ganeswara" w:date="2020-06-02T15:15:00Z"/>
        </w:trPr>
        <w:tc>
          <w:tcPr>
            <w:tcW w:w="609" w:type="dxa"/>
            <w:tcPrChange w:id="1865" w:author="Ryan Ganeswara" w:date="2020-06-02T15:17:00Z">
              <w:tcPr>
                <w:tcW w:w="1321" w:type="dxa"/>
              </w:tcPr>
            </w:tcPrChange>
          </w:tcPr>
          <w:p w14:paraId="24C6FD9A" w14:textId="51D61971" w:rsidR="003F53CF" w:rsidRPr="003F53CF" w:rsidRDefault="003F53CF" w:rsidP="008C462F">
            <w:pPr>
              <w:jc w:val="center"/>
              <w:rPr>
                <w:ins w:id="1866" w:author="Ryan Ganeswara" w:date="2020-06-02T15:15:00Z"/>
                <w:rFonts w:ascii="Times New Roman" w:hAnsi="Times New Roman" w:cs="Times New Roman"/>
                <w:sz w:val="24"/>
                <w:szCs w:val="24"/>
                <w:rPrChange w:id="1867" w:author="Ryan Ganeswara" w:date="2020-06-02T15:17:00Z">
                  <w:rPr>
                    <w:ins w:id="1868" w:author="Ryan Ganeswara" w:date="2020-06-02T15:15:00Z"/>
                  </w:rPr>
                </w:rPrChange>
              </w:rPr>
            </w:pPr>
            <w:commentRangeStart w:id="1869"/>
          </w:p>
        </w:tc>
        <w:tc>
          <w:tcPr>
            <w:tcW w:w="1313" w:type="dxa"/>
            <w:tcPrChange w:id="1870" w:author="Ryan Ganeswara" w:date="2020-06-02T15:17:00Z">
              <w:tcPr>
                <w:tcW w:w="1321" w:type="dxa"/>
              </w:tcPr>
            </w:tcPrChange>
          </w:tcPr>
          <w:p w14:paraId="00FBB7D8" w14:textId="4D84C9EF" w:rsidR="003F53CF" w:rsidRPr="003F53CF" w:rsidRDefault="003F53CF">
            <w:pPr>
              <w:jc w:val="center"/>
              <w:rPr>
                <w:ins w:id="1871" w:author="Ryan Ganeswara" w:date="2020-06-02T15:15:00Z"/>
                <w:rFonts w:ascii="Times New Roman" w:hAnsi="Times New Roman" w:cs="Times New Roman"/>
                <w:b/>
                <w:bCs/>
                <w:sz w:val="24"/>
                <w:szCs w:val="24"/>
                <w:rPrChange w:id="1872" w:author="Ryan Ganeswara" w:date="2020-06-02T15:17:00Z">
                  <w:rPr>
                    <w:ins w:id="1873" w:author="Ryan Ganeswara" w:date="2020-06-02T15:15:00Z"/>
                  </w:rPr>
                </w:rPrChange>
              </w:rPr>
            </w:pPr>
            <w:ins w:id="1874" w:author="Ryan Ganeswara" w:date="2020-06-02T15:15:00Z">
              <w:r w:rsidRPr="003F53CF">
                <w:rPr>
                  <w:rFonts w:ascii="Times New Roman" w:hAnsi="Times New Roman" w:cs="Times New Roman"/>
                  <w:b/>
                  <w:bCs/>
                  <w:sz w:val="24"/>
                  <w:szCs w:val="24"/>
                  <w:rPrChange w:id="1875" w:author="Ryan Ganeswara" w:date="2020-06-02T15:17:00Z">
                    <w:rPr/>
                  </w:rPrChange>
                </w:rPr>
                <w:t>PB 1</w:t>
              </w:r>
            </w:ins>
          </w:p>
        </w:tc>
        <w:tc>
          <w:tcPr>
            <w:tcW w:w="1313" w:type="dxa"/>
            <w:tcPrChange w:id="1876" w:author="Ryan Ganeswara" w:date="2020-06-02T15:17:00Z">
              <w:tcPr>
                <w:tcW w:w="1321" w:type="dxa"/>
              </w:tcPr>
            </w:tcPrChange>
          </w:tcPr>
          <w:p w14:paraId="53C8841A" w14:textId="1D082D47" w:rsidR="003F53CF" w:rsidRPr="003F53CF" w:rsidRDefault="003F53CF">
            <w:pPr>
              <w:jc w:val="center"/>
              <w:rPr>
                <w:ins w:id="1877" w:author="Ryan Ganeswara" w:date="2020-06-02T15:15:00Z"/>
                <w:rFonts w:ascii="Times New Roman" w:hAnsi="Times New Roman" w:cs="Times New Roman"/>
                <w:b/>
                <w:bCs/>
                <w:sz w:val="24"/>
                <w:szCs w:val="24"/>
                <w:rPrChange w:id="1878" w:author="Ryan Ganeswara" w:date="2020-06-02T15:17:00Z">
                  <w:rPr>
                    <w:ins w:id="1879" w:author="Ryan Ganeswara" w:date="2020-06-02T15:15:00Z"/>
                  </w:rPr>
                </w:rPrChange>
              </w:rPr>
            </w:pPr>
            <w:ins w:id="1880" w:author="Ryan Ganeswara" w:date="2020-06-02T15:15:00Z">
              <w:r w:rsidRPr="003F53CF">
                <w:rPr>
                  <w:rFonts w:ascii="Times New Roman" w:hAnsi="Times New Roman" w:cs="Times New Roman"/>
                  <w:b/>
                  <w:bCs/>
                  <w:sz w:val="24"/>
                  <w:szCs w:val="24"/>
                  <w:rPrChange w:id="1881" w:author="Ryan Ganeswara" w:date="2020-06-02T15:17:00Z">
                    <w:rPr/>
                  </w:rPrChange>
                </w:rPr>
                <w:t>PB 2</w:t>
              </w:r>
            </w:ins>
          </w:p>
        </w:tc>
        <w:tc>
          <w:tcPr>
            <w:tcW w:w="1313" w:type="dxa"/>
            <w:tcPrChange w:id="1882" w:author="Ryan Ganeswara" w:date="2020-06-02T15:17:00Z">
              <w:tcPr>
                <w:tcW w:w="1321" w:type="dxa"/>
              </w:tcPr>
            </w:tcPrChange>
          </w:tcPr>
          <w:p w14:paraId="4E80C0D9" w14:textId="6BD084CC" w:rsidR="003F53CF" w:rsidRPr="003F53CF" w:rsidRDefault="003F53CF">
            <w:pPr>
              <w:jc w:val="center"/>
              <w:rPr>
                <w:ins w:id="1883" w:author="Ryan Ganeswara" w:date="2020-06-02T15:15:00Z"/>
                <w:rFonts w:ascii="Times New Roman" w:hAnsi="Times New Roman" w:cs="Times New Roman"/>
                <w:b/>
                <w:bCs/>
                <w:sz w:val="24"/>
                <w:szCs w:val="24"/>
                <w:rPrChange w:id="1884" w:author="Ryan Ganeswara" w:date="2020-06-02T15:17:00Z">
                  <w:rPr>
                    <w:ins w:id="1885" w:author="Ryan Ganeswara" w:date="2020-06-02T15:15:00Z"/>
                  </w:rPr>
                </w:rPrChange>
              </w:rPr>
            </w:pPr>
            <w:ins w:id="1886" w:author="Ryan Ganeswara" w:date="2020-06-02T15:15:00Z">
              <w:r w:rsidRPr="003F53CF">
                <w:rPr>
                  <w:rFonts w:ascii="Times New Roman" w:hAnsi="Times New Roman" w:cs="Times New Roman"/>
                  <w:b/>
                  <w:bCs/>
                  <w:sz w:val="24"/>
                  <w:szCs w:val="24"/>
                  <w:rPrChange w:id="1887" w:author="Ryan Ganeswara" w:date="2020-06-02T15:17:00Z">
                    <w:rPr/>
                  </w:rPrChange>
                </w:rPr>
                <w:t>PB 3</w:t>
              </w:r>
            </w:ins>
          </w:p>
        </w:tc>
        <w:tc>
          <w:tcPr>
            <w:tcW w:w="1313" w:type="dxa"/>
            <w:tcPrChange w:id="1888" w:author="Ryan Ganeswara" w:date="2020-06-02T15:17:00Z">
              <w:tcPr>
                <w:tcW w:w="1321" w:type="dxa"/>
              </w:tcPr>
            </w:tcPrChange>
          </w:tcPr>
          <w:p w14:paraId="3C731D3F" w14:textId="18EE2CD2" w:rsidR="003F53CF" w:rsidRPr="003F53CF" w:rsidRDefault="003F53CF">
            <w:pPr>
              <w:jc w:val="center"/>
              <w:rPr>
                <w:ins w:id="1889" w:author="Ryan Ganeswara" w:date="2020-06-02T15:15:00Z"/>
                <w:rFonts w:ascii="Times New Roman" w:hAnsi="Times New Roman" w:cs="Times New Roman"/>
                <w:b/>
                <w:bCs/>
                <w:sz w:val="24"/>
                <w:szCs w:val="24"/>
                <w:rPrChange w:id="1890" w:author="Ryan Ganeswara" w:date="2020-06-02T15:17:00Z">
                  <w:rPr>
                    <w:ins w:id="1891" w:author="Ryan Ganeswara" w:date="2020-06-02T15:15:00Z"/>
                  </w:rPr>
                </w:rPrChange>
              </w:rPr>
            </w:pPr>
            <w:ins w:id="1892" w:author="Ryan Ganeswara" w:date="2020-06-02T15:15:00Z">
              <w:r w:rsidRPr="003F53CF">
                <w:rPr>
                  <w:rFonts w:ascii="Times New Roman" w:hAnsi="Times New Roman" w:cs="Times New Roman"/>
                  <w:b/>
                  <w:bCs/>
                  <w:sz w:val="24"/>
                  <w:szCs w:val="24"/>
                  <w:rPrChange w:id="1893" w:author="Ryan Ganeswara" w:date="2020-06-02T15:17:00Z">
                    <w:rPr/>
                  </w:rPrChange>
                </w:rPr>
                <w:t>PB 4</w:t>
              </w:r>
            </w:ins>
          </w:p>
        </w:tc>
        <w:tc>
          <w:tcPr>
            <w:tcW w:w="1314" w:type="dxa"/>
            <w:tcPrChange w:id="1894" w:author="Ryan Ganeswara" w:date="2020-06-02T15:17:00Z">
              <w:tcPr>
                <w:tcW w:w="1322" w:type="dxa"/>
              </w:tcPr>
            </w:tcPrChange>
          </w:tcPr>
          <w:p w14:paraId="2735E09E" w14:textId="3D234136" w:rsidR="003F53CF" w:rsidRPr="003F53CF" w:rsidRDefault="003F53CF">
            <w:pPr>
              <w:jc w:val="center"/>
              <w:rPr>
                <w:ins w:id="1895" w:author="Ryan Ganeswara" w:date="2020-06-02T15:15:00Z"/>
                <w:rFonts w:ascii="Times New Roman" w:hAnsi="Times New Roman" w:cs="Times New Roman"/>
                <w:b/>
                <w:bCs/>
                <w:sz w:val="24"/>
                <w:szCs w:val="24"/>
                <w:rPrChange w:id="1896" w:author="Ryan Ganeswara" w:date="2020-06-02T15:17:00Z">
                  <w:rPr>
                    <w:ins w:id="1897" w:author="Ryan Ganeswara" w:date="2020-06-02T15:15:00Z"/>
                  </w:rPr>
                </w:rPrChange>
              </w:rPr>
            </w:pPr>
            <w:ins w:id="1898" w:author="Ryan Ganeswara" w:date="2020-06-02T15:15:00Z">
              <w:r w:rsidRPr="003F53CF">
                <w:rPr>
                  <w:rFonts w:ascii="Times New Roman" w:hAnsi="Times New Roman" w:cs="Times New Roman"/>
                  <w:b/>
                  <w:bCs/>
                  <w:sz w:val="24"/>
                  <w:szCs w:val="24"/>
                  <w:rPrChange w:id="1899" w:author="Ryan Ganeswara" w:date="2020-06-02T15:17:00Z">
                    <w:rPr/>
                  </w:rPrChange>
                </w:rPr>
                <w:t>PB 5</w:t>
              </w:r>
            </w:ins>
          </w:p>
        </w:tc>
      </w:tr>
      <w:tr w:rsidR="003F53CF" w:rsidRPr="003F53CF" w14:paraId="01A12181" w14:textId="77777777" w:rsidTr="003F53CF">
        <w:trPr>
          <w:trHeight w:val="301"/>
          <w:ins w:id="1900" w:author="Ryan Ganeswara" w:date="2020-06-02T15:15:00Z"/>
        </w:trPr>
        <w:tc>
          <w:tcPr>
            <w:tcW w:w="609" w:type="dxa"/>
            <w:tcPrChange w:id="1901" w:author="Ryan Ganeswara" w:date="2020-06-02T15:17:00Z">
              <w:tcPr>
                <w:tcW w:w="1321" w:type="dxa"/>
              </w:tcPr>
            </w:tcPrChange>
          </w:tcPr>
          <w:p w14:paraId="0D7D411C" w14:textId="264844FB" w:rsidR="003F53CF" w:rsidRPr="003F53CF" w:rsidRDefault="003F53CF" w:rsidP="008C462F">
            <w:pPr>
              <w:jc w:val="center"/>
              <w:rPr>
                <w:ins w:id="1902" w:author="Ryan Ganeswara" w:date="2020-06-02T15:15:00Z"/>
                <w:rFonts w:ascii="Times New Roman" w:hAnsi="Times New Roman" w:cs="Times New Roman"/>
                <w:b/>
                <w:bCs/>
                <w:sz w:val="24"/>
                <w:szCs w:val="24"/>
                <w:rPrChange w:id="1903" w:author="Ryan Ganeswara" w:date="2020-06-02T15:17:00Z">
                  <w:rPr>
                    <w:ins w:id="1904" w:author="Ryan Ganeswara" w:date="2020-06-02T15:15:00Z"/>
                  </w:rPr>
                </w:rPrChange>
              </w:rPr>
            </w:pPr>
            <w:ins w:id="1905" w:author="Ryan Ganeswara" w:date="2020-06-02T15:15:00Z">
              <w:r w:rsidRPr="003F53CF">
                <w:rPr>
                  <w:rFonts w:ascii="Times New Roman" w:hAnsi="Times New Roman" w:cs="Times New Roman"/>
                  <w:b/>
                  <w:bCs/>
                  <w:sz w:val="24"/>
                  <w:szCs w:val="24"/>
                  <w:rPrChange w:id="1906" w:author="Ryan Ganeswara" w:date="2020-06-02T15:17:00Z">
                    <w:rPr/>
                  </w:rPrChange>
                </w:rPr>
                <w:t>Mean</w:t>
              </w:r>
            </w:ins>
          </w:p>
        </w:tc>
        <w:tc>
          <w:tcPr>
            <w:tcW w:w="1313" w:type="dxa"/>
            <w:tcPrChange w:id="1907" w:author="Ryan Ganeswara" w:date="2020-06-02T15:17:00Z">
              <w:tcPr>
                <w:tcW w:w="1321" w:type="dxa"/>
              </w:tcPr>
            </w:tcPrChange>
          </w:tcPr>
          <w:p w14:paraId="1937911D" w14:textId="11860BFC" w:rsidR="003F53CF" w:rsidRPr="003F53CF" w:rsidRDefault="003F53CF" w:rsidP="008C462F">
            <w:pPr>
              <w:jc w:val="center"/>
              <w:rPr>
                <w:ins w:id="1908" w:author="Ryan Ganeswara" w:date="2020-06-02T15:15:00Z"/>
                <w:rFonts w:ascii="Times New Roman" w:hAnsi="Times New Roman" w:cs="Times New Roman"/>
                <w:sz w:val="24"/>
                <w:szCs w:val="24"/>
                <w:rPrChange w:id="1909" w:author="Ryan Ganeswara" w:date="2020-06-02T15:17:00Z">
                  <w:rPr>
                    <w:ins w:id="1910" w:author="Ryan Ganeswara" w:date="2020-06-02T15:15:00Z"/>
                  </w:rPr>
                </w:rPrChange>
              </w:rPr>
            </w:pPr>
            <w:ins w:id="1911" w:author="Ryan Ganeswara" w:date="2020-06-02T15:15:00Z">
              <w:r w:rsidRPr="003F53CF">
                <w:rPr>
                  <w:rFonts w:ascii="Times New Roman" w:hAnsi="Times New Roman" w:cs="Times New Roman"/>
                  <w:sz w:val="24"/>
                  <w:szCs w:val="24"/>
                  <w:rPrChange w:id="1912" w:author="Ryan Ganeswara" w:date="2020-06-02T15:17:00Z">
                    <w:rPr/>
                  </w:rPrChange>
                </w:rPr>
                <w:t>2,00</w:t>
              </w:r>
            </w:ins>
          </w:p>
        </w:tc>
        <w:tc>
          <w:tcPr>
            <w:tcW w:w="1313" w:type="dxa"/>
            <w:tcPrChange w:id="1913" w:author="Ryan Ganeswara" w:date="2020-06-02T15:17:00Z">
              <w:tcPr>
                <w:tcW w:w="1321" w:type="dxa"/>
              </w:tcPr>
            </w:tcPrChange>
          </w:tcPr>
          <w:p w14:paraId="03C6B305" w14:textId="18CD4112" w:rsidR="003F53CF" w:rsidRPr="003F53CF" w:rsidRDefault="003F53CF">
            <w:pPr>
              <w:jc w:val="center"/>
              <w:rPr>
                <w:ins w:id="1914" w:author="Ryan Ganeswara" w:date="2020-06-02T15:15:00Z"/>
                <w:rFonts w:ascii="Times New Roman" w:hAnsi="Times New Roman" w:cs="Times New Roman"/>
                <w:sz w:val="24"/>
                <w:szCs w:val="24"/>
                <w:rPrChange w:id="1915" w:author="Ryan Ganeswara" w:date="2020-06-02T15:17:00Z">
                  <w:rPr>
                    <w:ins w:id="1916" w:author="Ryan Ganeswara" w:date="2020-06-02T15:15:00Z"/>
                  </w:rPr>
                </w:rPrChange>
              </w:rPr>
            </w:pPr>
            <w:ins w:id="1917" w:author="Ryan Ganeswara" w:date="2020-06-02T15:16:00Z">
              <w:r w:rsidRPr="003F53CF">
                <w:rPr>
                  <w:rFonts w:ascii="Times New Roman" w:hAnsi="Times New Roman" w:cs="Times New Roman"/>
                  <w:sz w:val="24"/>
                  <w:szCs w:val="24"/>
                  <w:rPrChange w:id="1918" w:author="Ryan Ganeswara" w:date="2020-06-02T15:17:00Z">
                    <w:rPr/>
                  </w:rPrChange>
                </w:rPr>
                <w:t>2,00</w:t>
              </w:r>
            </w:ins>
          </w:p>
        </w:tc>
        <w:tc>
          <w:tcPr>
            <w:tcW w:w="1313" w:type="dxa"/>
            <w:tcPrChange w:id="1919" w:author="Ryan Ganeswara" w:date="2020-06-02T15:17:00Z">
              <w:tcPr>
                <w:tcW w:w="1321" w:type="dxa"/>
              </w:tcPr>
            </w:tcPrChange>
          </w:tcPr>
          <w:p w14:paraId="78CE841B" w14:textId="41E9512D" w:rsidR="003F53CF" w:rsidRPr="003F53CF" w:rsidRDefault="003F53CF">
            <w:pPr>
              <w:jc w:val="center"/>
              <w:rPr>
                <w:ins w:id="1920" w:author="Ryan Ganeswara" w:date="2020-06-02T15:15:00Z"/>
                <w:rFonts w:ascii="Times New Roman" w:hAnsi="Times New Roman" w:cs="Times New Roman"/>
                <w:sz w:val="24"/>
                <w:szCs w:val="24"/>
                <w:rPrChange w:id="1921" w:author="Ryan Ganeswara" w:date="2020-06-02T15:17:00Z">
                  <w:rPr>
                    <w:ins w:id="1922" w:author="Ryan Ganeswara" w:date="2020-06-02T15:15:00Z"/>
                  </w:rPr>
                </w:rPrChange>
              </w:rPr>
            </w:pPr>
            <w:ins w:id="1923" w:author="Ryan Ganeswara" w:date="2020-06-02T15:16:00Z">
              <w:r w:rsidRPr="003F53CF">
                <w:rPr>
                  <w:rFonts w:ascii="Times New Roman" w:hAnsi="Times New Roman" w:cs="Times New Roman"/>
                  <w:sz w:val="24"/>
                  <w:szCs w:val="24"/>
                  <w:rPrChange w:id="1924" w:author="Ryan Ganeswara" w:date="2020-06-02T15:17:00Z">
                    <w:rPr/>
                  </w:rPrChange>
                </w:rPr>
                <w:t>1,75</w:t>
              </w:r>
            </w:ins>
          </w:p>
        </w:tc>
        <w:tc>
          <w:tcPr>
            <w:tcW w:w="1313" w:type="dxa"/>
            <w:tcPrChange w:id="1925" w:author="Ryan Ganeswara" w:date="2020-06-02T15:17:00Z">
              <w:tcPr>
                <w:tcW w:w="1321" w:type="dxa"/>
              </w:tcPr>
            </w:tcPrChange>
          </w:tcPr>
          <w:p w14:paraId="25AEEFFA" w14:textId="40212692" w:rsidR="003F53CF" w:rsidRPr="003F53CF" w:rsidRDefault="003F53CF">
            <w:pPr>
              <w:jc w:val="center"/>
              <w:rPr>
                <w:ins w:id="1926" w:author="Ryan Ganeswara" w:date="2020-06-02T15:15:00Z"/>
                <w:rFonts w:ascii="Times New Roman" w:hAnsi="Times New Roman" w:cs="Times New Roman"/>
                <w:sz w:val="24"/>
                <w:szCs w:val="24"/>
                <w:rPrChange w:id="1927" w:author="Ryan Ganeswara" w:date="2020-06-02T15:17:00Z">
                  <w:rPr>
                    <w:ins w:id="1928" w:author="Ryan Ganeswara" w:date="2020-06-02T15:15:00Z"/>
                  </w:rPr>
                </w:rPrChange>
              </w:rPr>
            </w:pPr>
            <w:ins w:id="1929" w:author="Ryan Ganeswara" w:date="2020-06-02T15:16:00Z">
              <w:r w:rsidRPr="003F53CF">
                <w:rPr>
                  <w:rFonts w:ascii="Times New Roman" w:hAnsi="Times New Roman" w:cs="Times New Roman"/>
                  <w:sz w:val="24"/>
                  <w:szCs w:val="24"/>
                  <w:rPrChange w:id="1930" w:author="Ryan Ganeswara" w:date="2020-06-02T15:17:00Z">
                    <w:rPr/>
                  </w:rPrChange>
                </w:rPr>
                <w:t>2,00</w:t>
              </w:r>
            </w:ins>
          </w:p>
        </w:tc>
        <w:tc>
          <w:tcPr>
            <w:tcW w:w="1314" w:type="dxa"/>
            <w:tcPrChange w:id="1931" w:author="Ryan Ganeswara" w:date="2020-06-02T15:17:00Z">
              <w:tcPr>
                <w:tcW w:w="1322" w:type="dxa"/>
              </w:tcPr>
            </w:tcPrChange>
          </w:tcPr>
          <w:p w14:paraId="43392083" w14:textId="00BB27E3" w:rsidR="003F53CF" w:rsidRPr="003F53CF" w:rsidRDefault="003F53CF">
            <w:pPr>
              <w:jc w:val="center"/>
              <w:rPr>
                <w:ins w:id="1932" w:author="Ryan Ganeswara" w:date="2020-06-02T15:15:00Z"/>
                <w:rFonts w:ascii="Times New Roman" w:hAnsi="Times New Roman" w:cs="Times New Roman"/>
                <w:sz w:val="24"/>
                <w:szCs w:val="24"/>
                <w:rPrChange w:id="1933" w:author="Ryan Ganeswara" w:date="2020-06-02T15:17:00Z">
                  <w:rPr>
                    <w:ins w:id="1934" w:author="Ryan Ganeswara" w:date="2020-06-02T15:15:00Z"/>
                  </w:rPr>
                </w:rPrChange>
              </w:rPr>
            </w:pPr>
            <w:ins w:id="1935" w:author="Ryan Ganeswara" w:date="2020-06-02T15:16:00Z">
              <w:r w:rsidRPr="003F53CF">
                <w:rPr>
                  <w:rFonts w:ascii="Times New Roman" w:hAnsi="Times New Roman" w:cs="Times New Roman"/>
                  <w:sz w:val="24"/>
                  <w:szCs w:val="24"/>
                  <w:rPrChange w:id="1936" w:author="Ryan Ganeswara" w:date="2020-06-02T15:17:00Z">
                    <w:rPr/>
                  </w:rPrChange>
                </w:rPr>
                <w:t>2,00</w:t>
              </w:r>
            </w:ins>
          </w:p>
        </w:tc>
      </w:tr>
      <w:tr w:rsidR="003F53CF" w:rsidRPr="003F53CF" w14:paraId="4206A947" w14:textId="77777777" w:rsidTr="003F53CF">
        <w:trPr>
          <w:trHeight w:val="288"/>
          <w:ins w:id="1937" w:author="Ryan Ganeswara" w:date="2020-06-02T15:15:00Z"/>
        </w:trPr>
        <w:tc>
          <w:tcPr>
            <w:tcW w:w="609" w:type="dxa"/>
            <w:tcPrChange w:id="1938" w:author="Ryan Ganeswara" w:date="2020-06-02T15:17:00Z">
              <w:tcPr>
                <w:tcW w:w="1321" w:type="dxa"/>
              </w:tcPr>
            </w:tcPrChange>
          </w:tcPr>
          <w:p w14:paraId="1D8EF229" w14:textId="42FF1514" w:rsidR="003F53CF" w:rsidRPr="003F53CF" w:rsidRDefault="003F53CF" w:rsidP="008C462F">
            <w:pPr>
              <w:jc w:val="center"/>
              <w:rPr>
                <w:ins w:id="1939" w:author="Ryan Ganeswara" w:date="2020-06-02T15:15:00Z"/>
                <w:rFonts w:ascii="Times New Roman" w:hAnsi="Times New Roman" w:cs="Times New Roman"/>
                <w:b/>
                <w:bCs/>
                <w:sz w:val="24"/>
                <w:szCs w:val="24"/>
                <w:rPrChange w:id="1940" w:author="Ryan Ganeswara" w:date="2020-06-02T15:17:00Z">
                  <w:rPr>
                    <w:ins w:id="1941" w:author="Ryan Ganeswara" w:date="2020-06-02T15:15:00Z"/>
                  </w:rPr>
                </w:rPrChange>
              </w:rPr>
            </w:pPr>
            <w:ins w:id="1942" w:author="Ryan Ganeswara" w:date="2020-06-02T15:15:00Z">
              <w:r w:rsidRPr="003F53CF">
                <w:rPr>
                  <w:rFonts w:ascii="Times New Roman" w:hAnsi="Times New Roman" w:cs="Times New Roman"/>
                  <w:b/>
                  <w:bCs/>
                  <w:sz w:val="24"/>
                  <w:szCs w:val="24"/>
                  <w:rPrChange w:id="1943" w:author="Ryan Ganeswara" w:date="2020-06-02T15:17:00Z">
                    <w:rPr/>
                  </w:rPrChange>
                </w:rPr>
                <w:t>Median</w:t>
              </w:r>
            </w:ins>
          </w:p>
        </w:tc>
        <w:tc>
          <w:tcPr>
            <w:tcW w:w="1313" w:type="dxa"/>
            <w:tcPrChange w:id="1944" w:author="Ryan Ganeswara" w:date="2020-06-02T15:17:00Z">
              <w:tcPr>
                <w:tcW w:w="1321" w:type="dxa"/>
              </w:tcPr>
            </w:tcPrChange>
          </w:tcPr>
          <w:p w14:paraId="0FECCD64" w14:textId="37DFC7B6" w:rsidR="003F53CF" w:rsidRPr="003F53CF" w:rsidRDefault="003F53CF" w:rsidP="008C462F">
            <w:pPr>
              <w:jc w:val="center"/>
              <w:rPr>
                <w:ins w:id="1945" w:author="Ryan Ganeswara" w:date="2020-06-02T15:15:00Z"/>
                <w:rFonts w:ascii="Times New Roman" w:hAnsi="Times New Roman" w:cs="Times New Roman"/>
                <w:sz w:val="24"/>
                <w:szCs w:val="24"/>
                <w:rPrChange w:id="1946" w:author="Ryan Ganeswara" w:date="2020-06-02T15:17:00Z">
                  <w:rPr>
                    <w:ins w:id="1947" w:author="Ryan Ganeswara" w:date="2020-06-02T15:15:00Z"/>
                  </w:rPr>
                </w:rPrChange>
              </w:rPr>
            </w:pPr>
            <w:ins w:id="1948" w:author="Ryan Ganeswara" w:date="2020-06-02T15:15:00Z">
              <w:r w:rsidRPr="003F53CF">
                <w:rPr>
                  <w:rFonts w:ascii="Times New Roman" w:hAnsi="Times New Roman" w:cs="Times New Roman"/>
                  <w:sz w:val="24"/>
                  <w:szCs w:val="24"/>
                  <w:rPrChange w:id="1949" w:author="Ryan Ganeswara" w:date="2020-06-02T15:17:00Z">
                    <w:rPr/>
                  </w:rPrChange>
                </w:rPr>
                <w:t>2,00</w:t>
              </w:r>
            </w:ins>
          </w:p>
        </w:tc>
        <w:tc>
          <w:tcPr>
            <w:tcW w:w="1313" w:type="dxa"/>
            <w:tcPrChange w:id="1950" w:author="Ryan Ganeswara" w:date="2020-06-02T15:17:00Z">
              <w:tcPr>
                <w:tcW w:w="1321" w:type="dxa"/>
              </w:tcPr>
            </w:tcPrChange>
          </w:tcPr>
          <w:p w14:paraId="0A9020AD" w14:textId="0862055D" w:rsidR="003F53CF" w:rsidRPr="003F53CF" w:rsidRDefault="003F53CF">
            <w:pPr>
              <w:jc w:val="center"/>
              <w:rPr>
                <w:ins w:id="1951" w:author="Ryan Ganeswara" w:date="2020-06-02T15:15:00Z"/>
                <w:rFonts w:ascii="Times New Roman" w:hAnsi="Times New Roman" w:cs="Times New Roman"/>
                <w:sz w:val="24"/>
                <w:szCs w:val="24"/>
                <w:rPrChange w:id="1952" w:author="Ryan Ganeswara" w:date="2020-06-02T15:17:00Z">
                  <w:rPr>
                    <w:ins w:id="1953" w:author="Ryan Ganeswara" w:date="2020-06-02T15:15:00Z"/>
                  </w:rPr>
                </w:rPrChange>
              </w:rPr>
            </w:pPr>
            <w:ins w:id="1954" w:author="Ryan Ganeswara" w:date="2020-06-02T15:16:00Z">
              <w:r w:rsidRPr="003F53CF">
                <w:rPr>
                  <w:rFonts w:ascii="Times New Roman" w:hAnsi="Times New Roman" w:cs="Times New Roman"/>
                  <w:sz w:val="24"/>
                  <w:szCs w:val="24"/>
                  <w:rPrChange w:id="1955" w:author="Ryan Ganeswara" w:date="2020-06-02T15:17:00Z">
                    <w:rPr/>
                  </w:rPrChange>
                </w:rPr>
                <w:t>2,00</w:t>
              </w:r>
            </w:ins>
          </w:p>
        </w:tc>
        <w:tc>
          <w:tcPr>
            <w:tcW w:w="1313" w:type="dxa"/>
            <w:tcPrChange w:id="1956" w:author="Ryan Ganeswara" w:date="2020-06-02T15:17:00Z">
              <w:tcPr>
                <w:tcW w:w="1321" w:type="dxa"/>
              </w:tcPr>
            </w:tcPrChange>
          </w:tcPr>
          <w:p w14:paraId="5642568A" w14:textId="405A92D1" w:rsidR="003F53CF" w:rsidRPr="003F53CF" w:rsidRDefault="003F53CF">
            <w:pPr>
              <w:jc w:val="center"/>
              <w:rPr>
                <w:ins w:id="1957" w:author="Ryan Ganeswara" w:date="2020-06-02T15:15:00Z"/>
                <w:rFonts w:ascii="Times New Roman" w:hAnsi="Times New Roman" w:cs="Times New Roman"/>
                <w:sz w:val="24"/>
                <w:szCs w:val="24"/>
                <w:rPrChange w:id="1958" w:author="Ryan Ganeswara" w:date="2020-06-02T15:17:00Z">
                  <w:rPr>
                    <w:ins w:id="1959" w:author="Ryan Ganeswara" w:date="2020-06-02T15:15:00Z"/>
                  </w:rPr>
                </w:rPrChange>
              </w:rPr>
            </w:pPr>
            <w:ins w:id="1960" w:author="Ryan Ganeswara" w:date="2020-06-02T15:16:00Z">
              <w:r w:rsidRPr="003F53CF">
                <w:rPr>
                  <w:rFonts w:ascii="Times New Roman" w:hAnsi="Times New Roman" w:cs="Times New Roman"/>
                  <w:sz w:val="24"/>
                  <w:szCs w:val="24"/>
                  <w:rPrChange w:id="1961" w:author="Ryan Ganeswara" w:date="2020-06-02T15:17:00Z">
                    <w:rPr/>
                  </w:rPrChange>
                </w:rPr>
                <w:t>2,00</w:t>
              </w:r>
            </w:ins>
          </w:p>
        </w:tc>
        <w:tc>
          <w:tcPr>
            <w:tcW w:w="1313" w:type="dxa"/>
            <w:tcPrChange w:id="1962" w:author="Ryan Ganeswara" w:date="2020-06-02T15:17:00Z">
              <w:tcPr>
                <w:tcW w:w="1321" w:type="dxa"/>
              </w:tcPr>
            </w:tcPrChange>
          </w:tcPr>
          <w:p w14:paraId="49FECB7B" w14:textId="28D8D3C0" w:rsidR="003F53CF" w:rsidRPr="003F53CF" w:rsidRDefault="003F53CF">
            <w:pPr>
              <w:jc w:val="center"/>
              <w:rPr>
                <w:ins w:id="1963" w:author="Ryan Ganeswara" w:date="2020-06-02T15:15:00Z"/>
                <w:rFonts w:ascii="Times New Roman" w:hAnsi="Times New Roman" w:cs="Times New Roman"/>
                <w:sz w:val="24"/>
                <w:szCs w:val="24"/>
                <w:rPrChange w:id="1964" w:author="Ryan Ganeswara" w:date="2020-06-02T15:17:00Z">
                  <w:rPr>
                    <w:ins w:id="1965" w:author="Ryan Ganeswara" w:date="2020-06-02T15:15:00Z"/>
                  </w:rPr>
                </w:rPrChange>
              </w:rPr>
            </w:pPr>
            <w:ins w:id="1966" w:author="Ryan Ganeswara" w:date="2020-06-02T15:16:00Z">
              <w:r w:rsidRPr="003F53CF">
                <w:rPr>
                  <w:rFonts w:ascii="Times New Roman" w:hAnsi="Times New Roman" w:cs="Times New Roman"/>
                  <w:sz w:val="24"/>
                  <w:szCs w:val="24"/>
                  <w:rPrChange w:id="1967" w:author="Ryan Ganeswara" w:date="2020-06-02T15:17:00Z">
                    <w:rPr/>
                  </w:rPrChange>
                </w:rPr>
                <w:t>2,00</w:t>
              </w:r>
            </w:ins>
          </w:p>
        </w:tc>
        <w:tc>
          <w:tcPr>
            <w:tcW w:w="1314" w:type="dxa"/>
            <w:tcPrChange w:id="1968" w:author="Ryan Ganeswara" w:date="2020-06-02T15:17:00Z">
              <w:tcPr>
                <w:tcW w:w="1322" w:type="dxa"/>
              </w:tcPr>
            </w:tcPrChange>
          </w:tcPr>
          <w:p w14:paraId="4ED0F9A9" w14:textId="0F240E21" w:rsidR="003F53CF" w:rsidRPr="003F53CF" w:rsidRDefault="003F53CF">
            <w:pPr>
              <w:jc w:val="center"/>
              <w:rPr>
                <w:ins w:id="1969" w:author="Ryan Ganeswara" w:date="2020-06-02T15:15:00Z"/>
                <w:rFonts w:ascii="Times New Roman" w:hAnsi="Times New Roman" w:cs="Times New Roman"/>
                <w:sz w:val="24"/>
                <w:szCs w:val="24"/>
                <w:rPrChange w:id="1970" w:author="Ryan Ganeswara" w:date="2020-06-02T15:17:00Z">
                  <w:rPr>
                    <w:ins w:id="1971" w:author="Ryan Ganeswara" w:date="2020-06-02T15:15:00Z"/>
                  </w:rPr>
                </w:rPrChange>
              </w:rPr>
            </w:pPr>
            <w:ins w:id="1972" w:author="Ryan Ganeswara" w:date="2020-06-02T15:16:00Z">
              <w:r w:rsidRPr="003F53CF">
                <w:rPr>
                  <w:rFonts w:ascii="Times New Roman" w:hAnsi="Times New Roman" w:cs="Times New Roman"/>
                  <w:sz w:val="24"/>
                  <w:szCs w:val="24"/>
                  <w:rPrChange w:id="1973" w:author="Ryan Ganeswara" w:date="2020-06-02T15:17:00Z">
                    <w:rPr/>
                  </w:rPrChange>
                </w:rPr>
                <w:t>2,00</w:t>
              </w:r>
            </w:ins>
          </w:p>
        </w:tc>
      </w:tr>
      <w:tr w:rsidR="003F53CF" w:rsidRPr="003F53CF" w14:paraId="1A4D7F2D" w14:textId="77777777" w:rsidTr="003F53CF">
        <w:trPr>
          <w:trHeight w:val="301"/>
          <w:ins w:id="1974" w:author="Ryan Ganeswara" w:date="2020-06-02T15:15:00Z"/>
        </w:trPr>
        <w:tc>
          <w:tcPr>
            <w:tcW w:w="609" w:type="dxa"/>
            <w:tcPrChange w:id="1975" w:author="Ryan Ganeswara" w:date="2020-06-02T15:17:00Z">
              <w:tcPr>
                <w:tcW w:w="1321" w:type="dxa"/>
              </w:tcPr>
            </w:tcPrChange>
          </w:tcPr>
          <w:p w14:paraId="1498DD51" w14:textId="2C41E12D" w:rsidR="003F53CF" w:rsidRPr="003F53CF" w:rsidRDefault="003F53CF" w:rsidP="008C462F">
            <w:pPr>
              <w:jc w:val="center"/>
              <w:rPr>
                <w:ins w:id="1976" w:author="Ryan Ganeswara" w:date="2020-06-02T15:15:00Z"/>
                <w:rFonts w:ascii="Times New Roman" w:hAnsi="Times New Roman" w:cs="Times New Roman"/>
                <w:b/>
                <w:bCs/>
                <w:sz w:val="24"/>
                <w:szCs w:val="24"/>
                <w:rPrChange w:id="1977" w:author="Ryan Ganeswara" w:date="2020-06-02T15:17:00Z">
                  <w:rPr>
                    <w:ins w:id="1978" w:author="Ryan Ganeswara" w:date="2020-06-02T15:15:00Z"/>
                  </w:rPr>
                </w:rPrChange>
              </w:rPr>
            </w:pPr>
            <w:ins w:id="1979" w:author="Ryan Ganeswara" w:date="2020-06-02T15:15:00Z">
              <w:r w:rsidRPr="003F53CF">
                <w:rPr>
                  <w:rFonts w:ascii="Times New Roman" w:hAnsi="Times New Roman" w:cs="Times New Roman"/>
                  <w:b/>
                  <w:bCs/>
                  <w:sz w:val="24"/>
                  <w:szCs w:val="24"/>
                  <w:rPrChange w:id="1980" w:author="Ryan Ganeswara" w:date="2020-06-02T15:17:00Z">
                    <w:rPr/>
                  </w:rPrChange>
                </w:rPr>
                <w:t>Minimum</w:t>
              </w:r>
            </w:ins>
          </w:p>
        </w:tc>
        <w:tc>
          <w:tcPr>
            <w:tcW w:w="1313" w:type="dxa"/>
            <w:tcPrChange w:id="1981" w:author="Ryan Ganeswara" w:date="2020-06-02T15:17:00Z">
              <w:tcPr>
                <w:tcW w:w="1321" w:type="dxa"/>
              </w:tcPr>
            </w:tcPrChange>
          </w:tcPr>
          <w:p w14:paraId="476F1BB5" w14:textId="1EFD6AE2" w:rsidR="003F53CF" w:rsidRPr="003F53CF" w:rsidRDefault="003F53CF" w:rsidP="008C462F">
            <w:pPr>
              <w:jc w:val="center"/>
              <w:rPr>
                <w:ins w:id="1982" w:author="Ryan Ganeswara" w:date="2020-06-02T15:15:00Z"/>
                <w:rFonts w:ascii="Times New Roman" w:hAnsi="Times New Roman" w:cs="Times New Roman"/>
                <w:sz w:val="24"/>
                <w:szCs w:val="24"/>
                <w:rPrChange w:id="1983" w:author="Ryan Ganeswara" w:date="2020-06-02T15:17:00Z">
                  <w:rPr>
                    <w:ins w:id="1984" w:author="Ryan Ganeswara" w:date="2020-06-02T15:15:00Z"/>
                  </w:rPr>
                </w:rPrChange>
              </w:rPr>
            </w:pPr>
            <w:ins w:id="1985" w:author="Ryan Ganeswara" w:date="2020-06-02T15:15:00Z">
              <w:r w:rsidRPr="003F53CF">
                <w:rPr>
                  <w:rFonts w:ascii="Times New Roman" w:hAnsi="Times New Roman" w:cs="Times New Roman"/>
                  <w:sz w:val="24"/>
                  <w:szCs w:val="24"/>
                  <w:rPrChange w:id="1986" w:author="Ryan Ganeswara" w:date="2020-06-02T15:17:00Z">
                    <w:rPr/>
                  </w:rPrChange>
                </w:rPr>
                <w:t>2</w:t>
              </w:r>
            </w:ins>
          </w:p>
        </w:tc>
        <w:tc>
          <w:tcPr>
            <w:tcW w:w="1313" w:type="dxa"/>
            <w:tcPrChange w:id="1987" w:author="Ryan Ganeswara" w:date="2020-06-02T15:17:00Z">
              <w:tcPr>
                <w:tcW w:w="1321" w:type="dxa"/>
              </w:tcPr>
            </w:tcPrChange>
          </w:tcPr>
          <w:p w14:paraId="0C86B9D6" w14:textId="0D526A30" w:rsidR="003F53CF" w:rsidRPr="003F53CF" w:rsidRDefault="003F53CF">
            <w:pPr>
              <w:jc w:val="center"/>
              <w:rPr>
                <w:ins w:id="1988" w:author="Ryan Ganeswara" w:date="2020-06-02T15:15:00Z"/>
                <w:rFonts w:ascii="Times New Roman" w:hAnsi="Times New Roman" w:cs="Times New Roman"/>
                <w:sz w:val="24"/>
                <w:szCs w:val="24"/>
                <w:rPrChange w:id="1989" w:author="Ryan Ganeswara" w:date="2020-06-02T15:17:00Z">
                  <w:rPr>
                    <w:ins w:id="1990" w:author="Ryan Ganeswara" w:date="2020-06-02T15:15:00Z"/>
                  </w:rPr>
                </w:rPrChange>
              </w:rPr>
            </w:pPr>
            <w:ins w:id="1991" w:author="Ryan Ganeswara" w:date="2020-06-02T15:15:00Z">
              <w:r w:rsidRPr="003F53CF">
                <w:rPr>
                  <w:rFonts w:ascii="Times New Roman" w:hAnsi="Times New Roman" w:cs="Times New Roman"/>
                  <w:sz w:val="24"/>
                  <w:szCs w:val="24"/>
                  <w:rPrChange w:id="1992" w:author="Ryan Ganeswara" w:date="2020-06-02T15:17:00Z">
                    <w:rPr/>
                  </w:rPrChange>
                </w:rPr>
                <w:t>2</w:t>
              </w:r>
            </w:ins>
          </w:p>
        </w:tc>
        <w:tc>
          <w:tcPr>
            <w:tcW w:w="1313" w:type="dxa"/>
            <w:tcPrChange w:id="1993" w:author="Ryan Ganeswara" w:date="2020-06-02T15:17:00Z">
              <w:tcPr>
                <w:tcW w:w="1321" w:type="dxa"/>
              </w:tcPr>
            </w:tcPrChange>
          </w:tcPr>
          <w:p w14:paraId="2793FA5F" w14:textId="2DC05C5A" w:rsidR="003F53CF" w:rsidRPr="003F53CF" w:rsidRDefault="003F53CF">
            <w:pPr>
              <w:jc w:val="center"/>
              <w:rPr>
                <w:ins w:id="1994" w:author="Ryan Ganeswara" w:date="2020-06-02T15:15:00Z"/>
                <w:rFonts w:ascii="Times New Roman" w:hAnsi="Times New Roman" w:cs="Times New Roman"/>
                <w:sz w:val="24"/>
                <w:szCs w:val="24"/>
                <w:rPrChange w:id="1995" w:author="Ryan Ganeswara" w:date="2020-06-02T15:17:00Z">
                  <w:rPr>
                    <w:ins w:id="1996" w:author="Ryan Ganeswara" w:date="2020-06-02T15:15:00Z"/>
                  </w:rPr>
                </w:rPrChange>
              </w:rPr>
            </w:pPr>
            <w:ins w:id="1997" w:author="Ryan Ganeswara" w:date="2020-06-02T15:15:00Z">
              <w:r w:rsidRPr="003F53CF">
                <w:rPr>
                  <w:rFonts w:ascii="Times New Roman" w:hAnsi="Times New Roman" w:cs="Times New Roman"/>
                  <w:sz w:val="24"/>
                  <w:szCs w:val="24"/>
                  <w:rPrChange w:id="1998" w:author="Ryan Ganeswara" w:date="2020-06-02T15:17:00Z">
                    <w:rPr/>
                  </w:rPrChange>
                </w:rPr>
                <w:t>0</w:t>
              </w:r>
            </w:ins>
          </w:p>
        </w:tc>
        <w:tc>
          <w:tcPr>
            <w:tcW w:w="1313" w:type="dxa"/>
            <w:tcPrChange w:id="1999" w:author="Ryan Ganeswara" w:date="2020-06-02T15:17:00Z">
              <w:tcPr>
                <w:tcW w:w="1321" w:type="dxa"/>
              </w:tcPr>
            </w:tcPrChange>
          </w:tcPr>
          <w:p w14:paraId="72F8C7C1" w14:textId="052BE196" w:rsidR="003F53CF" w:rsidRPr="003F53CF" w:rsidRDefault="003F53CF">
            <w:pPr>
              <w:jc w:val="center"/>
              <w:rPr>
                <w:ins w:id="2000" w:author="Ryan Ganeswara" w:date="2020-06-02T15:15:00Z"/>
                <w:rFonts w:ascii="Times New Roman" w:hAnsi="Times New Roman" w:cs="Times New Roman"/>
                <w:sz w:val="24"/>
                <w:szCs w:val="24"/>
                <w:rPrChange w:id="2001" w:author="Ryan Ganeswara" w:date="2020-06-02T15:17:00Z">
                  <w:rPr>
                    <w:ins w:id="2002" w:author="Ryan Ganeswara" w:date="2020-06-02T15:15:00Z"/>
                  </w:rPr>
                </w:rPrChange>
              </w:rPr>
            </w:pPr>
            <w:ins w:id="2003" w:author="Ryan Ganeswara" w:date="2020-06-02T15:15:00Z">
              <w:r w:rsidRPr="003F53CF">
                <w:rPr>
                  <w:rFonts w:ascii="Times New Roman" w:hAnsi="Times New Roman" w:cs="Times New Roman"/>
                  <w:sz w:val="24"/>
                  <w:szCs w:val="24"/>
                  <w:rPrChange w:id="2004" w:author="Ryan Ganeswara" w:date="2020-06-02T15:17:00Z">
                    <w:rPr/>
                  </w:rPrChange>
                </w:rPr>
                <w:t>2</w:t>
              </w:r>
            </w:ins>
          </w:p>
        </w:tc>
        <w:tc>
          <w:tcPr>
            <w:tcW w:w="1314" w:type="dxa"/>
            <w:tcPrChange w:id="2005" w:author="Ryan Ganeswara" w:date="2020-06-02T15:17:00Z">
              <w:tcPr>
                <w:tcW w:w="1322" w:type="dxa"/>
              </w:tcPr>
            </w:tcPrChange>
          </w:tcPr>
          <w:p w14:paraId="4D142EA0" w14:textId="7F79DAC8" w:rsidR="003F53CF" w:rsidRPr="003F53CF" w:rsidRDefault="003F53CF">
            <w:pPr>
              <w:jc w:val="center"/>
              <w:rPr>
                <w:ins w:id="2006" w:author="Ryan Ganeswara" w:date="2020-06-02T15:15:00Z"/>
                <w:rFonts w:ascii="Times New Roman" w:hAnsi="Times New Roman" w:cs="Times New Roman"/>
                <w:sz w:val="24"/>
                <w:szCs w:val="24"/>
                <w:rPrChange w:id="2007" w:author="Ryan Ganeswara" w:date="2020-06-02T15:17:00Z">
                  <w:rPr>
                    <w:ins w:id="2008" w:author="Ryan Ganeswara" w:date="2020-06-02T15:15:00Z"/>
                  </w:rPr>
                </w:rPrChange>
              </w:rPr>
            </w:pPr>
            <w:ins w:id="2009" w:author="Ryan Ganeswara" w:date="2020-06-02T15:15:00Z">
              <w:r w:rsidRPr="003F53CF">
                <w:rPr>
                  <w:rFonts w:ascii="Times New Roman" w:hAnsi="Times New Roman" w:cs="Times New Roman"/>
                  <w:sz w:val="24"/>
                  <w:szCs w:val="24"/>
                  <w:rPrChange w:id="2010" w:author="Ryan Ganeswara" w:date="2020-06-02T15:17:00Z">
                    <w:rPr/>
                  </w:rPrChange>
                </w:rPr>
                <w:t>2</w:t>
              </w:r>
            </w:ins>
          </w:p>
        </w:tc>
      </w:tr>
      <w:tr w:rsidR="003F53CF" w:rsidRPr="003F53CF" w14:paraId="4194328F" w14:textId="77777777" w:rsidTr="003F53CF">
        <w:trPr>
          <w:trHeight w:val="301"/>
          <w:ins w:id="2011" w:author="Ryan Ganeswara" w:date="2020-06-02T15:15:00Z"/>
        </w:trPr>
        <w:tc>
          <w:tcPr>
            <w:tcW w:w="609" w:type="dxa"/>
            <w:tcPrChange w:id="2012" w:author="Ryan Ganeswara" w:date="2020-06-02T15:17:00Z">
              <w:tcPr>
                <w:tcW w:w="1321" w:type="dxa"/>
              </w:tcPr>
            </w:tcPrChange>
          </w:tcPr>
          <w:p w14:paraId="2A14AD07" w14:textId="3FAFE792" w:rsidR="003F53CF" w:rsidRPr="003F53CF" w:rsidRDefault="003F53CF" w:rsidP="008C462F">
            <w:pPr>
              <w:jc w:val="center"/>
              <w:rPr>
                <w:ins w:id="2013" w:author="Ryan Ganeswara" w:date="2020-06-02T15:15:00Z"/>
                <w:rFonts w:ascii="Times New Roman" w:hAnsi="Times New Roman" w:cs="Times New Roman"/>
                <w:b/>
                <w:bCs/>
                <w:sz w:val="24"/>
                <w:szCs w:val="24"/>
                <w:rPrChange w:id="2014" w:author="Ryan Ganeswara" w:date="2020-06-02T15:17:00Z">
                  <w:rPr>
                    <w:ins w:id="2015" w:author="Ryan Ganeswara" w:date="2020-06-02T15:15:00Z"/>
                  </w:rPr>
                </w:rPrChange>
              </w:rPr>
            </w:pPr>
            <w:ins w:id="2016" w:author="Ryan Ganeswara" w:date="2020-06-02T15:15:00Z">
              <w:r w:rsidRPr="003F53CF">
                <w:rPr>
                  <w:rFonts w:ascii="Times New Roman" w:hAnsi="Times New Roman" w:cs="Times New Roman"/>
                  <w:b/>
                  <w:bCs/>
                  <w:sz w:val="24"/>
                  <w:szCs w:val="24"/>
                  <w:rPrChange w:id="2017" w:author="Ryan Ganeswara" w:date="2020-06-02T15:17:00Z">
                    <w:rPr/>
                  </w:rPrChange>
                </w:rPr>
                <w:t>Maximum</w:t>
              </w:r>
            </w:ins>
          </w:p>
        </w:tc>
        <w:tc>
          <w:tcPr>
            <w:tcW w:w="1313" w:type="dxa"/>
            <w:tcPrChange w:id="2018" w:author="Ryan Ganeswara" w:date="2020-06-02T15:17:00Z">
              <w:tcPr>
                <w:tcW w:w="1321" w:type="dxa"/>
              </w:tcPr>
            </w:tcPrChange>
          </w:tcPr>
          <w:p w14:paraId="763EAA8D" w14:textId="7AFA2ACD" w:rsidR="003F53CF" w:rsidRPr="003F53CF" w:rsidRDefault="003F53CF" w:rsidP="008C462F">
            <w:pPr>
              <w:jc w:val="center"/>
              <w:rPr>
                <w:ins w:id="2019" w:author="Ryan Ganeswara" w:date="2020-06-02T15:15:00Z"/>
                <w:rFonts w:ascii="Times New Roman" w:hAnsi="Times New Roman" w:cs="Times New Roman"/>
                <w:sz w:val="24"/>
                <w:szCs w:val="24"/>
                <w:rPrChange w:id="2020" w:author="Ryan Ganeswara" w:date="2020-06-02T15:17:00Z">
                  <w:rPr>
                    <w:ins w:id="2021" w:author="Ryan Ganeswara" w:date="2020-06-02T15:15:00Z"/>
                  </w:rPr>
                </w:rPrChange>
              </w:rPr>
            </w:pPr>
            <w:ins w:id="2022" w:author="Ryan Ganeswara" w:date="2020-06-02T15:15:00Z">
              <w:r w:rsidRPr="003F53CF">
                <w:rPr>
                  <w:rFonts w:ascii="Times New Roman" w:hAnsi="Times New Roman" w:cs="Times New Roman"/>
                  <w:sz w:val="24"/>
                  <w:szCs w:val="24"/>
                  <w:rPrChange w:id="2023" w:author="Ryan Ganeswara" w:date="2020-06-02T15:17:00Z">
                    <w:rPr/>
                  </w:rPrChange>
                </w:rPr>
                <w:t>2</w:t>
              </w:r>
            </w:ins>
          </w:p>
        </w:tc>
        <w:tc>
          <w:tcPr>
            <w:tcW w:w="1313" w:type="dxa"/>
            <w:tcPrChange w:id="2024" w:author="Ryan Ganeswara" w:date="2020-06-02T15:17:00Z">
              <w:tcPr>
                <w:tcW w:w="1321" w:type="dxa"/>
              </w:tcPr>
            </w:tcPrChange>
          </w:tcPr>
          <w:p w14:paraId="5D21C839" w14:textId="6A48FE58" w:rsidR="003F53CF" w:rsidRPr="003F53CF" w:rsidRDefault="003F53CF">
            <w:pPr>
              <w:jc w:val="center"/>
              <w:rPr>
                <w:ins w:id="2025" w:author="Ryan Ganeswara" w:date="2020-06-02T15:15:00Z"/>
                <w:rFonts w:ascii="Times New Roman" w:hAnsi="Times New Roman" w:cs="Times New Roman"/>
                <w:sz w:val="24"/>
                <w:szCs w:val="24"/>
                <w:rPrChange w:id="2026" w:author="Ryan Ganeswara" w:date="2020-06-02T15:17:00Z">
                  <w:rPr>
                    <w:ins w:id="2027" w:author="Ryan Ganeswara" w:date="2020-06-02T15:15:00Z"/>
                  </w:rPr>
                </w:rPrChange>
              </w:rPr>
            </w:pPr>
            <w:ins w:id="2028" w:author="Ryan Ganeswara" w:date="2020-06-02T15:15:00Z">
              <w:r w:rsidRPr="003F53CF">
                <w:rPr>
                  <w:rFonts w:ascii="Times New Roman" w:hAnsi="Times New Roman" w:cs="Times New Roman"/>
                  <w:sz w:val="24"/>
                  <w:szCs w:val="24"/>
                  <w:rPrChange w:id="2029" w:author="Ryan Ganeswara" w:date="2020-06-02T15:17:00Z">
                    <w:rPr/>
                  </w:rPrChange>
                </w:rPr>
                <w:t>2</w:t>
              </w:r>
            </w:ins>
          </w:p>
        </w:tc>
        <w:tc>
          <w:tcPr>
            <w:tcW w:w="1313" w:type="dxa"/>
            <w:tcPrChange w:id="2030" w:author="Ryan Ganeswara" w:date="2020-06-02T15:17:00Z">
              <w:tcPr>
                <w:tcW w:w="1321" w:type="dxa"/>
              </w:tcPr>
            </w:tcPrChange>
          </w:tcPr>
          <w:p w14:paraId="740B2D36" w14:textId="47A3A2EA" w:rsidR="003F53CF" w:rsidRPr="003F53CF" w:rsidRDefault="003F53CF">
            <w:pPr>
              <w:jc w:val="center"/>
              <w:rPr>
                <w:ins w:id="2031" w:author="Ryan Ganeswara" w:date="2020-06-02T15:15:00Z"/>
                <w:rFonts w:ascii="Times New Roman" w:hAnsi="Times New Roman" w:cs="Times New Roman"/>
                <w:sz w:val="24"/>
                <w:szCs w:val="24"/>
                <w:rPrChange w:id="2032" w:author="Ryan Ganeswara" w:date="2020-06-02T15:17:00Z">
                  <w:rPr>
                    <w:ins w:id="2033" w:author="Ryan Ganeswara" w:date="2020-06-02T15:15:00Z"/>
                  </w:rPr>
                </w:rPrChange>
              </w:rPr>
            </w:pPr>
            <w:ins w:id="2034" w:author="Ryan Ganeswara" w:date="2020-06-02T15:15:00Z">
              <w:r w:rsidRPr="003F53CF">
                <w:rPr>
                  <w:rFonts w:ascii="Times New Roman" w:hAnsi="Times New Roman" w:cs="Times New Roman"/>
                  <w:sz w:val="24"/>
                  <w:szCs w:val="24"/>
                  <w:rPrChange w:id="2035" w:author="Ryan Ganeswara" w:date="2020-06-02T15:17:00Z">
                    <w:rPr/>
                  </w:rPrChange>
                </w:rPr>
                <w:t>2</w:t>
              </w:r>
            </w:ins>
          </w:p>
        </w:tc>
        <w:tc>
          <w:tcPr>
            <w:tcW w:w="1313" w:type="dxa"/>
            <w:tcPrChange w:id="2036" w:author="Ryan Ganeswara" w:date="2020-06-02T15:17:00Z">
              <w:tcPr>
                <w:tcW w:w="1321" w:type="dxa"/>
              </w:tcPr>
            </w:tcPrChange>
          </w:tcPr>
          <w:p w14:paraId="6BD27025" w14:textId="6BADCA04" w:rsidR="003F53CF" w:rsidRPr="003F53CF" w:rsidRDefault="003F53CF">
            <w:pPr>
              <w:jc w:val="center"/>
              <w:rPr>
                <w:ins w:id="2037" w:author="Ryan Ganeswara" w:date="2020-06-02T15:15:00Z"/>
                <w:rFonts w:ascii="Times New Roman" w:hAnsi="Times New Roman" w:cs="Times New Roman"/>
                <w:sz w:val="24"/>
                <w:szCs w:val="24"/>
                <w:rPrChange w:id="2038" w:author="Ryan Ganeswara" w:date="2020-06-02T15:17:00Z">
                  <w:rPr>
                    <w:ins w:id="2039" w:author="Ryan Ganeswara" w:date="2020-06-02T15:15:00Z"/>
                  </w:rPr>
                </w:rPrChange>
              </w:rPr>
            </w:pPr>
            <w:ins w:id="2040" w:author="Ryan Ganeswara" w:date="2020-06-02T15:15:00Z">
              <w:r w:rsidRPr="003F53CF">
                <w:rPr>
                  <w:rFonts w:ascii="Times New Roman" w:hAnsi="Times New Roman" w:cs="Times New Roman"/>
                  <w:sz w:val="24"/>
                  <w:szCs w:val="24"/>
                  <w:rPrChange w:id="2041" w:author="Ryan Ganeswara" w:date="2020-06-02T15:17:00Z">
                    <w:rPr/>
                  </w:rPrChange>
                </w:rPr>
                <w:t>2</w:t>
              </w:r>
            </w:ins>
          </w:p>
        </w:tc>
        <w:tc>
          <w:tcPr>
            <w:tcW w:w="1314" w:type="dxa"/>
            <w:tcPrChange w:id="2042" w:author="Ryan Ganeswara" w:date="2020-06-02T15:17:00Z">
              <w:tcPr>
                <w:tcW w:w="1322" w:type="dxa"/>
              </w:tcPr>
            </w:tcPrChange>
          </w:tcPr>
          <w:p w14:paraId="03251B47" w14:textId="00CB19B4" w:rsidR="003F53CF" w:rsidRPr="003F53CF" w:rsidRDefault="003F53CF">
            <w:pPr>
              <w:jc w:val="center"/>
              <w:rPr>
                <w:ins w:id="2043" w:author="Ryan Ganeswara" w:date="2020-06-02T15:15:00Z"/>
                <w:rFonts w:ascii="Times New Roman" w:hAnsi="Times New Roman" w:cs="Times New Roman"/>
                <w:sz w:val="24"/>
                <w:szCs w:val="24"/>
                <w:rPrChange w:id="2044" w:author="Ryan Ganeswara" w:date="2020-06-02T15:17:00Z">
                  <w:rPr>
                    <w:ins w:id="2045" w:author="Ryan Ganeswara" w:date="2020-06-02T15:15:00Z"/>
                  </w:rPr>
                </w:rPrChange>
              </w:rPr>
            </w:pPr>
            <w:ins w:id="2046" w:author="Ryan Ganeswara" w:date="2020-06-02T15:15:00Z">
              <w:r w:rsidRPr="003F53CF">
                <w:rPr>
                  <w:rFonts w:ascii="Times New Roman" w:hAnsi="Times New Roman" w:cs="Times New Roman"/>
                  <w:sz w:val="24"/>
                  <w:szCs w:val="24"/>
                  <w:rPrChange w:id="2047" w:author="Ryan Ganeswara" w:date="2020-06-02T15:17:00Z">
                    <w:rPr/>
                  </w:rPrChange>
                </w:rPr>
                <w:t>2</w:t>
              </w:r>
            </w:ins>
            <w:commentRangeEnd w:id="1869"/>
            <w:ins w:id="2048" w:author="Ryan Ganeswara" w:date="2020-06-02T15:22:00Z">
              <w:r w:rsidR="008C462F">
                <w:rPr>
                  <w:rStyle w:val="CommentReference"/>
                </w:rPr>
                <w:commentReference w:id="1869"/>
              </w:r>
            </w:ins>
          </w:p>
        </w:tc>
      </w:tr>
    </w:tbl>
    <w:p w14:paraId="746F3BFB" w14:textId="77777777" w:rsidR="003F53CF" w:rsidRDefault="003F53CF" w:rsidP="00E334E7">
      <w:pPr>
        <w:jc w:val="center"/>
      </w:pPr>
    </w:p>
    <w:p w14:paraId="324D9196" w14:textId="1A4C791B" w:rsidR="00CF03B0" w:rsidRDefault="00E334E7" w:rsidP="00CF03B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w:t>
      </w:r>
      <w:ins w:id="2049" w:author="Ryan Ganeswara" w:date="2020-06-02T15:22:00Z">
        <w:r w:rsidR="008C462F">
          <w:rPr>
            <w:rFonts w:ascii="Times New Roman" w:hAnsi="Times New Roman" w:cs="Times New Roman"/>
            <w:sz w:val="24"/>
            <w:szCs w:val="24"/>
          </w:rPr>
          <w:t>8</w:t>
        </w:r>
      </w:ins>
      <w:del w:id="2050" w:author="Ryan Ganeswara" w:date="2020-06-02T15:22:00Z">
        <w:r w:rsidDel="008C462F">
          <w:rPr>
            <w:rFonts w:ascii="Times New Roman" w:hAnsi="Times New Roman" w:cs="Times New Roman"/>
            <w:sz w:val="24"/>
            <w:szCs w:val="24"/>
          </w:rPr>
          <w:delText>11</w:delText>
        </w:r>
      </w:del>
      <w:r>
        <w:rPr>
          <w:rFonts w:ascii="Times New Roman" w:hAnsi="Times New Roman" w:cs="Times New Roman"/>
          <w:sz w:val="24"/>
          <w:szCs w:val="24"/>
        </w:rPr>
        <w:t xml:space="preserve"> menunjukkan data frekuensi pada pertanyaan </w:t>
      </w:r>
      <w:r w:rsidRPr="00FA5181">
        <w:rPr>
          <w:rFonts w:ascii="Times New Roman" w:hAnsi="Times New Roman" w:cs="Times New Roman"/>
          <w:i/>
          <w:iCs/>
          <w:sz w:val="24"/>
          <w:szCs w:val="24"/>
          <w:rPrChange w:id="2051" w:author="Ryan Ganeswara" w:date="2020-06-02T15:51:00Z">
            <w:rPr>
              <w:rFonts w:ascii="Times New Roman" w:hAnsi="Times New Roman" w:cs="Times New Roman"/>
              <w:sz w:val="24"/>
              <w:szCs w:val="24"/>
            </w:rPr>
          </w:rPrChange>
        </w:rPr>
        <w:t>browsing</w:t>
      </w:r>
      <w:r>
        <w:rPr>
          <w:rFonts w:ascii="Times New Roman" w:hAnsi="Times New Roman" w:cs="Times New Roman"/>
          <w:sz w:val="24"/>
          <w:szCs w:val="24"/>
        </w:rPr>
        <w:t xml:space="preserve"> dimana variabel PB 1 merupakan pertanyaan </w:t>
      </w:r>
      <w:r w:rsidRPr="00FA5181">
        <w:rPr>
          <w:rFonts w:ascii="Times New Roman" w:hAnsi="Times New Roman" w:cs="Times New Roman"/>
          <w:i/>
          <w:iCs/>
          <w:sz w:val="24"/>
          <w:szCs w:val="24"/>
          <w:rPrChange w:id="2052" w:author="Ryan Ganeswara" w:date="2020-06-02T15:51:00Z">
            <w:rPr>
              <w:rFonts w:ascii="Times New Roman" w:hAnsi="Times New Roman" w:cs="Times New Roman"/>
              <w:sz w:val="24"/>
              <w:szCs w:val="24"/>
            </w:rPr>
          </w:rPrChange>
        </w:rPr>
        <w:t>browsing</w:t>
      </w:r>
      <w:r>
        <w:rPr>
          <w:rFonts w:ascii="Times New Roman" w:hAnsi="Times New Roman" w:cs="Times New Roman"/>
          <w:sz w:val="24"/>
          <w:szCs w:val="24"/>
        </w:rPr>
        <w:t xml:space="preserve"> yang pertama, PB 2 merupakan pertanyaan </w:t>
      </w:r>
      <w:r w:rsidRPr="00FA5181">
        <w:rPr>
          <w:rFonts w:ascii="Times New Roman" w:hAnsi="Times New Roman" w:cs="Times New Roman"/>
          <w:i/>
          <w:iCs/>
          <w:sz w:val="24"/>
          <w:szCs w:val="24"/>
          <w:rPrChange w:id="2053" w:author="Ryan Ganeswara" w:date="2020-06-02T15:51:00Z">
            <w:rPr>
              <w:rFonts w:ascii="Times New Roman" w:hAnsi="Times New Roman" w:cs="Times New Roman"/>
              <w:sz w:val="24"/>
              <w:szCs w:val="24"/>
            </w:rPr>
          </w:rPrChange>
        </w:rPr>
        <w:t>browsing</w:t>
      </w:r>
      <w:r>
        <w:rPr>
          <w:rFonts w:ascii="Times New Roman" w:hAnsi="Times New Roman" w:cs="Times New Roman"/>
          <w:sz w:val="24"/>
          <w:szCs w:val="24"/>
        </w:rPr>
        <w:t xml:space="preserve"> yang kedua, hingga PB 5 yang merupakan pertanyaan </w:t>
      </w:r>
      <w:r w:rsidRPr="00FA5181">
        <w:rPr>
          <w:rFonts w:ascii="Times New Roman" w:hAnsi="Times New Roman" w:cs="Times New Roman"/>
          <w:i/>
          <w:iCs/>
          <w:sz w:val="24"/>
          <w:szCs w:val="24"/>
          <w:rPrChange w:id="2054" w:author="Ryan Ganeswara" w:date="2020-06-02T15:51:00Z">
            <w:rPr>
              <w:rFonts w:ascii="Times New Roman" w:hAnsi="Times New Roman" w:cs="Times New Roman"/>
              <w:sz w:val="24"/>
              <w:szCs w:val="24"/>
            </w:rPr>
          </w:rPrChange>
        </w:rPr>
        <w:t>browsing</w:t>
      </w:r>
      <w:r>
        <w:rPr>
          <w:rFonts w:ascii="Times New Roman" w:hAnsi="Times New Roman" w:cs="Times New Roman"/>
          <w:sz w:val="24"/>
          <w:szCs w:val="24"/>
        </w:rPr>
        <w:t xml:space="preserve"> yang kelima. Untuk kategori pembobotan sudah dijelaskan poin diatas, dimana nilai 2 untuk jawaban benar (sepenuhnya benar), nilai 1 untuk jawaban sebagian benar, dan nilai 0 untuk jawaban salah.</w:t>
      </w:r>
      <w:r w:rsidR="00CF03B0">
        <w:rPr>
          <w:rFonts w:ascii="Times New Roman" w:hAnsi="Times New Roman" w:cs="Times New Roman"/>
          <w:sz w:val="24"/>
          <w:szCs w:val="24"/>
        </w:rPr>
        <w:t xml:space="preserve"> Berikut penjelasan mengenai tabel frekuensi pada tabel 4.</w:t>
      </w:r>
      <w:ins w:id="2055" w:author="Ryan Ganeswara" w:date="2020-06-02T15:22:00Z">
        <w:r w:rsidR="008C462F">
          <w:rPr>
            <w:rFonts w:ascii="Times New Roman" w:hAnsi="Times New Roman" w:cs="Times New Roman"/>
            <w:sz w:val="24"/>
            <w:szCs w:val="24"/>
          </w:rPr>
          <w:t>8</w:t>
        </w:r>
      </w:ins>
      <w:del w:id="2056" w:author="Ryan Ganeswara" w:date="2020-06-02T15:22:00Z">
        <w:r w:rsidR="00CF03B0" w:rsidDel="008C462F">
          <w:rPr>
            <w:rFonts w:ascii="Times New Roman" w:hAnsi="Times New Roman" w:cs="Times New Roman"/>
            <w:sz w:val="24"/>
            <w:szCs w:val="24"/>
          </w:rPr>
          <w:delText>11</w:delText>
        </w:r>
      </w:del>
      <w:r w:rsidR="00CF03B0">
        <w:rPr>
          <w:rFonts w:ascii="Times New Roman" w:hAnsi="Times New Roman" w:cs="Times New Roman"/>
          <w:sz w:val="24"/>
          <w:szCs w:val="24"/>
        </w:rPr>
        <w:t xml:space="preserve"> :</w:t>
      </w:r>
    </w:p>
    <w:p w14:paraId="6996F76C" w14:textId="1542C655" w:rsidR="00CF03B0" w:rsidRDefault="00CF03B0"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Rata-Rata (Mean)</w:t>
      </w:r>
    </w:p>
    <w:p w14:paraId="3DBF58A9" w14:textId="2ABB08A3" w:rsidR="00CF03B0" w:rsidRDefault="0072675E" w:rsidP="0072675E">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ins w:id="2057" w:author="Ryan Ganeswara" w:date="2020-06-02T15:22:00Z">
        <w:r w:rsidR="008C462F">
          <w:rPr>
            <w:rFonts w:ascii="Times New Roman" w:hAnsi="Times New Roman" w:cs="Times New Roman"/>
            <w:sz w:val="24"/>
            <w:szCs w:val="24"/>
          </w:rPr>
          <w:t>8</w:t>
        </w:r>
      </w:ins>
      <w:del w:id="2058" w:author="Ryan Ganeswara" w:date="2020-06-02T15:22:00Z">
        <w:r w:rsidDel="008C462F">
          <w:rPr>
            <w:rFonts w:ascii="Times New Roman" w:hAnsi="Times New Roman" w:cs="Times New Roman"/>
            <w:sz w:val="24"/>
            <w:szCs w:val="24"/>
          </w:rPr>
          <w:delText>11</w:delText>
        </w:r>
      </w:del>
      <w:r>
        <w:rPr>
          <w:rFonts w:ascii="Times New Roman" w:hAnsi="Times New Roman" w:cs="Times New Roman"/>
          <w:sz w:val="24"/>
          <w:szCs w:val="24"/>
        </w:rPr>
        <w:t xml:space="preserve"> menunjukkan n</w:t>
      </w:r>
      <w:r w:rsidR="00CF03B0" w:rsidRPr="001545A9">
        <w:rPr>
          <w:rFonts w:ascii="Times New Roman" w:hAnsi="Times New Roman" w:cs="Times New Roman"/>
          <w:sz w:val="24"/>
          <w:szCs w:val="24"/>
        </w:rPr>
        <w:t>ilai mean pada pertanyaan pertama (PB 1)</w:t>
      </w:r>
      <w:r w:rsidR="001545A9" w:rsidRPr="001545A9">
        <w:rPr>
          <w:rFonts w:ascii="Times New Roman" w:hAnsi="Times New Roman" w:cs="Times New Roman"/>
          <w:sz w:val="24"/>
          <w:szCs w:val="24"/>
        </w:rPr>
        <w:t>, pertanyaan kedua (PB 2), pertanyaan keempat (PB 4)</w:t>
      </w:r>
      <w:r w:rsidR="001545A9">
        <w:rPr>
          <w:rFonts w:ascii="Times New Roman" w:hAnsi="Times New Roman" w:cs="Times New Roman"/>
          <w:sz w:val="24"/>
          <w:szCs w:val="24"/>
        </w:rPr>
        <w:t>, pertanyaan kelima (PB 5)</w:t>
      </w:r>
      <w:r w:rsidR="00CF03B0" w:rsidRPr="001545A9">
        <w:rPr>
          <w:rFonts w:ascii="Times New Roman" w:hAnsi="Times New Roman" w:cs="Times New Roman"/>
          <w:sz w:val="24"/>
          <w:szCs w:val="24"/>
        </w:rPr>
        <w:t xml:space="preserve"> adalah 2, dimana nilai tersebut menunjukkan seluruh peserta berhasil menjawab</w:t>
      </w:r>
      <w:r w:rsidR="001545A9">
        <w:rPr>
          <w:rFonts w:ascii="Times New Roman" w:hAnsi="Times New Roman" w:cs="Times New Roman"/>
          <w:sz w:val="24"/>
          <w:szCs w:val="24"/>
        </w:rPr>
        <w:t xml:space="preserve"> keempat pertanyaan tersebut dengan benar. Sedangkan nilai pada pertanyaan ketiga (PB 3) adalah 1,75 yang berarti semua peserta tidak sepenuhnya berhasil menjawab pertanyaan dengan benar</w:t>
      </w:r>
      <w:r>
        <w:rPr>
          <w:rFonts w:ascii="Times New Roman" w:hAnsi="Times New Roman" w:cs="Times New Roman"/>
          <w:sz w:val="24"/>
          <w:szCs w:val="24"/>
        </w:rPr>
        <w:t xml:space="preserve"> atau bisa dikatakan sebagian benar.</w:t>
      </w:r>
    </w:p>
    <w:p w14:paraId="3CD9A43C" w14:textId="6B44163E" w:rsidR="0072675E" w:rsidRDefault="0072675E"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Tengah (Median)</w:t>
      </w:r>
    </w:p>
    <w:p w14:paraId="2E162AFB" w14:textId="02CEB8EF" w:rsidR="0072675E" w:rsidRDefault="0072675E" w:rsidP="0072675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ins w:id="2059" w:author="Ryan Ganeswara" w:date="2020-06-02T15:23:00Z">
        <w:r w:rsidR="008C462F">
          <w:rPr>
            <w:rFonts w:ascii="Times New Roman" w:hAnsi="Times New Roman" w:cs="Times New Roman"/>
            <w:sz w:val="24"/>
            <w:szCs w:val="24"/>
          </w:rPr>
          <w:t>8</w:t>
        </w:r>
      </w:ins>
      <w:del w:id="2060" w:author="Ryan Ganeswara" w:date="2020-06-02T15:23:00Z">
        <w:r w:rsidDel="008C462F">
          <w:rPr>
            <w:rFonts w:ascii="Times New Roman" w:hAnsi="Times New Roman" w:cs="Times New Roman"/>
            <w:sz w:val="24"/>
            <w:szCs w:val="24"/>
          </w:rPr>
          <w:delText>11</w:delText>
        </w:r>
      </w:del>
      <w:r>
        <w:rPr>
          <w:rFonts w:ascii="Times New Roman" w:hAnsi="Times New Roman" w:cs="Times New Roman"/>
          <w:sz w:val="24"/>
          <w:szCs w:val="24"/>
        </w:rPr>
        <w:t xml:space="preserve"> menunjukkan nilai tengah yang didapat dari semua pertanyaan yang ada adalah 2. Nilai tengah menggambarkan skala paling tengah dari jawaban yang diberikan oleh peserta dalam tugas penjelajahan adalah sepenuhnya benar.</w:t>
      </w:r>
    </w:p>
    <w:p w14:paraId="291E968A" w14:textId="7BD71E2B" w:rsidR="0072675E" w:rsidRDefault="0072675E"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Terendah (Minimum)</w:t>
      </w:r>
    </w:p>
    <w:p w14:paraId="06AD64A4" w14:textId="4F995E2C" w:rsidR="0072675E" w:rsidRDefault="0072675E" w:rsidP="0072675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ins w:id="2061" w:author="Ryan Ganeswara" w:date="2020-06-02T15:23:00Z">
        <w:r w:rsidR="008C462F">
          <w:rPr>
            <w:rFonts w:ascii="Times New Roman" w:hAnsi="Times New Roman" w:cs="Times New Roman"/>
            <w:sz w:val="24"/>
            <w:szCs w:val="24"/>
          </w:rPr>
          <w:t>8</w:t>
        </w:r>
      </w:ins>
      <w:del w:id="2062" w:author="Ryan Ganeswara" w:date="2020-06-02T15:23:00Z">
        <w:r w:rsidDel="008C462F">
          <w:rPr>
            <w:rFonts w:ascii="Times New Roman" w:hAnsi="Times New Roman" w:cs="Times New Roman"/>
            <w:sz w:val="24"/>
            <w:szCs w:val="24"/>
          </w:rPr>
          <w:delText>11</w:delText>
        </w:r>
      </w:del>
      <w:r>
        <w:rPr>
          <w:rFonts w:ascii="Times New Roman" w:hAnsi="Times New Roman" w:cs="Times New Roman"/>
          <w:sz w:val="24"/>
          <w:szCs w:val="24"/>
        </w:rPr>
        <w:t xml:space="preserve"> menunjukkan nilai terendah dari pertanyaan pertama, kedua, keempat, dan kelima adalah 2 yang berarti semua peserta menjawab pertanyaan pada soal-soal tersebut dengan benar tanpa ada salah ataupun hanya sebagian benar, sedangkan nilai minimum untuk pertanyaan ketiga adalah 0 yang berarti terdapat peserta yang menjawab pertanyaan tersebut dengan jawaban salah. Nilai ini me</w:t>
      </w:r>
      <w:r w:rsidR="00DC3407">
        <w:rPr>
          <w:rFonts w:ascii="Times New Roman" w:hAnsi="Times New Roman" w:cs="Times New Roman"/>
          <w:sz w:val="24"/>
          <w:szCs w:val="24"/>
        </w:rPr>
        <w:t>nggambarkan skala terendah yang ada dari jawaban yang diberikan peserta yaitu jawaban salah pada pertanyaan ketiga (PB 3).</w:t>
      </w:r>
    </w:p>
    <w:p w14:paraId="593FDB22" w14:textId="6A7D8A77" w:rsidR="00DC3407" w:rsidRDefault="00DC3407"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Tertinggi (Maximum)</w:t>
      </w:r>
    </w:p>
    <w:p w14:paraId="6D35E11A" w14:textId="49BEA46A" w:rsidR="00DC3407" w:rsidRPr="0072675E" w:rsidRDefault="00DC3407" w:rsidP="00DC3407">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ins w:id="2063" w:author="Ryan Ganeswara" w:date="2020-06-02T15:23:00Z">
        <w:r w:rsidR="008C462F">
          <w:rPr>
            <w:rFonts w:ascii="Times New Roman" w:hAnsi="Times New Roman" w:cs="Times New Roman"/>
            <w:sz w:val="24"/>
            <w:szCs w:val="24"/>
          </w:rPr>
          <w:t>8</w:t>
        </w:r>
      </w:ins>
      <w:del w:id="2064" w:author="Ryan Ganeswara" w:date="2020-06-02T15:23:00Z">
        <w:r w:rsidDel="008C462F">
          <w:rPr>
            <w:rFonts w:ascii="Times New Roman" w:hAnsi="Times New Roman" w:cs="Times New Roman"/>
            <w:sz w:val="24"/>
            <w:szCs w:val="24"/>
          </w:rPr>
          <w:delText>11</w:delText>
        </w:r>
      </w:del>
      <w:r>
        <w:rPr>
          <w:rFonts w:ascii="Times New Roman" w:hAnsi="Times New Roman" w:cs="Times New Roman"/>
          <w:sz w:val="24"/>
          <w:szCs w:val="24"/>
        </w:rPr>
        <w:t xml:space="preserve"> menunjukkan nilai tertinggi dari semua pertanyaan adalah 2. Nilai tertinggi menggambarkan skala tertinggi yang ada dari jawaban yang diberikan oleh peserta adalah sepenuhnya benar.</w:t>
      </w:r>
    </w:p>
    <w:p w14:paraId="1977A01E" w14:textId="77777777" w:rsidR="00E334E7" w:rsidRPr="00E334E7" w:rsidRDefault="00E334E7" w:rsidP="00E334E7">
      <w:pPr>
        <w:spacing w:line="360" w:lineRule="auto"/>
        <w:ind w:left="720" w:firstLine="720"/>
        <w:jc w:val="both"/>
        <w:rPr>
          <w:rFonts w:ascii="Times New Roman" w:hAnsi="Times New Roman" w:cs="Times New Roman"/>
          <w:sz w:val="24"/>
          <w:szCs w:val="24"/>
        </w:rPr>
      </w:pPr>
    </w:p>
    <w:p w14:paraId="7EB1E416" w14:textId="4EB5CC03" w:rsidR="00DC3407" w:rsidRDefault="00DC3407" w:rsidP="00390A9A">
      <w:pPr>
        <w:pStyle w:val="Heading3"/>
        <w:numPr>
          <w:ilvl w:val="3"/>
          <w:numId w:val="37"/>
        </w:numPr>
        <w:ind w:left="1418" w:hanging="709"/>
      </w:pPr>
      <w:bookmarkStart w:id="2065" w:name="_Toc41326077"/>
      <w:r>
        <w:t xml:space="preserve">Pengolahan Data Pengujian Fasilitas </w:t>
      </w:r>
      <w:r w:rsidRPr="00FA5181">
        <w:rPr>
          <w:i/>
          <w:iCs/>
          <w:rPrChange w:id="2066" w:author="Ryan Ganeswara" w:date="2020-06-02T15:50:00Z">
            <w:rPr/>
          </w:rPrChange>
        </w:rPr>
        <w:t>Searching</w:t>
      </w:r>
      <w:bookmarkEnd w:id="2065"/>
    </w:p>
    <w:p w14:paraId="2F6074C5" w14:textId="30FF6E79" w:rsidR="00DC3407" w:rsidRDefault="00DC3407" w:rsidP="00DC3407">
      <w:pPr>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Untuk pengolahan data pada tugas ini mirip dengan tugas penjelajahan, dimana penulis menandai setiap jawaban yang dicoba oleh peserta. Skala yang digunakan untuk mengevaluasi jawaban juga sama seperti tugas penjelajahan, yaitu : sepenuhnya benar diberi nilai 2, sebagian benar diberi nilai 1, dan salah diberi nilai 0.</w:t>
      </w:r>
    </w:p>
    <w:p w14:paraId="523DF312" w14:textId="675E1A37" w:rsidR="00DC3407" w:rsidRPr="00DC3407" w:rsidRDefault="00DC3407" w:rsidP="00DC3407">
      <w:pPr>
        <w:spacing w:line="360" w:lineRule="auto"/>
        <w:ind w:left="709" w:firstLine="720"/>
        <w:jc w:val="both"/>
        <w:rPr>
          <w:rFonts w:ascii="Times New Roman" w:hAnsi="Times New Roman" w:cs="Times New Roman"/>
          <w:b/>
          <w:bCs/>
          <w:sz w:val="24"/>
          <w:szCs w:val="24"/>
        </w:rPr>
      </w:pPr>
      <w:r w:rsidRPr="00DC3407">
        <w:rPr>
          <w:rFonts w:ascii="Times New Roman" w:hAnsi="Times New Roman" w:cs="Times New Roman"/>
          <w:b/>
          <w:bCs/>
          <w:sz w:val="24"/>
          <w:szCs w:val="24"/>
        </w:rPr>
        <w:t xml:space="preserve">Pertanyaan </w:t>
      </w:r>
      <w:r w:rsidRPr="00FA5181">
        <w:rPr>
          <w:rFonts w:ascii="Times New Roman" w:hAnsi="Times New Roman" w:cs="Times New Roman"/>
          <w:b/>
          <w:bCs/>
          <w:i/>
          <w:iCs/>
          <w:sz w:val="24"/>
          <w:szCs w:val="24"/>
          <w:rPrChange w:id="2067" w:author="Ryan Ganeswara" w:date="2020-06-02T15:50:00Z">
            <w:rPr>
              <w:rFonts w:ascii="Times New Roman" w:hAnsi="Times New Roman" w:cs="Times New Roman"/>
              <w:b/>
              <w:bCs/>
              <w:sz w:val="24"/>
              <w:szCs w:val="24"/>
            </w:rPr>
          </w:rPrChange>
        </w:rPr>
        <w:t>Searching</w:t>
      </w:r>
      <w:r w:rsidRPr="00DC3407">
        <w:rPr>
          <w:rFonts w:ascii="Times New Roman" w:hAnsi="Times New Roman" w:cs="Times New Roman"/>
          <w:b/>
          <w:bCs/>
          <w:sz w:val="24"/>
          <w:szCs w:val="24"/>
        </w:rPr>
        <w:t xml:space="preserve"> :</w:t>
      </w:r>
    </w:p>
    <w:p w14:paraId="20209B81" w14:textId="6157E74F"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ke-V !</w:t>
      </w:r>
    </w:p>
    <w:p w14:paraId="04519CD1" w14:textId="3318FD8B"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ke-XIV, yang memiliki jenis kelamin Perempuan !</w:t>
      </w:r>
    </w:p>
    <w:p w14:paraId="60C392B0" w14:textId="5489B3B6"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memiliki tempat tinggal di Pr. Batanbunut, yang memiliki jenis kelamin Laki-laki !</w:t>
      </w:r>
    </w:p>
    <w:p w14:paraId="41C02323" w14:textId="488D886E"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ke-X, yang tinggal di Pr. Kusamba !</w:t>
      </w:r>
    </w:p>
    <w:p w14:paraId="78B7C00B" w14:textId="51315926"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ke-III, yang bertempat tinggal di desa Nonga. KrAsem, yang memiliki jenis kelamin perempuan !</w:t>
      </w:r>
    </w:p>
    <w:p w14:paraId="6D35F28D" w14:textId="77777777" w:rsidR="00DC3407" w:rsidRPr="00DC3407" w:rsidRDefault="00DC3407" w:rsidP="00DC3407">
      <w:pPr>
        <w:spacing w:line="360" w:lineRule="auto"/>
        <w:ind w:left="1429"/>
        <w:jc w:val="both"/>
        <w:rPr>
          <w:rFonts w:ascii="Times New Roman" w:hAnsi="Times New Roman" w:cs="Times New Roman"/>
          <w:sz w:val="24"/>
          <w:szCs w:val="24"/>
        </w:rPr>
      </w:pPr>
    </w:p>
    <w:p w14:paraId="5C0DDE57" w14:textId="31B64C9A" w:rsidR="00DC3407" w:rsidRDefault="00DC3407" w:rsidP="00DC3407">
      <w:pPr>
        <w:pStyle w:val="Heading5"/>
      </w:pPr>
      <w:bookmarkStart w:id="2068" w:name="_Toc41326098"/>
      <w:r>
        <w:t>Tabel 4.</w:t>
      </w:r>
      <w:ins w:id="2069" w:author="Ryan Ganeswara" w:date="2020-06-02T15:23:00Z">
        <w:r w:rsidR="008C462F">
          <w:t>9</w:t>
        </w:r>
      </w:ins>
      <w:del w:id="2070" w:author="Ryan Ganeswara" w:date="2020-06-02T15:23:00Z">
        <w:r w:rsidDel="008C462F">
          <w:delText>12</w:delText>
        </w:r>
      </w:del>
      <w:r>
        <w:t xml:space="preserve"> Frekuensi Pertanyaan </w:t>
      </w:r>
      <w:r w:rsidRPr="00FA5181">
        <w:rPr>
          <w:i/>
          <w:iCs/>
          <w:rPrChange w:id="2071" w:author="Ryan Ganeswara" w:date="2020-06-02T15:50:00Z">
            <w:rPr/>
          </w:rPrChange>
        </w:rPr>
        <w:t>Searching</w:t>
      </w:r>
      <w:bookmarkEnd w:id="2068"/>
    </w:p>
    <w:p w14:paraId="3CCFEE13" w14:textId="2C250D4E" w:rsidR="00DC3407" w:rsidRDefault="00DC3407" w:rsidP="00DC3407">
      <w:pPr>
        <w:jc w:val="center"/>
        <w:rPr>
          <w:ins w:id="2072" w:author="Ryan Ganeswara" w:date="2020-06-02T15:23:00Z"/>
        </w:rPr>
      </w:pPr>
      <w:del w:id="2073" w:author="Ryan Ganeswara" w:date="2020-06-02T15:24:00Z">
        <w:r w:rsidRPr="00DC3407" w:rsidDel="008C462F">
          <w:rPr>
            <w:noProof/>
            <w:lang w:val="id-ID" w:eastAsia="id-ID"/>
          </w:rPr>
          <w:drawing>
            <wp:inline distT="0" distB="0" distL="0" distR="0" wp14:anchorId="2AA5DDA0" wp14:editId="247C213C">
              <wp:extent cx="4362450" cy="1847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62450" cy="1847850"/>
                      </a:xfrm>
                      <a:prstGeom prst="rect">
                        <a:avLst/>
                      </a:prstGeom>
                    </pic:spPr>
                  </pic:pic>
                </a:graphicData>
              </a:graphic>
            </wp:inline>
          </w:drawing>
        </w:r>
      </w:del>
    </w:p>
    <w:tbl>
      <w:tblPr>
        <w:tblStyle w:val="TableGrid"/>
        <w:tblW w:w="0" w:type="auto"/>
        <w:tblInd w:w="704" w:type="dxa"/>
        <w:tblLook w:val="04A0" w:firstRow="1" w:lastRow="0" w:firstColumn="1" w:lastColumn="0" w:noHBand="0" w:noVBand="1"/>
      </w:tblPr>
      <w:tblGrid>
        <w:gridCol w:w="1283"/>
        <w:gridCol w:w="1187"/>
        <w:gridCol w:w="1188"/>
        <w:gridCol w:w="1188"/>
        <w:gridCol w:w="1188"/>
        <w:gridCol w:w="1189"/>
      </w:tblGrid>
      <w:tr w:rsidR="008C462F" w:rsidRPr="005A1B2B" w14:paraId="411E4FBB" w14:textId="77777777" w:rsidTr="009A0782">
        <w:trPr>
          <w:trHeight w:val="301"/>
          <w:ins w:id="2074" w:author="Ryan Ganeswara" w:date="2020-06-02T15:23:00Z"/>
        </w:trPr>
        <w:tc>
          <w:tcPr>
            <w:tcW w:w="609" w:type="dxa"/>
          </w:tcPr>
          <w:p w14:paraId="7DF5AB32" w14:textId="77777777" w:rsidR="008C462F" w:rsidRPr="005A1B2B" w:rsidRDefault="008C462F" w:rsidP="009A0782">
            <w:pPr>
              <w:jc w:val="center"/>
              <w:rPr>
                <w:ins w:id="2075" w:author="Ryan Ganeswara" w:date="2020-06-02T15:23:00Z"/>
                <w:rFonts w:ascii="Times New Roman" w:hAnsi="Times New Roman" w:cs="Times New Roman"/>
                <w:sz w:val="24"/>
                <w:szCs w:val="24"/>
              </w:rPr>
            </w:pPr>
          </w:p>
        </w:tc>
        <w:tc>
          <w:tcPr>
            <w:tcW w:w="1313" w:type="dxa"/>
          </w:tcPr>
          <w:p w14:paraId="54B5A5E8" w14:textId="27D34F92" w:rsidR="008C462F" w:rsidRPr="005A1B2B" w:rsidRDefault="008C462F" w:rsidP="009A0782">
            <w:pPr>
              <w:jc w:val="center"/>
              <w:rPr>
                <w:ins w:id="2076" w:author="Ryan Ganeswara" w:date="2020-06-02T15:23:00Z"/>
                <w:rFonts w:ascii="Times New Roman" w:hAnsi="Times New Roman" w:cs="Times New Roman"/>
                <w:b/>
                <w:bCs/>
                <w:sz w:val="24"/>
                <w:szCs w:val="24"/>
              </w:rPr>
            </w:pPr>
            <w:ins w:id="2077" w:author="Ryan Ganeswara" w:date="2020-06-02T15:23:00Z">
              <w:r w:rsidRPr="005A1B2B">
                <w:rPr>
                  <w:rFonts w:ascii="Times New Roman" w:hAnsi="Times New Roman" w:cs="Times New Roman"/>
                  <w:b/>
                  <w:bCs/>
                  <w:sz w:val="24"/>
                  <w:szCs w:val="24"/>
                </w:rPr>
                <w:t>P</w:t>
              </w:r>
            </w:ins>
            <w:ins w:id="2078" w:author="Ryan Ganeswara" w:date="2020-06-02T15:24:00Z">
              <w:r>
                <w:rPr>
                  <w:rFonts w:ascii="Times New Roman" w:hAnsi="Times New Roman" w:cs="Times New Roman"/>
                  <w:b/>
                  <w:bCs/>
                  <w:sz w:val="24"/>
                  <w:szCs w:val="24"/>
                </w:rPr>
                <w:t>S</w:t>
              </w:r>
            </w:ins>
            <w:ins w:id="2079" w:author="Ryan Ganeswara" w:date="2020-06-02T15:23:00Z">
              <w:r w:rsidRPr="005A1B2B">
                <w:rPr>
                  <w:rFonts w:ascii="Times New Roman" w:hAnsi="Times New Roman" w:cs="Times New Roman"/>
                  <w:b/>
                  <w:bCs/>
                  <w:sz w:val="24"/>
                  <w:szCs w:val="24"/>
                </w:rPr>
                <w:t xml:space="preserve"> 1</w:t>
              </w:r>
            </w:ins>
          </w:p>
        </w:tc>
        <w:tc>
          <w:tcPr>
            <w:tcW w:w="1313" w:type="dxa"/>
          </w:tcPr>
          <w:p w14:paraId="57AAA227" w14:textId="5168732A" w:rsidR="008C462F" w:rsidRPr="005A1B2B" w:rsidRDefault="008C462F" w:rsidP="009A0782">
            <w:pPr>
              <w:jc w:val="center"/>
              <w:rPr>
                <w:ins w:id="2080" w:author="Ryan Ganeswara" w:date="2020-06-02T15:23:00Z"/>
                <w:rFonts w:ascii="Times New Roman" w:hAnsi="Times New Roman" w:cs="Times New Roman"/>
                <w:b/>
                <w:bCs/>
                <w:sz w:val="24"/>
                <w:szCs w:val="24"/>
              </w:rPr>
            </w:pPr>
            <w:ins w:id="2081" w:author="Ryan Ganeswara" w:date="2020-06-02T15:23:00Z">
              <w:r w:rsidRPr="005A1B2B">
                <w:rPr>
                  <w:rFonts w:ascii="Times New Roman" w:hAnsi="Times New Roman" w:cs="Times New Roman"/>
                  <w:b/>
                  <w:bCs/>
                  <w:sz w:val="24"/>
                  <w:szCs w:val="24"/>
                </w:rPr>
                <w:t>P</w:t>
              </w:r>
            </w:ins>
            <w:ins w:id="2082" w:author="Ryan Ganeswara" w:date="2020-06-02T15:24:00Z">
              <w:r>
                <w:rPr>
                  <w:rFonts w:ascii="Times New Roman" w:hAnsi="Times New Roman" w:cs="Times New Roman"/>
                  <w:b/>
                  <w:bCs/>
                  <w:sz w:val="24"/>
                  <w:szCs w:val="24"/>
                </w:rPr>
                <w:t>S</w:t>
              </w:r>
            </w:ins>
            <w:ins w:id="2083" w:author="Ryan Ganeswara" w:date="2020-06-02T15:23:00Z">
              <w:r w:rsidRPr="005A1B2B">
                <w:rPr>
                  <w:rFonts w:ascii="Times New Roman" w:hAnsi="Times New Roman" w:cs="Times New Roman"/>
                  <w:b/>
                  <w:bCs/>
                  <w:sz w:val="24"/>
                  <w:szCs w:val="24"/>
                </w:rPr>
                <w:t xml:space="preserve"> 2</w:t>
              </w:r>
            </w:ins>
          </w:p>
        </w:tc>
        <w:tc>
          <w:tcPr>
            <w:tcW w:w="1313" w:type="dxa"/>
          </w:tcPr>
          <w:p w14:paraId="481B8916" w14:textId="203AEC6D" w:rsidR="008C462F" w:rsidRPr="005A1B2B" w:rsidRDefault="008C462F" w:rsidP="009A0782">
            <w:pPr>
              <w:jc w:val="center"/>
              <w:rPr>
                <w:ins w:id="2084" w:author="Ryan Ganeswara" w:date="2020-06-02T15:23:00Z"/>
                <w:rFonts w:ascii="Times New Roman" w:hAnsi="Times New Roman" w:cs="Times New Roman"/>
                <w:b/>
                <w:bCs/>
                <w:sz w:val="24"/>
                <w:szCs w:val="24"/>
              </w:rPr>
            </w:pPr>
            <w:ins w:id="2085" w:author="Ryan Ganeswara" w:date="2020-06-02T15:23:00Z">
              <w:r w:rsidRPr="005A1B2B">
                <w:rPr>
                  <w:rFonts w:ascii="Times New Roman" w:hAnsi="Times New Roman" w:cs="Times New Roman"/>
                  <w:b/>
                  <w:bCs/>
                  <w:sz w:val="24"/>
                  <w:szCs w:val="24"/>
                </w:rPr>
                <w:t>P</w:t>
              </w:r>
            </w:ins>
            <w:ins w:id="2086" w:author="Ryan Ganeswara" w:date="2020-06-02T15:24:00Z">
              <w:r>
                <w:rPr>
                  <w:rFonts w:ascii="Times New Roman" w:hAnsi="Times New Roman" w:cs="Times New Roman"/>
                  <w:b/>
                  <w:bCs/>
                  <w:sz w:val="24"/>
                  <w:szCs w:val="24"/>
                </w:rPr>
                <w:t>S</w:t>
              </w:r>
            </w:ins>
            <w:ins w:id="2087" w:author="Ryan Ganeswara" w:date="2020-06-02T15:23:00Z">
              <w:r w:rsidRPr="005A1B2B">
                <w:rPr>
                  <w:rFonts w:ascii="Times New Roman" w:hAnsi="Times New Roman" w:cs="Times New Roman"/>
                  <w:b/>
                  <w:bCs/>
                  <w:sz w:val="24"/>
                  <w:szCs w:val="24"/>
                </w:rPr>
                <w:t xml:space="preserve"> 3</w:t>
              </w:r>
            </w:ins>
          </w:p>
        </w:tc>
        <w:tc>
          <w:tcPr>
            <w:tcW w:w="1313" w:type="dxa"/>
          </w:tcPr>
          <w:p w14:paraId="6366DF71" w14:textId="2734B2C8" w:rsidR="008C462F" w:rsidRPr="005A1B2B" w:rsidRDefault="008C462F" w:rsidP="009A0782">
            <w:pPr>
              <w:jc w:val="center"/>
              <w:rPr>
                <w:ins w:id="2088" w:author="Ryan Ganeswara" w:date="2020-06-02T15:23:00Z"/>
                <w:rFonts w:ascii="Times New Roman" w:hAnsi="Times New Roman" w:cs="Times New Roman"/>
                <w:b/>
                <w:bCs/>
                <w:sz w:val="24"/>
                <w:szCs w:val="24"/>
              </w:rPr>
            </w:pPr>
            <w:ins w:id="2089" w:author="Ryan Ganeswara" w:date="2020-06-02T15:23:00Z">
              <w:r w:rsidRPr="005A1B2B">
                <w:rPr>
                  <w:rFonts w:ascii="Times New Roman" w:hAnsi="Times New Roman" w:cs="Times New Roman"/>
                  <w:b/>
                  <w:bCs/>
                  <w:sz w:val="24"/>
                  <w:szCs w:val="24"/>
                </w:rPr>
                <w:t>P</w:t>
              </w:r>
            </w:ins>
            <w:ins w:id="2090" w:author="Ryan Ganeswara" w:date="2020-06-02T15:24:00Z">
              <w:r>
                <w:rPr>
                  <w:rFonts w:ascii="Times New Roman" w:hAnsi="Times New Roman" w:cs="Times New Roman"/>
                  <w:b/>
                  <w:bCs/>
                  <w:sz w:val="24"/>
                  <w:szCs w:val="24"/>
                </w:rPr>
                <w:t>S</w:t>
              </w:r>
            </w:ins>
            <w:ins w:id="2091" w:author="Ryan Ganeswara" w:date="2020-06-02T15:23:00Z">
              <w:r w:rsidRPr="005A1B2B">
                <w:rPr>
                  <w:rFonts w:ascii="Times New Roman" w:hAnsi="Times New Roman" w:cs="Times New Roman"/>
                  <w:b/>
                  <w:bCs/>
                  <w:sz w:val="24"/>
                  <w:szCs w:val="24"/>
                </w:rPr>
                <w:t xml:space="preserve"> 4</w:t>
              </w:r>
            </w:ins>
          </w:p>
        </w:tc>
        <w:tc>
          <w:tcPr>
            <w:tcW w:w="1314" w:type="dxa"/>
          </w:tcPr>
          <w:p w14:paraId="7C96D2B4" w14:textId="50D23AC2" w:rsidR="008C462F" w:rsidRPr="005A1B2B" w:rsidRDefault="008C462F" w:rsidP="009A0782">
            <w:pPr>
              <w:jc w:val="center"/>
              <w:rPr>
                <w:ins w:id="2092" w:author="Ryan Ganeswara" w:date="2020-06-02T15:23:00Z"/>
                <w:rFonts w:ascii="Times New Roman" w:hAnsi="Times New Roman" w:cs="Times New Roman"/>
                <w:b/>
                <w:bCs/>
                <w:sz w:val="24"/>
                <w:szCs w:val="24"/>
              </w:rPr>
            </w:pPr>
            <w:ins w:id="2093" w:author="Ryan Ganeswara" w:date="2020-06-02T15:23:00Z">
              <w:r w:rsidRPr="005A1B2B">
                <w:rPr>
                  <w:rFonts w:ascii="Times New Roman" w:hAnsi="Times New Roman" w:cs="Times New Roman"/>
                  <w:b/>
                  <w:bCs/>
                  <w:sz w:val="24"/>
                  <w:szCs w:val="24"/>
                </w:rPr>
                <w:t>P</w:t>
              </w:r>
            </w:ins>
            <w:ins w:id="2094" w:author="Ryan Ganeswara" w:date="2020-06-02T15:24:00Z">
              <w:r>
                <w:rPr>
                  <w:rFonts w:ascii="Times New Roman" w:hAnsi="Times New Roman" w:cs="Times New Roman"/>
                  <w:b/>
                  <w:bCs/>
                  <w:sz w:val="24"/>
                  <w:szCs w:val="24"/>
                </w:rPr>
                <w:t>S</w:t>
              </w:r>
            </w:ins>
            <w:ins w:id="2095" w:author="Ryan Ganeswara" w:date="2020-06-02T15:23:00Z">
              <w:r w:rsidRPr="005A1B2B">
                <w:rPr>
                  <w:rFonts w:ascii="Times New Roman" w:hAnsi="Times New Roman" w:cs="Times New Roman"/>
                  <w:b/>
                  <w:bCs/>
                  <w:sz w:val="24"/>
                  <w:szCs w:val="24"/>
                </w:rPr>
                <w:t xml:space="preserve"> 5</w:t>
              </w:r>
            </w:ins>
          </w:p>
        </w:tc>
      </w:tr>
      <w:tr w:rsidR="008C462F" w:rsidRPr="005A1B2B" w14:paraId="2A941EC7" w14:textId="77777777" w:rsidTr="009A0782">
        <w:trPr>
          <w:trHeight w:val="301"/>
          <w:ins w:id="2096" w:author="Ryan Ganeswara" w:date="2020-06-02T15:23:00Z"/>
        </w:trPr>
        <w:tc>
          <w:tcPr>
            <w:tcW w:w="609" w:type="dxa"/>
          </w:tcPr>
          <w:p w14:paraId="42E59B04" w14:textId="77777777" w:rsidR="008C462F" w:rsidRPr="005A1B2B" w:rsidRDefault="008C462F" w:rsidP="009A0782">
            <w:pPr>
              <w:jc w:val="center"/>
              <w:rPr>
                <w:ins w:id="2097" w:author="Ryan Ganeswara" w:date="2020-06-02T15:23:00Z"/>
                <w:rFonts w:ascii="Times New Roman" w:hAnsi="Times New Roman" w:cs="Times New Roman"/>
                <w:b/>
                <w:bCs/>
                <w:sz w:val="24"/>
                <w:szCs w:val="24"/>
              </w:rPr>
            </w:pPr>
            <w:ins w:id="2098" w:author="Ryan Ganeswara" w:date="2020-06-02T15:23:00Z">
              <w:r w:rsidRPr="005A1B2B">
                <w:rPr>
                  <w:rFonts w:ascii="Times New Roman" w:hAnsi="Times New Roman" w:cs="Times New Roman"/>
                  <w:b/>
                  <w:bCs/>
                  <w:sz w:val="24"/>
                  <w:szCs w:val="24"/>
                </w:rPr>
                <w:t>Mean</w:t>
              </w:r>
            </w:ins>
          </w:p>
        </w:tc>
        <w:tc>
          <w:tcPr>
            <w:tcW w:w="1313" w:type="dxa"/>
          </w:tcPr>
          <w:p w14:paraId="7D78B95F" w14:textId="0AF74A80" w:rsidR="008C462F" w:rsidRPr="005A1B2B" w:rsidRDefault="008C462F" w:rsidP="009A0782">
            <w:pPr>
              <w:jc w:val="center"/>
              <w:rPr>
                <w:ins w:id="2099" w:author="Ryan Ganeswara" w:date="2020-06-02T15:23:00Z"/>
                <w:rFonts w:ascii="Times New Roman" w:hAnsi="Times New Roman" w:cs="Times New Roman"/>
                <w:sz w:val="24"/>
                <w:szCs w:val="24"/>
              </w:rPr>
            </w:pPr>
            <w:ins w:id="2100" w:author="Ryan Ganeswara" w:date="2020-06-02T15:23:00Z">
              <w:r>
                <w:rPr>
                  <w:rFonts w:ascii="Times New Roman" w:hAnsi="Times New Roman" w:cs="Times New Roman"/>
                  <w:sz w:val="24"/>
                  <w:szCs w:val="24"/>
                </w:rPr>
                <w:t>1,92</w:t>
              </w:r>
            </w:ins>
          </w:p>
        </w:tc>
        <w:tc>
          <w:tcPr>
            <w:tcW w:w="1313" w:type="dxa"/>
          </w:tcPr>
          <w:p w14:paraId="1B6C784F" w14:textId="6DD179FC" w:rsidR="008C462F" w:rsidRPr="005A1B2B" w:rsidRDefault="008C462F" w:rsidP="009A0782">
            <w:pPr>
              <w:jc w:val="center"/>
              <w:rPr>
                <w:ins w:id="2101" w:author="Ryan Ganeswara" w:date="2020-06-02T15:23:00Z"/>
                <w:rFonts w:ascii="Times New Roman" w:hAnsi="Times New Roman" w:cs="Times New Roman"/>
                <w:sz w:val="24"/>
                <w:szCs w:val="24"/>
              </w:rPr>
            </w:pPr>
            <w:ins w:id="2102" w:author="Ryan Ganeswara" w:date="2020-06-02T15:23:00Z">
              <w:r>
                <w:rPr>
                  <w:rFonts w:ascii="Times New Roman" w:hAnsi="Times New Roman" w:cs="Times New Roman"/>
                  <w:sz w:val="24"/>
                  <w:szCs w:val="24"/>
                </w:rPr>
                <w:t>1,96</w:t>
              </w:r>
            </w:ins>
          </w:p>
        </w:tc>
        <w:tc>
          <w:tcPr>
            <w:tcW w:w="1313" w:type="dxa"/>
          </w:tcPr>
          <w:p w14:paraId="2B503FD9" w14:textId="1818E78F" w:rsidR="008C462F" w:rsidRPr="005A1B2B" w:rsidRDefault="008C462F" w:rsidP="009A0782">
            <w:pPr>
              <w:jc w:val="center"/>
              <w:rPr>
                <w:ins w:id="2103" w:author="Ryan Ganeswara" w:date="2020-06-02T15:23:00Z"/>
                <w:rFonts w:ascii="Times New Roman" w:hAnsi="Times New Roman" w:cs="Times New Roman"/>
                <w:sz w:val="24"/>
                <w:szCs w:val="24"/>
              </w:rPr>
            </w:pPr>
            <w:ins w:id="2104" w:author="Ryan Ganeswara" w:date="2020-06-02T15:23:00Z">
              <w:r>
                <w:rPr>
                  <w:rFonts w:ascii="Times New Roman" w:hAnsi="Times New Roman" w:cs="Times New Roman"/>
                  <w:sz w:val="24"/>
                  <w:szCs w:val="24"/>
                </w:rPr>
                <w:t>2,00</w:t>
              </w:r>
            </w:ins>
          </w:p>
        </w:tc>
        <w:tc>
          <w:tcPr>
            <w:tcW w:w="1313" w:type="dxa"/>
          </w:tcPr>
          <w:p w14:paraId="40AE36CF" w14:textId="77777777" w:rsidR="008C462F" w:rsidRPr="005A1B2B" w:rsidRDefault="008C462F" w:rsidP="009A0782">
            <w:pPr>
              <w:jc w:val="center"/>
              <w:rPr>
                <w:ins w:id="2105" w:author="Ryan Ganeswara" w:date="2020-06-02T15:23:00Z"/>
                <w:rFonts w:ascii="Times New Roman" w:hAnsi="Times New Roman" w:cs="Times New Roman"/>
                <w:sz w:val="24"/>
                <w:szCs w:val="24"/>
              </w:rPr>
            </w:pPr>
            <w:ins w:id="2106" w:author="Ryan Ganeswara" w:date="2020-06-02T15:23:00Z">
              <w:r w:rsidRPr="005A1B2B">
                <w:rPr>
                  <w:rFonts w:ascii="Times New Roman" w:hAnsi="Times New Roman" w:cs="Times New Roman"/>
                  <w:sz w:val="24"/>
                  <w:szCs w:val="24"/>
                </w:rPr>
                <w:t>2,00</w:t>
              </w:r>
            </w:ins>
          </w:p>
        </w:tc>
        <w:tc>
          <w:tcPr>
            <w:tcW w:w="1314" w:type="dxa"/>
          </w:tcPr>
          <w:p w14:paraId="767967E8" w14:textId="7C43DE95" w:rsidR="008C462F" w:rsidRPr="005A1B2B" w:rsidRDefault="008C462F" w:rsidP="009A0782">
            <w:pPr>
              <w:jc w:val="center"/>
              <w:rPr>
                <w:ins w:id="2107" w:author="Ryan Ganeswara" w:date="2020-06-02T15:23:00Z"/>
                <w:rFonts w:ascii="Times New Roman" w:hAnsi="Times New Roman" w:cs="Times New Roman"/>
                <w:sz w:val="24"/>
                <w:szCs w:val="24"/>
              </w:rPr>
            </w:pPr>
            <w:ins w:id="2108" w:author="Ryan Ganeswara" w:date="2020-06-02T15:23:00Z">
              <w:r>
                <w:rPr>
                  <w:rFonts w:ascii="Times New Roman" w:hAnsi="Times New Roman" w:cs="Times New Roman"/>
                  <w:sz w:val="24"/>
                  <w:szCs w:val="24"/>
                </w:rPr>
                <w:t>1,92</w:t>
              </w:r>
            </w:ins>
          </w:p>
        </w:tc>
      </w:tr>
      <w:tr w:rsidR="008C462F" w:rsidRPr="005A1B2B" w14:paraId="4D6404EE" w14:textId="77777777" w:rsidTr="009A0782">
        <w:trPr>
          <w:trHeight w:val="288"/>
          <w:ins w:id="2109" w:author="Ryan Ganeswara" w:date="2020-06-02T15:23:00Z"/>
        </w:trPr>
        <w:tc>
          <w:tcPr>
            <w:tcW w:w="609" w:type="dxa"/>
          </w:tcPr>
          <w:p w14:paraId="0F6D7690" w14:textId="77777777" w:rsidR="008C462F" w:rsidRPr="005A1B2B" w:rsidRDefault="008C462F" w:rsidP="009A0782">
            <w:pPr>
              <w:jc w:val="center"/>
              <w:rPr>
                <w:ins w:id="2110" w:author="Ryan Ganeswara" w:date="2020-06-02T15:23:00Z"/>
                <w:rFonts w:ascii="Times New Roman" w:hAnsi="Times New Roman" w:cs="Times New Roman"/>
                <w:b/>
                <w:bCs/>
                <w:sz w:val="24"/>
                <w:szCs w:val="24"/>
              </w:rPr>
            </w:pPr>
            <w:ins w:id="2111" w:author="Ryan Ganeswara" w:date="2020-06-02T15:23:00Z">
              <w:r w:rsidRPr="005A1B2B">
                <w:rPr>
                  <w:rFonts w:ascii="Times New Roman" w:hAnsi="Times New Roman" w:cs="Times New Roman"/>
                  <w:b/>
                  <w:bCs/>
                  <w:sz w:val="24"/>
                  <w:szCs w:val="24"/>
                </w:rPr>
                <w:t>Median</w:t>
              </w:r>
            </w:ins>
          </w:p>
        </w:tc>
        <w:tc>
          <w:tcPr>
            <w:tcW w:w="1313" w:type="dxa"/>
          </w:tcPr>
          <w:p w14:paraId="756A239D" w14:textId="77777777" w:rsidR="008C462F" w:rsidRPr="005A1B2B" w:rsidRDefault="008C462F" w:rsidP="009A0782">
            <w:pPr>
              <w:jc w:val="center"/>
              <w:rPr>
                <w:ins w:id="2112" w:author="Ryan Ganeswara" w:date="2020-06-02T15:23:00Z"/>
                <w:rFonts w:ascii="Times New Roman" w:hAnsi="Times New Roman" w:cs="Times New Roman"/>
                <w:sz w:val="24"/>
                <w:szCs w:val="24"/>
              </w:rPr>
            </w:pPr>
            <w:ins w:id="2113" w:author="Ryan Ganeswara" w:date="2020-06-02T15:23:00Z">
              <w:r w:rsidRPr="005A1B2B">
                <w:rPr>
                  <w:rFonts w:ascii="Times New Roman" w:hAnsi="Times New Roman" w:cs="Times New Roman"/>
                  <w:sz w:val="24"/>
                  <w:szCs w:val="24"/>
                </w:rPr>
                <w:t>2,00</w:t>
              </w:r>
            </w:ins>
          </w:p>
        </w:tc>
        <w:tc>
          <w:tcPr>
            <w:tcW w:w="1313" w:type="dxa"/>
          </w:tcPr>
          <w:p w14:paraId="03E52BCF" w14:textId="77777777" w:rsidR="008C462F" w:rsidRPr="005A1B2B" w:rsidRDefault="008C462F" w:rsidP="009A0782">
            <w:pPr>
              <w:jc w:val="center"/>
              <w:rPr>
                <w:ins w:id="2114" w:author="Ryan Ganeswara" w:date="2020-06-02T15:23:00Z"/>
                <w:rFonts w:ascii="Times New Roman" w:hAnsi="Times New Roman" w:cs="Times New Roman"/>
                <w:sz w:val="24"/>
                <w:szCs w:val="24"/>
              </w:rPr>
            </w:pPr>
            <w:ins w:id="2115" w:author="Ryan Ganeswara" w:date="2020-06-02T15:23:00Z">
              <w:r w:rsidRPr="005A1B2B">
                <w:rPr>
                  <w:rFonts w:ascii="Times New Roman" w:hAnsi="Times New Roman" w:cs="Times New Roman"/>
                  <w:sz w:val="24"/>
                  <w:szCs w:val="24"/>
                </w:rPr>
                <w:t>2,00</w:t>
              </w:r>
            </w:ins>
          </w:p>
        </w:tc>
        <w:tc>
          <w:tcPr>
            <w:tcW w:w="1313" w:type="dxa"/>
          </w:tcPr>
          <w:p w14:paraId="09CE5BBA" w14:textId="77777777" w:rsidR="008C462F" w:rsidRPr="005A1B2B" w:rsidRDefault="008C462F" w:rsidP="009A0782">
            <w:pPr>
              <w:jc w:val="center"/>
              <w:rPr>
                <w:ins w:id="2116" w:author="Ryan Ganeswara" w:date="2020-06-02T15:23:00Z"/>
                <w:rFonts w:ascii="Times New Roman" w:hAnsi="Times New Roman" w:cs="Times New Roman"/>
                <w:sz w:val="24"/>
                <w:szCs w:val="24"/>
              </w:rPr>
            </w:pPr>
            <w:ins w:id="2117" w:author="Ryan Ganeswara" w:date="2020-06-02T15:23:00Z">
              <w:r w:rsidRPr="005A1B2B">
                <w:rPr>
                  <w:rFonts w:ascii="Times New Roman" w:hAnsi="Times New Roman" w:cs="Times New Roman"/>
                  <w:sz w:val="24"/>
                  <w:szCs w:val="24"/>
                </w:rPr>
                <w:t>2,00</w:t>
              </w:r>
            </w:ins>
          </w:p>
        </w:tc>
        <w:tc>
          <w:tcPr>
            <w:tcW w:w="1313" w:type="dxa"/>
          </w:tcPr>
          <w:p w14:paraId="4CA19289" w14:textId="77777777" w:rsidR="008C462F" w:rsidRPr="005A1B2B" w:rsidRDefault="008C462F" w:rsidP="009A0782">
            <w:pPr>
              <w:jc w:val="center"/>
              <w:rPr>
                <w:ins w:id="2118" w:author="Ryan Ganeswara" w:date="2020-06-02T15:23:00Z"/>
                <w:rFonts w:ascii="Times New Roman" w:hAnsi="Times New Roman" w:cs="Times New Roman"/>
                <w:sz w:val="24"/>
                <w:szCs w:val="24"/>
              </w:rPr>
            </w:pPr>
            <w:ins w:id="2119" w:author="Ryan Ganeswara" w:date="2020-06-02T15:23:00Z">
              <w:r w:rsidRPr="005A1B2B">
                <w:rPr>
                  <w:rFonts w:ascii="Times New Roman" w:hAnsi="Times New Roman" w:cs="Times New Roman"/>
                  <w:sz w:val="24"/>
                  <w:szCs w:val="24"/>
                </w:rPr>
                <w:t>2,00</w:t>
              </w:r>
            </w:ins>
          </w:p>
        </w:tc>
        <w:tc>
          <w:tcPr>
            <w:tcW w:w="1314" w:type="dxa"/>
          </w:tcPr>
          <w:p w14:paraId="6D7F72CD" w14:textId="77777777" w:rsidR="008C462F" w:rsidRPr="005A1B2B" w:rsidRDefault="008C462F" w:rsidP="009A0782">
            <w:pPr>
              <w:jc w:val="center"/>
              <w:rPr>
                <w:ins w:id="2120" w:author="Ryan Ganeswara" w:date="2020-06-02T15:23:00Z"/>
                <w:rFonts w:ascii="Times New Roman" w:hAnsi="Times New Roman" w:cs="Times New Roman"/>
                <w:sz w:val="24"/>
                <w:szCs w:val="24"/>
              </w:rPr>
            </w:pPr>
            <w:ins w:id="2121" w:author="Ryan Ganeswara" w:date="2020-06-02T15:23:00Z">
              <w:r w:rsidRPr="005A1B2B">
                <w:rPr>
                  <w:rFonts w:ascii="Times New Roman" w:hAnsi="Times New Roman" w:cs="Times New Roman"/>
                  <w:sz w:val="24"/>
                  <w:szCs w:val="24"/>
                </w:rPr>
                <w:t>2,00</w:t>
              </w:r>
            </w:ins>
          </w:p>
        </w:tc>
      </w:tr>
      <w:tr w:rsidR="008C462F" w:rsidRPr="005A1B2B" w14:paraId="3434BE6F" w14:textId="77777777" w:rsidTr="009A0782">
        <w:trPr>
          <w:trHeight w:val="301"/>
          <w:ins w:id="2122" w:author="Ryan Ganeswara" w:date="2020-06-02T15:23:00Z"/>
        </w:trPr>
        <w:tc>
          <w:tcPr>
            <w:tcW w:w="609" w:type="dxa"/>
          </w:tcPr>
          <w:p w14:paraId="111DEC04" w14:textId="77777777" w:rsidR="008C462F" w:rsidRPr="005A1B2B" w:rsidRDefault="008C462F" w:rsidP="009A0782">
            <w:pPr>
              <w:jc w:val="center"/>
              <w:rPr>
                <w:ins w:id="2123" w:author="Ryan Ganeswara" w:date="2020-06-02T15:23:00Z"/>
                <w:rFonts w:ascii="Times New Roman" w:hAnsi="Times New Roman" w:cs="Times New Roman"/>
                <w:b/>
                <w:bCs/>
                <w:sz w:val="24"/>
                <w:szCs w:val="24"/>
              </w:rPr>
            </w:pPr>
            <w:ins w:id="2124" w:author="Ryan Ganeswara" w:date="2020-06-02T15:23:00Z">
              <w:r w:rsidRPr="005A1B2B">
                <w:rPr>
                  <w:rFonts w:ascii="Times New Roman" w:hAnsi="Times New Roman" w:cs="Times New Roman"/>
                  <w:b/>
                  <w:bCs/>
                  <w:sz w:val="24"/>
                  <w:szCs w:val="24"/>
                </w:rPr>
                <w:t>Minimum</w:t>
              </w:r>
            </w:ins>
          </w:p>
        </w:tc>
        <w:tc>
          <w:tcPr>
            <w:tcW w:w="1313" w:type="dxa"/>
          </w:tcPr>
          <w:p w14:paraId="43F408DB" w14:textId="00E47FAB" w:rsidR="008C462F" w:rsidRPr="005A1B2B" w:rsidRDefault="008C462F" w:rsidP="009A0782">
            <w:pPr>
              <w:jc w:val="center"/>
              <w:rPr>
                <w:ins w:id="2125" w:author="Ryan Ganeswara" w:date="2020-06-02T15:23:00Z"/>
                <w:rFonts w:ascii="Times New Roman" w:hAnsi="Times New Roman" w:cs="Times New Roman"/>
                <w:sz w:val="24"/>
                <w:szCs w:val="24"/>
              </w:rPr>
            </w:pPr>
            <w:ins w:id="2126" w:author="Ryan Ganeswara" w:date="2020-06-02T15:23:00Z">
              <w:r>
                <w:rPr>
                  <w:rFonts w:ascii="Times New Roman" w:hAnsi="Times New Roman" w:cs="Times New Roman"/>
                  <w:sz w:val="24"/>
                  <w:szCs w:val="24"/>
                </w:rPr>
                <w:t>0</w:t>
              </w:r>
            </w:ins>
          </w:p>
        </w:tc>
        <w:tc>
          <w:tcPr>
            <w:tcW w:w="1313" w:type="dxa"/>
          </w:tcPr>
          <w:p w14:paraId="04048444" w14:textId="4E44C07D" w:rsidR="008C462F" w:rsidRPr="005A1B2B" w:rsidRDefault="008C462F" w:rsidP="009A0782">
            <w:pPr>
              <w:jc w:val="center"/>
              <w:rPr>
                <w:ins w:id="2127" w:author="Ryan Ganeswara" w:date="2020-06-02T15:23:00Z"/>
                <w:rFonts w:ascii="Times New Roman" w:hAnsi="Times New Roman" w:cs="Times New Roman"/>
                <w:sz w:val="24"/>
                <w:szCs w:val="24"/>
              </w:rPr>
            </w:pPr>
            <w:ins w:id="2128" w:author="Ryan Ganeswara" w:date="2020-06-02T15:23:00Z">
              <w:r>
                <w:rPr>
                  <w:rFonts w:ascii="Times New Roman" w:hAnsi="Times New Roman" w:cs="Times New Roman"/>
                  <w:sz w:val="24"/>
                  <w:szCs w:val="24"/>
                </w:rPr>
                <w:t>1</w:t>
              </w:r>
            </w:ins>
          </w:p>
        </w:tc>
        <w:tc>
          <w:tcPr>
            <w:tcW w:w="1313" w:type="dxa"/>
          </w:tcPr>
          <w:p w14:paraId="3C52DBDA" w14:textId="1B400BBC" w:rsidR="008C462F" w:rsidRPr="005A1B2B" w:rsidRDefault="008C462F" w:rsidP="009A0782">
            <w:pPr>
              <w:jc w:val="center"/>
              <w:rPr>
                <w:ins w:id="2129" w:author="Ryan Ganeswara" w:date="2020-06-02T15:23:00Z"/>
                <w:rFonts w:ascii="Times New Roman" w:hAnsi="Times New Roman" w:cs="Times New Roman"/>
                <w:sz w:val="24"/>
                <w:szCs w:val="24"/>
              </w:rPr>
            </w:pPr>
            <w:ins w:id="2130" w:author="Ryan Ganeswara" w:date="2020-06-02T15:23:00Z">
              <w:r>
                <w:rPr>
                  <w:rFonts w:ascii="Times New Roman" w:hAnsi="Times New Roman" w:cs="Times New Roman"/>
                  <w:sz w:val="24"/>
                  <w:szCs w:val="24"/>
                </w:rPr>
                <w:t>2</w:t>
              </w:r>
            </w:ins>
          </w:p>
        </w:tc>
        <w:tc>
          <w:tcPr>
            <w:tcW w:w="1313" w:type="dxa"/>
          </w:tcPr>
          <w:p w14:paraId="51C9080C" w14:textId="77777777" w:rsidR="008C462F" w:rsidRPr="005A1B2B" w:rsidRDefault="008C462F" w:rsidP="009A0782">
            <w:pPr>
              <w:jc w:val="center"/>
              <w:rPr>
                <w:ins w:id="2131" w:author="Ryan Ganeswara" w:date="2020-06-02T15:23:00Z"/>
                <w:rFonts w:ascii="Times New Roman" w:hAnsi="Times New Roman" w:cs="Times New Roman"/>
                <w:sz w:val="24"/>
                <w:szCs w:val="24"/>
              </w:rPr>
            </w:pPr>
            <w:ins w:id="2132" w:author="Ryan Ganeswara" w:date="2020-06-02T15:23:00Z">
              <w:r w:rsidRPr="005A1B2B">
                <w:rPr>
                  <w:rFonts w:ascii="Times New Roman" w:hAnsi="Times New Roman" w:cs="Times New Roman"/>
                  <w:sz w:val="24"/>
                  <w:szCs w:val="24"/>
                </w:rPr>
                <w:t>2</w:t>
              </w:r>
            </w:ins>
          </w:p>
        </w:tc>
        <w:tc>
          <w:tcPr>
            <w:tcW w:w="1314" w:type="dxa"/>
          </w:tcPr>
          <w:p w14:paraId="284683A3" w14:textId="6F598302" w:rsidR="008C462F" w:rsidRPr="005A1B2B" w:rsidRDefault="008C462F" w:rsidP="009A0782">
            <w:pPr>
              <w:jc w:val="center"/>
              <w:rPr>
                <w:ins w:id="2133" w:author="Ryan Ganeswara" w:date="2020-06-02T15:23:00Z"/>
                <w:rFonts w:ascii="Times New Roman" w:hAnsi="Times New Roman" w:cs="Times New Roman"/>
                <w:sz w:val="24"/>
                <w:szCs w:val="24"/>
              </w:rPr>
            </w:pPr>
            <w:ins w:id="2134" w:author="Ryan Ganeswara" w:date="2020-06-02T15:24:00Z">
              <w:r>
                <w:rPr>
                  <w:rFonts w:ascii="Times New Roman" w:hAnsi="Times New Roman" w:cs="Times New Roman"/>
                  <w:sz w:val="24"/>
                  <w:szCs w:val="24"/>
                </w:rPr>
                <w:t>0</w:t>
              </w:r>
            </w:ins>
          </w:p>
        </w:tc>
      </w:tr>
      <w:tr w:rsidR="008C462F" w:rsidRPr="005A1B2B" w14:paraId="7BF5A900" w14:textId="77777777" w:rsidTr="009A0782">
        <w:trPr>
          <w:trHeight w:val="301"/>
          <w:ins w:id="2135" w:author="Ryan Ganeswara" w:date="2020-06-02T15:23:00Z"/>
        </w:trPr>
        <w:tc>
          <w:tcPr>
            <w:tcW w:w="609" w:type="dxa"/>
          </w:tcPr>
          <w:p w14:paraId="667A8755" w14:textId="77777777" w:rsidR="008C462F" w:rsidRPr="005A1B2B" w:rsidRDefault="008C462F" w:rsidP="009A0782">
            <w:pPr>
              <w:jc w:val="center"/>
              <w:rPr>
                <w:ins w:id="2136" w:author="Ryan Ganeswara" w:date="2020-06-02T15:23:00Z"/>
                <w:rFonts w:ascii="Times New Roman" w:hAnsi="Times New Roman" w:cs="Times New Roman"/>
                <w:b/>
                <w:bCs/>
                <w:sz w:val="24"/>
                <w:szCs w:val="24"/>
              </w:rPr>
            </w:pPr>
            <w:ins w:id="2137" w:author="Ryan Ganeswara" w:date="2020-06-02T15:23:00Z">
              <w:r w:rsidRPr="005A1B2B">
                <w:rPr>
                  <w:rFonts w:ascii="Times New Roman" w:hAnsi="Times New Roman" w:cs="Times New Roman"/>
                  <w:b/>
                  <w:bCs/>
                  <w:sz w:val="24"/>
                  <w:szCs w:val="24"/>
                </w:rPr>
                <w:t>Maximum</w:t>
              </w:r>
            </w:ins>
          </w:p>
        </w:tc>
        <w:tc>
          <w:tcPr>
            <w:tcW w:w="1313" w:type="dxa"/>
          </w:tcPr>
          <w:p w14:paraId="05A6AE03" w14:textId="77777777" w:rsidR="008C462F" w:rsidRPr="005A1B2B" w:rsidRDefault="008C462F" w:rsidP="009A0782">
            <w:pPr>
              <w:jc w:val="center"/>
              <w:rPr>
                <w:ins w:id="2138" w:author="Ryan Ganeswara" w:date="2020-06-02T15:23:00Z"/>
                <w:rFonts w:ascii="Times New Roman" w:hAnsi="Times New Roman" w:cs="Times New Roman"/>
                <w:sz w:val="24"/>
                <w:szCs w:val="24"/>
              </w:rPr>
            </w:pPr>
            <w:ins w:id="2139" w:author="Ryan Ganeswara" w:date="2020-06-02T15:23:00Z">
              <w:r w:rsidRPr="005A1B2B">
                <w:rPr>
                  <w:rFonts w:ascii="Times New Roman" w:hAnsi="Times New Roman" w:cs="Times New Roman"/>
                  <w:sz w:val="24"/>
                  <w:szCs w:val="24"/>
                </w:rPr>
                <w:t>2</w:t>
              </w:r>
            </w:ins>
          </w:p>
        </w:tc>
        <w:tc>
          <w:tcPr>
            <w:tcW w:w="1313" w:type="dxa"/>
          </w:tcPr>
          <w:p w14:paraId="666E4C4E" w14:textId="77777777" w:rsidR="008C462F" w:rsidRPr="005A1B2B" w:rsidRDefault="008C462F" w:rsidP="009A0782">
            <w:pPr>
              <w:jc w:val="center"/>
              <w:rPr>
                <w:ins w:id="2140" w:author="Ryan Ganeswara" w:date="2020-06-02T15:23:00Z"/>
                <w:rFonts w:ascii="Times New Roman" w:hAnsi="Times New Roman" w:cs="Times New Roman"/>
                <w:sz w:val="24"/>
                <w:szCs w:val="24"/>
              </w:rPr>
            </w:pPr>
            <w:ins w:id="2141" w:author="Ryan Ganeswara" w:date="2020-06-02T15:23:00Z">
              <w:r w:rsidRPr="005A1B2B">
                <w:rPr>
                  <w:rFonts w:ascii="Times New Roman" w:hAnsi="Times New Roman" w:cs="Times New Roman"/>
                  <w:sz w:val="24"/>
                  <w:szCs w:val="24"/>
                </w:rPr>
                <w:t>2</w:t>
              </w:r>
            </w:ins>
          </w:p>
        </w:tc>
        <w:tc>
          <w:tcPr>
            <w:tcW w:w="1313" w:type="dxa"/>
          </w:tcPr>
          <w:p w14:paraId="3072346A" w14:textId="77777777" w:rsidR="008C462F" w:rsidRPr="005A1B2B" w:rsidRDefault="008C462F" w:rsidP="009A0782">
            <w:pPr>
              <w:jc w:val="center"/>
              <w:rPr>
                <w:ins w:id="2142" w:author="Ryan Ganeswara" w:date="2020-06-02T15:23:00Z"/>
                <w:rFonts w:ascii="Times New Roman" w:hAnsi="Times New Roman" w:cs="Times New Roman"/>
                <w:sz w:val="24"/>
                <w:szCs w:val="24"/>
              </w:rPr>
            </w:pPr>
            <w:ins w:id="2143" w:author="Ryan Ganeswara" w:date="2020-06-02T15:23:00Z">
              <w:r w:rsidRPr="005A1B2B">
                <w:rPr>
                  <w:rFonts w:ascii="Times New Roman" w:hAnsi="Times New Roman" w:cs="Times New Roman"/>
                  <w:sz w:val="24"/>
                  <w:szCs w:val="24"/>
                </w:rPr>
                <w:t>2</w:t>
              </w:r>
            </w:ins>
          </w:p>
        </w:tc>
        <w:tc>
          <w:tcPr>
            <w:tcW w:w="1313" w:type="dxa"/>
          </w:tcPr>
          <w:p w14:paraId="28518573" w14:textId="77777777" w:rsidR="008C462F" w:rsidRPr="005A1B2B" w:rsidRDefault="008C462F" w:rsidP="009A0782">
            <w:pPr>
              <w:jc w:val="center"/>
              <w:rPr>
                <w:ins w:id="2144" w:author="Ryan Ganeswara" w:date="2020-06-02T15:23:00Z"/>
                <w:rFonts w:ascii="Times New Roman" w:hAnsi="Times New Roman" w:cs="Times New Roman"/>
                <w:sz w:val="24"/>
                <w:szCs w:val="24"/>
              </w:rPr>
            </w:pPr>
            <w:ins w:id="2145" w:author="Ryan Ganeswara" w:date="2020-06-02T15:23:00Z">
              <w:r w:rsidRPr="005A1B2B">
                <w:rPr>
                  <w:rFonts w:ascii="Times New Roman" w:hAnsi="Times New Roman" w:cs="Times New Roman"/>
                  <w:sz w:val="24"/>
                  <w:szCs w:val="24"/>
                </w:rPr>
                <w:t>2</w:t>
              </w:r>
            </w:ins>
          </w:p>
        </w:tc>
        <w:tc>
          <w:tcPr>
            <w:tcW w:w="1314" w:type="dxa"/>
          </w:tcPr>
          <w:p w14:paraId="5A79566E" w14:textId="77777777" w:rsidR="008C462F" w:rsidRPr="005A1B2B" w:rsidRDefault="008C462F" w:rsidP="009A0782">
            <w:pPr>
              <w:jc w:val="center"/>
              <w:rPr>
                <w:ins w:id="2146" w:author="Ryan Ganeswara" w:date="2020-06-02T15:23:00Z"/>
                <w:rFonts w:ascii="Times New Roman" w:hAnsi="Times New Roman" w:cs="Times New Roman"/>
                <w:sz w:val="24"/>
                <w:szCs w:val="24"/>
              </w:rPr>
            </w:pPr>
            <w:ins w:id="2147" w:author="Ryan Ganeswara" w:date="2020-06-02T15:23:00Z">
              <w:r w:rsidRPr="005A1B2B">
                <w:rPr>
                  <w:rFonts w:ascii="Times New Roman" w:hAnsi="Times New Roman" w:cs="Times New Roman"/>
                  <w:sz w:val="24"/>
                  <w:szCs w:val="24"/>
                </w:rPr>
                <w:t>2</w:t>
              </w:r>
            </w:ins>
          </w:p>
        </w:tc>
      </w:tr>
    </w:tbl>
    <w:p w14:paraId="1CF1A939" w14:textId="77777777" w:rsidR="008C462F" w:rsidRDefault="008C462F" w:rsidP="00DC3407">
      <w:pPr>
        <w:jc w:val="center"/>
      </w:pPr>
    </w:p>
    <w:p w14:paraId="12CFA12E" w14:textId="62512747" w:rsidR="00DC3407" w:rsidRDefault="00DC3407" w:rsidP="00DC3407">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w:t>
      </w:r>
      <w:ins w:id="2148" w:author="Ryan Ganeswara" w:date="2020-06-02T15:24:00Z">
        <w:r w:rsidR="008C462F">
          <w:rPr>
            <w:rFonts w:ascii="Times New Roman" w:hAnsi="Times New Roman" w:cs="Times New Roman"/>
            <w:sz w:val="24"/>
            <w:szCs w:val="24"/>
          </w:rPr>
          <w:t>9</w:t>
        </w:r>
      </w:ins>
      <w:del w:id="2149" w:author="Ryan Ganeswara" w:date="2020-06-02T15:24:00Z">
        <w:r w:rsidDel="008C462F">
          <w:rPr>
            <w:rFonts w:ascii="Times New Roman" w:hAnsi="Times New Roman" w:cs="Times New Roman"/>
            <w:sz w:val="24"/>
            <w:szCs w:val="24"/>
          </w:rPr>
          <w:delText>12</w:delText>
        </w:r>
      </w:del>
      <w:r>
        <w:rPr>
          <w:rFonts w:ascii="Times New Roman" w:hAnsi="Times New Roman" w:cs="Times New Roman"/>
          <w:sz w:val="24"/>
          <w:szCs w:val="24"/>
        </w:rPr>
        <w:t xml:space="preserve"> menunjukkan data frekuensi pada pertanyaan </w:t>
      </w:r>
      <w:r w:rsidR="002850B2" w:rsidRPr="00FA5181">
        <w:rPr>
          <w:rFonts w:ascii="Times New Roman" w:hAnsi="Times New Roman" w:cs="Times New Roman"/>
          <w:i/>
          <w:iCs/>
          <w:sz w:val="24"/>
          <w:szCs w:val="24"/>
          <w:rPrChange w:id="2150" w:author="Ryan Ganeswara" w:date="2020-06-02T15:50:00Z">
            <w:rPr>
              <w:rFonts w:ascii="Times New Roman" w:hAnsi="Times New Roman" w:cs="Times New Roman"/>
              <w:sz w:val="24"/>
              <w:szCs w:val="24"/>
            </w:rPr>
          </w:rPrChange>
        </w:rPr>
        <w:t>searching</w:t>
      </w:r>
      <w:r>
        <w:rPr>
          <w:rFonts w:ascii="Times New Roman" w:hAnsi="Times New Roman" w:cs="Times New Roman"/>
          <w:sz w:val="24"/>
          <w:szCs w:val="24"/>
        </w:rPr>
        <w:t xml:space="preserve"> dimana variabel PS 1 merupakan pertanyaan </w:t>
      </w:r>
      <w:r w:rsidR="002850B2" w:rsidRPr="00FA5181">
        <w:rPr>
          <w:rFonts w:ascii="Times New Roman" w:hAnsi="Times New Roman" w:cs="Times New Roman"/>
          <w:i/>
          <w:iCs/>
          <w:sz w:val="24"/>
          <w:szCs w:val="24"/>
          <w:rPrChange w:id="2151" w:author="Ryan Ganeswara" w:date="2020-06-02T15:50:00Z">
            <w:rPr>
              <w:rFonts w:ascii="Times New Roman" w:hAnsi="Times New Roman" w:cs="Times New Roman"/>
              <w:sz w:val="24"/>
              <w:szCs w:val="24"/>
            </w:rPr>
          </w:rPrChange>
        </w:rPr>
        <w:t>searching</w:t>
      </w:r>
      <w:r>
        <w:rPr>
          <w:rFonts w:ascii="Times New Roman" w:hAnsi="Times New Roman" w:cs="Times New Roman"/>
          <w:sz w:val="24"/>
          <w:szCs w:val="24"/>
        </w:rPr>
        <w:t xml:space="preserve"> yang pertama, P</w:t>
      </w:r>
      <w:r w:rsidR="002850B2">
        <w:rPr>
          <w:rFonts w:ascii="Times New Roman" w:hAnsi="Times New Roman" w:cs="Times New Roman"/>
          <w:sz w:val="24"/>
          <w:szCs w:val="24"/>
        </w:rPr>
        <w:t>S</w:t>
      </w:r>
      <w:r>
        <w:rPr>
          <w:rFonts w:ascii="Times New Roman" w:hAnsi="Times New Roman" w:cs="Times New Roman"/>
          <w:sz w:val="24"/>
          <w:szCs w:val="24"/>
        </w:rPr>
        <w:t xml:space="preserve"> 2 merupakan pertanyaan </w:t>
      </w:r>
      <w:r w:rsidR="002850B2" w:rsidRPr="00FA5181">
        <w:rPr>
          <w:rFonts w:ascii="Times New Roman" w:hAnsi="Times New Roman" w:cs="Times New Roman"/>
          <w:i/>
          <w:iCs/>
          <w:sz w:val="24"/>
          <w:szCs w:val="24"/>
          <w:rPrChange w:id="2152" w:author="Ryan Ganeswara" w:date="2020-06-02T15:50:00Z">
            <w:rPr>
              <w:rFonts w:ascii="Times New Roman" w:hAnsi="Times New Roman" w:cs="Times New Roman"/>
              <w:sz w:val="24"/>
              <w:szCs w:val="24"/>
            </w:rPr>
          </w:rPrChange>
        </w:rPr>
        <w:t>searching</w:t>
      </w:r>
      <w:r>
        <w:rPr>
          <w:rFonts w:ascii="Times New Roman" w:hAnsi="Times New Roman" w:cs="Times New Roman"/>
          <w:sz w:val="24"/>
          <w:szCs w:val="24"/>
        </w:rPr>
        <w:t xml:space="preserve"> yang kedua, hingga P</w:t>
      </w:r>
      <w:r w:rsidR="002850B2">
        <w:rPr>
          <w:rFonts w:ascii="Times New Roman" w:hAnsi="Times New Roman" w:cs="Times New Roman"/>
          <w:sz w:val="24"/>
          <w:szCs w:val="24"/>
        </w:rPr>
        <w:t>S</w:t>
      </w:r>
      <w:r>
        <w:rPr>
          <w:rFonts w:ascii="Times New Roman" w:hAnsi="Times New Roman" w:cs="Times New Roman"/>
          <w:sz w:val="24"/>
          <w:szCs w:val="24"/>
        </w:rPr>
        <w:t xml:space="preserve"> 5 yang merupakan pertanyaan </w:t>
      </w:r>
      <w:r w:rsidR="002850B2" w:rsidRPr="00FA5181">
        <w:rPr>
          <w:rFonts w:ascii="Times New Roman" w:hAnsi="Times New Roman" w:cs="Times New Roman"/>
          <w:i/>
          <w:iCs/>
          <w:sz w:val="24"/>
          <w:szCs w:val="24"/>
          <w:rPrChange w:id="2153" w:author="Ryan Ganeswara" w:date="2020-06-02T15:50:00Z">
            <w:rPr>
              <w:rFonts w:ascii="Times New Roman" w:hAnsi="Times New Roman" w:cs="Times New Roman"/>
              <w:sz w:val="24"/>
              <w:szCs w:val="24"/>
            </w:rPr>
          </w:rPrChange>
        </w:rPr>
        <w:t>searching</w:t>
      </w:r>
      <w:r>
        <w:rPr>
          <w:rFonts w:ascii="Times New Roman" w:hAnsi="Times New Roman" w:cs="Times New Roman"/>
          <w:sz w:val="24"/>
          <w:szCs w:val="24"/>
        </w:rPr>
        <w:t xml:space="preserve"> yang kelima. Untuk kategori pembobotan </w:t>
      </w:r>
      <w:r w:rsidR="002850B2">
        <w:rPr>
          <w:rFonts w:ascii="Times New Roman" w:hAnsi="Times New Roman" w:cs="Times New Roman"/>
          <w:sz w:val="24"/>
          <w:szCs w:val="24"/>
        </w:rPr>
        <w:t>mirip seperti pada tugas penjelajahan</w:t>
      </w:r>
      <w:r>
        <w:rPr>
          <w:rFonts w:ascii="Times New Roman" w:hAnsi="Times New Roman" w:cs="Times New Roman"/>
          <w:sz w:val="24"/>
          <w:szCs w:val="24"/>
        </w:rPr>
        <w:t>, dimana nilai 2 untuk jawaban benar (sepenuhnya benar), nilai 1 untuk jawaban sebagian benar, dan nilai 0 untuk jawaban salah. Berikut penjelasan mengenai tabel frekuensi pada tabel 4.</w:t>
      </w:r>
      <w:ins w:id="2154" w:author="Ryan Ganeswara" w:date="2020-06-02T15:27:00Z">
        <w:r w:rsidR="008C462F">
          <w:rPr>
            <w:rFonts w:ascii="Times New Roman" w:hAnsi="Times New Roman" w:cs="Times New Roman"/>
            <w:sz w:val="24"/>
            <w:szCs w:val="24"/>
          </w:rPr>
          <w:t>9</w:t>
        </w:r>
      </w:ins>
      <w:del w:id="2155" w:author="Ryan Ganeswara" w:date="2020-06-02T15:27:00Z">
        <w:r w:rsidDel="008C462F">
          <w:rPr>
            <w:rFonts w:ascii="Times New Roman" w:hAnsi="Times New Roman" w:cs="Times New Roman"/>
            <w:sz w:val="24"/>
            <w:szCs w:val="24"/>
          </w:rPr>
          <w:delText>1</w:delText>
        </w:r>
        <w:r w:rsidR="002850B2" w:rsidDel="008C462F">
          <w:rPr>
            <w:rFonts w:ascii="Times New Roman" w:hAnsi="Times New Roman" w:cs="Times New Roman"/>
            <w:sz w:val="24"/>
            <w:szCs w:val="24"/>
          </w:rPr>
          <w:delText>2</w:delText>
        </w:r>
        <w:r w:rsidDel="008C462F">
          <w:rPr>
            <w:rFonts w:ascii="Times New Roman" w:hAnsi="Times New Roman" w:cs="Times New Roman"/>
            <w:sz w:val="24"/>
            <w:szCs w:val="24"/>
          </w:rPr>
          <w:delText xml:space="preserve"> </w:delText>
        </w:r>
      </w:del>
      <w:r>
        <w:rPr>
          <w:rFonts w:ascii="Times New Roman" w:hAnsi="Times New Roman" w:cs="Times New Roman"/>
          <w:sz w:val="24"/>
          <w:szCs w:val="24"/>
        </w:rPr>
        <w:t>:</w:t>
      </w:r>
    </w:p>
    <w:p w14:paraId="5EE0030E" w14:textId="2367F9BF" w:rsidR="002850B2" w:rsidRDefault="002850B2"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Rata-Rata (Mean)</w:t>
      </w:r>
    </w:p>
    <w:p w14:paraId="66E4CC0E" w14:textId="5E5CCD0C" w:rsidR="002850B2" w:rsidRDefault="002850B2" w:rsidP="002850B2">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ins w:id="2156" w:author="Ryan Ganeswara" w:date="2020-06-02T15:27:00Z">
        <w:r w:rsidR="008C462F">
          <w:rPr>
            <w:rFonts w:ascii="Times New Roman" w:hAnsi="Times New Roman" w:cs="Times New Roman"/>
            <w:sz w:val="24"/>
            <w:szCs w:val="24"/>
          </w:rPr>
          <w:t>9</w:t>
        </w:r>
      </w:ins>
      <w:del w:id="2157" w:author="Ryan Ganeswara" w:date="2020-06-02T15:27:00Z">
        <w:r w:rsidDel="008C462F">
          <w:rPr>
            <w:rFonts w:ascii="Times New Roman" w:hAnsi="Times New Roman" w:cs="Times New Roman"/>
            <w:sz w:val="24"/>
            <w:szCs w:val="24"/>
          </w:rPr>
          <w:delText>12</w:delText>
        </w:r>
      </w:del>
      <w:r>
        <w:rPr>
          <w:rFonts w:ascii="Times New Roman" w:hAnsi="Times New Roman" w:cs="Times New Roman"/>
          <w:sz w:val="24"/>
          <w:szCs w:val="24"/>
        </w:rPr>
        <w:t xml:space="preserve"> menunjukkan nilai rata-rata yang beragam, dimana pada pertanyaan searching ketiga (PS 3) dan pertanyaan searching keempat (PS 4) memiliki nilai 2 yang berarti semua peserta berhasil menjawab pertanyaan tersebut sepenuhnya benar. Sedangkan pada pertanyaan searching kedua (PS 2) mendapat nilai 1,96 dan juga pertanyaan searching pertama (PS 1) dan pertanyaan searching kelima (PS 5) mendapat nilai 1,92 yang berarti terdapat beberapa peserta yang menjawab pertanyaan dengan kurang tepat.</w:t>
      </w:r>
    </w:p>
    <w:p w14:paraId="73624B58" w14:textId="1FDF7CA6" w:rsidR="000358C9" w:rsidRDefault="000358C9"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Tengah (Median)</w:t>
      </w:r>
    </w:p>
    <w:p w14:paraId="5BBDA267" w14:textId="293321AC" w:rsidR="000358C9" w:rsidRDefault="000358C9" w:rsidP="000358C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ins w:id="2158" w:author="Ryan Ganeswara" w:date="2020-06-02T15:27:00Z">
        <w:r w:rsidR="008C462F">
          <w:rPr>
            <w:rFonts w:ascii="Times New Roman" w:hAnsi="Times New Roman" w:cs="Times New Roman"/>
            <w:sz w:val="24"/>
            <w:szCs w:val="24"/>
          </w:rPr>
          <w:t>9</w:t>
        </w:r>
      </w:ins>
      <w:del w:id="2159" w:author="Ryan Ganeswara" w:date="2020-06-02T15:27:00Z">
        <w:r w:rsidDel="008C462F">
          <w:rPr>
            <w:rFonts w:ascii="Times New Roman" w:hAnsi="Times New Roman" w:cs="Times New Roman"/>
            <w:sz w:val="24"/>
            <w:szCs w:val="24"/>
          </w:rPr>
          <w:delText>12</w:delText>
        </w:r>
      </w:del>
      <w:r>
        <w:rPr>
          <w:rFonts w:ascii="Times New Roman" w:hAnsi="Times New Roman" w:cs="Times New Roman"/>
          <w:sz w:val="24"/>
          <w:szCs w:val="24"/>
        </w:rPr>
        <w:t xml:space="preserve"> menunjukkan nilai tengah yang didapat dari semua pertanyaan yang ada adalah 2. Nilai tengah menggambarkan skala paling tengah dari jawaban yang diberikan oleh peserta dalam tugas penjelajahan adalah sepenuhnya benar.</w:t>
      </w:r>
    </w:p>
    <w:p w14:paraId="7D1E3CC1" w14:textId="7E541C0C" w:rsidR="000358C9" w:rsidRDefault="000358C9"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Terendah (Minimum)</w:t>
      </w:r>
    </w:p>
    <w:p w14:paraId="7BC50752" w14:textId="299F94EF" w:rsidR="000358C9" w:rsidRDefault="000358C9" w:rsidP="000358C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ins w:id="2160" w:author="Ryan Ganeswara" w:date="2020-06-02T15:27:00Z">
        <w:r w:rsidR="008C462F">
          <w:rPr>
            <w:rFonts w:ascii="Times New Roman" w:hAnsi="Times New Roman" w:cs="Times New Roman"/>
            <w:sz w:val="24"/>
            <w:szCs w:val="24"/>
          </w:rPr>
          <w:t>9</w:t>
        </w:r>
      </w:ins>
      <w:del w:id="2161" w:author="Ryan Ganeswara" w:date="2020-06-02T15:27:00Z">
        <w:r w:rsidDel="008C462F">
          <w:rPr>
            <w:rFonts w:ascii="Times New Roman" w:hAnsi="Times New Roman" w:cs="Times New Roman"/>
            <w:sz w:val="24"/>
            <w:szCs w:val="24"/>
          </w:rPr>
          <w:delText>12</w:delText>
        </w:r>
      </w:del>
      <w:r>
        <w:rPr>
          <w:rFonts w:ascii="Times New Roman" w:hAnsi="Times New Roman" w:cs="Times New Roman"/>
          <w:sz w:val="24"/>
          <w:szCs w:val="24"/>
        </w:rPr>
        <w:t xml:space="preserve"> menunjukkan nilai terendah dari pertanyaan ketiga dan keempat adalah 2 yang berarti semua peserta menjawab pertanyaan pada kedua soal tersebut dengan benar tanpa ada salah ataupun hanya sebagian benar, sedangkan nilai minimum untuk pertanyaan kedua adalah 1 yang berarti terdapat peserta yang menjawab pertanyaan sebagian benar. Selain itu, nilai terendah untuk pertanyaan pertama dan pertanyaan kelima adalah 0, yang berarti terdapat peserta yang menjawab pertanyaan dengan jawaban salah. Nilai ini menggambarkan skala terendah yang ada dari jawaban yang diberikan peserta yaitu pada jawaban pertanyaan pertama (PS 1) dan </w:t>
      </w:r>
      <w:r w:rsidR="00A15B74">
        <w:rPr>
          <w:rFonts w:ascii="Times New Roman" w:hAnsi="Times New Roman" w:cs="Times New Roman"/>
          <w:sz w:val="24"/>
          <w:szCs w:val="24"/>
        </w:rPr>
        <w:t>pertanyaan kelima (PS 5).</w:t>
      </w:r>
    </w:p>
    <w:p w14:paraId="324D7365" w14:textId="3BBFCE4A" w:rsidR="00A15B74" w:rsidRDefault="00A15B74"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Tertinggi (Maximum)</w:t>
      </w:r>
    </w:p>
    <w:p w14:paraId="4859C9DE" w14:textId="6A21594E" w:rsidR="00A15B74" w:rsidRDefault="00A15B74" w:rsidP="00A15B7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ins w:id="2162" w:author="Ryan Ganeswara" w:date="2020-06-02T15:27:00Z">
        <w:r w:rsidR="008C462F">
          <w:rPr>
            <w:rFonts w:ascii="Times New Roman" w:hAnsi="Times New Roman" w:cs="Times New Roman"/>
            <w:sz w:val="24"/>
            <w:szCs w:val="24"/>
          </w:rPr>
          <w:t>9</w:t>
        </w:r>
      </w:ins>
      <w:del w:id="2163" w:author="Ryan Ganeswara" w:date="2020-06-02T15:27:00Z">
        <w:r w:rsidDel="008C462F">
          <w:rPr>
            <w:rFonts w:ascii="Times New Roman" w:hAnsi="Times New Roman" w:cs="Times New Roman"/>
            <w:sz w:val="24"/>
            <w:szCs w:val="24"/>
          </w:rPr>
          <w:delText>12</w:delText>
        </w:r>
      </w:del>
      <w:r>
        <w:rPr>
          <w:rFonts w:ascii="Times New Roman" w:hAnsi="Times New Roman" w:cs="Times New Roman"/>
          <w:sz w:val="24"/>
          <w:szCs w:val="24"/>
        </w:rPr>
        <w:t xml:space="preserve"> menunjukkan nilai tertinggi dari semua pertanyaan adalah 2. Nilai tertinggi menggambarkan skala tertinggi yang ada dari jawaban yang diberikan oleh peserta adalah sepenuhnya benar.</w:t>
      </w:r>
    </w:p>
    <w:p w14:paraId="70B2F7E9" w14:textId="0066D491" w:rsidR="002850B2" w:rsidRPr="006D0E05" w:rsidRDefault="006D0E05" w:rsidP="006D0E0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mendapatkan nilai dari masing pertanyaan pada fasilitas browsing dan searching maka masing-masing fasilitas akan diolah kembali dengan mencari rata-rata dari semua pertanyaan per masing-masing fasilitas, dan didapat hasil sebagai berikut :</w:t>
      </w:r>
    </w:p>
    <w:p w14:paraId="14E97B10" w14:textId="773A0F82" w:rsidR="006D0E05" w:rsidRDefault="006D0E05">
      <w:pPr>
        <w:pStyle w:val="Heading5"/>
      </w:pPr>
      <w:bookmarkStart w:id="2164" w:name="_Toc41326099"/>
      <w:r>
        <w:t>Tabel 4.</w:t>
      </w:r>
      <w:ins w:id="2165" w:author="Ryan Ganeswara" w:date="2020-06-02T15:28:00Z">
        <w:r w:rsidR="008C462F">
          <w:t>10</w:t>
        </w:r>
      </w:ins>
      <w:del w:id="2166" w:author="Ryan Ganeswara" w:date="2020-06-02T15:28:00Z">
        <w:r w:rsidDel="008C462F">
          <w:delText>13</w:delText>
        </w:r>
      </w:del>
      <w:r>
        <w:t xml:space="preserve"> Nilai Rata-Rata Fasilitas </w:t>
      </w:r>
      <w:r w:rsidRPr="00FA5181">
        <w:rPr>
          <w:i/>
          <w:iCs/>
          <w:rPrChange w:id="2167" w:author="Ryan Ganeswara" w:date="2020-06-02T15:49:00Z">
            <w:rPr/>
          </w:rPrChange>
        </w:rPr>
        <w:t xml:space="preserve">Browsing </w:t>
      </w:r>
      <w:r>
        <w:t xml:space="preserve">dan Fasilitas </w:t>
      </w:r>
      <w:r w:rsidRPr="00FA5181">
        <w:rPr>
          <w:i/>
          <w:iCs/>
          <w:rPrChange w:id="2168" w:author="Ryan Ganeswara" w:date="2020-06-02T15:49:00Z">
            <w:rPr/>
          </w:rPrChange>
        </w:rPr>
        <w:t>Searching</w:t>
      </w:r>
      <w:bookmarkEnd w:id="2164"/>
    </w:p>
    <w:p w14:paraId="3C1AE82A" w14:textId="2836C67A" w:rsidR="006D0E05" w:rsidRDefault="006D0E05" w:rsidP="006D0E05">
      <w:pPr>
        <w:jc w:val="center"/>
        <w:rPr>
          <w:ins w:id="2169" w:author="Ryan Ganeswara" w:date="2020-06-02T15:28:00Z"/>
        </w:rPr>
      </w:pPr>
      <w:del w:id="2170" w:author="Ryan Ganeswara" w:date="2020-06-02T15:29:00Z">
        <w:r w:rsidRPr="006D0E05" w:rsidDel="008C462F">
          <w:rPr>
            <w:noProof/>
            <w:lang w:val="id-ID" w:eastAsia="id-ID"/>
          </w:rPr>
          <w:drawing>
            <wp:inline distT="0" distB="0" distL="0" distR="0" wp14:anchorId="0A7B5144" wp14:editId="5868F0B0">
              <wp:extent cx="2562225" cy="1219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2225" cy="1219200"/>
                      </a:xfrm>
                      <a:prstGeom prst="rect">
                        <a:avLst/>
                      </a:prstGeom>
                    </pic:spPr>
                  </pic:pic>
                </a:graphicData>
              </a:graphic>
            </wp:inline>
          </w:drawing>
        </w:r>
      </w:del>
    </w:p>
    <w:tbl>
      <w:tblPr>
        <w:tblStyle w:val="TableGrid"/>
        <w:tblW w:w="0" w:type="auto"/>
        <w:tblInd w:w="1375" w:type="dxa"/>
        <w:tblLook w:val="04A0" w:firstRow="1" w:lastRow="0" w:firstColumn="1" w:lastColumn="0" w:noHBand="0" w:noVBand="1"/>
        <w:tblPrChange w:id="2171" w:author="Ryan Ganeswara" w:date="2020-06-02T15:37:00Z">
          <w:tblPr>
            <w:tblStyle w:val="TableGrid"/>
            <w:tblW w:w="0" w:type="auto"/>
            <w:tblLook w:val="04A0" w:firstRow="1" w:lastRow="0" w:firstColumn="1" w:lastColumn="0" w:noHBand="0" w:noVBand="1"/>
          </w:tblPr>
        </w:tblPrChange>
      </w:tblPr>
      <w:tblGrid>
        <w:gridCol w:w="803"/>
        <w:gridCol w:w="2360"/>
        <w:gridCol w:w="2371"/>
        <w:tblGridChange w:id="2172">
          <w:tblGrid>
            <w:gridCol w:w="2642"/>
            <w:gridCol w:w="2642"/>
            <w:gridCol w:w="2643"/>
          </w:tblGrid>
        </w:tblGridChange>
      </w:tblGrid>
      <w:tr w:rsidR="008C462F" w:rsidRPr="008C462F" w14:paraId="26A30688" w14:textId="77777777" w:rsidTr="00C8799D">
        <w:trPr>
          <w:trHeight w:val="344"/>
          <w:ins w:id="2173" w:author="Ryan Ganeswara" w:date="2020-06-02T15:29:00Z"/>
        </w:trPr>
        <w:tc>
          <w:tcPr>
            <w:tcW w:w="803" w:type="dxa"/>
            <w:tcPrChange w:id="2174" w:author="Ryan Ganeswara" w:date="2020-06-02T15:37:00Z">
              <w:tcPr>
                <w:tcW w:w="2642" w:type="dxa"/>
              </w:tcPr>
            </w:tcPrChange>
          </w:tcPr>
          <w:p w14:paraId="39DB17F4" w14:textId="77777777" w:rsidR="008C462F" w:rsidRPr="008C462F" w:rsidRDefault="008C462F" w:rsidP="006D0E05">
            <w:pPr>
              <w:jc w:val="center"/>
              <w:rPr>
                <w:ins w:id="2175" w:author="Ryan Ganeswara" w:date="2020-06-02T15:29:00Z"/>
                <w:rFonts w:ascii="Times New Roman" w:hAnsi="Times New Roman" w:cs="Times New Roman"/>
                <w:sz w:val="24"/>
                <w:szCs w:val="24"/>
                <w:rPrChange w:id="2176" w:author="Ryan Ganeswara" w:date="2020-06-02T15:29:00Z">
                  <w:rPr>
                    <w:ins w:id="2177" w:author="Ryan Ganeswara" w:date="2020-06-02T15:29:00Z"/>
                  </w:rPr>
                </w:rPrChange>
              </w:rPr>
            </w:pPr>
          </w:p>
        </w:tc>
        <w:tc>
          <w:tcPr>
            <w:tcW w:w="2360" w:type="dxa"/>
            <w:tcPrChange w:id="2178" w:author="Ryan Ganeswara" w:date="2020-06-02T15:37:00Z">
              <w:tcPr>
                <w:tcW w:w="2642" w:type="dxa"/>
              </w:tcPr>
            </w:tcPrChange>
          </w:tcPr>
          <w:p w14:paraId="2532C8DA" w14:textId="52C2BEC1" w:rsidR="008C462F" w:rsidRPr="00FA5181" w:rsidRDefault="008C462F" w:rsidP="006D0E05">
            <w:pPr>
              <w:jc w:val="center"/>
              <w:rPr>
                <w:ins w:id="2179" w:author="Ryan Ganeswara" w:date="2020-06-02T15:29:00Z"/>
                <w:rFonts w:ascii="Times New Roman" w:hAnsi="Times New Roman" w:cs="Times New Roman"/>
                <w:b/>
                <w:bCs/>
                <w:i/>
                <w:iCs/>
                <w:sz w:val="24"/>
                <w:szCs w:val="24"/>
                <w:rPrChange w:id="2180" w:author="Ryan Ganeswara" w:date="2020-06-02T15:49:00Z">
                  <w:rPr>
                    <w:ins w:id="2181" w:author="Ryan Ganeswara" w:date="2020-06-02T15:29:00Z"/>
                  </w:rPr>
                </w:rPrChange>
              </w:rPr>
            </w:pPr>
            <w:ins w:id="2182" w:author="Ryan Ganeswara" w:date="2020-06-02T15:29:00Z">
              <w:r w:rsidRPr="00FA5181">
                <w:rPr>
                  <w:rFonts w:ascii="Times New Roman" w:hAnsi="Times New Roman" w:cs="Times New Roman"/>
                  <w:b/>
                  <w:bCs/>
                  <w:i/>
                  <w:iCs/>
                  <w:sz w:val="24"/>
                  <w:szCs w:val="24"/>
                  <w:rPrChange w:id="2183" w:author="Ryan Ganeswara" w:date="2020-06-02T15:49:00Z">
                    <w:rPr/>
                  </w:rPrChange>
                </w:rPr>
                <w:t>Browsing</w:t>
              </w:r>
            </w:ins>
          </w:p>
        </w:tc>
        <w:tc>
          <w:tcPr>
            <w:tcW w:w="2371" w:type="dxa"/>
            <w:tcPrChange w:id="2184" w:author="Ryan Ganeswara" w:date="2020-06-02T15:37:00Z">
              <w:tcPr>
                <w:tcW w:w="2643" w:type="dxa"/>
              </w:tcPr>
            </w:tcPrChange>
          </w:tcPr>
          <w:p w14:paraId="28502B8A" w14:textId="5C4E76CF" w:rsidR="008C462F" w:rsidRPr="00FA5181" w:rsidRDefault="008C462F" w:rsidP="006D0E05">
            <w:pPr>
              <w:jc w:val="center"/>
              <w:rPr>
                <w:ins w:id="2185" w:author="Ryan Ganeswara" w:date="2020-06-02T15:29:00Z"/>
                <w:rFonts w:ascii="Times New Roman" w:hAnsi="Times New Roman" w:cs="Times New Roman"/>
                <w:b/>
                <w:bCs/>
                <w:i/>
                <w:iCs/>
                <w:sz w:val="24"/>
                <w:szCs w:val="24"/>
                <w:rPrChange w:id="2186" w:author="Ryan Ganeswara" w:date="2020-06-02T15:49:00Z">
                  <w:rPr>
                    <w:ins w:id="2187" w:author="Ryan Ganeswara" w:date="2020-06-02T15:29:00Z"/>
                  </w:rPr>
                </w:rPrChange>
              </w:rPr>
            </w:pPr>
            <w:ins w:id="2188" w:author="Ryan Ganeswara" w:date="2020-06-02T15:29:00Z">
              <w:r w:rsidRPr="00FA5181">
                <w:rPr>
                  <w:rFonts w:ascii="Times New Roman" w:hAnsi="Times New Roman" w:cs="Times New Roman"/>
                  <w:b/>
                  <w:bCs/>
                  <w:i/>
                  <w:iCs/>
                  <w:sz w:val="24"/>
                  <w:szCs w:val="24"/>
                  <w:rPrChange w:id="2189" w:author="Ryan Ganeswara" w:date="2020-06-02T15:49:00Z">
                    <w:rPr/>
                  </w:rPrChange>
                </w:rPr>
                <w:t>Searching</w:t>
              </w:r>
            </w:ins>
          </w:p>
        </w:tc>
      </w:tr>
      <w:tr w:rsidR="008C462F" w:rsidRPr="008C462F" w14:paraId="4DC90835" w14:textId="77777777" w:rsidTr="00C8799D">
        <w:trPr>
          <w:trHeight w:val="344"/>
          <w:ins w:id="2190" w:author="Ryan Ganeswara" w:date="2020-06-02T15:29:00Z"/>
        </w:trPr>
        <w:tc>
          <w:tcPr>
            <w:tcW w:w="803" w:type="dxa"/>
            <w:tcPrChange w:id="2191" w:author="Ryan Ganeswara" w:date="2020-06-02T15:37:00Z">
              <w:tcPr>
                <w:tcW w:w="2642" w:type="dxa"/>
              </w:tcPr>
            </w:tcPrChange>
          </w:tcPr>
          <w:p w14:paraId="573E4820" w14:textId="2AA91C8A" w:rsidR="008C462F" w:rsidRPr="008C462F" w:rsidRDefault="008C462F" w:rsidP="006D0E05">
            <w:pPr>
              <w:jc w:val="center"/>
              <w:rPr>
                <w:ins w:id="2192" w:author="Ryan Ganeswara" w:date="2020-06-02T15:29:00Z"/>
                <w:rFonts w:ascii="Times New Roman" w:hAnsi="Times New Roman" w:cs="Times New Roman"/>
                <w:b/>
                <w:bCs/>
                <w:sz w:val="24"/>
                <w:szCs w:val="24"/>
                <w:rPrChange w:id="2193" w:author="Ryan Ganeswara" w:date="2020-06-02T15:29:00Z">
                  <w:rPr>
                    <w:ins w:id="2194" w:author="Ryan Ganeswara" w:date="2020-06-02T15:29:00Z"/>
                  </w:rPr>
                </w:rPrChange>
              </w:rPr>
            </w:pPr>
            <w:ins w:id="2195" w:author="Ryan Ganeswara" w:date="2020-06-02T15:29:00Z">
              <w:r w:rsidRPr="008C462F">
                <w:rPr>
                  <w:rFonts w:ascii="Times New Roman" w:hAnsi="Times New Roman" w:cs="Times New Roman"/>
                  <w:b/>
                  <w:bCs/>
                  <w:sz w:val="24"/>
                  <w:szCs w:val="24"/>
                  <w:rPrChange w:id="2196" w:author="Ryan Ganeswara" w:date="2020-06-02T15:29:00Z">
                    <w:rPr/>
                  </w:rPrChange>
                </w:rPr>
                <w:t>Mean</w:t>
              </w:r>
            </w:ins>
          </w:p>
        </w:tc>
        <w:tc>
          <w:tcPr>
            <w:tcW w:w="2360" w:type="dxa"/>
            <w:tcPrChange w:id="2197" w:author="Ryan Ganeswara" w:date="2020-06-02T15:37:00Z">
              <w:tcPr>
                <w:tcW w:w="2642" w:type="dxa"/>
              </w:tcPr>
            </w:tcPrChange>
          </w:tcPr>
          <w:p w14:paraId="0B61E0B9" w14:textId="1C20B674" w:rsidR="008C462F" w:rsidRPr="008C462F" w:rsidRDefault="008C462F" w:rsidP="006D0E05">
            <w:pPr>
              <w:jc w:val="center"/>
              <w:rPr>
                <w:ins w:id="2198" w:author="Ryan Ganeswara" w:date="2020-06-02T15:29:00Z"/>
                <w:rFonts w:ascii="Times New Roman" w:hAnsi="Times New Roman" w:cs="Times New Roman"/>
                <w:sz w:val="24"/>
                <w:szCs w:val="24"/>
                <w:rPrChange w:id="2199" w:author="Ryan Ganeswara" w:date="2020-06-02T15:29:00Z">
                  <w:rPr>
                    <w:ins w:id="2200" w:author="Ryan Ganeswara" w:date="2020-06-02T15:29:00Z"/>
                  </w:rPr>
                </w:rPrChange>
              </w:rPr>
            </w:pPr>
            <w:ins w:id="2201" w:author="Ryan Ganeswara" w:date="2020-06-02T15:29:00Z">
              <w:r w:rsidRPr="008C462F">
                <w:rPr>
                  <w:rFonts w:ascii="Times New Roman" w:hAnsi="Times New Roman" w:cs="Times New Roman"/>
                  <w:sz w:val="24"/>
                  <w:szCs w:val="24"/>
                  <w:rPrChange w:id="2202" w:author="Ryan Ganeswara" w:date="2020-06-02T15:29:00Z">
                    <w:rPr/>
                  </w:rPrChange>
                </w:rPr>
                <w:t>1,95</w:t>
              </w:r>
            </w:ins>
          </w:p>
        </w:tc>
        <w:tc>
          <w:tcPr>
            <w:tcW w:w="2371" w:type="dxa"/>
            <w:tcPrChange w:id="2203" w:author="Ryan Ganeswara" w:date="2020-06-02T15:37:00Z">
              <w:tcPr>
                <w:tcW w:w="2643" w:type="dxa"/>
              </w:tcPr>
            </w:tcPrChange>
          </w:tcPr>
          <w:p w14:paraId="44F6DEAA" w14:textId="12D26738" w:rsidR="008C462F" w:rsidRPr="008C462F" w:rsidRDefault="008C462F" w:rsidP="006D0E05">
            <w:pPr>
              <w:jc w:val="center"/>
              <w:rPr>
                <w:ins w:id="2204" w:author="Ryan Ganeswara" w:date="2020-06-02T15:29:00Z"/>
                <w:rFonts w:ascii="Times New Roman" w:hAnsi="Times New Roman" w:cs="Times New Roman"/>
                <w:sz w:val="24"/>
                <w:szCs w:val="24"/>
                <w:rPrChange w:id="2205" w:author="Ryan Ganeswara" w:date="2020-06-02T15:29:00Z">
                  <w:rPr>
                    <w:ins w:id="2206" w:author="Ryan Ganeswara" w:date="2020-06-02T15:29:00Z"/>
                  </w:rPr>
                </w:rPrChange>
              </w:rPr>
            </w:pPr>
            <w:ins w:id="2207" w:author="Ryan Ganeswara" w:date="2020-06-02T15:29:00Z">
              <w:r w:rsidRPr="008C462F">
                <w:rPr>
                  <w:rFonts w:ascii="Times New Roman" w:hAnsi="Times New Roman" w:cs="Times New Roman"/>
                  <w:sz w:val="24"/>
                  <w:szCs w:val="24"/>
                  <w:rPrChange w:id="2208" w:author="Ryan Ganeswara" w:date="2020-06-02T15:29:00Z">
                    <w:rPr/>
                  </w:rPrChange>
                </w:rPr>
                <w:t>1,96</w:t>
              </w:r>
            </w:ins>
          </w:p>
        </w:tc>
      </w:tr>
    </w:tbl>
    <w:p w14:paraId="117F74DF" w14:textId="77777777" w:rsidR="008C462F" w:rsidRDefault="008C462F" w:rsidP="006D0E05">
      <w:pPr>
        <w:jc w:val="center"/>
      </w:pPr>
    </w:p>
    <w:p w14:paraId="01967C71" w14:textId="72564965" w:rsidR="006D0E05" w:rsidRPr="006D0E05" w:rsidRDefault="006D0E05" w:rsidP="006D0E05">
      <w:pPr>
        <w:spacing w:line="360" w:lineRule="auto"/>
        <w:ind w:left="720" w:firstLine="720"/>
        <w:jc w:val="both"/>
      </w:pPr>
      <w:r>
        <w:rPr>
          <w:rFonts w:ascii="Times New Roman" w:hAnsi="Times New Roman" w:cs="Times New Roman"/>
          <w:sz w:val="24"/>
          <w:szCs w:val="24"/>
        </w:rPr>
        <w:t>Tabel 4.</w:t>
      </w:r>
      <w:ins w:id="2209" w:author="Ryan Ganeswara" w:date="2020-06-02T15:28:00Z">
        <w:r w:rsidR="008C462F">
          <w:rPr>
            <w:rFonts w:ascii="Times New Roman" w:hAnsi="Times New Roman" w:cs="Times New Roman"/>
            <w:sz w:val="24"/>
            <w:szCs w:val="24"/>
          </w:rPr>
          <w:t>10</w:t>
        </w:r>
      </w:ins>
      <w:del w:id="2210" w:author="Ryan Ganeswara" w:date="2020-06-02T15:28:00Z">
        <w:r w:rsidDel="008C462F">
          <w:rPr>
            <w:rFonts w:ascii="Times New Roman" w:hAnsi="Times New Roman" w:cs="Times New Roman"/>
            <w:sz w:val="24"/>
            <w:szCs w:val="24"/>
          </w:rPr>
          <w:delText>13</w:delText>
        </w:r>
      </w:del>
      <w:r>
        <w:rPr>
          <w:rFonts w:ascii="Times New Roman" w:hAnsi="Times New Roman" w:cs="Times New Roman"/>
          <w:sz w:val="24"/>
          <w:szCs w:val="24"/>
        </w:rPr>
        <w:t xml:space="preserve"> menunjukkan nilai rata-rata dari keseluruhan pertanyaan pada fasilitas </w:t>
      </w:r>
      <w:r w:rsidRPr="00FA5181">
        <w:rPr>
          <w:rFonts w:ascii="Times New Roman" w:hAnsi="Times New Roman" w:cs="Times New Roman"/>
          <w:i/>
          <w:iCs/>
          <w:sz w:val="24"/>
          <w:szCs w:val="24"/>
          <w:rPrChange w:id="2211" w:author="Ryan Ganeswara" w:date="2020-06-02T15:49:00Z">
            <w:rPr>
              <w:rFonts w:ascii="Times New Roman" w:hAnsi="Times New Roman" w:cs="Times New Roman"/>
              <w:sz w:val="24"/>
              <w:szCs w:val="24"/>
            </w:rPr>
          </w:rPrChange>
        </w:rPr>
        <w:t>browsing</w:t>
      </w:r>
      <w:r>
        <w:rPr>
          <w:rFonts w:ascii="Times New Roman" w:hAnsi="Times New Roman" w:cs="Times New Roman"/>
          <w:sz w:val="24"/>
          <w:szCs w:val="24"/>
        </w:rPr>
        <w:t xml:space="preserve"> (PB 1, PB 2, PB 3, PB 4, PB 5) dan pertanyaan </w:t>
      </w:r>
      <w:r w:rsidRPr="00FA5181">
        <w:rPr>
          <w:rFonts w:ascii="Times New Roman" w:hAnsi="Times New Roman" w:cs="Times New Roman"/>
          <w:i/>
          <w:iCs/>
          <w:sz w:val="24"/>
          <w:szCs w:val="24"/>
          <w:rPrChange w:id="2212" w:author="Ryan Ganeswara" w:date="2020-06-02T15:49:00Z">
            <w:rPr>
              <w:rFonts w:ascii="Times New Roman" w:hAnsi="Times New Roman" w:cs="Times New Roman"/>
              <w:sz w:val="24"/>
              <w:szCs w:val="24"/>
            </w:rPr>
          </w:rPrChange>
        </w:rPr>
        <w:t>searching</w:t>
      </w:r>
      <w:r>
        <w:rPr>
          <w:rFonts w:ascii="Times New Roman" w:hAnsi="Times New Roman" w:cs="Times New Roman"/>
          <w:sz w:val="24"/>
          <w:szCs w:val="24"/>
        </w:rPr>
        <w:t xml:space="preserve"> (PS 1, PS 2, PS 3, PS 4, PS 5). Dimana pada tabel menunjukkan nilai rata-rata untuk browsing sebesar 1,95 yang jika dibulatkan akan menjadi 2 (Sepenuhnya Benar) dan untuk searching sebesar 1,96 yang jika dibulatkan juga menjadi 2 (Sepenuhnya Benar). Sehingga dari dua nilai tersebut dapat disimpulkan bahwa semua peserta dalam pengujian yang berjumlah 24 orang mampu memahami pertanyaan yang diberikan dan berhasil menjawab semua pertanyaan dengan baik dan benar.</w:t>
      </w:r>
    </w:p>
    <w:p w14:paraId="0AC15DB7" w14:textId="7464A37E" w:rsidR="001778F6" w:rsidRDefault="001778F6" w:rsidP="00390A9A">
      <w:pPr>
        <w:pStyle w:val="Heading2"/>
        <w:numPr>
          <w:ilvl w:val="2"/>
          <w:numId w:val="39"/>
        </w:numPr>
        <w:ind w:left="1418" w:hanging="567"/>
      </w:pPr>
      <w:bookmarkStart w:id="2213" w:name="_Toc41326078"/>
      <w:r>
        <w:t>Pengolahan Data Evaluasi Sistem</w:t>
      </w:r>
      <w:bookmarkEnd w:id="2213"/>
    </w:p>
    <w:p w14:paraId="53E106EB" w14:textId="3E6E115D" w:rsidR="001778F6" w:rsidRDefault="001778F6" w:rsidP="00115379">
      <w:pPr>
        <w:spacing w:line="360" w:lineRule="auto"/>
        <w:ind w:left="851" w:firstLine="720"/>
        <w:jc w:val="both"/>
        <w:rPr>
          <w:rFonts w:ascii="Times New Roman" w:hAnsi="Times New Roman" w:cs="Times New Roman"/>
          <w:sz w:val="24"/>
          <w:szCs w:val="24"/>
        </w:rPr>
      </w:pPr>
      <w:r>
        <w:rPr>
          <w:rFonts w:ascii="Times New Roman" w:hAnsi="Times New Roman" w:cs="Times New Roman"/>
          <w:sz w:val="24"/>
          <w:szCs w:val="24"/>
        </w:rPr>
        <w:t>Setelah semua peserta menyelesaikan tugas penjelajahan dan pencarian, peserta diarahkan untuk menjawab serangkaian pertanyaan pada kuesioner yang disediakan terkait dengan kegunaan dan kemudahan dalam penggunaan sistem. Untuk pengolahan data evaluasi sistem ini, penulis menggunakan perangkat lunak IBM SPSS Statistics 25.</w:t>
      </w:r>
    </w:p>
    <w:p w14:paraId="1F9CE911" w14:textId="77777777" w:rsidR="001778F6" w:rsidRPr="001778F6" w:rsidRDefault="001778F6" w:rsidP="001778F6">
      <w:pPr>
        <w:spacing w:line="360" w:lineRule="auto"/>
        <w:ind w:left="720" w:firstLine="720"/>
        <w:jc w:val="both"/>
        <w:rPr>
          <w:rFonts w:ascii="Times New Roman" w:hAnsi="Times New Roman" w:cs="Times New Roman"/>
          <w:sz w:val="24"/>
          <w:szCs w:val="24"/>
        </w:rPr>
      </w:pPr>
    </w:p>
    <w:p w14:paraId="61A5E134" w14:textId="4CEBFF4C" w:rsidR="001778F6" w:rsidRDefault="00115379" w:rsidP="00390A9A">
      <w:pPr>
        <w:pStyle w:val="Heading3"/>
        <w:numPr>
          <w:ilvl w:val="3"/>
          <w:numId w:val="39"/>
        </w:numPr>
        <w:ind w:left="1701" w:hanging="850"/>
      </w:pPr>
      <w:r>
        <w:t xml:space="preserve"> </w:t>
      </w:r>
      <w:bookmarkStart w:id="2214" w:name="_Toc41326079"/>
      <w:r>
        <w:t>Pengolahan Data</w:t>
      </w:r>
      <w:r w:rsidR="001778F6">
        <w:t xml:space="preserve"> </w:t>
      </w:r>
      <w:r>
        <w:t xml:space="preserve">Evaluasi </w:t>
      </w:r>
      <w:r w:rsidRPr="00FA5181">
        <w:rPr>
          <w:i/>
          <w:iCs/>
          <w:rPrChange w:id="2215" w:author="Ryan Ganeswara" w:date="2020-06-02T15:49:00Z">
            <w:rPr/>
          </w:rPrChange>
        </w:rPr>
        <w:t>Perceived Usefulness</w:t>
      </w:r>
      <w:bookmarkEnd w:id="2214"/>
    </w:p>
    <w:p w14:paraId="14ADF309" w14:textId="74811370" w:rsidR="00115379" w:rsidRDefault="00115379" w:rsidP="00115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Persepsi Kegunaan yang dirasakan (</w:t>
      </w:r>
      <w:r w:rsidRPr="00FA5181">
        <w:rPr>
          <w:rFonts w:ascii="Times New Roman" w:hAnsi="Times New Roman" w:cs="Times New Roman"/>
          <w:i/>
          <w:iCs/>
          <w:sz w:val="24"/>
          <w:szCs w:val="24"/>
          <w:rPrChange w:id="2216" w:author="Ryan Ganeswara" w:date="2020-06-02T15:49:00Z">
            <w:rPr>
              <w:rFonts w:ascii="Times New Roman" w:hAnsi="Times New Roman" w:cs="Times New Roman"/>
              <w:sz w:val="24"/>
              <w:szCs w:val="24"/>
            </w:rPr>
          </w:rPrChange>
        </w:rPr>
        <w:t>perceived usefulness</w:t>
      </w:r>
      <w:r>
        <w:rPr>
          <w:rFonts w:ascii="Times New Roman" w:hAnsi="Times New Roman" w:cs="Times New Roman"/>
          <w:sz w:val="24"/>
          <w:szCs w:val="24"/>
        </w:rPr>
        <w:t>) memiliki enam item, yaitu :</w:t>
      </w:r>
    </w:p>
    <w:p w14:paraId="16D3B5F6" w14:textId="28B0A3CB" w:rsidR="00115379"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 xml:space="preserve">Menggunakan Sistem Manajemen Pengetahuan Silsilah Keluarga Puri Klungkung akan </w:t>
      </w:r>
      <w:r w:rsidRPr="00F52EBC">
        <w:rPr>
          <w:rFonts w:ascii="Times New Roman" w:hAnsi="Times New Roman" w:cs="Times New Roman"/>
          <w:sz w:val="24"/>
          <w:szCs w:val="24"/>
        </w:rPr>
        <w:t>memungkinkan saya menyelesaikan tugas lebih cepat.</w:t>
      </w:r>
    </w:p>
    <w:p w14:paraId="1B887937" w14:textId="60A94BF1"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kinerja tugas saya.</w:t>
      </w:r>
    </w:p>
    <w:p w14:paraId="59D34A2B" w14:textId="6CFEC0C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produktivitas dalam pekerjaan saya.</w:t>
      </w:r>
    </w:p>
    <w:p w14:paraId="0436D350" w14:textId="1D46CC41"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meningkatkan efektivitas dalam pekerjaan saya.</w:t>
      </w:r>
    </w:p>
    <w:p w14:paraId="4016AD4F" w14:textId="1E7741E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untuk melakukan pekerjaan saya.</w:t>
      </w:r>
    </w:p>
    <w:p w14:paraId="60284E3A" w14:textId="449065A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w:t>
      </w:r>
      <w:r>
        <w:rPr>
          <w:rFonts w:ascii="Times New Roman" w:hAnsi="Times New Roman" w:cs="Times New Roman"/>
          <w:sz w:val="24"/>
          <w:szCs w:val="24"/>
        </w:rPr>
        <w:t xml:space="preserve">Silsilah Keluarga Puri Klungkung </w:t>
      </w:r>
      <w:r w:rsidRPr="00F52EBC">
        <w:rPr>
          <w:rFonts w:ascii="Times New Roman" w:hAnsi="Times New Roman" w:cs="Times New Roman"/>
          <w:sz w:val="24"/>
          <w:szCs w:val="24"/>
        </w:rPr>
        <w:t>berguna dalam pekerjaan saya.</w:t>
      </w:r>
    </w:p>
    <w:p w14:paraId="196FE3C1" w14:textId="77777777" w:rsidR="00115379" w:rsidRPr="00115379" w:rsidRDefault="00115379" w:rsidP="00115379">
      <w:pPr>
        <w:spacing w:line="360" w:lineRule="auto"/>
        <w:jc w:val="both"/>
        <w:rPr>
          <w:rFonts w:ascii="Times New Roman" w:hAnsi="Times New Roman" w:cs="Times New Roman"/>
          <w:sz w:val="24"/>
          <w:szCs w:val="24"/>
        </w:rPr>
      </w:pPr>
    </w:p>
    <w:p w14:paraId="39C13FD2" w14:textId="4CE67CE2" w:rsidR="00D61628" w:rsidRDefault="00D61628" w:rsidP="00D61628">
      <w:pPr>
        <w:pStyle w:val="Heading5"/>
      </w:pPr>
      <w:bookmarkStart w:id="2217" w:name="_Toc41326100"/>
      <w:r>
        <w:t>Tabel 4.1</w:t>
      </w:r>
      <w:ins w:id="2218" w:author="Ryan Ganeswara" w:date="2020-06-02T15:30:00Z">
        <w:r w:rsidR="008C462F">
          <w:t>1</w:t>
        </w:r>
      </w:ins>
      <w:del w:id="2219" w:author="Ryan Ganeswara" w:date="2020-06-02T15:30:00Z">
        <w:r w:rsidR="006D0E05" w:rsidDel="008C462F">
          <w:delText>4</w:delText>
        </w:r>
      </w:del>
      <w:r>
        <w:t xml:space="preserve"> Frekuensi </w:t>
      </w:r>
      <w:r w:rsidR="00C134EB">
        <w:t xml:space="preserve">Pertanyaan </w:t>
      </w:r>
      <w:r w:rsidR="00C134EB" w:rsidRPr="00FA5181">
        <w:rPr>
          <w:i/>
          <w:iCs/>
          <w:rPrChange w:id="2220" w:author="Ryan Ganeswara" w:date="2020-06-02T15:49:00Z">
            <w:rPr/>
          </w:rPrChange>
        </w:rPr>
        <w:t>Perceived Usefulness</w:t>
      </w:r>
      <w:bookmarkEnd w:id="2217"/>
    </w:p>
    <w:p w14:paraId="6CF7AFBA" w14:textId="4F579F14" w:rsidR="00C134EB" w:rsidRDefault="00C134EB" w:rsidP="00C134EB">
      <w:pPr>
        <w:jc w:val="center"/>
        <w:rPr>
          <w:ins w:id="2221" w:author="Ryan Ganeswara" w:date="2020-06-02T15:30:00Z"/>
        </w:rPr>
      </w:pPr>
      <w:del w:id="2222" w:author="Ryan Ganeswara" w:date="2020-06-02T15:32:00Z">
        <w:r w:rsidRPr="00C134EB" w:rsidDel="00C8799D">
          <w:rPr>
            <w:noProof/>
            <w:lang w:val="id-ID" w:eastAsia="id-ID"/>
          </w:rPr>
          <w:drawing>
            <wp:inline distT="0" distB="0" distL="0" distR="0" wp14:anchorId="6337507D" wp14:editId="6F7EA385">
              <wp:extent cx="5000625" cy="18478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0625" cy="1847850"/>
                      </a:xfrm>
                      <a:prstGeom prst="rect">
                        <a:avLst/>
                      </a:prstGeom>
                    </pic:spPr>
                  </pic:pic>
                </a:graphicData>
              </a:graphic>
            </wp:inline>
          </w:drawing>
        </w:r>
      </w:del>
    </w:p>
    <w:tbl>
      <w:tblPr>
        <w:tblStyle w:val="TableGrid"/>
        <w:tblW w:w="0" w:type="auto"/>
        <w:tblInd w:w="704" w:type="dxa"/>
        <w:tblLook w:val="04A0" w:firstRow="1" w:lastRow="0" w:firstColumn="1" w:lastColumn="0" w:noHBand="0" w:noVBand="1"/>
        <w:tblPrChange w:id="2223" w:author="Ryan Ganeswara" w:date="2020-06-02T15:31:00Z">
          <w:tblPr>
            <w:tblStyle w:val="TableGrid"/>
            <w:tblW w:w="0" w:type="auto"/>
            <w:tblInd w:w="704" w:type="dxa"/>
            <w:tblLook w:val="04A0" w:firstRow="1" w:lastRow="0" w:firstColumn="1" w:lastColumn="0" w:noHBand="0" w:noVBand="1"/>
          </w:tblPr>
        </w:tblPrChange>
      </w:tblPr>
      <w:tblGrid>
        <w:gridCol w:w="1283"/>
        <w:gridCol w:w="1010"/>
        <w:gridCol w:w="1012"/>
        <w:gridCol w:w="1012"/>
        <w:gridCol w:w="1012"/>
        <w:gridCol w:w="1013"/>
        <w:gridCol w:w="881"/>
        <w:tblGridChange w:id="2224">
          <w:tblGrid>
            <w:gridCol w:w="1283"/>
            <w:gridCol w:w="1187"/>
            <w:gridCol w:w="1188"/>
            <w:gridCol w:w="1188"/>
            <w:gridCol w:w="1188"/>
            <w:gridCol w:w="1189"/>
            <w:gridCol w:w="1189"/>
          </w:tblGrid>
        </w:tblGridChange>
      </w:tblGrid>
      <w:tr w:rsidR="008C462F" w:rsidRPr="005A1B2B" w14:paraId="40307321" w14:textId="6BD71F8F" w:rsidTr="008C462F">
        <w:trPr>
          <w:trHeight w:val="301"/>
          <w:ins w:id="2225" w:author="Ryan Ganeswara" w:date="2020-06-02T15:30:00Z"/>
          <w:trPrChange w:id="2226" w:author="Ryan Ganeswara" w:date="2020-06-02T15:31:00Z">
            <w:trPr>
              <w:trHeight w:val="301"/>
            </w:trPr>
          </w:trPrChange>
        </w:trPr>
        <w:tc>
          <w:tcPr>
            <w:tcW w:w="1283" w:type="dxa"/>
            <w:tcPrChange w:id="2227" w:author="Ryan Ganeswara" w:date="2020-06-02T15:31:00Z">
              <w:tcPr>
                <w:tcW w:w="609" w:type="dxa"/>
              </w:tcPr>
            </w:tcPrChange>
          </w:tcPr>
          <w:p w14:paraId="2559A832" w14:textId="77777777" w:rsidR="008C462F" w:rsidRPr="005A1B2B" w:rsidRDefault="008C462F" w:rsidP="009A0782">
            <w:pPr>
              <w:jc w:val="center"/>
              <w:rPr>
                <w:ins w:id="2228" w:author="Ryan Ganeswara" w:date="2020-06-02T15:30:00Z"/>
                <w:rFonts w:ascii="Times New Roman" w:hAnsi="Times New Roman" w:cs="Times New Roman"/>
                <w:sz w:val="24"/>
                <w:szCs w:val="24"/>
              </w:rPr>
            </w:pPr>
          </w:p>
        </w:tc>
        <w:tc>
          <w:tcPr>
            <w:tcW w:w="1010" w:type="dxa"/>
            <w:tcPrChange w:id="2229" w:author="Ryan Ganeswara" w:date="2020-06-02T15:31:00Z">
              <w:tcPr>
                <w:tcW w:w="1313" w:type="dxa"/>
              </w:tcPr>
            </w:tcPrChange>
          </w:tcPr>
          <w:p w14:paraId="7B964254" w14:textId="5E36CE42" w:rsidR="008C462F" w:rsidRPr="005A1B2B" w:rsidRDefault="008C462F" w:rsidP="009A0782">
            <w:pPr>
              <w:jc w:val="center"/>
              <w:rPr>
                <w:ins w:id="2230" w:author="Ryan Ganeswara" w:date="2020-06-02T15:30:00Z"/>
                <w:rFonts w:ascii="Times New Roman" w:hAnsi="Times New Roman" w:cs="Times New Roman"/>
                <w:b/>
                <w:bCs/>
                <w:sz w:val="24"/>
                <w:szCs w:val="24"/>
              </w:rPr>
            </w:pPr>
            <w:ins w:id="2231" w:author="Ryan Ganeswara" w:date="2020-06-02T15:30:00Z">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1</w:t>
              </w:r>
            </w:ins>
          </w:p>
        </w:tc>
        <w:tc>
          <w:tcPr>
            <w:tcW w:w="1012" w:type="dxa"/>
            <w:tcPrChange w:id="2232" w:author="Ryan Ganeswara" w:date="2020-06-02T15:31:00Z">
              <w:tcPr>
                <w:tcW w:w="1313" w:type="dxa"/>
              </w:tcPr>
            </w:tcPrChange>
          </w:tcPr>
          <w:p w14:paraId="4E7B8B3F" w14:textId="750A7A0A" w:rsidR="008C462F" w:rsidRPr="005A1B2B" w:rsidRDefault="008C462F" w:rsidP="009A0782">
            <w:pPr>
              <w:jc w:val="center"/>
              <w:rPr>
                <w:ins w:id="2233" w:author="Ryan Ganeswara" w:date="2020-06-02T15:30:00Z"/>
                <w:rFonts w:ascii="Times New Roman" w:hAnsi="Times New Roman" w:cs="Times New Roman"/>
                <w:b/>
                <w:bCs/>
                <w:sz w:val="24"/>
                <w:szCs w:val="24"/>
              </w:rPr>
            </w:pPr>
            <w:ins w:id="2234" w:author="Ryan Ganeswara" w:date="2020-06-02T15:30:00Z">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2</w:t>
              </w:r>
            </w:ins>
          </w:p>
        </w:tc>
        <w:tc>
          <w:tcPr>
            <w:tcW w:w="1012" w:type="dxa"/>
            <w:tcPrChange w:id="2235" w:author="Ryan Ganeswara" w:date="2020-06-02T15:31:00Z">
              <w:tcPr>
                <w:tcW w:w="1313" w:type="dxa"/>
              </w:tcPr>
            </w:tcPrChange>
          </w:tcPr>
          <w:p w14:paraId="7499DE1A" w14:textId="3EFB4074" w:rsidR="008C462F" w:rsidRPr="005A1B2B" w:rsidRDefault="008C462F" w:rsidP="009A0782">
            <w:pPr>
              <w:jc w:val="center"/>
              <w:rPr>
                <w:ins w:id="2236" w:author="Ryan Ganeswara" w:date="2020-06-02T15:30:00Z"/>
                <w:rFonts w:ascii="Times New Roman" w:hAnsi="Times New Roman" w:cs="Times New Roman"/>
                <w:b/>
                <w:bCs/>
                <w:sz w:val="24"/>
                <w:szCs w:val="24"/>
              </w:rPr>
            </w:pPr>
            <w:ins w:id="2237" w:author="Ryan Ganeswara" w:date="2020-06-02T15:30:00Z">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3</w:t>
              </w:r>
            </w:ins>
          </w:p>
        </w:tc>
        <w:tc>
          <w:tcPr>
            <w:tcW w:w="1012" w:type="dxa"/>
            <w:tcPrChange w:id="2238" w:author="Ryan Ganeswara" w:date="2020-06-02T15:31:00Z">
              <w:tcPr>
                <w:tcW w:w="1313" w:type="dxa"/>
              </w:tcPr>
            </w:tcPrChange>
          </w:tcPr>
          <w:p w14:paraId="4DEA9311" w14:textId="2297C7D1" w:rsidR="008C462F" w:rsidRPr="005A1B2B" w:rsidRDefault="008C462F" w:rsidP="009A0782">
            <w:pPr>
              <w:jc w:val="center"/>
              <w:rPr>
                <w:ins w:id="2239" w:author="Ryan Ganeswara" w:date="2020-06-02T15:30:00Z"/>
                <w:rFonts w:ascii="Times New Roman" w:hAnsi="Times New Roman" w:cs="Times New Roman"/>
                <w:b/>
                <w:bCs/>
                <w:sz w:val="24"/>
                <w:szCs w:val="24"/>
              </w:rPr>
            </w:pPr>
            <w:ins w:id="2240" w:author="Ryan Ganeswara" w:date="2020-06-02T15:30:00Z">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4</w:t>
              </w:r>
            </w:ins>
          </w:p>
        </w:tc>
        <w:tc>
          <w:tcPr>
            <w:tcW w:w="1013" w:type="dxa"/>
            <w:tcPrChange w:id="2241" w:author="Ryan Ganeswara" w:date="2020-06-02T15:31:00Z">
              <w:tcPr>
                <w:tcW w:w="1314" w:type="dxa"/>
              </w:tcPr>
            </w:tcPrChange>
          </w:tcPr>
          <w:p w14:paraId="3B18C453" w14:textId="346C9FE4" w:rsidR="008C462F" w:rsidRPr="005A1B2B" w:rsidRDefault="008C462F" w:rsidP="009A0782">
            <w:pPr>
              <w:jc w:val="center"/>
              <w:rPr>
                <w:ins w:id="2242" w:author="Ryan Ganeswara" w:date="2020-06-02T15:30:00Z"/>
                <w:rFonts w:ascii="Times New Roman" w:hAnsi="Times New Roman" w:cs="Times New Roman"/>
                <w:b/>
                <w:bCs/>
                <w:sz w:val="24"/>
                <w:szCs w:val="24"/>
              </w:rPr>
            </w:pPr>
            <w:ins w:id="2243" w:author="Ryan Ganeswara" w:date="2020-06-02T15:30:00Z">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5</w:t>
              </w:r>
            </w:ins>
          </w:p>
        </w:tc>
        <w:tc>
          <w:tcPr>
            <w:tcW w:w="881" w:type="dxa"/>
            <w:tcPrChange w:id="2244" w:author="Ryan Ganeswara" w:date="2020-06-02T15:31:00Z">
              <w:tcPr>
                <w:tcW w:w="1189" w:type="dxa"/>
              </w:tcPr>
            </w:tcPrChange>
          </w:tcPr>
          <w:p w14:paraId="36E28F96" w14:textId="0FF519A9" w:rsidR="008C462F" w:rsidRPr="005A1B2B" w:rsidRDefault="008C462F" w:rsidP="009A0782">
            <w:pPr>
              <w:jc w:val="center"/>
              <w:rPr>
                <w:ins w:id="2245" w:author="Ryan Ganeswara" w:date="2020-06-02T15:31:00Z"/>
                <w:rFonts w:ascii="Times New Roman" w:hAnsi="Times New Roman" w:cs="Times New Roman"/>
                <w:b/>
                <w:bCs/>
                <w:sz w:val="24"/>
                <w:szCs w:val="24"/>
              </w:rPr>
            </w:pPr>
            <w:ins w:id="2246" w:author="Ryan Ganeswara" w:date="2020-06-02T15:31:00Z">
              <w:r>
                <w:rPr>
                  <w:rFonts w:ascii="Times New Roman" w:hAnsi="Times New Roman" w:cs="Times New Roman"/>
                  <w:b/>
                  <w:bCs/>
                  <w:sz w:val="24"/>
                  <w:szCs w:val="24"/>
                </w:rPr>
                <w:t>PU 6</w:t>
              </w:r>
            </w:ins>
          </w:p>
        </w:tc>
      </w:tr>
      <w:tr w:rsidR="008C462F" w:rsidRPr="005A1B2B" w14:paraId="3DEAF364" w14:textId="2CAB30DB" w:rsidTr="008C462F">
        <w:trPr>
          <w:trHeight w:val="301"/>
          <w:ins w:id="2247" w:author="Ryan Ganeswara" w:date="2020-06-02T15:30:00Z"/>
          <w:trPrChange w:id="2248" w:author="Ryan Ganeswara" w:date="2020-06-02T15:31:00Z">
            <w:trPr>
              <w:trHeight w:val="301"/>
            </w:trPr>
          </w:trPrChange>
        </w:trPr>
        <w:tc>
          <w:tcPr>
            <w:tcW w:w="1283" w:type="dxa"/>
            <w:tcPrChange w:id="2249" w:author="Ryan Ganeswara" w:date="2020-06-02T15:31:00Z">
              <w:tcPr>
                <w:tcW w:w="609" w:type="dxa"/>
              </w:tcPr>
            </w:tcPrChange>
          </w:tcPr>
          <w:p w14:paraId="1DBD7DB3" w14:textId="77777777" w:rsidR="008C462F" w:rsidRPr="005A1B2B" w:rsidRDefault="008C462F" w:rsidP="009A0782">
            <w:pPr>
              <w:jc w:val="center"/>
              <w:rPr>
                <w:ins w:id="2250" w:author="Ryan Ganeswara" w:date="2020-06-02T15:30:00Z"/>
                <w:rFonts w:ascii="Times New Roman" w:hAnsi="Times New Roman" w:cs="Times New Roman"/>
                <w:b/>
                <w:bCs/>
                <w:sz w:val="24"/>
                <w:szCs w:val="24"/>
              </w:rPr>
            </w:pPr>
            <w:ins w:id="2251" w:author="Ryan Ganeswara" w:date="2020-06-02T15:30:00Z">
              <w:r w:rsidRPr="005A1B2B">
                <w:rPr>
                  <w:rFonts w:ascii="Times New Roman" w:hAnsi="Times New Roman" w:cs="Times New Roman"/>
                  <w:b/>
                  <w:bCs/>
                  <w:sz w:val="24"/>
                  <w:szCs w:val="24"/>
                </w:rPr>
                <w:t>Mean</w:t>
              </w:r>
            </w:ins>
          </w:p>
        </w:tc>
        <w:tc>
          <w:tcPr>
            <w:tcW w:w="1010" w:type="dxa"/>
            <w:tcPrChange w:id="2252" w:author="Ryan Ganeswara" w:date="2020-06-02T15:31:00Z">
              <w:tcPr>
                <w:tcW w:w="1313" w:type="dxa"/>
              </w:tcPr>
            </w:tcPrChange>
          </w:tcPr>
          <w:p w14:paraId="098C0529" w14:textId="5C3865A0" w:rsidR="008C462F" w:rsidRPr="005A1B2B" w:rsidRDefault="008C462F" w:rsidP="009A0782">
            <w:pPr>
              <w:jc w:val="center"/>
              <w:rPr>
                <w:ins w:id="2253" w:author="Ryan Ganeswara" w:date="2020-06-02T15:30:00Z"/>
                <w:rFonts w:ascii="Times New Roman" w:hAnsi="Times New Roman" w:cs="Times New Roman"/>
                <w:sz w:val="24"/>
                <w:szCs w:val="24"/>
              </w:rPr>
            </w:pPr>
            <w:ins w:id="2254" w:author="Ryan Ganeswara" w:date="2020-06-02T15:30:00Z">
              <w:r>
                <w:rPr>
                  <w:rFonts w:ascii="Times New Roman" w:hAnsi="Times New Roman" w:cs="Times New Roman"/>
                  <w:sz w:val="24"/>
                  <w:szCs w:val="24"/>
                </w:rPr>
                <w:t>6,33</w:t>
              </w:r>
            </w:ins>
          </w:p>
        </w:tc>
        <w:tc>
          <w:tcPr>
            <w:tcW w:w="1012" w:type="dxa"/>
            <w:tcPrChange w:id="2255" w:author="Ryan Ganeswara" w:date="2020-06-02T15:31:00Z">
              <w:tcPr>
                <w:tcW w:w="1313" w:type="dxa"/>
              </w:tcPr>
            </w:tcPrChange>
          </w:tcPr>
          <w:p w14:paraId="5BAEB429" w14:textId="1518E26F" w:rsidR="008C462F" w:rsidRPr="005A1B2B" w:rsidRDefault="008C462F" w:rsidP="009A0782">
            <w:pPr>
              <w:jc w:val="center"/>
              <w:rPr>
                <w:ins w:id="2256" w:author="Ryan Ganeswara" w:date="2020-06-02T15:30:00Z"/>
                <w:rFonts w:ascii="Times New Roman" w:hAnsi="Times New Roman" w:cs="Times New Roman"/>
                <w:sz w:val="24"/>
                <w:szCs w:val="24"/>
              </w:rPr>
            </w:pPr>
            <w:ins w:id="2257" w:author="Ryan Ganeswara" w:date="2020-06-02T15:31:00Z">
              <w:r>
                <w:rPr>
                  <w:rFonts w:ascii="Times New Roman" w:hAnsi="Times New Roman" w:cs="Times New Roman"/>
                  <w:sz w:val="24"/>
                  <w:szCs w:val="24"/>
                </w:rPr>
                <w:t>6</w:t>
              </w:r>
            </w:ins>
            <w:ins w:id="2258" w:author="Ryan Ganeswara" w:date="2020-06-02T15:30:00Z">
              <w:r w:rsidRPr="005A1B2B">
                <w:rPr>
                  <w:rFonts w:ascii="Times New Roman" w:hAnsi="Times New Roman" w:cs="Times New Roman"/>
                  <w:sz w:val="24"/>
                  <w:szCs w:val="24"/>
                </w:rPr>
                <w:t>,</w:t>
              </w:r>
            </w:ins>
            <w:ins w:id="2259" w:author="Ryan Ganeswara" w:date="2020-06-02T15:31:00Z">
              <w:r>
                <w:rPr>
                  <w:rFonts w:ascii="Times New Roman" w:hAnsi="Times New Roman" w:cs="Times New Roman"/>
                  <w:sz w:val="24"/>
                  <w:szCs w:val="24"/>
                </w:rPr>
                <w:t>21</w:t>
              </w:r>
            </w:ins>
          </w:p>
        </w:tc>
        <w:tc>
          <w:tcPr>
            <w:tcW w:w="1012" w:type="dxa"/>
            <w:tcPrChange w:id="2260" w:author="Ryan Ganeswara" w:date="2020-06-02T15:31:00Z">
              <w:tcPr>
                <w:tcW w:w="1313" w:type="dxa"/>
              </w:tcPr>
            </w:tcPrChange>
          </w:tcPr>
          <w:p w14:paraId="5842608F" w14:textId="17233781" w:rsidR="008C462F" w:rsidRPr="005A1B2B" w:rsidRDefault="008C462F" w:rsidP="009A0782">
            <w:pPr>
              <w:jc w:val="center"/>
              <w:rPr>
                <w:ins w:id="2261" w:author="Ryan Ganeswara" w:date="2020-06-02T15:30:00Z"/>
                <w:rFonts w:ascii="Times New Roman" w:hAnsi="Times New Roman" w:cs="Times New Roman"/>
                <w:sz w:val="24"/>
                <w:szCs w:val="24"/>
              </w:rPr>
            </w:pPr>
            <w:ins w:id="2262" w:author="Ryan Ganeswara" w:date="2020-06-02T15:31:00Z">
              <w:r>
                <w:rPr>
                  <w:rFonts w:ascii="Times New Roman" w:hAnsi="Times New Roman" w:cs="Times New Roman"/>
                  <w:sz w:val="24"/>
                  <w:szCs w:val="24"/>
                </w:rPr>
                <w:t>6</w:t>
              </w:r>
            </w:ins>
            <w:ins w:id="2263" w:author="Ryan Ganeswara" w:date="2020-06-02T15:30:00Z">
              <w:r w:rsidRPr="005A1B2B">
                <w:rPr>
                  <w:rFonts w:ascii="Times New Roman" w:hAnsi="Times New Roman" w:cs="Times New Roman"/>
                  <w:sz w:val="24"/>
                  <w:szCs w:val="24"/>
                </w:rPr>
                <w:t>,</w:t>
              </w:r>
            </w:ins>
            <w:ins w:id="2264" w:author="Ryan Ganeswara" w:date="2020-06-02T15:31:00Z">
              <w:r>
                <w:rPr>
                  <w:rFonts w:ascii="Times New Roman" w:hAnsi="Times New Roman" w:cs="Times New Roman"/>
                  <w:sz w:val="24"/>
                  <w:szCs w:val="24"/>
                </w:rPr>
                <w:t>04</w:t>
              </w:r>
            </w:ins>
          </w:p>
        </w:tc>
        <w:tc>
          <w:tcPr>
            <w:tcW w:w="1012" w:type="dxa"/>
            <w:tcPrChange w:id="2265" w:author="Ryan Ganeswara" w:date="2020-06-02T15:31:00Z">
              <w:tcPr>
                <w:tcW w:w="1313" w:type="dxa"/>
              </w:tcPr>
            </w:tcPrChange>
          </w:tcPr>
          <w:p w14:paraId="057F3BB9" w14:textId="33E3442B" w:rsidR="008C462F" w:rsidRPr="005A1B2B" w:rsidRDefault="00C8799D" w:rsidP="009A0782">
            <w:pPr>
              <w:jc w:val="center"/>
              <w:rPr>
                <w:ins w:id="2266" w:author="Ryan Ganeswara" w:date="2020-06-02T15:30:00Z"/>
                <w:rFonts w:ascii="Times New Roman" w:hAnsi="Times New Roman" w:cs="Times New Roman"/>
                <w:sz w:val="24"/>
                <w:szCs w:val="24"/>
              </w:rPr>
            </w:pPr>
            <w:ins w:id="2267" w:author="Ryan Ganeswara" w:date="2020-06-02T15:32:00Z">
              <w:r>
                <w:rPr>
                  <w:rFonts w:ascii="Times New Roman" w:hAnsi="Times New Roman" w:cs="Times New Roman"/>
                  <w:sz w:val="24"/>
                  <w:szCs w:val="24"/>
                </w:rPr>
                <w:t>6</w:t>
              </w:r>
            </w:ins>
            <w:ins w:id="2268" w:author="Ryan Ganeswara" w:date="2020-06-02T15:30:00Z">
              <w:r w:rsidR="008C462F" w:rsidRPr="005A1B2B">
                <w:rPr>
                  <w:rFonts w:ascii="Times New Roman" w:hAnsi="Times New Roman" w:cs="Times New Roman"/>
                  <w:sz w:val="24"/>
                  <w:szCs w:val="24"/>
                </w:rPr>
                <w:t>,</w:t>
              </w:r>
            </w:ins>
            <w:ins w:id="2269" w:author="Ryan Ganeswara" w:date="2020-06-02T15:32:00Z">
              <w:r>
                <w:rPr>
                  <w:rFonts w:ascii="Times New Roman" w:hAnsi="Times New Roman" w:cs="Times New Roman"/>
                  <w:sz w:val="24"/>
                  <w:szCs w:val="24"/>
                </w:rPr>
                <w:t>21</w:t>
              </w:r>
            </w:ins>
          </w:p>
        </w:tc>
        <w:tc>
          <w:tcPr>
            <w:tcW w:w="1013" w:type="dxa"/>
            <w:tcPrChange w:id="2270" w:author="Ryan Ganeswara" w:date="2020-06-02T15:31:00Z">
              <w:tcPr>
                <w:tcW w:w="1314" w:type="dxa"/>
              </w:tcPr>
            </w:tcPrChange>
          </w:tcPr>
          <w:p w14:paraId="7D22DFA7" w14:textId="4B852E8C" w:rsidR="008C462F" w:rsidRPr="005A1B2B" w:rsidRDefault="00C8799D" w:rsidP="009A0782">
            <w:pPr>
              <w:jc w:val="center"/>
              <w:rPr>
                <w:ins w:id="2271" w:author="Ryan Ganeswara" w:date="2020-06-02T15:30:00Z"/>
                <w:rFonts w:ascii="Times New Roman" w:hAnsi="Times New Roman" w:cs="Times New Roman"/>
                <w:sz w:val="24"/>
                <w:szCs w:val="24"/>
              </w:rPr>
            </w:pPr>
            <w:ins w:id="2272" w:author="Ryan Ganeswara" w:date="2020-06-02T15:32:00Z">
              <w:r>
                <w:rPr>
                  <w:rFonts w:ascii="Times New Roman" w:hAnsi="Times New Roman" w:cs="Times New Roman"/>
                  <w:sz w:val="24"/>
                  <w:szCs w:val="24"/>
                </w:rPr>
                <w:t>6</w:t>
              </w:r>
            </w:ins>
            <w:ins w:id="2273" w:author="Ryan Ganeswara" w:date="2020-06-02T15:30:00Z">
              <w:r w:rsidR="008C462F" w:rsidRPr="005A1B2B">
                <w:rPr>
                  <w:rFonts w:ascii="Times New Roman" w:hAnsi="Times New Roman" w:cs="Times New Roman"/>
                  <w:sz w:val="24"/>
                  <w:szCs w:val="24"/>
                </w:rPr>
                <w:t>,0</w:t>
              </w:r>
            </w:ins>
            <w:ins w:id="2274" w:author="Ryan Ganeswara" w:date="2020-06-02T15:32:00Z">
              <w:r>
                <w:rPr>
                  <w:rFonts w:ascii="Times New Roman" w:hAnsi="Times New Roman" w:cs="Times New Roman"/>
                  <w:sz w:val="24"/>
                  <w:szCs w:val="24"/>
                </w:rPr>
                <w:t>4</w:t>
              </w:r>
            </w:ins>
          </w:p>
        </w:tc>
        <w:tc>
          <w:tcPr>
            <w:tcW w:w="881" w:type="dxa"/>
            <w:tcPrChange w:id="2275" w:author="Ryan Ganeswara" w:date="2020-06-02T15:31:00Z">
              <w:tcPr>
                <w:tcW w:w="1189" w:type="dxa"/>
              </w:tcPr>
            </w:tcPrChange>
          </w:tcPr>
          <w:p w14:paraId="3E7E0059" w14:textId="4E76AD18" w:rsidR="008C462F" w:rsidRPr="005A1B2B" w:rsidRDefault="008C462F" w:rsidP="009A0782">
            <w:pPr>
              <w:jc w:val="center"/>
              <w:rPr>
                <w:ins w:id="2276" w:author="Ryan Ganeswara" w:date="2020-06-02T15:31:00Z"/>
                <w:rFonts w:ascii="Times New Roman" w:hAnsi="Times New Roman" w:cs="Times New Roman"/>
                <w:sz w:val="24"/>
                <w:szCs w:val="24"/>
              </w:rPr>
            </w:pPr>
            <w:ins w:id="2277" w:author="Ryan Ganeswara" w:date="2020-06-02T15:31:00Z">
              <w:r>
                <w:rPr>
                  <w:rFonts w:ascii="Times New Roman" w:hAnsi="Times New Roman" w:cs="Times New Roman"/>
                  <w:sz w:val="24"/>
                  <w:szCs w:val="24"/>
                </w:rPr>
                <w:t>6,00</w:t>
              </w:r>
            </w:ins>
          </w:p>
        </w:tc>
      </w:tr>
      <w:tr w:rsidR="008C462F" w:rsidRPr="005A1B2B" w14:paraId="3207E7DD" w14:textId="02E0386B" w:rsidTr="008C462F">
        <w:trPr>
          <w:trHeight w:val="288"/>
          <w:ins w:id="2278" w:author="Ryan Ganeswara" w:date="2020-06-02T15:30:00Z"/>
          <w:trPrChange w:id="2279" w:author="Ryan Ganeswara" w:date="2020-06-02T15:31:00Z">
            <w:trPr>
              <w:trHeight w:val="288"/>
            </w:trPr>
          </w:trPrChange>
        </w:trPr>
        <w:tc>
          <w:tcPr>
            <w:tcW w:w="1283" w:type="dxa"/>
            <w:tcPrChange w:id="2280" w:author="Ryan Ganeswara" w:date="2020-06-02T15:31:00Z">
              <w:tcPr>
                <w:tcW w:w="609" w:type="dxa"/>
              </w:tcPr>
            </w:tcPrChange>
          </w:tcPr>
          <w:p w14:paraId="7988288E" w14:textId="77777777" w:rsidR="008C462F" w:rsidRPr="005A1B2B" w:rsidRDefault="008C462F" w:rsidP="009A0782">
            <w:pPr>
              <w:jc w:val="center"/>
              <w:rPr>
                <w:ins w:id="2281" w:author="Ryan Ganeswara" w:date="2020-06-02T15:30:00Z"/>
                <w:rFonts w:ascii="Times New Roman" w:hAnsi="Times New Roman" w:cs="Times New Roman"/>
                <w:b/>
                <w:bCs/>
                <w:sz w:val="24"/>
                <w:szCs w:val="24"/>
              </w:rPr>
            </w:pPr>
            <w:ins w:id="2282" w:author="Ryan Ganeswara" w:date="2020-06-02T15:30:00Z">
              <w:r w:rsidRPr="005A1B2B">
                <w:rPr>
                  <w:rFonts w:ascii="Times New Roman" w:hAnsi="Times New Roman" w:cs="Times New Roman"/>
                  <w:b/>
                  <w:bCs/>
                  <w:sz w:val="24"/>
                  <w:szCs w:val="24"/>
                </w:rPr>
                <w:t>Median</w:t>
              </w:r>
            </w:ins>
          </w:p>
        </w:tc>
        <w:tc>
          <w:tcPr>
            <w:tcW w:w="1010" w:type="dxa"/>
            <w:tcPrChange w:id="2283" w:author="Ryan Ganeswara" w:date="2020-06-02T15:31:00Z">
              <w:tcPr>
                <w:tcW w:w="1313" w:type="dxa"/>
              </w:tcPr>
            </w:tcPrChange>
          </w:tcPr>
          <w:p w14:paraId="7788B8A2" w14:textId="7B4E1E81" w:rsidR="008C462F" w:rsidRPr="005A1B2B" w:rsidRDefault="008C462F" w:rsidP="009A0782">
            <w:pPr>
              <w:jc w:val="center"/>
              <w:rPr>
                <w:ins w:id="2284" w:author="Ryan Ganeswara" w:date="2020-06-02T15:30:00Z"/>
                <w:rFonts w:ascii="Times New Roman" w:hAnsi="Times New Roman" w:cs="Times New Roman"/>
                <w:sz w:val="24"/>
                <w:szCs w:val="24"/>
              </w:rPr>
            </w:pPr>
            <w:ins w:id="2285" w:author="Ryan Ganeswara" w:date="2020-06-02T15:30:00Z">
              <w:r>
                <w:rPr>
                  <w:rFonts w:ascii="Times New Roman" w:hAnsi="Times New Roman" w:cs="Times New Roman"/>
                  <w:sz w:val="24"/>
                  <w:szCs w:val="24"/>
                </w:rPr>
                <w:t>6,00</w:t>
              </w:r>
            </w:ins>
          </w:p>
        </w:tc>
        <w:tc>
          <w:tcPr>
            <w:tcW w:w="1012" w:type="dxa"/>
            <w:tcPrChange w:id="2286" w:author="Ryan Ganeswara" w:date="2020-06-02T15:31:00Z">
              <w:tcPr>
                <w:tcW w:w="1313" w:type="dxa"/>
              </w:tcPr>
            </w:tcPrChange>
          </w:tcPr>
          <w:p w14:paraId="5320122A" w14:textId="5D1C10A8" w:rsidR="008C462F" w:rsidRPr="005A1B2B" w:rsidRDefault="008C462F" w:rsidP="009A0782">
            <w:pPr>
              <w:jc w:val="center"/>
              <w:rPr>
                <w:ins w:id="2287" w:author="Ryan Ganeswara" w:date="2020-06-02T15:30:00Z"/>
                <w:rFonts w:ascii="Times New Roman" w:hAnsi="Times New Roman" w:cs="Times New Roman"/>
                <w:sz w:val="24"/>
                <w:szCs w:val="24"/>
              </w:rPr>
            </w:pPr>
            <w:ins w:id="2288" w:author="Ryan Ganeswara" w:date="2020-06-02T15:31:00Z">
              <w:r>
                <w:rPr>
                  <w:rFonts w:ascii="Times New Roman" w:hAnsi="Times New Roman" w:cs="Times New Roman"/>
                  <w:sz w:val="24"/>
                  <w:szCs w:val="24"/>
                </w:rPr>
                <w:t>6</w:t>
              </w:r>
            </w:ins>
            <w:ins w:id="2289" w:author="Ryan Ganeswara" w:date="2020-06-02T15:30:00Z">
              <w:r w:rsidRPr="005A1B2B">
                <w:rPr>
                  <w:rFonts w:ascii="Times New Roman" w:hAnsi="Times New Roman" w:cs="Times New Roman"/>
                  <w:sz w:val="24"/>
                  <w:szCs w:val="24"/>
                </w:rPr>
                <w:t>,00</w:t>
              </w:r>
            </w:ins>
          </w:p>
        </w:tc>
        <w:tc>
          <w:tcPr>
            <w:tcW w:w="1012" w:type="dxa"/>
            <w:tcPrChange w:id="2290" w:author="Ryan Ganeswara" w:date="2020-06-02T15:31:00Z">
              <w:tcPr>
                <w:tcW w:w="1313" w:type="dxa"/>
              </w:tcPr>
            </w:tcPrChange>
          </w:tcPr>
          <w:p w14:paraId="1065C414" w14:textId="6C3651DF" w:rsidR="008C462F" w:rsidRPr="005A1B2B" w:rsidRDefault="008C462F" w:rsidP="009A0782">
            <w:pPr>
              <w:jc w:val="center"/>
              <w:rPr>
                <w:ins w:id="2291" w:author="Ryan Ganeswara" w:date="2020-06-02T15:30:00Z"/>
                <w:rFonts w:ascii="Times New Roman" w:hAnsi="Times New Roman" w:cs="Times New Roman"/>
                <w:sz w:val="24"/>
                <w:szCs w:val="24"/>
              </w:rPr>
            </w:pPr>
            <w:ins w:id="2292" w:author="Ryan Ganeswara" w:date="2020-06-02T15:31:00Z">
              <w:r>
                <w:rPr>
                  <w:rFonts w:ascii="Times New Roman" w:hAnsi="Times New Roman" w:cs="Times New Roman"/>
                  <w:sz w:val="24"/>
                  <w:szCs w:val="24"/>
                </w:rPr>
                <w:t>6</w:t>
              </w:r>
            </w:ins>
            <w:ins w:id="2293" w:author="Ryan Ganeswara" w:date="2020-06-02T15:30:00Z">
              <w:r w:rsidRPr="005A1B2B">
                <w:rPr>
                  <w:rFonts w:ascii="Times New Roman" w:hAnsi="Times New Roman" w:cs="Times New Roman"/>
                  <w:sz w:val="24"/>
                  <w:szCs w:val="24"/>
                </w:rPr>
                <w:t>,00</w:t>
              </w:r>
            </w:ins>
          </w:p>
        </w:tc>
        <w:tc>
          <w:tcPr>
            <w:tcW w:w="1012" w:type="dxa"/>
            <w:tcPrChange w:id="2294" w:author="Ryan Ganeswara" w:date="2020-06-02T15:31:00Z">
              <w:tcPr>
                <w:tcW w:w="1313" w:type="dxa"/>
              </w:tcPr>
            </w:tcPrChange>
          </w:tcPr>
          <w:p w14:paraId="2B1FFF8B" w14:textId="11B61A3B" w:rsidR="008C462F" w:rsidRPr="005A1B2B" w:rsidRDefault="00C8799D" w:rsidP="009A0782">
            <w:pPr>
              <w:jc w:val="center"/>
              <w:rPr>
                <w:ins w:id="2295" w:author="Ryan Ganeswara" w:date="2020-06-02T15:30:00Z"/>
                <w:rFonts w:ascii="Times New Roman" w:hAnsi="Times New Roman" w:cs="Times New Roman"/>
                <w:sz w:val="24"/>
                <w:szCs w:val="24"/>
              </w:rPr>
            </w:pPr>
            <w:ins w:id="2296" w:author="Ryan Ganeswara" w:date="2020-06-02T15:32:00Z">
              <w:r>
                <w:rPr>
                  <w:rFonts w:ascii="Times New Roman" w:hAnsi="Times New Roman" w:cs="Times New Roman"/>
                  <w:sz w:val="24"/>
                  <w:szCs w:val="24"/>
                </w:rPr>
                <w:t>6</w:t>
              </w:r>
            </w:ins>
            <w:ins w:id="2297" w:author="Ryan Ganeswara" w:date="2020-06-02T15:30:00Z">
              <w:r w:rsidR="008C462F" w:rsidRPr="005A1B2B">
                <w:rPr>
                  <w:rFonts w:ascii="Times New Roman" w:hAnsi="Times New Roman" w:cs="Times New Roman"/>
                  <w:sz w:val="24"/>
                  <w:szCs w:val="24"/>
                </w:rPr>
                <w:t>,00</w:t>
              </w:r>
            </w:ins>
          </w:p>
        </w:tc>
        <w:tc>
          <w:tcPr>
            <w:tcW w:w="1013" w:type="dxa"/>
            <w:tcPrChange w:id="2298" w:author="Ryan Ganeswara" w:date="2020-06-02T15:31:00Z">
              <w:tcPr>
                <w:tcW w:w="1314" w:type="dxa"/>
              </w:tcPr>
            </w:tcPrChange>
          </w:tcPr>
          <w:p w14:paraId="059B4DE4" w14:textId="6520F781" w:rsidR="008C462F" w:rsidRPr="005A1B2B" w:rsidRDefault="00C8799D" w:rsidP="009A0782">
            <w:pPr>
              <w:jc w:val="center"/>
              <w:rPr>
                <w:ins w:id="2299" w:author="Ryan Ganeswara" w:date="2020-06-02T15:30:00Z"/>
                <w:rFonts w:ascii="Times New Roman" w:hAnsi="Times New Roman" w:cs="Times New Roman"/>
                <w:sz w:val="24"/>
                <w:szCs w:val="24"/>
              </w:rPr>
            </w:pPr>
            <w:ins w:id="2300" w:author="Ryan Ganeswara" w:date="2020-06-02T15:32:00Z">
              <w:r>
                <w:rPr>
                  <w:rFonts w:ascii="Times New Roman" w:hAnsi="Times New Roman" w:cs="Times New Roman"/>
                  <w:sz w:val="24"/>
                  <w:szCs w:val="24"/>
                </w:rPr>
                <w:t>6</w:t>
              </w:r>
            </w:ins>
            <w:ins w:id="2301" w:author="Ryan Ganeswara" w:date="2020-06-02T15:30:00Z">
              <w:r w:rsidR="008C462F" w:rsidRPr="005A1B2B">
                <w:rPr>
                  <w:rFonts w:ascii="Times New Roman" w:hAnsi="Times New Roman" w:cs="Times New Roman"/>
                  <w:sz w:val="24"/>
                  <w:szCs w:val="24"/>
                </w:rPr>
                <w:t>,00</w:t>
              </w:r>
            </w:ins>
          </w:p>
        </w:tc>
        <w:tc>
          <w:tcPr>
            <w:tcW w:w="881" w:type="dxa"/>
            <w:tcPrChange w:id="2302" w:author="Ryan Ganeswara" w:date="2020-06-02T15:31:00Z">
              <w:tcPr>
                <w:tcW w:w="1189" w:type="dxa"/>
              </w:tcPr>
            </w:tcPrChange>
          </w:tcPr>
          <w:p w14:paraId="6EE10B6E" w14:textId="06B0798B" w:rsidR="008C462F" w:rsidRPr="005A1B2B" w:rsidRDefault="008C462F" w:rsidP="009A0782">
            <w:pPr>
              <w:jc w:val="center"/>
              <w:rPr>
                <w:ins w:id="2303" w:author="Ryan Ganeswara" w:date="2020-06-02T15:31:00Z"/>
                <w:rFonts w:ascii="Times New Roman" w:hAnsi="Times New Roman" w:cs="Times New Roman"/>
                <w:sz w:val="24"/>
                <w:szCs w:val="24"/>
              </w:rPr>
            </w:pPr>
            <w:ins w:id="2304" w:author="Ryan Ganeswara" w:date="2020-06-02T15:31:00Z">
              <w:r>
                <w:rPr>
                  <w:rFonts w:ascii="Times New Roman" w:hAnsi="Times New Roman" w:cs="Times New Roman"/>
                  <w:sz w:val="24"/>
                  <w:szCs w:val="24"/>
                </w:rPr>
                <w:t>6,00</w:t>
              </w:r>
            </w:ins>
          </w:p>
        </w:tc>
      </w:tr>
      <w:tr w:rsidR="008C462F" w:rsidRPr="005A1B2B" w14:paraId="5ECFDF8C" w14:textId="4A805B65" w:rsidTr="008C462F">
        <w:trPr>
          <w:trHeight w:val="301"/>
          <w:ins w:id="2305" w:author="Ryan Ganeswara" w:date="2020-06-02T15:30:00Z"/>
          <w:trPrChange w:id="2306" w:author="Ryan Ganeswara" w:date="2020-06-02T15:31:00Z">
            <w:trPr>
              <w:trHeight w:val="301"/>
            </w:trPr>
          </w:trPrChange>
        </w:trPr>
        <w:tc>
          <w:tcPr>
            <w:tcW w:w="1283" w:type="dxa"/>
            <w:tcPrChange w:id="2307" w:author="Ryan Ganeswara" w:date="2020-06-02T15:31:00Z">
              <w:tcPr>
                <w:tcW w:w="609" w:type="dxa"/>
              </w:tcPr>
            </w:tcPrChange>
          </w:tcPr>
          <w:p w14:paraId="7456E06D" w14:textId="77777777" w:rsidR="008C462F" w:rsidRPr="005A1B2B" w:rsidRDefault="008C462F" w:rsidP="009A0782">
            <w:pPr>
              <w:jc w:val="center"/>
              <w:rPr>
                <w:ins w:id="2308" w:author="Ryan Ganeswara" w:date="2020-06-02T15:30:00Z"/>
                <w:rFonts w:ascii="Times New Roman" w:hAnsi="Times New Roman" w:cs="Times New Roman"/>
                <w:b/>
                <w:bCs/>
                <w:sz w:val="24"/>
                <w:szCs w:val="24"/>
              </w:rPr>
            </w:pPr>
            <w:ins w:id="2309" w:author="Ryan Ganeswara" w:date="2020-06-02T15:30:00Z">
              <w:r w:rsidRPr="005A1B2B">
                <w:rPr>
                  <w:rFonts w:ascii="Times New Roman" w:hAnsi="Times New Roman" w:cs="Times New Roman"/>
                  <w:b/>
                  <w:bCs/>
                  <w:sz w:val="24"/>
                  <w:szCs w:val="24"/>
                </w:rPr>
                <w:t>Minimum</w:t>
              </w:r>
            </w:ins>
          </w:p>
        </w:tc>
        <w:tc>
          <w:tcPr>
            <w:tcW w:w="1010" w:type="dxa"/>
            <w:tcPrChange w:id="2310" w:author="Ryan Ganeswara" w:date="2020-06-02T15:31:00Z">
              <w:tcPr>
                <w:tcW w:w="1313" w:type="dxa"/>
              </w:tcPr>
            </w:tcPrChange>
          </w:tcPr>
          <w:p w14:paraId="43EC98F4" w14:textId="1F441FCE" w:rsidR="008C462F" w:rsidRPr="005A1B2B" w:rsidRDefault="008C462F" w:rsidP="009A0782">
            <w:pPr>
              <w:jc w:val="center"/>
              <w:rPr>
                <w:ins w:id="2311" w:author="Ryan Ganeswara" w:date="2020-06-02T15:30:00Z"/>
                <w:rFonts w:ascii="Times New Roman" w:hAnsi="Times New Roman" w:cs="Times New Roman"/>
                <w:sz w:val="24"/>
                <w:szCs w:val="24"/>
              </w:rPr>
            </w:pPr>
            <w:ins w:id="2312" w:author="Ryan Ganeswara" w:date="2020-06-02T15:30:00Z">
              <w:r>
                <w:rPr>
                  <w:rFonts w:ascii="Times New Roman" w:hAnsi="Times New Roman" w:cs="Times New Roman"/>
                  <w:sz w:val="24"/>
                  <w:szCs w:val="24"/>
                </w:rPr>
                <w:t>4</w:t>
              </w:r>
            </w:ins>
          </w:p>
        </w:tc>
        <w:tc>
          <w:tcPr>
            <w:tcW w:w="1012" w:type="dxa"/>
            <w:tcPrChange w:id="2313" w:author="Ryan Ganeswara" w:date="2020-06-02T15:31:00Z">
              <w:tcPr>
                <w:tcW w:w="1313" w:type="dxa"/>
              </w:tcPr>
            </w:tcPrChange>
          </w:tcPr>
          <w:p w14:paraId="66B49D15" w14:textId="159912FB" w:rsidR="008C462F" w:rsidRPr="005A1B2B" w:rsidRDefault="008C462F" w:rsidP="009A0782">
            <w:pPr>
              <w:jc w:val="center"/>
              <w:rPr>
                <w:ins w:id="2314" w:author="Ryan Ganeswara" w:date="2020-06-02T15:30:00Z"/>
                <w:rFonts w:ascii="Times New Roman" w:hAnsi="Times New Roman" w:cs="Times New Roman"/>
                <w:sz w:val="24"/>
                <w:szCs w:val="24"/>
              </w:rPr>
            </w:pPr>
            <w:ins w:id="2315" w:author="Ryan Ganeswara" w:date="2020-06-02T15:31:00Z">
              <w:r>
                <w:rPr>
                  <w:rFonts w:ascii="Times New Roman" w:hAnsi="Times New Roman" w:cs="Times New Roman"/>
                  <w:sz w:val="24"/>
                  <w:szCs w:val="24"/>
                </w:rPr>
                <w:t>4</w:t>
              </w:r>
            </w:ins>
          </w:p>
        </w:tc>
        <w:tc>
          <w:tcPr>
            <w:tcW w:w="1012" w:type="dxa"/>
            <w:tcPrChange w:id="2316" w:author="Ryan Ganeswara" w:date="2020-06-02T15:31:00Z">
              <w:tcPr>
                <w:tcW w:w="1313" w:type="dxa"/>
              </w:tcPr>
            </w:tcPrChange>
          </w:tcPr>
          <w:p w14:paraId="39FB23AB" w14:textId="5A4CF582" w:rsidR="008C462F" w:rsidRPr="005A1B2B" w:rsidRDefault="008C462F" w:rsidP="009A0782">
            <w:pPr>
              <w:jc w:val="center"/>
              <w:rPr>
                <w:ins w:id="2317" w:author="Ryan Ganeswara" w:date="2020-06-02T15:30:00Z"/>
                <w:rFonts w:ascii="Times New Roman" w:hAnsi="Times New Roman" w:cs="Times New Roman"/>
                <w:sz w:val="24"/>
                <w:szCs w:val="24"/>
              </w:rPr>
            </w:pPr>
            <w:ins w:id="2318" w:author="Ryan Ganeswara" w:date="2020-06-02T15:31:00Z">
              <w:r>
                <w:rPr>
                  <w:rFonts w:ascii="Times New Roman" w:hAnsi="Times New Roman" w:cs="Times New Roman"/>
                  <w:sz w:val="24"/>
                  <w:szCs w:val="24"/>
                </w:rPr>
                <w:t>5</w:t>
              </w:r>
            </w:ins>
          </w:p>
        </w:tc>
        <w:tc>
          <w:tcPr>
            <w:tcW w:w="1012" w:type="dxa"/>
            <w:tcPrChange w:id="2319" w:author="Ryan Ganeswara" w:date="2020-06-02T15:31:00Z">
              <w:tcPr>
                <w:tcW w:w="1313" w:type="dxa"/>
              </w:tcPr>
            </w:tcPrChange>
          </w:tcPr>
          <w:p w14:paraId="72942651" w14:textId="55A3C733" w:rsidR="008C462F" w:rsidRPr="005A1B2B" w:rsidRDefault="008C462F" w:rsidP="009A0782">
            <w:pPr>
              <w:jc w:val="center"/>
              <w:rPr>
                <w:ins w:id="2320" w:author="Ryan Ganeswara" w:date="2020-06-02T15:30:00Z"/>
                <w:rFonts w:ascii="Times New Roman" w:hAnsi="Times New Roman" w:cs="Times New Roman"/>
                <w:sz w:val="24"/>
                <w:szCs w:val="24"/>
              </w:rPr>
            </w:pPr>
            <w:ins w:id="2321" w:author="Ryan Ganeswara" w:date="2020-06-02T15:31:00Z">
              <w:r>
                <w:rPr>
                  <w:rFonts w:ascii="Times New Roman" w:hAnsi="Times New Roman" w:cs="Times New Roman"/>
                  <w:sz w:val="24"/>
                  <w:szCs w:val="24"/>
                </w:rPr>
                <w:t>4</w:t>
              </w:r>
            </w:ins>
          </w:p>
        </w:tc>
        <w:tc>
          <w:tcPr>
            <w:tcW w:w="1013" w:type="dxa"/>
            <w:tcPrChange w:id="2322" w:author="Ryan Ganeswara" w:date="2020-06-02T15:31:00Z">
              <w:tcPr>
                <w:tcW w:w="1314" w:type="dxa"/>
              </w:tcPr>
            </w:tcPrChange>
          </w:tcPr>
          <w:p w14:paraId="388EF167" w14:textId="1DB461F6" w:rsidR="008C462F" w:rsidRPr="005A1B2B" w:rsidRDefault="008C462F" w:rsidP="009A0782">
            <w:pPr>
              <w:jc w:val="center"/>
              <w:rPr>
                <w:ins w:id="2323" w:author="Ryan Ganeswara" w:date="2020-06-02T15:30:00Z"/>
                <w:rFonts w:ascii="Times New Roman" w:hAnsi="Times New Roman" w:cs="Times New Roman"/>
                <w:sz w:val="24"/>
                <w:szCs w:val="24"/>
              </w:rPr>
            </w:pPr>
            <w:ins w:id="2324" w:author="Ryan Ganeswara" w:date="2020-06-02T15:31:00Z">
              <w:r>
                <w:rPr>
                  <w:rFonts w:ascii="Times New Roman" w:hAnsi="Times New Roman" w:cs="Times New Roman"/>
                  <w:sz w:val="24"/>
                  <w:szCs w:val="24"/>
                </w:rPr>
                <w:t>4</w:t>
              </w:r>
            </w:ins>
          </w:p>
        </w:tc>
        <w:tc>
          <w:tcPr>
            <w:tcW w:w="881" w:type="dxa"/>
            <w:tcPrChange w:id="2325" w:author="Ryan Ganeswara" w:date="2020-06-02T15:31:00Z">
              <w:tcPr>
                <w:tcW w:w="1189" w:type="dxa"/>
              </w:tcPr>
            </w:tcPrChange>
          </w:tcPr>
          <w:p w14:paraId="393F19C4" w14:textId="3B338B6F" w:rsidR="008C462F" w:rsidRDefault="008C462F" w:rsidP="009A0782">
            <w:pPr>
              <w:jc w:val="center"/>
              <w:rPr>
                <w:ins w:id="2326" w:author="Ryan Ganeswara" w:date="2020-06-02T15:31:00Z"/>
                <w:rFonts w:ascii="Times New Roman" w:hAnsi="Times New Roman" w:cs="Times New Roman"/>
                <w:sz w:val="24"/>
                <w:szCs w:val="24"/>
              </w:rPr>
            </w:pPr>
            <w:ins w:id="2327" w:author="Ryan Ganeswara" w:date="2020-06-02T15:31:00Z">
              <w:r>
                <w:rPr>
                  <w:rFonts w:ascii="Times New Roman" w:hAnsi="Times New Roman" w:cs="Times New Roman"/>
                  <w:sz w:val="24"/>
                  <w:szCs w:val="24"/>
                </w:rPr>
                <w:t>4</w:t>
              </w:r>
            </w:ins>
          </w:p>
        </w:tc>
      </w:tr>
      <w:tr w:rsidR="008C462F" w:rsidRPr="005A1B2B" w14:paraId="52B8A106" w14:textId="44CC5982" w:rsidTr="008C462F">
        <w:trPr>
          <w:trHeight w:val="301"/>
          <w:ins w:id="2328" w:author="Ryan Ganeswara" w:date="2020-06-02T15:30:00Z"/>
          <w:trPrChange w:id="2329" w:author="Ryan Ganeswara" w:date="2020-06-02T15:31:00Z">
            <w:trPr>
              <w:trHeight w:val="301"/>
            </w:trPr>
          </w:trPrChange>
        </w:trPr>
        <w:tc>
          <w:tcPr>
            <w:tcW w:w="1283" w:type="dxa"/>
            <w:tcPrChange w:id="2330" w:author="Ryan Ganeswara" w:date="2020-06-02T15:31:00Z">
              <w:tcPr>
                <w:tcW w:w="609" w:type="dxa"/>
              </w:tcPr>
            </w:tcPrChange>
          </w:tcPr>
          <w:p w14:paraId="67BFE39C" w14:textId="77777777" w:rsidR="008C462F" w:rsidRPr="005A1B2B" w:rsidRDefault="008C462F" w:rsidP="009A0782">
            <w:pPr>
              <w:jc w:val="center"/>
              <w:rPr>
                <w:ins w:id="2331" w:author="Ryan Ganeswara" w:date="2020-06-02T15:30:00Z"/>
                <w:rFonts w:ascii="Times New Roman" w:hAnsi="Times New Roman" w:cs="Times New Roman"/>
                <w:b/>
                <w:bCs/>
                <w:sz w:val="24"/>
                <w:szCs w:val="24"/>
              </w:rPr>
            </w:pPr>
            <w:ins w:id="2332" w:author="Ryan Ganeswara" w:date="2020-06-02T15:30:00Z">
              <w:r w:rsidRPr="005A1B2B">
                <w:rPr>
                  <w:rFonts w:ascii="Times New Roman" w:hAnsi="Times New Roman" w:cs="Times New Roman"/>
                  <w:b/>
                  <w:bCs/>
                  <w:sz w:val="24"/>
                  <w:szCs w:val="24"/>
                </w:rPr>
                <w:t>Maximum</w:t>
              </w:r>
            </w:ins>
          </w:p>
        </w:tc>
        <w:tc>
          <w:tcPr>
            <w:tcW w:w="1010" w:type="dxa"/>
            <w:tcPrChange w:id="2333" w:author="Ryan Ganeswara" w:date="2020-06-02T15:31:00Z">
              <w:tcPr>
                <w:tcW w:w="1313" w:type="dxa"/>
              </w:tcPr>
            </w:tcPrChange>
          </w:tcPr>
          <w:p w14:paraId="478BCB23" w14:textId="6EE33716" w:rsidR="008C462F" w:rsidRPr="005A1B2B" w:rsidRDefault="008C462F" w:rsidP="009A0782">
            <w:pPr>
              <w:jc w:val="center"/>
              <w:rPr>
                <w:ins w:id="2334" w:author="Ryan Ganeswara" w:date="2020-06-02T15:30:00Z"/>
                <w:rFonts w:ascii="Times New Roman" w:hAnsi="Times New Roman" w:cs="Times New Roman"/>
                <w:sz w:val="24"/>
                <w:szCs w:val="24"/>
              </w:rPr>
            </w:pPr>
            <w:ins w:id="2335" w:author="Ryan Ganeswara" w:date="2020-06-02T15:31:00Z">
              <w:r>
                <w:rPr>
                  <w:rFonts w:ascii="Times New Roman" w:hAnsi="Times New Roman" w:cs="Times New Roman"/>
                  <w:sz w:val="24"/>
                  <w:szCs w:val="24"/>
                </w:rPr>
                <w:t>7</w:t>
              </w:r>
            </w:ins>
          </w:p>
        </w:tc>
        <w:tc>
          <w:tcPr>
            <w:tcW w:w="1012" w:type="dxa"/>
            <w:tcPrChange w:id="2336" w:author="Ryan Ganeswara" w:date="2020-06-02T15:31:00Z">
              <w:tcPr>
                <w:tcW w:w="1313" w:type="dxa"/>
              </w:tcPr>
            </w:tcPrChange>
          </w:tcPr>
          <w:p w14:paraId="58FCD408" w14:textId="33ED1F0D" w:rsidR="008C462F" w:rsidRPr="005A1B2B" w:rsidRDefault="008C462F" w:rsidP="009A0782">
            <w:pPr>
              <w:jc w:val="center"/>
              <w:rPr>
                <w:ins w:id="2337" w:author="Ryan Ganeswara" w:date="2020-06-02T15:30:00Z"/>
                <w:rFonts w:ascii="Times New Roman" w:hAnsi="Times New Roman" w:cs="Times New Roman"/>
                <w:sz w:val="24"/>
                <w:szCs w:val="24"/>
              </w:rPr>
            </w:pPr>
            <w:ins w:id="2338" w:author="Ryan Ganeswara" w:date="2020-06-02T15:31:00Z">
              <w:r>
                <w:rPr>
                  <w:rFonts w:ascii="Times New Roman" w:hAnsi="Times New Roman" w:cs="Times New Roman"/>
                  <w:sz w:val="24"/>
                  <w:szCs w:val="24"/>
                </w:rPr>
                <w:t>7</w:t>
              </w:r>
            </w:ins>
          </w:p>
        </w:tc>
        <w:tc>
          <w:tcPr>
            <w:tcW w:w="1012" w:type="dxa"/>
            <w:tcPrChange w:id="2339" w:author="Ryan Ganeswara" w:date="2020-06-02T15:31:00Z">
              <w:tcPr>
                <w:tcW w:w="1313" w:type="dxa"/>
              </w:tcPr>
            </w:tcPrChange>
          </w:tcPr>
          <w:p w14:paraId="765F1A55" w14:textId="45DECEA8" w:rsidR="008C462F" w:rsidRPr="005A1B2B" w:rsidRDefault="008C462F" w:rsidP="009A0782">
            <w:pPr>
              <w:jc w:val="center"/>
              <w:rPr>
                <w:ins w:id="2340" w:author="Ryan Ganeswara" w:date="2020-06-02T15:30:00Z"/>
                <w:rFonts w:ascii="Times New Roman" w:hAnsi="Times New Roman" w:cs="Times New Roman"/>
                <w:sz w:val="24"/>
                <w:szCs w:val="24"/>
              </w:rPr>
            </w:pPr>
            <w:ins w:id="2341" w:author="Ryan Ganeswara" w:date="2020-06-02T15:31:00Z">
              <w:r>
                <w:rPr>
                  <w:rFonts w:ascii="Times New Roman" w:hAnsi="Times New Roman" w:cs="Times New Roman"/>
                  <w:sz w:val="24"/>
                  <w:szCs w:val="24"/>
                </w:rPr>
                <w:t>7</w:t>
              </w:r>
            </w:ins>
          </w:p>
        </w:tc>
        <w:tc>
          <w:tcPr>
            <w:tcW w:w="1012" w:type="dxa"/>
            <w:tcPrChange w:id="2342" w:author="Ryan Ganeswara" w:date="2020-06-02T15:31:00Z">
              <w:tcPr>
                <w:tcW w:w="1313" w:type="dxa"/>
              </w:tcPr>
            </w:tcPrChange>
          </w:tcPr>
          <w:p w14:paraId="39823081" w14:textId="2916269E" w:rsidR="008C462F" w:rsidRPr="005A1B2B" w:rsidRDefault="008C462F" w:rsidP="009A0782">
            <w:pPr>
              <w:jc w:val="center"/>
              <w:rPr>
                <w:ins w:id="2343" w:author="Ryan Ganeswara" w:date="2020-06-02T15:30:00Z"/>
                <w:rFonts w:ascii="Times New Roman" w:hAnsi="Times New Roman" w:cs="Times New Roman"/>
                <w:sz w:val="24"/>
                <w:szCs w:val="24"/>
              </w:rPr>
            </w:pPr>
            <w:ins w:id="2344" w:author="Ryan Ganeswara" w:date="2020-06-02T15:31:00Z">
              <w:r>
                <w:rPr>
                  <w:rFonts w:ascii="Times New Roman" w:hAnsi="Times New Roman" w:cs="Times New Roman"/>
                  <w:sz w:val="24"/>
                  <w:szCs w:val="24"/>
                </w:rPr>
                <w:t>7</w:t>
              </w:r>
            </w:ins>
          </w:p>
        </w:tc>
        <w:tc>
          <w:tcPr>
            <w:tcW w:w="1013" w:type="dxa"/>
            <w:tcPrChange w:id="2345" w:author="Ryan Ganeswara" w:date="2020-06-02T15:31:00Z">
              <w:tcPr>
                <w:tcW w:w="1314" w:type="dxa"/>
              </w:tcPr>
            </w:tcPrChange>
          </w:tcPr>
          <w:p w14:paraId="528BA7FE" w14:textId="3497EB78" w:rsidR="008C462F" w:rsidRPr="005A1B2B" w:rsidRDefault="008C462F" w:rsidP="009A0782">
            <w:pPr>
              <w:jc w:val="center"/>
              <w:rPr>
                <w:ins w:id="2346" w:author="Ryan Ganeswara" w:date="2020-06-02T15:30:00Z"/>
                <w:rFonts w:ascii="Times New Roman" w:hAnsi="Times New Roman" w:cs="Times New Roman"/>
                <w:sz w:val="24"/>
                <w:szCs w:val="24"/>
              </w:rPr>
            </w:pPr>
            <w:ins w:id="2347" w:author="Ryan Ganeswara" w:date="2020-06-02T15:31:00Z">
              <w:r>
                <w:rPr>
                  <w:rFonts w:ascii="Times New Roman" w:hAnsi="Times New Roman" w:cs="Times New Roman"/>
                  <w:sz w:val="24"/>
                  <w:szCs w:val="24"/>
                </w:rPr>
                <w:t>7</w:t>
              </w:r>
            </w:ins>
          </w:p>
        </w:tc>
        <w:tc>
          <w:tcPr>
            <w:tcW w:w="881" w:type="dxa"/>
            <w:tcPrChange w:id="2348" w:author="Ryan Ganeswara" w:date="2020-06-02T15:31:00Z">
              <w:tcPr>
                <w:tcW w:w="1189" w:type="dxa"/>
              </w:tcPr>
            </w:tcPrChange>
          </w:tcPr>
          <w:p w14:paraId="6E9299E1" w14:textId="4378F52B" w:rsidR="008C462F" w:rsidRDefault="008C462F" w:rsidP="009A0782">
            <w:pPr>
              <w:jc w:val="center"/>
              <w:rPr>
                <w:ins w:id="2349" w:author="Ryan Ganeswara" w:date="2020-06-02T15:31:00Z"/>
                <w:rFonts w:ascii="Times New Roman" w:hAnsi="Times New Roman" w:cs="Times New Roman"/>
                <w:sz w:val="24"/>
                <w:szCs w:val="24"/>
              </w:rPr>
            </w:pPr>
            <w:ins w:id="2350" w:author="Ryan Ganeswara" w:date="2020-06-02T15:31:00Z">
              <w:r>
                <w:rPr>
                  <w:rFonts w:ascii="Times New Roman" w:hAnsi="Times New Roman" w:cs="Times New Roman"/>
                  <w:sz w:val="24"/>
                  <w:szCs w:val="24"/>
                </w:rPr>
                <w:t>7</w:t>
              </w:r>
            </w:ins>
          </w:p>
        </w:tc>
      </w:tr>
    </w:tbl>
    <w:p w14:paraId="7971FF3C" w14:textId="77777777" w:rsidR="008C462F" w:rsidRDefault="008C462F" w:rsidP="00C134EB">
      <w:pPr>
        <w:jc w:val="center"/>
      </w:pPr>
    </w:p>
    <w:p w14:paraId="7A62222D" w14:textId="22624413" w:rsidR="00C134EB" w:rsidRDefault="00C134EB" w:rsidP="00C134E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w:t>
      </w:r>
      <w:ins w:id="2351" w:author="Ryan Ganeswara" w:date="2020-06-02T15:32:00Z">
        <w:r w:rsidR="00C8799D">
          <w:rPr>
            <w:rFonts w:ascii="Times New Roman" w:hAnsi="Times New Roman" w:cs="Times New Roman"/>
            <w:sz w:val="24"/>
            <w:szCs w:val="24"/>
          </w:rPr>
          <w:t>11</w:t>
        </w:r>
      </w:ins>
      <w:del w:id="2352" w:author="Ryan Ganeswara" w:date="2020-06-02T15:32:00Z">
        <w:r w:rsidDel="00C8799D">
          <w:rPr>
            <w:rFonts w:ascii="Times New Roman" w:hAnsi="Times New Roman" w:cs="Times New Roman"/>
            <w:sz w:val="24"/>
            <w:szCs w:val="24"/>
          </w:rPr>
          <w:delText>1</w:delText>
        </w:r>
        <w:r w:rsidR="006D0E05" w:rsidDel="00C8799D">
          <w:rPr>
            <w:rFonts w:ascii="Times New Roman" w:hAnsi="Times New Roman" w:cs="Times New Roman"/>
            <w:sz w:val="24"/>
            <w:szCs w:val="24"/>
          </w:rPr>
          <w:delText>4</w:delText>
        </w:r>
      </w:del>
      <w:r>
        <w:rPr>
          <w:rFonts w:ascii="Times New Roman" w:hAnsi="Times New Roman" w:cs="Times New Roman"/>
          <w:sz w:val="24"/>
          <w:szCs w:val="24"/>
        </w:rPr>
        <w:t xml:space="preserve"> menunjukkan data frekuensi pada pertanyaan </w:t>
      </w:r>
      <w:r w:rsidRPr="00FA5181">
        <w:rPr>
          <w:rFonts w:ascii="Times New Roman" w:hAnsi="Times New Roman" w:cs="Times New Roman"/>
          <w:i/>
          <w:iCs/>
          <w:sz w:val="24"/>
          <w:szCs w:val="24"/>
          <w:rPrChange w:id="2353" w:author="Ryan Ganeswara" w:date="2020-06-02T15:47: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dimana variabel PU 1 merupakan pertanyaan </w:t>
      </w:r>
      <w:r w:rsidRPr="00FA5181">
        <w:rPr>
          <w:rFonts w:ascii="Times New Roman" w:hAnsi="Times New Roman" w:cs="Times New Roman"/>
          <w:i/>
          <w:iCs/>
          <w:sz w:val="24"/>
          <w:szCs w:val="24"/>
          <w:rPrChange w:id="2354" w:author="Ryan Ganeswara" w:date="2020-06-02T15:48: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yang pertama, PU 2 merupakan pertanyaan </w:t>
      </w:r>
      <w:r w:rsidRPr="00FA5181">
        <w:rPr>
          <w:rFonts w:ascii="Times New Roman" w:hAnsi="Times New Roman" w:cs="Times New Roman"/>
          <w:i/>
          <w:iCs/>
          <w:sz w:val="24"/>
          <w:szCs w:val="24"/>
          <w:rPrChange w:id="2355" w:author="Ryan Ganeswara" w:date="2020-06-02T15:49: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yang kedua, hingga PU 6 yang merupakan pertanyaan </w:t>
      </w:r>
      <w:r w:rsidRPr="00FA5181">
        <w:rPr>
          <w:rFonts w:ascii="Times New Roman" w:hAnsi="Times New Roman" w:cs="Times New Roman"/>
          <w:i/>
          <w:iCs/>
          <w:sz w:val="24"/>
          <w:szCs w:val="24"/>
          <w:rPrChange w:id="2356" w:author="Ryan Ganeswara" w:date="2020-06-02T15:49: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yang keenam. Untuk kategori pembobotan adalah dengan menggunakan skala likert 7 poin. Berikut penjelasan mengenai tabel frekuensi pada tabel 4.1</w:t>
      </w:r>
      <w:ins w:id="2357" w:author="Ryan Ganeswara" w:date="2020-06-02T15:32:00Z">
        <w:r w:rsidR="00C8799D">
          <w:rPr>
            <w:rFonts w:ascii="Times New Roman" w:hAnsi="Times New Roman" w:cs="Times New Roman"/>
            <w:sz w:val="24"/>
            <w:szCs w:val="24"/>
          </w:rPr>
          <w:t>1</w:t>
        </w:r>
      </w:ins>
      <w:del w:id="2358" w:author="Ryan Ganeswara" w:date="2020-06-02T15:32:00Z">
        <w:r w:rsidR="006D0E05" w:rsidDel="00C8799D">
          <w:rPr>
            <w:rFonts w:ascii="Times New Roman" w:hAnsi="Times New Roman" w:cs="Times New Roman"/>
            <w:sz w:val="24"/>
            <w:szCs w:val="24"/>
          </w:rPr>
          <w:delText>4</w:delText>
        </w:r>
      </w:del>
      <w:r>
        <w:rPr>
          <w:rFonts w:ascii="Times New Roman" w:hAnsi="Times New Roman" w:cs="Times New Roman"/>
          <w:sz w:val="24"/>
          <w:szCs w:val="24"/>
        </w:rPr>
        <w:t xml:space="preserve"> :</w:t>
      </w:r>
    </w:p>
    <w:p w14:paraId="1798A243" w14:textId="54752056" w:rsidR="00C134EB" w:rsidRDefault="00C134EB"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Pertama </w:t>
      </w:r>
      <w:r w:rsidRPr="00FA5181">
        <w:rPr>
          <w:rFonts w:ascii="Times New Roman" w:hAnsi="Times New Roman" w:cs="Times New Roman"/>
          <w:i/>
          <w:iCs/>
          <w:sz w:val="24"/>
          <w:szCs w:val="24"/>
          <w:rPrChange w:id="2359" w:author="Ryan Ganeswara" w:date="2020-06-02T15:47: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(PU 1)</w:t>
      </w:r>
    </w:p>
    <w:p w14:paraId="2C6667B9" w14:textId="00214FB1" w:rsidR="00C134EB" w:rsidRDefault="00000A0A" w:rsidP="00C134EB">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1 orang menjawab dengan nilai 5 (Agak Setuju), 11 orang menjawab dengan nilai 6 (Setuju), dan 11 orang menjawab dengan nilai 7 (Sangat Setuju) dengan nilai rata-rata yang didapat adalah 6,33 yang jika dibulatkan menjadi 6 (Setuju). Untuk nilai tengah atau median yang didapat adalah 6</w:t>
      </w:r>
      <w:r w:rsidR="00905744">
        <w:rPr>
          <w:rFonts w:ascii="Times New Roman" w:hAnsi="Times New Roman" w:cs="Times New Roman"/>
          <w:sz w:val="24"/>
          <w:szCs w:val="24"/>
        </w:rPr>
        <w:t xml:space="preserve"> yang berarti setuju. Sedangkan, untuk nilai terendah yang didapat pada pertanyaan ini adalah 4 (Netral) dan nilai tertinggi adalah 7 (Sangat Setuju). Dari rerata yang didapat dapat disimpulkan bahwa peserta setuju dengan pertanyaan pertama.</w:t>
      </w:r>
    </w:p>
    <w:p w14:paraId="18FAE8BC" w14:textId="488A8DC8" w:rsidR="00905744" w:rsidRDefault="00905744"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Kedua </w:t>
      </w:r>
      <w:r w:rsidRPr="00FA5181">
        <w:rPr>
          <w:rFonts w:ascii="Times New Roman" w:hAnsi="Times New Roman" w:cs="Times New Roman"/>
          <w:i/>
          <w:iCs/>
          <w:sz w:val="24"/>
          <w:szCs w:val="24"/>
          <w:rPrChange w:id="2360" w:author="Ryan Ganeswara" w:date="2020-06-02T15:47: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(PU 2)</w:t>
      </w:r>
    </w:p>
    <w:p w14:paraId="066E0C66" w14:textId="4B72E060" w:rsidR="00905744" w:rsidRDefault="00905744" w:rsidP="0090574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data yang didapat sebanyak 1 orang menjawab dengan nilai 4 (Netral), 2 orang menjawab dengan nilai 5 (Agak Setuju), 12 orang menjawab dengan nilai 6 (Setuju), dan 9 orang menjawab dengan nilai 7 (Sangat Setuju) dengan nilai rata-rata yang didapat adalah 6,21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w:t>
      </w:r>
      <w:r w:rsidR="009B2FCA">
        <w:rPr>
          <w:rFonts w:ascii="Times New Roman" w:hAnsi="Times New Roman" w:cs="Times New Roman"/>
          <w:sz w:val="24"/>
          <w:szCs w:val="24"/>
        </w:rPr>
        <w:t>kedua</w:t>
      </w:r>
      <w:r>
        <w:rPr>
          <w:rFonts w:ascii="Times New Roman" w:hAnsi="Times New Roman" w:cs="Times New Roman"/>
          <w:sz w:val="24"/>
          <w:szCs w:val="24"/>
        </w:rPr>
        <w:t>.</w:t>
      </w:r>
    </w:p>
    <w:p w14:paraId="4EB53905" w14:textId="644F7CF4" w:rsidR="00905744" w:rsidRDefault="00905744"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Ketiga </w:t>
      </w:r>
      <w:r w:rsidRPr="00FA5181">
        <w:rPr>
          <w:rFonts w:ascii="Times New Roman" w:hAnsi="Times New Roman" w:cs="Times New Roman"/>
          <w:i/>
          <w:iCs/>
          <w:sz w:val="24"/>
          <w:szCs w:val="24"/>
          <w:rPrChange w:id="2361" w:author="Ryan Ganeswara" w:date="2020-06-02T15:47: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(PU 3)</w:t>
      </w:r>
    </w:p>
    <w:p w14:paraId="587976C7" w14:textId="766A0AA4" w:rsidR="00905744" w:rsidRDefault="009B2FCA" w:rsidP="0090574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5 orang menjawab dengan nilai 5 (Agak Setuju), 13 orang menjawab dengan nilai 6 (Setuju), dan 6 orang menjawab dengan nilai 7 (Sangat Setuju) dengan nilai rata-rata yang didapat adalah 6,04 yang jika dibulatkan menjadi 6 (Setuju). Untuk nilai tengah atau median yang didapat adalah 6 yang berarti setuju. Sedangkan, untuk nilai terendah yang didapat pada pertanyaan ini adalah 5 (</w:t>
      </w:r>
      <w:r w:rsidR="001C2966">
        <w:rPr>
          <w:rFonts w:ascii="Times New Roman" w:hAnsi="Times New Roman" w:cs="Times New Roman"/>
          <w:sz w:val="24"/>
          <w:szCs w:val="24"/>
        </w:rPr>
        <w:t>Agak Setuju</w:t>
      </w:r>
      <w:r>
        <w:rPr>
          <w:rFonts w:ascii="Times New Roman" w:hAnsi="Times New Roman" w:cs="Times New Roman"/>
          <w:sz w:val="24"/>
          <w:szCs w:val="24"/>
        </w:rPr>
        <w:t>) dan nilai tertinggi adalah 7 (Sangat Setuju). Dari rerata yang didapat dapat disimpulkan bahwa peserta setuju dengan pertanyaan ketiga.</w:t>
      </w:r>
    </w:p>
    <w:p w14:paraId="40652E3A" w14:textId="65F44717" w:rsidR="009B2FCA" w:rsidRDefault="009B2FCA"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Keempat </w:t>
      </w:r>
      <w:r w:rsidRPr="00FA5181">
        <w:rPr>
          <w:rFonts w:ascii="Times New Roman" w:hAnsi="Times New Roman" w:cs="Times New Roman"/>
          <w:i/>
          <w:iCs/>
          <w:sz w:val="24"/>
          <w:szCs w:val="24"/>
          <w:rPrChange w:id="2362" w:author="Ryan Ganeswara" w:date="2020-06-02T15:47: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(PU 4)</w:t>
      </w:r>
    </w:p>
    <w:p w14:paraId="6758383C" w14:textId="046B18C1" w:rsidR="009B2FCA" w:rsidRDefault="009B2FCA" w:rsidP="009B2FC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dan nilai 5 (Agak Setuju), 13 orang menjawab dengan nilai 6 (Setuju), dan 8 orang menjawab dengan nilai 7 (Sangat Setuju) dengan nilai rata-rata yang didapat adalah 6,21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keempat.</w:t>
      </w:r>
    </w:p>
    <w:p w14:paraId="1BA1448F" w14:textId="45EF58D5" w:rsidR="009B2FCA" w:rsidRDefault="009B2FCA"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Kelima </w:t>
      </w:r>
      <w:r w:rsidRPr="00FA5181">
        <w:rPr>
          <w:rFonts w:ascii="Times New Roman" w:hAnsi="Times New Roman" w:cs="Times New Roman"/>
          <w:i/>
          <w:iCs/>
          <w:sz w:val="24"/>
          <w:szCs w:val="24"/>
          <w:rPrChange w:id="2363" w:author="Ryan Ganeswara" w:date="2020-06-02T15:47: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(PU 5)</w:t>
      </w:r>
    </w:p>
    <w:p w14:paraId="0A2FC550" w14:textId="218242BB" w:rsidR="009B2FCA" w:rsidRDefault="009B2FCA" w:rsidP="009B2FC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5 orang menjawab dengan nilai 5 (Agak Setuju), 10 orang menjawab dengan nilai 6 (Setuju), dan 8 orang menjawab dengan nilai 7 (Sangat Setuju) dengan nilai rata-rata yang didapat adalah 6,</w:t>
      </w:r>
      <w:r w:rsidR="00FD2379">
        <w:rPr>
          <w:rFonts w:ascii="Times New Roman" w:hAnsi="Times New Roman" w:cs="Times New Roman"/>
          <w:sz w:val="24"/>
          <w:szCs w:val="24"/>
        </w:rPr>
        <w:t>04</w:t>
      </w:r>
      <w:r>
        <w:rPr>
          <w:rFonts w:ascii="Times New Roman" w:hAnsi="Times New Roman" w:cs="Times New Roman"/>
          <w:sz w:val="24"/>
          <w:szCs w:val="24"/>
        </w:rPr>
        <w:t xml:space="preserve">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kelima.</w:t>
      </w:r>
    </w:p>
    <w:p w14:paraId="1D46BFED" w14:textId="27B76C0B" w:rsidR="00FD2379" w:rsidRDefault="00FD2379"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Keenam </w:t>
      </w:r>
      <w:r w:rsidRPr="00FA5181">
        <w:rPr>
          <w:rFonts w:ascii="Times New Roman" w:hAnsi="Times New Roman" w:cs="Times New Roman"/>
          <w:i/>
          <w:iCs/>
          <w:sz w:val="24"/>
          <w:szCs w:val="24"/>
          <w:rPrChange w:id="2364" w:author="Ryan Ganeswara" w:date="2020-06-02T15:47: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(PU 6)</w:t>
      </w:r>
    </w:p>
    <w:p w14:paraId="42B8AC8D" w14:textId="2082496E" w:rsidR="00FD2379" w:rsidRPr="00C134EB" w:rsidRDefault="00FD2379" w:rsidP="00FD237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5 orang menjawab dengan nilai 5 (Agak Setuju), 11 orang menjawab dengan nilai 6 (Setuju), dan 7 orang menjawab dengan nilai 7 (Sangat Setuju) dengan nilai rata-rata yang didapat adalah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keenam.</w:t>
      </w:r>
    </w:p>
    <w:p w14:paraId="4147BAE1" w14:textId="3CD1756D" w:rsidR="00FD2379" w:rsidRDefault="00FD2379" w:rsidP="00390A9A">
      <w:pPr>
        <w:pStyle w:val="Heading3"/>
        <w:numPr>
          <w:ilvl w:val="3"/>
          <w:numId w:val="39"/>
        </w:numPr>
        <w:ind w:left="1701" w:hanging="850"/>
      </w:pPr>
      <w:bookmarkStart w:id="2365" w:name="_Toc41326080"/>
      <w:r>
        <w:t xml:space="preserve">Pengolahan Data Evaluasi </w:t>
      </w:r>
      <w:r w:rsidRPr="00FA5181">
        <w:rPr>
          <w:i/>
          <w:iCs/>
          <w:rPrChange w:id="2366" w:author="Ryan Ganeswara" w:date="2020-06-02T15:47:00Z">
            <w:rPr/>
          </w:rPrChange>
        </w:rPr>
        <w:t>Perceived Ease of Use</w:t>
      </w:r>
      <w:bookmarkEnd w:id="2365"/>
    </w:p>
    <w:p w14:paraId="4A92B5CB" w14:textId="34D7E3B5" w:rsidR="00FD2379" w:rsidRDefault="00FD2379" w:rsidP="00FD2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 terdiri dari enam item, yaitu :</w:t>
      </w:r>
    </w:p>
    <w:p w14:paraId="5947626E" w14:textId="750A0D71"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saya pelajari cara menggunakannya.</w:t>
      </w:r>
    </w:p>
    <w:p w14:paraId="1DB2AD5A" w14:textId="6AA89400"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digunakan untuk melakukan apa yang saya inginkan.</w:t>
      </w:r>
    </w:p>
    <w:p w14:paraId="6042B8A9" w14:textId="299729BE"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jelas dan dapat dimengerti untuk berinteraksi dengan sistem.</w:t>
      </w:r>
    </w:p>
    <w:p w14:paraId="272922E2" w14:textId="02A831C9"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adalah sistem yang jelas dan mudah dimengerti.</w:t>
      </w:r>
    </w:p>
    <w:p w14:paraId="098AAA70" w14:textId="613C178C"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saya untuk terampil dalam menggunakan sistem ini.</w:t>
      </w:r>
    </w:p>
    <w:p w14:paraId="5960317F" w14:textId="02EA2470"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digunakan.</w:t>
      </w:r>
    </w:p>
    <w:p w14:paraId="6B84A13F" w14:textId="77777777" w:rsidR="00FD2379" w:rsidRPr="00FD2379" w:rsidRDefault="00FD2379" w:rsidP="00FD2379">
      <w:pPr>
        <w:spacing w:line="360" w:lineRule="auto"/>
        <w:ind w:left="1440"/>
        <w:jc w:val="both"/>
        <w:rPr>
          <w:rFonts w:ascii="Times New Roman" w:hAnsi="Times New Roman" w:cs="Times New Roman"/>
          <w:sz w:val="24"/>
          <w:szCs w:val="24"/>
        </w:rPr>
      </w:pPr>
    </w:p>
    <w:p w14:paraId="0A416CCF" w14:textId="1461621C" w:rsidR="00FD2379" w:rsidRDefault="00FD2379" w:rsidP="00FD2379">
      <w:pPr>
        <w:pStyle w:val="Heading5"/>
      </w:pPr>
      <w:bookmarkStart w:id="2367" w:name="_Toc41326101"/>
      <w:r>
        <w:t>Tabel 4.1</w:t>
      </w:r>
      <w:ins w:id="2368" w:author="Ryan Ganeswara" w:date="2020-06-02T15:35:00Z">
        <w:r w:rsidR="00C8799D">
          <w:t>2</w:t>
        </w:r>
      </w:ins>
      <w:del w:id="2369" w:author="Ryan Ganeswara" w:date="2020-06-02T15:35:00Z">
        <w:r w:rsidR="006D0E05" w:rsidDel="00C8799D">
          <w:delText>5</w:delText>
        </w:r>
      </w:del>
      <w:r>
        <w:t xml:space="preserve"> Frekuensi Pertanyaan </w:t>
      </w:r>
      <w:r w:rsidRPr="00FA5181">
        <w:rPr>
          <w:i/>
          <w:iCs/>
          <w:rPrChange w:id="2370" w:author="Ryan Ganeswara" w:date="2020-06-02T15:47:00Z">
            <w:rPr/>
          </w:rPrChange>
        </w:rPr>
        <w:t>Perceived Ease of Use</w:t>
      </w:r>
      <w:bookmarkEnd w:id="2367"/>
    </w:p>
    <w:p w14:paraId="7D42650E" w14:textId="4D05D12F" w:rsidR="00FD2379" w:rsidRDefault="00FD2379" w:rsidP="00FD2379">
      <w:pPr>
        <w:jc w:val="center"/>
        <w:rPr>
          <w:ins w:id="2371" w:author="Ryan Ganeswara" w:date="2020-06-02T15:35:00Z"/>
        </w:rPr>
      </w:pPr>
      <w:del w:id="2372" w:author="Ryan Ganeswara" w:date="2020-06-02T15:36:00Z">
        <w:r w:rsidRPr="00FD2379" w:rsidDel="00C8799D">
          <w:rPr>
            <w:noProof/>
            <w:lang w:val="id-ID" w:eastAsia="id-ID"/>
          </w:rPr>
          <w:drawing>
            <wp:inline distT="0" distB="0" distL="0" distR="0" wp14:anchorId="76146943" wp14:editId="7336C8C5">
              <wp:extent cx="5000625" cy="1847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00625" cy="1847850"/>
                      </a:xfrm>
                      <a:prstGeom prst="rect">
                        <a:avLst/>
                      </a:prstGeom>
                    </pic:spPr>
                  </pic:pic>
                </a:graphicData>
              </a:graphic>
            </wp:inline>
          </w:drawing>
        </w:r>
      </w:del>
    </w:p>
    <w:tbl>
      <w:tblPr>
        <w:tblStyle w:val="TableGrid"/>
        <w:tblW w:w="0" w:type="auto"/>
        <w:tblInd w:w="704" w:type="dxa"/>
        <w:tblLook w:val="04A0" w:firstRow="1" w:lastRow="0" w:firstColumn="1" w:lastColumn="0" w:noHBand="0" w:noVBand="1"/>
      </w:tblPr>
      <w:tblGrid>
        <w:gridCol w:w="1283"/>
        <w:gridCol w:w="1010"/>
        <w:gridCol w:w="1012"/>
        <w:gridCol w:w="1012"/>
        <w:gridCol w:w="1012"/>
        <w:gridCol w:w="1013"/>
        <w:gridCol w:w="881"/>
      </w:tblGrid>
      <w:tr w:rsidR="00C8799D" w:rsidRPr="005A1B2B" w14:paraId="3E23CE62" w14:textId="77777777" w:rsidTr="009A0782">
        <w:trPr>
          <w:trHeight w:val="301"/>
          <w:ins w:id="2373" w:author="Ryan Ganeswara" w:date="2020-06-02T15:35:00Z"/>
        </w:trPr>
        <w:tc>
          <w:tcPr>
            <w:tcW w:w="1283" w:type="dxa"/>
          </w:tcPr>
          <w:p w14:paraId="0C939FF5" w14:textId="77777777" w:rsidR="00C8799D" w:rsidRPr="005A1B2B" w:rsidRDefault="00C8799D" w:rsidP="009A0782">
            <w:pPr>
              <w:jc w:val="center"/>
              <w:rPr>
                <w:ins w:id="2374" w:author="Ryan Ganeswara" w:date="2020-06-02T15:35:00Z"/>
                <w:rFonts w:ascii="Times New Roman" w:hAnsi="Times New Roman" w:cs="Times New Roman"/>
                <w:sz w:val="24"/>
                <w:szCs w:val="24"/>
              </w:rPr>
            </w:pPr>
          </w:p>
        </w:tc>
        <w:tc>
          <w:tcPr>
            <w:tcW w:w="1010" w:type="dxa"/>
          </w:tcPr>
          <w:p w14:paraId="166C2072" w14:textId="382431B8" w:rsidR="00C8799D" w:rsidRPr="005A1B2B" w:rsidRDefault="00C8799D" w:rsidP="009A0782">
            <w:pPr>
              <w:jc w:val="center"/>
              <w:rPr>
                <w:ins w:id="2375" w:author="Ryan Ganeswara" w:date="2020-06-02T15:35:00Z"/>
                <w:rFonts w:ascii="Times New Roman" w:hAnsi="Times New Roman" w:cs="Times New Roman"/>
                <w:b/>
                <w:bCs/>
                <w:sz w:val="24"/>
                <w:szCs w:val="24"/>
              </w:rPr>
            </w:pPr>
            <w:ins w:id="2376" w:author="Ryan Ganeswara" w:date="2020-06-02T15:35:00Z">
              <w:r w:rsidRPr="005A1B2B">
                <w:rPr>
                  <w:rFonts w:ascii="Times New Roman" w:hAnsi="Times New Roman" w:cs="Times New Roman"/>
                  <w:b/>
                  <w:bCs/>
                  <w:sz w:val="24"/>
                  <w:szCs w:val="24"/>
                </w:rPr>
                <w:t>P</w:t>
              </w:r>
            </w:ins>
            <w:ins w:id="2377" w:author="Ryan Ganeswara" w:date="2020-06-02T15:37:00Z">
              <w:r>
                <w:rPr>
                  <w:rFonts w:ascii="Times New Roman" w:hAnsi="Times New Roman" w:cs="Times New Roman"/>
                  <w:b/>
                  <w:bCs/>
                  <w:sz w:val="24"/>
                  <w:szCs w:val="24"/>
                </w:rPr>
                <w:t>E</w:t>
              </w:r>
            </w:ins>
            <w:ins w:id="2378" w:author="Ryan Ganeswara" w:date="2020-06-02T15:35:00Z">
              <w:r w:rsidRPr="005A1B2B">
                <w:rPr>
                  <w:rFonts w:ascii="Times New Roman" w:hAnsi="Times New Roman" w:cs="Times New Roman"/>
                  <w:b/>
                  <w:bCs/>
                  <w:sz w:val="24"/>
                  <w:szCs w:val="24"/>
                </w:rPr>
                <w:t xml:space="preserve"> 1</w:t>
              </w:r>
            </w:ins>
          </w:p>
        </w:tc>
        <w:tc>
          <w:tcPr>
            <w:tcW w:w="1012" w:type="dxa"/>
          </w:tcPr>
          <w:p w14:paraId="4D256FDC" w14:textId="556A1541" w:rsidR="00C8799D" w:rsidRPr="005A1B2B" w:rsidRDefault="00C8799D" w:rsidP="009A0782">
            <w:pPr>
              <w:jc w:val="center"/>
              <w:rPr>
                <w:ins w:id="2379" w:author="Ryan Ganeswara" w:date="2020-06-02T15:35:00Z"/>
                <w:rFonts w:ascii="Times New Roman" w:hAnsi="Times New Roman" w:cs="Times New Roman"/>
                <w:b/>
                <w:bCs/>
                <w:sz w:val="24"/>
                <w:szCs w:val="24"/>
              </w:rPr>
            </w:pPr>
            <w:ins w:id="2380" w:author="Ryan Ganeswara" w:date="2020-06-02T15:35:00Z">
              <w:r w:rsidRPr="005A1B2B">
                <w:rPr>
                  <w:rFonts w:ascii="Times New Roman" w:hAnsi="Times New Roman" w:cs="Times New Roman"/>
                  <w:b/>
                  <w:bCs/>
                  <w:sz w:val="24"/>
                  <w:szCs w:val="24"/>
                </w:rPr>
                <w:t>P</w:t>
              </w:r>
            </w:ins>
            <w:ins w:id="2381" w:author="Ryan Ganeswara" w:date="2020-06-02T15:37:00Z">
              <w:r>
                <w:rPr>
                  <w:rFonts w:ascii="Times New Roman" w:hAnsi="Times New Roman" w:cs="Times New Roman"/>
                  <w:b/>
                  <w:bCs/>
                  <w:sz w:val="24"/>
                  <w:szCs w:val="24"/>
                </w:rPr>
                <w:t>E</w:t>
              </w:r>
            </w:ins>
            <w:ins w:id="2382" w:author="Ryan Ganeswara" w:date="2020-06-02T15:35:00Z">
              <w:r w:rsidRPr="005A1B2B">
                <w:rPr>
                  <w:rFonts w:ascii="Times New Roman" w:hAnsi="Times New Roman" w:cs="Times New Roman"/>
                  <w:b/>
                  <w:bCs/>
                  <w:sz w:val="24"/>
                  <w:szCs w:val="24"/>
                </w:rPr>
                <w:t xml:space="preserve"> 2</w:t>
              </w:r>
            </w:ins>
          </w:p>
        </w:tc>
        <w:tc>
          <w:tcPr>
            <w:tcW w:w="1012" w:type="dxa"/>
          </w:tcPr>
          <w:p w14:paraId="30411879" w14:textId="58B6B541" w:rsidR="00C8799D" w:rsidRPr="005A1B2B" w:rsidRDefault="00C8799D" w:rsidP="009A0782">
            <w:pPr>
              <w:jc w:val="center"/>
              <w:rPr>
                <w:ins w:id="2383" w:author="Ryan Ganeswara" w:date="2020-06-02T15:35:00Z"/>
                <w:rFonts w:ascii="Times New Roman" w:hAnsi="Times New Roman" w:cs="Times New Roman"/>
                <w:b/>
                <w:bCs/>
                <w:sz w:val="24"/>
                <w:szCs w:val="24"/>
              </w:rPr>
            </w:pPr>
            <w:ins w:id="2384" w:author="Ryan Ganeswara" w:date="2020-06-02T15:35:00Z">
              <w:r w:rsidRPr="005A1B2B">
                <w:rPr>
                  <w:rFonts w:ascii="Times New Roman" w:hAnsi="Times New Roman" w:cs="Times New Roman"/>
                  <w:b/>
                  <w:bCs/>
                  <w:sz w:val="24"/>
                  <w:szCs w:val="24"/>
                </w:rPr>
                <w:t>P</w:t>
              </w:r>
            </w:ins>
            <w:ins w:id="2385" w:author="Ryan Ganeswara" w:date="2020-06-02T15:37:00Z">
              <w:r>
                <w:rPr>
                  <w:rFonts w:ascii="Times New Roman" w:hAnsi="Times New Roman" w:cs="Times New Roman"/>
                  <w:b/>
                  <w:bCs/>
                  <w:sz w:val="24"/>
                  <w:szCs w:val="24"/>
                </w:rPr>
                <w:t>E</w:t>
              </w:r>
            </w:ins>
            <w:ins w:id="2386" w:author="Ryan Ganeswara" w:date="2020-06-02T15:35:00Z">
              <w:r w:rsidRPr="005A1B2B">
                <w:rPr>
                  <w:rFonts w:ascii="Times New Roman" w:hAnsi="Times New Roman" w:cs="Times New Roman"/>
                  <w:b/>
                  <w:bCs/>
                  <w:sz w:val="24"/>
                  <w:szCs w:val="24"/>
                </w:rPr>
                <w:t xml:space="preserve"> 3</w:t>
              </w:r>
            </w:ins>
          </w:p>
        </w:tc>
        <w:tc>
          <w:tcPr>
            <w:tcW w:w="1012" w:type="dxa"/>
          </w:tcPr>
          <w:p w14:paraId="4C54B3B8" w14:textId="61D81710" w:rsidR="00C8799D" w:rsidRPr="005A1B2B" w:rsidRDefault="00C8799D" w:rsidP="009A0782">
            <w:pPr>
              <w:jc w:val="center"/>
              <w:rPr>
                <w:ins w:id="2387" w:author="Ryan Ganeswara" w:date="2020-06-02T15:35:00Z"/>
                <w:rFonts w:ascii="Times New Roman" w:hAnsi="Times New Roman" w:cs="Times New Roman"/>
                <w:b/>
                <w:bCs/>
                <w:sz w:val="24"/>
                <w:szCs w:val="24"/>
              </w:rPr>
            </w:pPr>
            <w:ins w:id="2388" w:author="Ryan Ganeswara" w:date="2020-06-02T15:35:00Z">
              <w:r w:rsidRPr="005A1B2B">
                <w:rPr>
                  <w:rFonts w:ascii="Times New Roman" w:hAnsi="Times New Roman" w:cs="Times New Roman"/>
                  <w:b/>
                  <w:bCs/>
                  <w:sz w:val="24"/>
                  <w:szCs w:val="24"/>
                </w:rPr>
                <w:t>P</w:t>
              </w:r>
            </w:ins>
            <w:ins w:id="2389" w:author="Ryan Ganeswara" w:date="2020-06-02T15:37:00Z">
              <w:r>
                <w:rPr>
                  <w:rFonts w:ascii="Times New Roman" w:hAnsi="Times New Roman" w:cs="Times New Roman"/>
                  <w:b/>
                  <w:bCs/>
                  <w:sz w:val="24"/>
                  <w:szCs w:val="24"/>
                </w:rPr>
                <w:t>E</w:t>
              </w:r>
            </w:ins>
            <w:ins w:id="2390" w:author="Ryan Ganeswara" w:date="2020-06-02T15:35:00Z">
              <w:r w:rsidRPr="005A1B2B">
                <w:rPr>
                  <w:rFonts w:ascii="Times New Roman" w:hAnsi="Times New Roman" w:cs="Times New Roman"/>
                  <w:b/>
                  <w:bCs/>
                  <w:sz w:val="24"/>
                  <w:szCs w:val="24"/>
                </w:rPr>
                <w:t xml:space="preserve"> 4</w:t>
              </w:r>
            </w:ins>
          </w:p>
        </w:tc>
        <w:tc>
          <w:tcPr>
            <w:tcW w:w="1013" w:type="dxa"/>
          </w:tcPr>
          <w:p w14:paraId="687F8AE9" w14:textId="399D3419" w:rsidR="00C8799D" w:rsidRPr="005A1B2B" w:rsidRDefault="00C8799D" w:rsidP="009A0782">
            <w:pPr>
              <w:jc w:val="center"/>
              <w:rPr>
                <w:ins w:id="2391" w:author="Ryan Ganeswara" w:date="2020-06-02T15:35:00Z"/>
                <w:rFonts w:ascii="Times New Roman" w:hAnsi="Times New Roman" w:cs="Times New Roman"/>
                <w:b/>
                <w:bCs/>
                <w:sz w:val="24"/>
                <w:szCs w:val="24"/>
              </w:rPr>
            </w:pPr>
            <w:ins w:id="2392" w:author="Ryan Ganeswara" w:date="2020-06-02T15:35:00Z">
              <w:r w:rsidRPr="005A1B2B">
                <w:rPr>
                  <w:rFonts w:ascii="Times New Roman" w:hAnsi="Times New Roman" w:cs="Times New Roman"/>
                  <w:b/>
                  <w:bCs/>
                  <w:sz w:val="24"/>
                  <w:szCs w:val="24"/>
                </w:rPr>
                <w:t>P</w:t>
              </w:r>
            </w:ins>
            <w:ins w:id="2393" w:author="Ryan Ganeswara" w:date="2020-06-02T15:37:00Z">
              <w:r>
                <w:rPr>
                  <w:rFonts w:ascii="Times New Roman" w:hAnsi="Times New Roman" w:cs="Times New Roman"/>
                  <w:b/>
                  <w:bCs/>
                  <w:sz w:val="24"/>
                  <w:szCs w:val="24"/>
                </w:rPr>
                <w:t>E</w:t>
              </w:r>
            </w:ins>
            <w:ins w:id="2394" w:author="Ryan Ganeswara" w:date="2020-06-02T15:35:00Z">
              <w:r w:rsidRPr="005A1B2B">
                <w:rPr>
                  <w:rFonts w:ascii="Times New Roman" w:hAnsi="Times New Roman" w:cs="Times New Roman"/>
                  <w:b/>
                  <w:bCs/>
                  <w:sz w:val="24"/>
                  <w:szCs w:val="24"/>
                </w:rPr>
                <w:t xml:space="preserve"> 5</w:t>
              </w:r>
            </w:ins>
          </w:p>
        </w:tc>
        <w:tc>
          <w:tcPr>
            <w:tcW w:w="881" w:type="dxa"/>
          </w:tcPr>
          <w:p w14:paraId="0000EA29" w14:textId="7BCA9BBC" w:rsidR="00C8799D" w:rsidRPr="005A1B2B" w:rsidRDefault="00C8799D" w:rsidP="009A0782">
            <w:pPr>
              <w:jc w:val="center"/>
              <w:rPr>
                <w:ins w:id="2395" w:author="Ryan Ganeswara" w:date="2020-06-02T15:35:00Z"/>
                <w:rFonts w:ascii="Times New Roman" w:hAnsi="Times New Roman" w:cs="Times New Roman"/>
                <w:b/>
                <w:bCs/>
                <w:sz w:val="24"/>
                <w:szCs w:val="24"/>
              </w:rPr>
            </w:pPr>
            <w:ins w:id="2396" w:author="Ryan Ganeswara" w:date="2020-06-02T15:35:00Z">
              <w:r>
                <w:rPr>
                  <w:rFonts w:ascii="Times New Roman" w:hAnsi="Times New Roman" w:cs="Times New Roman"/>
                  <w:b/>
                  <w:bCs/>
                  <w:sz w:val="24"/>
                  <w:szCs w:val="24"/>
                </w:rPr>
                <w:t>P</w:t>
              </w:r>
            </w:ins>
            <w:ins w:id="2397" w:author="Ryan Ganeswara" w:date="2020-06-02T15:37:00Z">
              <w:r>
                <w:rPr>
                  <w:rFonts w:ascii="Times New Roman" w:hAnsi="Times New Roman" w:cs="Times New Roman"/>
                  <w:b/>
                  <w:bCs/>
                  <w:sz w:val="24"/>
                  <w:szCs w:val="24"/>
                </w:rPr>
                <w:t>E</w:t>
              </w:r>
            </w:ins>
            <w:ins w:id="2398" w:author="Ryan Ganeswara" w:date="2020-06-02T15:35:00Z">
              <w:r>
                <w:rPr>
                  <w:rFonts w:ascii="Times New Roman" w:hAnsi="Times New Roman" w:cs="Times New Roman"/>
                  <w:b/>
                  <w:bCs/>
                  <w:sz w:val="24"/>
                  <w:szCs w:val="24"/>
                </w:rPr>
                <w:t xml:space="preserve"> 6</w:t>
              </w:r>
            </w:ins>
          </w:p>
        </w:tc>
      </w:tr>
      <w:tr w:rsidR="00C8799D" w:rsidRPr="005A1B2B" w14:paraId="3E0C296B" w14:textId="77777777" w:rsidTr="009A0782">
        <w:trPr>
          <w:trHeight w:val="301"/>
          <w:ins w:id="2399" w:author="Ryan Ganeswara" w:date="2020-06-02T15:35:00Z"/>
        </w:trPr>
        <w:tc>
          <w:tcPr>
            <w:tcW w:w="1283" w:type="dxa"/>
          </w:tcPr>
          <w:p w14:paraId="7EB154E0" w14:textId="77777777" w:rsidR="00C8799D" w:rsidRPr="005A1B2B" w:rsidRDefault="00C8799D" w:rsidP="009A0782">
            <w:pPr>
              <w:jc w:val="center"/>
              <w:rPr>
                <w:ins w:id="2400" w:author="Ryan Ganeswara" w:date="2020-06-02T15:35:00Z"/>
                <w:rFonts w:ascii="Times New Roman" w:hAnsi="Times New Roman" w:cs="Times New Roman"/>
                <w:b/>
                <w:bCs/>
                <w:sz w:val="24"/>
                <w:szCs w:val="24"/>
              </w:rPr>
            </w:pPr>
            <w:ins w:id="2401" w:author="Ryan Ganeswara" w:date="2020-06-02T15:35:00Z">
              <w:r w:rsidRPr="005A1B2B">
                <w:rPr>
                  <w:rFonts w:ascii="Times New Roman" w:hAnsi="Times New Roman" w:cs="Times New Roman"/>
                  <w:b/>
                  <w:bCs/>
                  <w:sz w:val="24"/>
                  <w:szCs w:val="24"/>
                </w:rPr>
                <w:t>Mean</w:t>
              </w:r>
            </w:ins>
          </w:p>
        </w:tc>
        <w:tc>
          <w:tcPr>
            <w:tcW w:w="1010" w:type="dxa"/>
          </w:tcPr>
          <w:p w14:paraId="741203BE" w14:textId="0E0B99A6" w:rsidR="00C8799D" w:rsidRPr="005A1B2B" w:rsidRDefault="00C8799D" w:rsidP="009A0782">
            <w:pPr>
              <w:jc w:val="center"/>
              <w:rPr>
                <w:ins w:id="2402" w:author="Ryan Ganeswara" w:date="2020-06-02T15:35:00Z"/>
                <w:rFonts w:ascii="Times New Roman" w:hAnsi="Times New Roman" w:cs="Times New Roman"/>
                <w:sz w:val="24"/>
                <w:szCs w:val="24"/>
              </w:rPr>
            </w:pPr>
            <w:ins w:id="2403" w:author="Ryan Ganeswara" w:date="2020-06-02T15:35:00Z">
              <w:r>
                <w:rPr>
                  <w:rFonts w:ascii="Times New Roman" w:hAnsi="Times New Roman" w:cs="Times New Roman"/>
                  <w:sz w:val="24"/>
                  <w:szCs w:val="24"/>
                </w:rPr>
                <w:t>6,46</w:t>
              </w:r>
            </w:ins>
          </w:p>
        </w:tc>
        <w:tc>
          <w:tcPr>
            <w:tcW w:w="1012" w:type="dxa"/>
          </w:tcPr>
          <w:p w14:paraId="72267F4A" w14:textId="7704C4B9" w:rsidR="00C8799D" w:rsidRPr="005A1B2B" w:rsidRDefault="00C8799D" w:rsidP="009A0782">
            <w:pPr>
              <w:jc w:val="center"/>
              <w:rPr>
                <w:ins w:id="2404" w:author="Ryan Ganeswara" w:date="2020-06-02T15:35:00Z"/>
                <w:rFonts w:ascii="Times New Roman" w:hAnsi="Times New Roman" w:cs="Times New Roman"/>
                <w:sz w:val="24"/>
                <w:szCs w:val="24"/>
              </w:rPr>
            </w:pPr>
            <w:ins w:id="2405" w:author="Ryan Ganeswara" w:date="2020-06-02T15:35:00Z">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13</w:t>
              </w:r>
            </w:ins>
          </w:p>
        </w:tc>
        <w:tc>
          <w:tcPr>
            <w:tcW w:w="1012" w:type="dxa"/>
          </w:tcPr>
          <w:p w14:paraId="49EE300B" w14:textId="17FC7DB3" w:rsidR="00C8799D" w:rsidRPr="005A1B2B" w:rsidRDefault="00C8799D" w:rsidP="009A0782">
            <w:pPr>
              <w:jc w:val="center"/>
              <w:rPr>
                <w:ins w:id="2406" w:author="Ryan Ganeswara" w:date="2020-06-02T15:35:00Z"/>
                <w:rFonts w:ascii="Times New Roman" w:hAnsi="Times New Roman" w:cs="Times New Roman"/>
                <w:sz w:val="24"/>
                <w:szCs w:val="24"/>
              </w:rPr>
            </w:pPr>
            <w:ins w:id="2407" w:author="Ryan Ganeswara" w:date="2020-06-02T15:35:00Z">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33</w:t>
              </w:r>
            </w:ins>
          </w:p>
        </w:tc>
        <w:tc>
          <w:tcPr>
            <w:tcW w:w="1012" w:type="dxa"/>
          </w:tcPr>
          <w:p w14:paraId="51B60111" w14:textId="7F58BA05" w:rsidR="00C8799D" w:rsidRPr="005A1B2B" w:rsidRDefault="00C8799D" w:rsidP="009A0782">
            <w:pPr>
              <w:jc w:val="center"/>
              <w:rPr>
                <w:ins w:id="2408" w:author="Ryan Ganeswara" w:date="2020-06-02T15:35:00Z"/>
                <w:rFonts w:ascii="Times New Roman" w:hAnsi="Times New Roman" w:cs="Times New Roman"/>
                <w:sz w:val="24"/>
                <w:szCs w:val="24"/>
              </w:rPr>
            </w:pPr>
            <w:ins w:id="2409" w:author="Ryan Ganeswara" w:date="2020-06-02T15:35:00Z">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2</w:t>
              </w:r>
            </w:ins>
            <w:ins w:id="2410" w:author="Ryan Ganeswara" w:date="2020-06-02T15:36:00Z">
              <w:r>
                <w:rPr>
                  <w:rFonts w:ascii="Times New Roman" w:hAnsi="Times New Roman" w:cs="Times New Roman"/>
                  <w:sz w:val="24"/>
                  <w:szCs w:val="24"/>
                </w:rPr>
                <w:t>5</w:t>
              </w:r>
            </w:ins>
          </w:p>
        </w:tc>
        <w:tc>
          <w:tcPr>
            <w:tcW w:w="1013" w:type="dxa"/>
          </w:tcPr>
          <w:p w14:paraId="4E53D8AB" w14:textId="014DFDAF" w:rsidR="00C8799D" w:rsidRPr="005A1B2B" w:rsidRDefault="00C8799D" w:rsidP="009A0782">
            <w:pPr>
              <w:jc w:val="center"/>
              <w:rPr>
                <w:ins w:id="2411" w:author="Ryan Ganeswara" w:date="2020-06-02T15:35:00Z"/>
                <w:rFonts w:ascii="Times New Roman" w:hAnsi="Times New Roman" w:cs="Times New Roman"/>
                <w:sz w:val="24"/>
                <w:szCs w:val="24"/>
              </w:rPr>
            </w:pPr>
            <w:ins w:id="2412" w:author="Ryan Ganeswara" w:date="2020-06-02T15:35:00Z">
              <w:r>
                <w:rPr>
                  <w:rFonts w:ascii="Times New Roman" w:hAnsi="Times New Roman" w:cs="Times New Roman"/>
                  <w:sz w:val="24"/>
                  <w:szCs w:val="24"/>
                </w:rPr>
                <w:t>6</w:t>
              </w:r>
              <w:r w:rsidRPr="005A1B2B">
                <w:rPr>
                  <w:rFonts w:ascii="Times New Roman" w:hAnsi="Times New Roman" w:cs="Times New Roman"/>
                  <w:sz w:val="24"/>
                  <w:szCs w:val="24"/>
                </w:rPr>
                <w:t>,</w:t>
              </w:r>
            </w:ins>
            <w:ins w:id="2413" w:author="Ryan Ganeswara" w:date="2020-06-02T15:36:00Z">
              <w:r>
                <w:rPr>
                  <w:rFonts w:ascii="Times New Roman" w:hAnsi="Times New Roman" w:cs="Times New Roman"/>
                  <w:sz w:val="24"/>
                  <w:szCs w:val="24"/>
                </w:rPr>
                <w:t>25</w:t>
              </w:r>
            </w:ins>
          </w:p>
        </w:tc>
        <w:tc>
          <w:tcPr>
            <w:tcW w:w="881" w:type="dxa"/>
          </w:tcPr>
          <w:p w14:paraId="01ABFCC1" w14:textId="64027315" w:rsidR="00C8799D" w:rsidRPr="005A1B2B" w:rsidRDefault="00C8799D" w:rsidP="009A0782">
            <w:pPr>
              <w:jc w:val="center"/>
              <w:rPr>
                <w:ins w:id="2414" w:author="Ryan Ganeswara" w:date="2020-06-02T15:35:00Z"/>
                <w:rFonts w:ascii="Times New Roman" w:hAnsi="Times New Roman" w:cs="Times New Roman"/>
                <w:sz w:val="24"/>
                <w:szCs w:val="24"/>
              </w:rPr>
            </w:pPr>
            <w:ins w:id="2415" w:author="Ryan Ganeswara" w:date="2020-06-02T15:35:00Z">
              <w:r>
                <w:rPr>
                  <w:rFonts w:ascii="Times New Roman" w:hAnsi="Times New Roman" w:cs="Times New Roman"/>
                  <w:sz w:val="24"/>
                  <w:szCs w:val="24"/>
                </w:rPr>
                <w:t>6,</w:t>
              </w:r>
            </w:ins>
            <w:ins w:id="2416" w:author="Ryan Ganeswara" w:date="2020-06-02T15:36:00Z">
              <w:r>
                <w:rPr>
                  <w:rFonts w:ascii="Times New Roman" w:hAnsi="Times New Roman" w:cs="Times New Roman"/>
                  <w:sz w:val="24"/>
                  <w:szCs w:val="24"/>
                </w:rPr>
                <w:t>42</w:t>
              </w:r>
            </w:ins>
          </w:p>
        </w:tc>
      </w:tr>
      <w:tr w:rsidR="00C8799D" w:rsidRPr="005A1B2B" w14:paraId="48BB4094" w14:textId="77777777" w:rsidTr="009A0782">
        <w:trPr>
          <w:trHeight w:val="288"/>
          <w:ins w:id="2417" w:author="Ryan Ganeswara" w:date="2020-06-02T15:35:00Z"/>
        </w:trPr>
        <w:tc>
          <w:tcPr>
            <w:tcW w:w="1283" w:type="dxa"/>
          </w:tcPr>
          <w:p w14:paraId="739DB547" w14:textId="77777777" w:rsidR="00C8799D" w:rsidRPr="005A1B2B" w:rsidRDefault="00C8799D" w:rsidP="009A0782">
            <w:pPr>
              <w:jc w:val="center"/>
              <w:rPr>
                <w:ins w:id="2418" w:author="Ryan Ganeswara" w:date="2020-06-02T15:35:00Z"/>
                <w:rFonts w:ascii="Times New Roman" w:hAnsi="Times New Roman" w:cs="Times New Roman"/>
                <w:b/>
                <w:bCs/>
                <w:sz w:val="24"/>
                <w:szCs w:val="24"/>
              </w:rPr>
            </w:pPr>
            <w:ins w:id="2419" w:author="Ryan Ganeswara" w:date="2020-06-02T15:35:00Z">
              <w:r w:rsidRPr="005A1B2B">
                <w:rPr>
                  <w:rFonts w:ascii="Times New Roman" w:hAnsi="Times New Roman" w:cs="Times New Roman"/>
                  <w:b/>
                  <w:bCs/>
                  <w:sz w:val="24"/>
                  <w:szCs w:val="24"/>
                </w:rPr>
                <w:t>Median</w:t>
              </w:r>
            </w:ins>
          </w:p>
        </w:tc>
        <w:tc>
          <w:tcPr>
            <w:tcW w:w="1010" w:type="dxa"/>
          </w:tcPr>
          <w:p w14:paraId="0440599C" w14:textId="32F8DF53" w:rsidR="00C8799D" w:rsidRPr="005A1B2B" w:rsidRDefault="00C8799D" w:rsidP="009A0782">
            <w:pPr>
              <w:jc w:val="center"/>
              <w:rPr>
                <w:ins w:id="2420" w:author="Ryan Ganeswara" w:date="2020-06-02T15:35:00Z"/>
                <w:rFonts w:ascii="Times New Roman" w:hAnsi="Times New Roman" w:cs="Times New Roman"/>
                <w:sz w:val="24"/>
                <w:szCs w:val="24"/>
              </w:rPr>
            </w:pPr>
            <w:ins w:id="2421" w:author="Ryan Ganeswara" w:date="2020-06-02T15:35:00Z">
              <w:r>
                <w:rPr>
                  <w:rFonts w:ascii="Times New Roman" w:hAnsi="Times New Roman" w:cs="Times New Roman"/>
                  <w:sz w:val="24"/>
                  <w:szCs w:val="24"/>
                </w:rPr>
                <w:t>6,50</w:t>
              </w:r>
            </w:ins>
          </w:p>
        </w:tc>
        <w:tc>
          <w:tcPr>
            <w:tcW w:w="1012" w:type="dxa"/>
          </w:tcPr>
          <w:p w14:paraId="33BA700B" w14:textId="77777777" w:rsidR="00C8799D" w:rsidRPr="005A1B2B" w:rsidRDefault="00C8799D" w:rsidP="009A0782">
            <w:pPr>
              <w:jc w:val="center"/>
              <w:rPr>
                <w:ins w:id="2422" w:author="Ryan Ganeswara" w:date="2020-06-02T15:35:00Z"/>
                <w:rFonts w:ascii="Times New Roman" w:hAnsi="Times New Roman" w:cs="Times New Roman"/>
                <w:sz w:val="24"/>
                <w:szCs w:val="24"/>
              </w:rPr>
            </w:pPr>
            <w:ins w:id="2423" w:author="Ryan Ganeswara" w:date="2020-06-02T15:35:00Z">
              <w:r>
                <w:rPr>
                  <w:rFonts w:ascii="Times New Roman" w:hAnsi="Times New Roman" w:cs="Times New Roman"/>
                  <w:sz w:val="24"/>
                  <w:szCs w:val="24"/>
                </w:rPr>
                <w:t>6</w:t>
              </w:r>
              <w:r w:rsidRPr="005A1B2B">
                <w:rPr>
                  <w:rFonts w:ascii="Times New Roman" w:hAnsi="Times New Roman" w:cs="Times New Roman"/>
                  <w:sz w:val="24"/>
                  <w:szCs w:val="24"/>
                </w:rPr>
                <w:t>,00</w:t>
              </w:r>
            </w:ins>
          </w:p>
        </w:tc>
        <w:tc>
          <w:tcPr>
            <w:tcW w:w="1012" w:type="dxa"/>
          </w:tcPr>
          <w:p w14:paraId="12691C95" w14:textId="77777777" w:rsidR="00C8799D" w:rsidRPr="005A1B2B" w:rsidRDefault="00C8799D" w:rsidP="009A0782">
            <w:pPr>
              <w:jc w:val="center"/>
              <w:rPr>
                <w:ins w:id="2424" w:author="Ryan Ganeswara" w:date="2020-06-02T15:35:00Z"/>
                <w:rFonts w:ascii="Times New Roman" w:hAnsi="Times New Roman" w:cs="Times New Roman"/>
                <w:sz w:val="24"/>
                <w:szCs w:val="24"/>
              </w:rPr>
            </w:pPr>
            <w:ins w:id="2425" w:author="Ryan Ganeswara" w:date="2020-06-02T15:35:00Z">
              <w:r>
                <w:rPr>
                  <w:rFonts w:ascii="Times New Roman" w:hAnsi="Times New Roman" w:cs="Times New Roman"/>
                  <w:sz w:val="24"/>
                  <w:szCs w:val="24"/>
                </w:rPr>
                <w:t>6</w:t>
              </w:r>
              <w:r w:rsidRPr="005A1B2B">
                <w:rPr>
                  <w:rFonts w:ascii="Times New Roman" w:hAnsi="Times New Roman" w:cs="Times New Roman"/>
                  <w:sz w:val="24"/>
                  <w:szCs w:val="24"/>
                </w:rPr>
                <w:t>,00</w:t>
              </w:r>
            </w:ins>
          </w:p>
        </w:tc>
        <w:tc>
          <w:tcPr>
            <w:tcW w:w="1012" w:type="dxa"/>
          </w:tcPr>
          <w:p w14:paraId="657A37A6" w14:textId="77777777" w:rsidR="00C8799D" w:rsidRPr="005A1B2B" w:rsidRDefault="00C8799D" w:rsidP="009A0782">
            <w:pPr>
              <w:jc w:val="center"/>
              <w:rPr>
                <w:ins w:id="2426" w:author="Ryan Ganeswara" w:date="2020-06-02T15:35:00Z"/>
                <w:rFonts w:ascii="Times New Roman" w:hAnsi="Times New Roman" w:cs="Times New Roman"/>
                <w:sz w:val="24"/>
                <w:szCs w:val="24"/>
              </w:rPr>
            </w:pPr>
            <w:ins w:id="2427" w:author="Ryan Ganeswara" w:date="2020-06-02T15:35:00Z">
              <w:r>
                <w:rPr>
                  <w:rFonts w:ascii="Times New Roman" w:hAnsi="Times New Roman" w:cs="Times New Roman"/>
                  <w:sz w:val="24"/>
                  <w:szCs w:val="24"/>
                </w:rPr>
                <w:t>6</w:t>
              </w:r>
              <w:r w:rsidRPr="005A1B2B">
                <w:rPr>
                  <w:rFonts w:ascii="Times New Roman" w:hAnsi="Times New Roman" w:cs="Times New Roman"/>
                  <w:sz w:val="24"/>
                  <w:szCs w:val="24"/>
                </w:rPr>
                <w:t>,00</w:t>
              </w:r>
            </w:ins>
          </w:p>
        </w:tc>
        <w:tc>
          <w:tcPr>
            <w:tcW w:w="1013" w:type="dxa"/>
          </w:tcPr>
          <w:p w14:paraId="1CB5CC00" w14:textId="77777777" w:rsidR="00C8799D" w:rsidRPr="005A1B2B" w:rsidRDefault="00C8799D" w:rsidP="009A0782">
            <w:pPr>
              <w:jc w:val="center"/>
              <w:rPr>
                <w:ins w:id="2428" w:author="Ryan Ganeswara" w:date="2020-06-02T15:35:00Z"/>
                <w:rFonts w:ascii="Times New Roman" w:hAnsi="Times New Roman" w:cs="Times New Roman"/>
                <w:sz w:val="24"/>
                <w:szCs w:val="24"/>
              </w:rPr>
            </w:pPr>
            <w:ins w:id="2429" w:author="Ryan Ganeswara" w:date="2020-06-02T15:35:00Z">
              <w:r>
                <w:rPr>
                  <w:rFonts w:ascii="Times New Roman" w:hAnsi="Times New Roman" w:cs="Times New Roman"/>
                  <w:sz w:val="24"/>
                  <w:szCs w:val="24"/>
                </w:rPr>
                <w:t>6</w:t>
              </w:r>
              <w:r w:rsidRPr="005A1B2B">
                <w:rPr>
                  <w:rFonts w:ascii="Times New Roman" w:hAnsi="Times New Roman" w:cs="Times New Roman"/>
                  <w:sz w:val="24"/>
                  <w:szCs w:val="24"/>
                </w:rPr>
                <w:t>,00</w:t>
              </w:r>
            </w:ins>
          </w:p>
        </w:tc>
        <w:tc>
          <w:tcPr>
            <w:tcW w:w="881" w:type="dxa"/>
          </w:tcPr>
          <w:p w14:paraId="055FD6AC" w14:textId="77777777" w:rsidR="00C8799D" w:rsidRPr="005A1B2B" w:rsidRDefault="00C8799D" w:rsidP="009A0782">
            <w:pPr>
              <w:jc w:val="center"/>
              <w:rPr>
                <w:ins w:id="2430" w:author="Ryan Ganeswara" w:date="2020-06-02T15:35:00Z"/>
                <w:rFonts w:ascii="Times New Roman" w:hAnsi="Times New Roman" w:cs="Times New Roman"/>
                <w:sz w:val="24"/>
                <w:szCs w:val="24"/>
              </w:rPr>
            </w:pPr>
            <w:ins w:id="2431" w:author="Ryan Ganeswara" w:date="2020-06-02T15:35:00Z">
              <w:r>
                <w:rPr>
                  <w:rFonts w:ascii="Times New Roman" w:hAnsi="Times New Roman" w:cs="Times New Roman"/>
                  <w:sz w:val="24"/>
                  <w:szCs w:val="24"/>
                </w:rPr>
                <w:t>6,00</w:t>
              </w:r>
            </w:ins>
          </w:p>
        </w:tc>
      </w:tr>
      <w:tr w:rsidR="00C8799D" w:rsidRPr="005A1B2B" w14:paraId="5341C0E2" w14:textId="77777777" w:rsidTr="009A0782">
        <w:trPr>
          <w:trHeight w:val="301"/>
          <w:ins w:id="2432" w:author="Ryan Ganeswara" w:date="2020-06-02T15:35:00Z"/>
        </w:trPr>
        <w:tc>
          <w:tcPr>
            <w:tcW w:w="1283" w:type="dxa"/>
          </w:tcPr>
          <w:p w14:paraId="52A93B2A" w14:textId="77777777" w:rsidR="00C8799D" w:rsidRPr="005A1B2B" w:rsidRDefault="00C8799D" w:rsidP="009A0782">
            <w:pPr>
              <w:jc w:val="center"/>
              <w:rPr>
                <w:ins w:id="2433" w:author="Ryan Ganeswara" w:date="2020-06-02T15:35:00Z"/>
                <w:rFonts w:ascii="Times New Roman" w:hAnsi="Times New Roman" w:cs="Times New Roman"/>
                <w:b/>
                <w:bCs/>
                <w:sz w:val="24"/>
                <w:szCs w:val="24"/>
              </w:rPr>
            </w:pPr>
            <w:ins w:id="2434" w:author="Ryan Ganeswara" w:date="2020-06-02T15:35:00Z">
              <w:r w:rsidRPr="005A1B2B">
                <w:rPr>
                  <w:rFonts w:ascii="Times New Roman" w:hAnsi="Times New Roman" w:cs="Times New Roman"/>
                  <w:b/>
                  <w:bCs/>
                  <w:sz w:val="24"/>
                  <w:szCs w:val="24"/>
                </w:rPr>
                <w:t>Minimum</w:t>
              </w:r>
            </w:ins>
          </w:p>
        </w:tc>
        <w:tc>
          <w:tcPr>
            <w:tcW w:w="1010" w:type="dxa"/>
          </w:tcPr>
          <w:p w14:paraId="414FAC73" w14:textId="540C62EE" w:rsidR="00C8799D" w:rsidRPr="005A1B2B" w:rsidRDefault="00C8799D" w:rsidP="009A0782">
            <w:pPr>
              <w:jc w:val="center"/>
              <w:rPr>
                <w:ins w:id="2435" w:author="Ryan Ganeswara" w:date="2020-06-02T15:35:00Z"/>
                <w:rFonts w:ascii="Times New Roman" w:hAnsi="Times New Roman" w:cs="Times New Roman"/>
                <w:sz w:val="24"/>
                <w:szCs w:val="24"/>
              </w:rPr>
            </w:pPr>
            <w:ins w:id="2436" w:author="Ryan Ganeswara" w:date="2020-06-02T15:35:00Z">
              <w:r>
                <w:rPr>
                  <w:rFonts w:ascii="Times New Roman" w:hAnsi="Times New Roman" w:cs="Times New Roman"/>
                  <w:sz w:val="24"/>
                  <w:szCs w:val="24"/>
                </w:rPr>
                <w:t>5</w:t>
              </w:r>
            </w:ins>
          </w:p>
        </w:tc>
        <w:tc>
          <w:tcPr>
            <w:tcW w:w="1012" w:type="dxa"/>
          </w:tcPr>
          <w:p w14:paraId="28978ABA" w14:textId="77777777" w:rsidR="00C8799D" w:rsidRPr="005A1B2B" w:rsidRDefault="00C8799D" w:rsidP="009A0782">
            <w:pPr>
              <w:jc w:val="center"/>
              <w:rPr>
                <w:ins w:id="2437" w:author="Ryan Ganeswara" w:date="2020-06-02T15:35:00Z"/>
                <w:rFonts w:ascii="Times New Roman" w:hAnsi="Times New Roman" w:cs="Times New Roman"/>
                <w:sz w:val="24"/>
                <w:szCs w:val="24"/>
              </w:rPr>
            </w:pPr>
            <w:ins w:id="2438" w:author="Ryan Ganeswara" w:date="2020-06-02T15:35:00Z">
              <w:r>
                <w:rPr>
                  <w:rFonts w:ascii="Times New Roman" w:hAnsi="Times New Roman" w:cs="Times New Roman"/>
                  <w:sz w:val="24"/>
                  <w:szCs w:val="24"/>
                </w:rPr>
                <w:t>4</w:t>
              </w:r>
            </w:ins>
          </w:p>
        </w:tc>
        <w:tc>
          <w:tcPr>
            <w:tcW w:w="1012" w:type="dxa"/>
          </w:tcPr>
          <w:p w14:paraId="58B1B7F8" w14:textId="77777777" w:rsidR="00C8799D" w:rsidRPr="005A1B2B" w:rsidRDefault="00C8799D" w:rsidP="009A0782">
            <w:pPr>
              <w:jc w:val="center"/>
              <w:rPr>
                <w:ins w:id="2439" w:author="Ryan Ganeswara" w:date="2020-06-02T15:35:00Z"/>
                <w:rFonts w:ascii="Times New Roman" w:hAnsi="Times New Roman" w:cs="Times New Roman"/>
                <w:sz w:val="24"/>
                <w:szCs w:val="24"/>
              </w:rPr>
            </w:pPr>
            <w:ins w:id="2440" w:author="Ryan Ganeswara" w:date="2020-06-02T15:35:00Z">
              <w:r>
                <w:rPr>
                  <w:rFonts w:ascii="Times New Roman" w:hAnsi="Times New Roman" w:cs="Times New Roman"/>
                  <w:sz w:val="24"/>
                  <w:szCs w:val="24"/>
                </w:rPr>
                <w:t>5</w:t>
              </w:r>
            </w:ins>
          </w:p>
        </w:tc>
        <w:tc>
          <w:tcPr>
            <w:tcW w:w="1012" w:type="dxa"/>
          </w:tcPr>
          <w:p w14:paraId="34EB79FD" w14:textId="56825E0F" w:rsidR="00C8799D" w:rsidRPr="005A1B2B" w:rsidRDefault="00C8799D" w:rsidP="009A0782">
            <w:pPr>
              <w:jc w:val="center"/>
              <w:rPr>
                <w:ins w:id="2441" w:author="Ryan Ganeswara" w:date="2020-06-02T15:35:00Z"/>
                <w:rFonts w:ascii="Times New Roman" w:hAnsi="Times New Roman" w:cs="Times New Roman"/>
                <w:sz w:val="24"/>
                <w:szCs w:val="24"/>
              </w:rPr>
            </w:pPr>
            <w:ins w:id="2442" w:author="Ryan Ganeswara" w:date="2020-06-02T15:36:00Z">
              <w:r>
                <w:rPr>
                  <w:rFonts w:ascii="Times New Roman" w:hAnsi="Times New Roman" w:cs="Times New Roman"/>
                  <w:sz w:val="24"/>
                  <w:szCs w:val="24"/>
                </w:rPr>
                <w:t>5</w:t>
              </w:r>
            </w:ins>
          </w:p>
        </w:tc>
        <w:tc>
          <w:tcPr>
            <w:tcW w:w="1013" w:type="dxa"/>
          </w:tcPr>
          <w:p w14:paraId="48B3B108" w14:textId="1BBBEA07" w:rsidR="00C8799D" w:rsidRPr="005A1B2B" w:rsidRDefault="00C8799D" w:rsidP="009A0782">
            <w:pPr>
              <w:jc w:val="center"/>
              <w:rPr>
                <w:ins w:id="2443" w:author="Ryan Ganeswara" w:date="2020-06-02T15:35:00Z"/>
                <w:rFonts w:ascii="Times New Roman" w:hAnsi="Times New Roman" w:cs="Times New Roman"/>
                <w:sz w:val="24"/>
                <w:szCs w:val="24"/>
              </w:rPr>
            </w:pPr>
            <w:ins w:id="2444" w:author="Ryan Ganeswara" w:date="2020-06-02T15:36:00Z">
              <w:r>
                <w:rPr>
                  <w:rFonts w:ascii="Times New Roman" w:hAnsi="Times New Roman" w:cs="Times New Roman"/>
                  <w:sz w:val="24"/>
                  <w:szCs w:val="24"/>
                </w:rPr>
                <w:t>5</w:t>
              </w:r>
            </w:ins>
          </w:p>
        </w:tc>
        <w:tc>
          <w:tcPr>
            <w:tcW w:w="881" w:type="dxa"/>
          </w:tcPr>
          <w:p w14:paraId="309B5CBE" w14:textId="1572520B" w:rsidR="00C8799D" w:rsidRDefault="00C8799D" w:rsidP="009A0782">
            <w:pPr>
              <w:jc w:val="center"/>
              <w:rPr>
                <w:ins w:id="2445" w:author="Ryan Ganeswara" w:date="2020-06-02T15:35:00Z"/>
                <w:rFonts w:ascii="Times New Roman" w:hAnsi="Times New Roman" w:cs="Times New Roman"/>
                <w:sz w:val="24"/>
                <w:szCs w:val="24"/>
              </w:rPr>
            </w:pPr>
            <w:ins w:id="2446" w:author="Ryan Ganeswara" w:date="2020-06-02T15:36:00Z">
              <w:r>
                <w:rPr>
                  <w:rFonts w:ascii="Times New Roman" w:hAnsi="Times New Roman" w:cs="Times New Roman"/>
                  <w:sz w:val="24"/>
                  <w:szCs w:val="24"/>
                </w:rPr>
                <w:t>5</w:t>
              </w:r>
            </w:ins>
          </w:p>
        </w:tc>
      </w:tr>
      <w:tr w:rsidR="00C8799D" w:rsidRPr="005A1B2B" w14:paraId="730F8207" w14:textId="77777777" w:rsidTr="009A0782">
        <w:trPr>
          <w:trHeight w:val="301"/>
          <w:ins w:id="2447" w:author="Ryan Ganeswara" w:date="2020-06-02T15:35:00Z"/>
        </w:trPr>
        <w:tc>
          <w:tcPr>
            <w:tcW w:w="1283" w:type="dxa"/>
          </w:tcPr>
          <w:p w14:paraId="1C919278" w14:textId="77777777" w:rsidR="00C8799D" w:rsidRPr="005A1B2B" w:rsidRDefault="00C8799D" w:rsidP="009A0782">
            <w:pPr>
              <w:jc w:val="center"/>
              <w:rPr>
                <w:ins w:id="2448" w:author="Ryan Ganeswara" w:date="2020-06-02T15:35:00Z"/>
                <w:rFonts w:ascii="Times New Roman" w:hAnsi="Times New Roman" w:cs="Times New Roman"/>
                <w:b/>
                <w:bCs/>
                <w:sz w:val="24"/>
                <w:szCs w:val="24"/>
              </w:rPr>
            </w:pPr>
            <w:ins w:id="2449" w:author="Ryan Ganeswara" w:date="2020-06-02T15:35:00Z">
              <w:r w:rsidRPr="005A1B2B">
                <w:rPr>
                  <w:rFonts w:ascii="Times New Roman" w:hAnsi="Times New Roman" w:cs="Times New Roman"/>
                  <w:b/>
                  <w:bCs/>
                  <w:sz w:val="24"/>
                  <w:szCs w:val="24"/>
                </w:rPr>
                <w:t>Maximum</w:t>
              </w:r>
            </w:ins>
          </w:p>
        </w:tc>
        <w:tc>
          <w:tcPr>
            <w:tcW w:w="1010" w:type="dxa"/>
          </w:tcPr>
          <w:p w14:paraId="17ACBC72" w14:textId="77777777" w:rsidR="00C8799D" w:rsidRPr="005A1B2B" w:rsidRDefault="00C8799D" w:rsidP="009A0782">
            <w:pPr>
              <w:jc w:val="center"/>
              <w:rPr>
                <w:ins w:id="2450" w:author="Ryan Ganeswara" w:date="2020-06-02T15:35:00Z"/>
                <w:rFonts w:ascii="Times New Roman" w:hAnsi="Times New Roman" w:cs="Times New Roman"/>
                <w:sz w:val="24"/>
                <w:szCs w:val="24"/>
              </w:rPr>
            </w:pPr>
            <w:ins w:id="2451" w:author="Ryan Ganeswara" w:date="2020-06-02T15:35:00Z">
              <w:r>
                <w:rPr>
                  <w:rFonts w:ascii="Times New Roman" w:hAnsi="Times New Roman" w:cs="Times New Roman"/>
                  <w:sz w:val="24"/>
                  <w:szCs w:val="24"/>
                </w:rPr>
                <w:t>7</w:t>
              </w:r>
            </w:ins>
          </w:p>
        </w:tc>
        <w:tc>
          <w:tcPr>
            <w:tcW w:w="1012" w:type="dxa"/>
          </w:tcPr>
          <w:p w14:paraId="58C61364" w14:textId="77777777" w:rsidR="00C8799D" w:rsidRPr="005A1B2B" w:rsidRDefault="00C8799D" w:rsidP="009A0782">
            <w:pPr>
              <w:jc w:val="center"/>
              <w:rPr>
                <w:ins w:id="2452" w:author="Ryan Ganeswara" w:date="2020-06-02T15:35:00Z"/>
                <w:rFonts w:ascii="Times New Roman" w:hAnsi="Times New Roman" w:cs="Times New Roman"/>
                <w:sz w:val="24"/>
                <w:szCs w:val="24"/>
              </w:rPr>
            </w:pPr>
            <w:ins w:id="2453" w:author="Ryan Ganeswara" w:date="2020-06-02T15:35:00Z">
              <w:r>
                <w:rPr>
                  <w:rFonts w:ascii="Times New Roman" w:hAnsi="Times New Roman" w:cs="Times New Roman"/>
                  <w:sz w:val="24"/>
                  <w:szCs w:val="24"/>
                </w:rPr>
                <w:t>7</w:t>
              </w:r>
            </w:ins>
          </w:p>
        </w:tc>
        <w:tc>
          <w:tcPr>
            <w:tcW w:w="1012" w:type="dxa"/>
          </w:tcPr>
          <w:p w14:paraId="41E2C316" w14:textId="77777777" w:rsidR="00C8799D" w:rsidRPr="005A1B2B" w:rsidRDefault="00C8799D" w:rsidP="009A0782">
            <w:pPr>
              <w:jc w:val="center"/>
              <w:rPr>
                <w:ins w:id="2454" w:author="Ryan Ganeswara" w:date="2020-06-02T15:35:00Z"/>
                <w:rFonts w:ascii="Times New Roman" w:hAnsi="Times New Roman" w:cs="Times New Roman"/>
                <w:sz w:val="24"/>
                <w:szCs w:val="24"/>
              </w:rPr>
            </w:pPr>
            <w:ins w:id="2455" w:author="Ryan Ganeswara" w:date="2020-06-02T15:35:00Z">
              <w:r>
                <w:rPr>
                  <w:rFonts w:ascii="Times New Roman" w:hAnsi="Times New Roman" w:cs="Times New Roman"/>
                  <w:sz w:val="24"/>
                  <w:szCs w:val="24"/>
                </w:rPr>
                <w:t>7</w:t>
              </w:r>
            </w:ins>
          </w:p>
        </w:tc>
        <w:tc>
          <w:tcPr>
            <w:tcW w:w="1012" w:type="dxa"/>
          </w:tcPr>
          <w:p w14:paraId="33630214" w14:textId="77777777" w:rsidR="00C8799D" w:rsidRPr="005A1B2B" w:rsidRDefault="00C8799D" w:rsidP="009A0782">
            <w:pPr>
              <w:jc w:val="center"/>
              <w:rPr>
                <w:ins w:id="2456" w:author="Ryan Ganeswara" w:date="2020-06-02T15:35:00Z"/>
                <w:rFonts w:ascii="Times New Roman" w:hAnsi="Times New Roman" w:cs="Times New Roman"/>
                <w:sz w:val="24"/>
                <w:szCs w:val="24"/>
              </w:rPr>
            </w:pPr>
            <w:ins w:id="2457" w:author="Ryan Ganeswara" w:date="2020-06-02T15:35:00Z">
              <w:r>
                <w:rPr>
                  <w:rFonts w:ascii="Times New Roman" w:hAnsi="Times New Roman" w:cs="Times New Roman"/>
                  <w:sz w:val="24"/>
                  <w:szCs w:val="24"/>
                </w:rPr>
                <w:t>7</w:t>
              </w:r>
            </w:ins>
          </w:p>
        </w:tc>
        <w:tc>
          <w:tcPr>
            <w:tcW w:w="1013" w:type="dxa"/>
          </w:tcPr>
          <w:p w14:paraId="78537FFF" w14:textId="77777777" w:rsidR="00C8799D" w:rsidRPr="005A1B2B" w:rsidRDefault="00C8799D" w:rsidP="009A0782">
            <w:pPr>
              <w:jc w:val="center"/>
              <w:rPr>
                <w:ins w:id="2458" w:author="Ryan Ganeswara" w:date="2020-06-02T15:35:00Z"/>
                <w:rFonts w:ascii="Times New Roman" w:hAnsi="Times New Roman" w:cs="Times New Roman"/>
                <w:sz w:val="24"/>
                <w:szCs w:val="24"/>
              </w:rPr>
            </w:pPr>
            <w:ins w:id="2459" w:author="Ryan Ganeswara" w:date="2020-06-02T15:35:00Z">
              <w:r>
                <w:rPr>
                  <w:rFonts w:ascii="Times New Roman" w:hAnsi="Times New Roman" w:cs="Times New Roman"/>
                  <w:sz w:val="24"/>
                  <w:szCs w:val="24"/>
                </w:rPr>
                <w:t>7</w:t>
              </w:r>
            </w:ins>
          </w:p>
        </w:tc>
        <w:tc>
          <w:tcPr>
            <w:tcW w:w="881" w:type="dxa"/>
          </w:tcPr>
          <w:p w14:paraId="36624576" w14:textId="77777777" w:rsidR="00C8799D" w:rsidRDefault="00C8799D" w:rsidP="009A0782">
            <w:pPr>
              <w:jc w:val="center"/>
              <w:rPr>
                <w:ins w:id="2460" w:author="Ryan Ganeswara" w:date="2020-06-02T15:35:00Z"/>
                <w:rFonts w:ascii="Times New Roman" w:hAnsi="Times New Roman" w:cs="Times New Roman"/>
                <w:sz w:val="24"/>
                <w:szCs w:val="24"/>
              </w:rPr>
            </w:pPr>
            <w:ins w:id="2461" w:author="Ryan Ganeswara" w:date="2020-06-02T15:35:00Z">
              <w:r>
                <w:rPr>
                  <w:rFonts w:ascii="Times New Roman" w:hAnsi="Times New Roman" w:cs="Times New Roman"/>
                  <w:sz w:val="24"/>
                  <w:szCs w:val="24"/>
                </w:rPr>
                <w:t>7</w:t>
              </w:r>
            </w:ins>
          </w:p>
        </w:tc>
      </w:tr>
    </w:tbl>
    <w:p w14:paraId="74AF8524" w14:textId="77777777" w:rsidR="00C8799D" w:rsidRDefault="00C8799D" w:rsidP="00FD2379">
      <w:pPr>
        <w:jc w:val="center"/>
      </w:pPr>
    </w:p>
    <w:p w14:paraId="257B8B6C" w14:textId="66E0A8F0" w:rsidR="00FD2379" w:rsidRDefault="00FD2379" w:rsidP="00FD2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w:t>
      </w:r>
      <w:ins w:id="2462" w:author="Ryan Ganeswara" w:date="2020-06-02T15:36:00Z">
        <w:r w:rsidR="00C8799D">
          <w:rPr>
            <w:rFonts w:ascii="Times New Roman" w:hAnsi="Times New Roman" w:cs="Times New Roman"/>
            <w:sz w:val="24"/>
            <w:szCs w:val="24"/>
          </w:rPr>
          <w:t>2</w:t>
        </w:r>
      </w:ins>
      <w:del w:id="2463" w:author="Ryan Ganeswara" w:date="2020-06-02T15:36:00Z">
        <w:r w:rsidR="006D0E05" w:rsidDel="00C8799D">
          <w:rPr>
            <w:rFonts w:ascii="Times New Roman" w:hAnsi="Times New Roman" w:cs="Times New Roman"/>
            <w:sz w:val="24"/>
            <w:szCs w:val="24"/>
          </w:rPr>
          <w:delText>5</w:delText>
        </w:r>
      </w:del>
      <w:r>
        <w:rPr>
          <w:rFonts w:ascii="Times New Roman" w:hAnsi="Times New Roman" w:cs="Times New Roman"/>
          <w:sz w:val="24"/>
          <w:szCs w:val="24"/>
        </w:rPr>
        <w:t xml:space="preserve"> menunjukkan data frekuensi pada pertanyaan </w:t>
      </w:r>
      <w:r w:rsidRPr="00FA5181">
        <w:rPr>
          <w:rFonts w:ascii="Times New Roman" w:hAnsi="Times New Roman" w:cs="Times New Roman"/>
          <w:i/>
          <w:iCs/>
          <w:sz w:val="24"/>
          <w:szCs w:val="24"/>
          <w:rPrChange w:id="2464" w:author="Ryan Ganeswara" w:date="2020-06-02T15:46:00Z">
            <w:rPr>
              <w:rFonts w:ascii="Times New Roman" w:hAnsi="Times New Roman" w:cs="Times New Roman"/>
              <w:sz w:val="24"/>
              <w:szCs w:val="24"/>
            </w:rPr>
          </w:rPrChange>
        </w:rPr>
        <w:t xml:space="preserve">Perceived </w:t>
      </w:r>
      <w:r w:rsidR="001C2966" w:rsidRPr="00FA5181">
        <w:rPr>
          <w:rFonts w:ascii="Times New Roman" w:hAnsi="Times New Roman" w:cs="Times New Roman"/>
          <w:i/>
          <w:iCs/>
          <w:sz w:val="24"/>
          <w:szCs w:val="24"/>
          <w:rPrChange w:id="2465" w:author="Ryan Ganeswara" w:date="2020-06-02T15:46:00Z">
            <w:rPr>
              <w:rFonts w:ascii="Times New Roman" w:hAnsi="Times New Roman" w:cs="Times New Roman"/>
              <w:sz w:val="24"/>
              <w:szCs w:val="24"/>
            </w:rPr>
          </w:rPrChange>
        </w:rPr>
        <w:t>Ease of Use</w:t>
      </w:r>
      <w:r>
        <w:rPr>
          <w:rFonts w:ascii="Times New Roman" w:hAnsi="Times New Roman" w:cs="Times New Roman"/>
          <w:sz w:val="24"/>
          <w:szCs w:val="24"/>
        </w:rPr>
        <w:t xml:space="preserve"> dimana variabel PE 1 merupakan pertanyaan </w:t>
      </w:r>
      <w:r w:rsidRPr="00FA5181">
        <w:rPr>
          <w:rFonts w:ascii="Times New Roman" w:hAnsi="Times New Roman" w:cs="Times New Roman"/>
          <w:i/>
          <w:iCs/>
          <w:sz w:val="24"/>
          <w:szCs w:val="24"/>
          <w:rPrChange w:id="2466" w:author="Ryan Ganeswara" w:date="2020-06-02T15:46:00Z">
            <w:rPr>
              <w:rFonts w:ascii="Times New Roman" w:hAnsi="Times New Roman" w:cs="Times New Roman"/>
              <w:sz w:val="24"/>
              <w:szCs w:val="24"/>
            </w:rPr>
          </w:rPrChange>
        </w:rPr>
        <w:t xml:space="preserve">Perceived </w:t>
      </w:r>
      <w:r w:rsidR="001C2966" w:rsidRPr="00FA5181">
        <w:rPr>
          <w:rFonts w:ascii="Times New Roman" w:hAnsi="Times New Roman" w:cs="Times New Roman"/>
          <w:i/>
          <w:iCs/>
          <w:sz w:val="24"/>
          <w:szCs w:val="24"/>
          <w:rPrChange w:id="2467" w:author="Ryan Ganeswara" w:date="2020-06-02T15:46:00Z">
            <w:rPr>
              <w:rFonts w:ascii="Times New Roman" w:hAnsi="Times New Roman" w:cs="Times New Roman"/>
              <w:sz w:val="24"/>
              <w:szCs w:val="24"/>
            </w:rPr>
          </w:rPrChange>
        </w:rPr>
        <w:t>Ease of Use</w:t>
      </w:r>
      <w:r>
        <w:rPr>
          <w:rFonts w:ascii="Times New Roman" w:hAnsi="Times New Roman" w:cs="Times New Roman"/>
          <w:sz w:val="24"/>
          <w:szCs w:val="24"/>
        </w:rPr>
        <w:t xml:space="preserve"> yang pertama, P</w:t>
      </w:r>
      <w:r w:rsidR="001C2966">
        <w:rPr>
          <w:rFonts w:ascii="Times New Roman" w:hAnsi="Times New Roman" w:cs="Times New Roman"/>
          <w:sz w:val="24"/>
          <w:szCs w:val="24"/>
        </w:rPr>
        <w:t>E</w:t>
      </w:r>
      <w:r>
        <w:rPr>
          <w:rFonts w:ascii="Times New Roman" w:hAnsi="Times New Roman" w:cs="Times New Roman"/>
          <w:sz w:val="24"/>
          <w:szCs w:val="24"/>
        </w:rPr>
        <w:t xml:space="preserve"> 2 merupakan pertanyaan </w:t>
      </w:r>
      <w:r w:rsidRPr="00FA5181">
        <w:rPr>
          <w:rFonts w:ascii="Times New Roman" w:hAnsi="Times New Roman" w:cs="Times New Roman"/>
          <w:i/>
          <w:iCs/>
          <w:sz w:val="24"/>
          <w:szCs w:val="24"/>
          <w:rPrChange w:id="2468" w:author="Ryan Ganeswara" w:date="2020-06-02T15:46:00Z">
            <w:rPr>
              <w:rFonts w:ascii="Times New Roman" w:hAnsi="Times New Roman" w:cs="Times New Roman"/>
              <w:sz w:val="24"/>
              <w:szCs w:val="24"/>
            </w:rPr>
          </w:rPrChange>
        </w:rPr>
        <w:t xml:space="preserve">Perceived </w:t>
      </w:r>
      <w:r w:rsidR="001C2966" w:rsidRPr="00FA5181">
        <w:rPr>
          <w:rFonts w:ascii="Times New Roman" w:hAnsi="Times New Roman" w:cs="Times New Roman"/>
          <w:i/>
          <w:iCs/>
          <w:sz w:val="24"/>
          <w:szCs w:val="24"/>
          <w:rPrChange w:id="2469" w:author="Ryan Ganeswara" w:date="2020-06-02T15:46:00Z">
            <w:rPr>
              <w:rFonts w:ascii="Times New Roman" w:hAnsi="Times New Roman" w:cs="Times New Roman"/>
              <w:sz w:val="24"/>
              <w:szCs w:val="24"/>
            </w:rPr>
          </w:rPrChange>
        </w:rPr>
        <w:t>Ease of Use</w:t>
      </w:r>
      <w:r>
        <w:rPr>
          <w:rFonts w:ascii="Times New Roman" w:hAnsi="Times New Roman" w:cs="Times New Roman"/>
          <w:sz w:val="24"/>
          <w:szCs w:val="24"/>
        </w:rPr>
        <w:t xml:space="preserve"> yang kedua, hingga P</w:t>
      </w:r>
      <w:r w:rsidR="001C2966">
        <w:rPr>
          <w:rFonts w:ascii="Times New Roman" w:hAnsi="Times New Roman" w:cs="Times New Roman"/>
          <w:sz w:val="24"/>
          <w:szCs w:val="24"/>
        </w:rPr>
        <w:t>E</w:t>
      </w:r>
      <w:r>
        <w:rPr>
          <w:rFonts w:ascii="Times New Roman" w:hAnsi="Times New Roman" w:cs="Times New Roman"/>
          <w:sz w:val="24"/>
          <w:szCs w:val="24"/>
        </w:rPr>
        <w:t xml:space="preserve"> 6 yang merupakan pertanyaan </w:t>
      </w:r>
      <w:r w:rsidRPr="00FA5181">
        <w:rPr>
          <w:rFonts w:ascii="Times New Roman" w:hAnsi="Times New Roman" w:cs="Times New Roman"/>
          <w:i/>
          <w:iCs/>
          <w:sz w:val="24"/>
          <w:szCs w:val="24"/>
          <w:rPrChange w:id="2470" w:author="Ryan Ganeswara" w:date="2020-06-02T15:46:00Z">
            <w:rPr>
              <w:rFonts w:ascii="Times New Roman" w:hAnsi="Times New Roman" w:cs="Times New Roman"/>
              <w:sz w:val="24"/>
              <w:szCs w:val="24"/>
            </w:rPr>
          </w:rPrChange>
        </w:rPr>
        <w:t xml:space="preserve">Perceived </w:t>
      </w:r>
      <w:r w:rsidR="001C2966" w:rsidRPr="00FA5181">
        <w:rPr>
          <w:rFonts w:ascii="Times New Roman" w:hAnsi="Times New Roman" w:cs="Times New Roman"/>
          <w:i/>
          <w:iCs/>
          <w:sz w:val="24"/>
          <w:szCs w:val="24"/>
          <w:rPrChange w:id="2471" w:author="Ryan Ganeswara" w:date="2020-06-02T15:46:00Z">
            <w:rPr>
              <w:rFonts w:ascii="Times New Roman" w:hAnsi="Times New Roman" w:cs="Times New Roman"/>
              <w:sz w:val="24"/>
              <w:szCs w:val="24"/>
            </w:rPr>
          </w:rPrChange>
        </w:rPr>
        <w:t>Ease of Use</w:t>
      </w:r>
      <w:r>
        <w:rPr>
          <w:rFonts w:ascii="Times New Roman" w:hAnsi="Times New Roman" w:cs="Times New Roman"/>
          <w:sz w:val="24"/>
          <w:szCs w:val="24"/>
        </w:rPr>
        <w:t xml:space="preserve"> yang keenam. Untuk kategori pembobotan adalah dengan menggunakan skala likert 7 poin. Berikut penjelasan mengenai tabel frekuensi pada tabel 4.1</w:t>
      </w:r>
      <w:ins w:id="2472" w:author="Ryan Ganeswara" w:date="2020-06-02T15:36:00Z">
        <w:r w:rsidR="00C8799D">
          <w:rPr>
            <w:rFonts w:ascii="Times New Roman" w:hAnsi="Times New Roman" w:cs="Times New Roman"/>
            <w:sz w:val="24"/>
            <w:szCs w:val="24"/>
          </w:rPr>
          <w:t>2</w:t>
        </w:r>
      </w:ins>
      <w:del w:id="2473" w:author="Ryan Ganeswara" w:date="2020-06-02T15:36:00Z">
        <w:r w:rsidR="006D0E05" w:rsidDel="00C8799D">
          <w:rPr>
            <w:rFonts w:ascii="Times New Roman" w:hAnsi="Times New Roman" w:cs="Times New Roman"/>
            <w:sz w:val="24"/>
            <w:szCs w:val="24"/>
          </w:rPr>
          <w:delText>5</w:delText>
        </w:r>
      </w:del>
      <w:r>
        <w:rPr>
          <w:rFonts w:ascii="Times New Roman" w:hAnsi="Times New Roman" w:cs="Times New Roman"/>
          <w:sz w:val="24"/>
          <w:szCs w:val="24"/>
        </w:rPr>
        <w:t xml:space="preserve"> :</w:t>
      </w:r>
    </w:p>
    <w:p w14:paraId="4E7062B4" w14:textId="57592491"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Pertama </w:t>
      </w:r>
      <w:r w:rsidRPr="00FA5181">
        <w:rPr>
          <w:rFonts w:ascii="Times New Roman" w:hAnsi="Times New Roman" w:cs="Times New Roman"/>
          <w:i/>
          <w:iCs/>
          <w:sz w:val="24"/>
          <w:szCs w:val="24"/>
          <w:rPrChange w:id="2474" w:author="Ryan Ganeswara" w:date="2020-06-02T15:46:00Z">
            <w:rPr>
              <w:rFonts w:ascii="Times New Roman" w:hAnsi="Times New Roman" w:cs="Times New Roman"/>
              <w:sz w:val="24"/>
              <w:szCs w:val="24"/>
            </w:rPr>
          </w:rPrChange>
        </w:rPr>
        <w:t>Perceived Ease of Use</w:t>
      </w:r>
      <w:r>
        <w:rPr>
          <w:rFonts w:ascii="Times New Roman" w:hAnsi="Times New Roman" w:cs="Times New Roman"/>
          <w:sz w:val="24"/>
          <w:szCs w:val="24"/>
        </w:rPr>
        <w:t xml:space="preserve"> (PE 1)</w:t>
      </w:r>
    </w:p>
    <w:p w14:paraId="0E5E1239" w14:textId="5D2732A2"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5 (Agak Setuju), 11 orang menjawab dengan nilai 6 (Setuju), dan 12 orang menjawab dengan nilai 7 (Sangat Setuju) dengan nilai rata-rata yang didapat adalah 6,46 yang jika dibulatkan menjadi 6 (Setuju). Untuk nilai tengah atau median yang didapat adalah 6,5 yang jika dibulatkan menjadi 7 yang berarti sangat setuju. Sedangkan, untuk nilai terendah yang didapat pada pertanyaan ini adalah 5 (Agak Setuju) dan nilai tertinggi adalah 7 (Sangat Setuju). Dari rerata yang didapat dapat disimpulkan bahwa peserta setuju dengan pertanyaan pertama.</w:t>
      </w:r>
    </w:p>
    <w:p w14:paraId="43CE50D6" w14:textId="006E90D9"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Kedua </w:t>
      </w:r>
      <w:r w:rsidRPr="00FA5181">
        <w:rPr>
          <w:rFonts w:ascii="Times New Roman" w:hAnsi="Times New Roman" w:cs="Times New Roman"/>
          <w:i/>
          <w:iCs/>
          <w:sz w:val="24"/>
          <w:szCs w:val="24"/>
          <w:rPrChange w:id="2475" w:author="Ryan Ganeswara" w:date="2020-06-02T15:46:00Z">
            <w:rPr>
              <w:rFonts w:ascii="Times New Roman" w:hAnsi="Times New Roman" w:cs="Times New Roman"/>
              <w:sz w:val="24"/>
              <w:szCs w:val="24"/>
            </w:rPr>
          </w:rPrChange>
        </w:rPr>
        <w:t>Perceived Ease of Use</w:t>
      </w:r>
      <w:r>
        <w:rPr>
          <w:rFonts w:ascii="Times New Roman" w:hAnsi="Times New Roman" w:cs="Times New Roman"/>
          <w:sz w:val="24"/>
          <w:szCs w:val="24"/>
        </w:rPr>
        <w:t xml:space="preserve"> (PE 2)</w:t>
      </w:r>
    </w:p>
    <w:p w14:paraId="2CB779DA" w14:textId="196643F2"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4 orang menjawab dengan nilai 5 (Agak Setuju), 10 orang menjawab dengan nilai 6 (Setuju), dan 9 orang menjawab dengan nilai 7 (Sangat Setuju) dengan nilai rata-rata yang didapat adalah 6,13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kedua.</w:t>
      </w:r>
    </w:p>
    <w:p w14:paraId="03494B66" w14:textId="7151C1D3"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Ketiga </w:t>
      </w:r>
      <w:r w:rsidRPr="00FA5181">
        <w:rPr>
          <w:rFonts w:ascii="Times New Roman" w:hAnsi="Times New Roman" w:cs="Times New Roman"/>
          <w:i/>
          <w:iCs/>
          <w:sz w:val="24"/>
          <w:szCs w:val="24"/>
          <w:rPrChange w:id="2476" w:author="Ryan Ganeswara" w:date="2020-06-02T15:46:00Z">
            <w:rPr>
              <w:rFonts w:ascii="Times New Roman" w:hAnsi="Times New Roman" w:cs="Times New Roman"/>
              <w:sz w:val="24"/>
              <w:szCs w:val="24"/>
            </w:rPr>
          </w:rPrChange>
        </w:rPr>
        <w:t>Perceived Ease of Use</w:t>
      </w:r>
      <w:r>
        <w:rPr>
          <w:rFonts w:ascii="Times New Roman" w:hAnsi="Times New Roman" w:cs="Times New Roman"/>
          <w:sz w:val="24"/>
          <w:szCs w:val="24"/>
        </w:rPr>
        <w:t xml:space="preserve"> (PE 3)</w:t>
      </w:r>
    </w:p>
    <w:p w14:paraId="6885BBB4" w14:textId="559A5FB6"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3 orang menjawab dengan nilai 5 (Agak Setuju), 10 orang menjawab dengan nilai 6 (Setuju), dan 11 orang menjawab dengan nilai 7 (Sangat Setuju) dengan nilai rata-rata yang didapat adalah 6,33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ketiga.</w:t>
      </w:r>
    </w:p>
    <w:p w14:paraId="1E56A49B" w14:textId="4AC8000F"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Keempat </w:t>
      </w:r>
      <w:r w:rsidRPr="00FA5181">
        <w:rPr>
          <w:rFonts w:ascii="Times New Roman" w:hAnsi="Times New Roman" w:cs="Times New Roman"/>
          <w:i/>
          <w:iCs/>
          <w:sz w:val="24"/>
          <w:szCs w:val="24"/>
          <w:rPrChange w:id="2477" w:author="Ryan Ganeswara" w:date="2020-06-02T15:46:00Z">
            <w:rPr>
              <w:rFonts w:ascii="Times New Roman" w:hAnsi="Times New Roman" w:cs="Times New Roman"/>
              <w:sz w:val="24"/>
              <w:szCs w:val="24"/>
            </w:rPr>
          </w:rPrChange>
        </w:rPr>
        <w:t>Perceived Ease of Use</w:t>
      </w:r>
      <w:r>
        <w:rPr>
          <w:rFonts w:ascii="Times New Roman" w:hAnsi="Times New Roman" w:cs="Times New Roman"/>
          <w:sz w:val="24"/>
          <w:szCs w:val="24"/>
        </w:rPr>
        <w:t xml:space="preserve"> (PE 4)</w:t>
      </w:r>
    </w:p>
    <w:p w14:paraId="75B71A09" w14:textId="706809A1" w:rsidR="001C2966" w:rsidRDefault="001A2FAA"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4 orang menjawab dengan nilai 5 (Agak Setuju), 10 orang menjawab dengan nilai 6 (Setuju), dan 10 orang menjawab dengan nilai 7 (Sangat Setuju) dengan nilai rata-rata yang didapat adalah 6,25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keempat.</w:t>
      </w:r>
    </w:p>
    <w:p w14:paraId="62464638" w14:textId="59482D90" w:rsidR="001A2FAA" w:rsidRDefault="001A2FAA"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Kelima </w:t>
      </w:r>
      <w:r w:rsidRPr="00FA5181">
        <w:rPr>
          <w:rFonts w:ascii="Times New Roman" w:hAnsi="Times New Roman" w:cs="Times New Roman"/>
          <w:i/>
          <w:iCs/>
          <w:sz w:val="24"/>
          <w:szCs w:val="24"/>
          <w:rPrChange w:id="2478" w:author="Ryan Ganeswara" w:date="2020-06-02T15:45:00Z">
            <w:rPr>
              <w:rFonts w:ascii="Times New Roman" w:hAnsi="Times New Roman" w:cs="Times New Roman"/>
              <w:sz w:val="24"/>
              <w:szCs w:val="24"/>
            </w:rPr>
          </w:rPrChange>
        </w:rPr>
        <w:t>Perceived</w:t>
      </w:r>
      <w:ins w:id="2479" w:author="Ryan Ganeswara" w:date="2020-06-02T15:46:00Z">
        <w:r w:rsidR="00FA5181">
          <w:rPr>
            <w:rFonts w:ascii="Times New Roman" w:hAnsi="Times New Roman" w:cs="Times New Roman"/>
            <w:i/>
            <w:iCs/>
            <w:sz w:val="24"/>
            <w:szCs w:val="24"/>
          </w:rPr>
          <w:t xml:space="preserve"> Ease</w:t>
        </w:r>
      </w:ins>
      <w:r w:rsidRPr="00FA5181">
        <w:rPr>
          <w:rFonts w:ascii="Times New Roman" w:hAnsi="Times New Roman" w:cs="Times New Roman"/>
          <w:i/>
          <w:iCs/>
          <w:sz w:val="24"/>
          <w:szCs w:val="24"/>
          <w:rPrChange w:id="2480" w:author="Ryan Ganeswara" w:date="2020-06-02T15:45:00Z">
            <w:rPr>
              <w:rFonts w:ascii="Times New Roman" w:hAnsi="Times New Roman" w:cs="Times New Roman"/>
              <w:sz w:val="24"/>
              <w:szCs w:val="24"/>
            </w:rPr>
          </w:rPrChange>
        </w:rPr>
        <w:t xml:space="preserve"> of Use</w:t>
      </w:r>
      <w:r>
        <w:rPr>
          <w:rFonts w:ascii="Times New Roman" w:hAnsi="Times New Roman" w:cs="Times New Roman"/>
          <w:sz w:val="24"/>
          <w:szCs w:val="24"/>
        </w:rPr>
        <w:t xml:space="preserve"> (PE 5)</w:t>
      </w:r>
    </w:p>
    <w:p w14:paraId="3F23EE52" w14:textId="2F3F597A" w:rsidR="001A2FAA" w:rsidRDefault="001A2FAA" w:rsidP="001A2FA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2 orang menjawab dengan nilai 5 (Agak Setuju), 14 orang menjawab dengan nilai 6 (Setuju), dan 8 orang menjawab dengan nilai 7 (Sangat Setuju) dengan nilai rata-rata yang didapat adalah 6,25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kelima.</w:t>
      </w:r>
    </w:p>
    <w:p w14:paraId="2C586ACC" w14:textId="0A122547" w:rsidR="001A2FAA" w:rsidRDefault="001A2FAA"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Keenam </w:t>
      </w:r>
      <w:r w:rsidRPr="00FA5181">
        <w:rPr>
          <w:rFonts w:ascii="Times New Roman" w:hAnsi="Times New Roman" w:cs="Times New Roman"/>
          <w:i/>
          <w:iCs/>
          <w:sz w:val="24"/>
          <w:szCs w:val="24"/>
          <w:rPrChange w:id="2481" w:author="Ryan Ganeswara" w:date="2020-06-02T15:45:00Z">
            <w:rPr>
              <w:rFonts w:ascii="Times New Roman" w:hAnsi="Times New Roman" w:cs="Times New Roman"/>
              <w:sz w:val="24"/>
              <w:szCs w:val="24"/>
            </w:rPr>
          </w:rPrChange>
        </w:rPr>
        <w:t>Perceived</w:t>
      </w:r>
      <w:ins w:id="2482" w:author="Ryan Ganeswara" w:date="2020-06-02T15:45:00Z">
        <w:r w:rsidR="00FA5181">
          <w:rPr>
            <w:rFonts w:ascii="Times New Roman" w:hAnsi="Times New Roman" w:cs="Times New Roman"/>
            <w:i/>
            <w:iCs/>
            <w:sz w:val="24"/>
            <w:szCs w:val="24"/>
          </w:rPr>
          <w:t xml:space="preserve"> E</w:t>
        </w:r>
      </w:ins>
      <w:ins w:id="2483" w:author="Ryan Ganeswara" w:date="2020-06-02T15:46:00Z">
        <w:r w:rsidR="00FA5181">
          <w:rPr>
            <w:rFonts w:ascii="Times New Roman" w:hAnsi="Times New Roman" w:cs="Times New Roman"/>
            <w:i/>
            <w:iCs/>
            <w:sz w:val="24"/>
            <w:szCs w:val="24"/>
          </w:rPr>
          <w:t>ase</w:t>
        </w:r>
      </w:ins>
      <w:r w:rsidRPr="00FA5181">
        <w:rPr>
          <w:rFonts w:ascii="Times New Roman" w:hAnsi="Times New Roman" w:cs="Times New Roman"/>
          <w:i/>
          <w:iCs/>
          <w:sz w:val="24"/>
          <w:szCs w:val="24"/>
          <w:rPrChange w:id="2484" w:author="Ryan Ganeswara" w:date="2020-06-02T15:45:00Z">
            <w:rPr>
              <w:rFonts w:ascii="Times New Roman" w:hAnsi="Times New Roman" w:cs="Times New Roman"/>
              <w:sz w:val="24"/>
              <w:szCs w:val="24"/>
            </w:rPr>
          </w:rPrChange>
        </w:rPr>
        <w:t xml:space="preserve"> of Use</w:t>
      </w:r>
      <w:r>
        <w:rPr>
          <w:rFonts w:ascii="Times New Roman" w:hAnsi="Times New Roman" w:cs="Times New Roman"/>
          <w:sz w:val="24"/>
          <w:szCs w:val="24"/>
        </w:rPr>
        <w:t xml:space="preserve"> (PE 6)</w:t>
      </w:r>
    </w:p>
    <w:p w14:paraId="42C25843" w14:textId="6E487866" w:rsidR="001A2FAA" w:rsidRDefault="001A2FAA" w:rsidP="001A2FA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5 (Agak Setuju), 12 orang menjawab dengan nilai 6 (Setuju), dan 11 orang menjawab dengan nilai 7 (Sangat Setuju) dengan nilai rata-rata yang didapat adalah 6,42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keenam.</w:t>
      </w:r>
    </w:p>
    <w:p w14:paraId="6D3FCB60" w14:textId="53676F0B" w:rsidR="003521DE" w:rsidRDefault="003521DE" w:rsidP="003521DE">
      <w:pPr>
        <w:spacing w:line="360" w:lineRule="auto"/>
        <w:jc w:val="both"/>
        <w:rPr>
          <w:rFonts w:ascii="Times New Roman" w:hAnsi="Times New Roman" w:cs="Times New Roman"/>
          <w:sz w:val="24"/>
          <w:szCs w:val="24"/>
        </w:rPr>
      </w:pPr>
    </w:p>
    <w:p w14:paraId="421BD9CE" w14:textId="12C5CA0E" w:rsidR="003521DE" w:rsidRDefault="003521DE" w:rsidP="003521DE">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Setelah mendapatkan nilai dari masing pertanyaan pada dimensi </w:t>
      </w:r>
      <w:r w:rsidRPr="00FA5181">
        <w:rPr>
          <w:rFonts w:ascii="Times New Roman" w:hAnsi="Times New Roman" w:cs="Times New Roman"/>
          <w:i/>
          <w:iCs/>
          <w:sz w:val="24"/>
          <w:szCs w:val="24"/>
          <w:rPrChange w:id="2485" w:author="Ryan Ganeswara" w:date="2020-06-02T15:45: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(PU) dan </w:t>
      </w:r>
      <w:r w:rsidRPr="00FA5181">
        <w:rPr>
          <w:rFonts w:ascii="Times New Roman" w:hAnsi="Times New Roman" w:cs="Times New Roman"/>
          <w:i/>
          <w:iCs/>
          <w:sz w:val="24"/>
          <w:szCs w:val="24"/>
          <w:rPrChange w:id="2486" w:author="Ryan Ganeswara" w:date="2020-06-02T15:45:00Z">
            <w:rPr>
              <w:rFonts w:ascii="Times New Roman" w:hAnsi="Times New Roman" w:cs="Times New Roman"/>
              <w:sz w:val="24"/>
              <w:szCs w:val="24"/>
            </w:rPr>
          </w:rPrChange>
        </w:rPr>
        <w:t>perceived of Use</w:t>
      </w:r>
      <w:r>
        <w:rPr>
          <w:rFonts w:ascii="Times New Roman" w:hAnsi="Times New Roman" w:cs="Times New Roman"/>
          <w:sz w:val="24"/>
          <w:szCs w:val="24"/>
        </w:rPr>
        <w:t xml:space="preserve"> (PE), maka masing-masing dimensi akan diolah kembali dengan mencari rata-rata dari semua pertanyaan per masing-masing dimensi, dan didapat hasil sebagai berikut :</w:t>
      </w:r>
    </w:p>
    <w:p w14:paraId="48E528B8" w14:textId="77777777" w:rsidR="003521DE" w:rsidRPr="003521DE" w:rsidRDefault="003521DE" w:rsidP="003521DE">
      <w:pPr>
        <w:spacing w:line="360" w:lineRule="auto"/>
        <w:ind w:left="720" w:firstLine="720"/>
        <w:jc w:val="both"/>
        <w:rPr>
          <w:rFonts w:ascii="Times New Roman" w:hAnsi="Times New Roman" w:cs="Times New Roman"/>
          <w:sz w:val="24"/>
          <w:szCs w:val="24"/>
        </w:rPr>
      </w:pPr>
    </w:p>
    <w:p w14:paraId="759E08FA" w14:textId="4191CCFE" w:rsidR="003521DE" w:rsidRDefault="003521DE" w:rsidP="003521DE">
      <w:pPr>
        <w:pStyle w:val="Heading5"/>
      </w:pPr>
      <w:bookmarkStart w:id="2487" w:name="_Toc41326102"/>
      <w:r>
        <w:t>Tabel 4.1</w:t>
      </w:r>
      <w:ins w:id="2488" w:author="Ryan Ganeswara" w:date="2020-06-02T15:37:00Z">
        <w:r w:rsidR="00C8799D">
          <w:t>3</w:t>
        </w:r>
      </w:ins>
      <w:del w:id="2489" w:author="Ryan Ganeswara" w:date="2020-06-02T15:37:00Z">
        <w:r w:rsidR="006D0E05" w:rsidDel="00C8799D">
          <w:delText>6</w:delText>
        </w:r>
      </w:del>
      <w:r>
        <w:t xml:space="preserve"> Nilai Rata-Rata Perceived Usefulness dan Perceived of Use</w:t>
      </w:r>
      <w:bookmarkEnd w:id="2487"/>
    </w:p>
    <w:p w14:paraId="535C626F" w14:textId="2A883142" w:rsidR="003521DE" w:rsidRDefault="003521DE" w:rsidP="003521DE">
      <w:pPr>
        <w:jc w:val="center"/>
        <w:rPr>
          <w:ins w:id="2490" w:author="Ryan Ganeswara" w:date="2020-06-02T15:38:00Z"/>
        </w:rPr>
      </w:pPr>
      <w:del w:id="2491" w:author="Ryan Ganeswara" w:date="2020-06-02T15:38:00Z">
        <w:r w:rsidRPr="003521DE" w:rsidDel="00C8799D">
          <w:rPr>
            <w:noProof/>
            <w:lang w:val="id-ID" w:eastAsia="id-ID"/>
          </w:rPr>
          <w:drawing>
            <wp:inline distT="0" distB="0" distL="0" distR="0" wp14:anchorId="17E2E844" wp14:editId="45D66D25">
              <wp:extent cx="3000375" cy="1362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0375" cy="1362075"/>
                      </a:xfrm>
                      <a:prstGeom prst="rect">
                        <a:avLst/>
                      </a:prstGeom>
                    </pic:spPr>
                  </pic:pic>
                </a:graphicData>
              </a:graphic>
            </wp:inline>
          </w:drawing>
        </w:r>
      </w:del>
    </w:p>
    <w:tbl>
      <w:tblPr>
        <w:tblStyle w:val="TableGrid"/>
        <w:tblW w:w="0" w:type="auto"/>
        <w:tblInd w:w="1375" w:type="dxa"/>
        <w:tblLook w:val="04A0" w:firstRow="1" w:lastRow="0" w:firstColumn="1" w:lastColumn="0" w:noHBand="0" w:noVBand="1"/>
        <w:tblPrChange w:id="2492" w:author="Ryan Ganeswara" w:date="2020-06-02T15:38:00Z">
          <w:tblPr>
            <w:tblStyle w:val="TableGrid"/>
            <w:tblW w:w="0" w:type="auto"/>
            <w:tblInd w:w="1375" w:type="dxa"/>
            <w:tblLook w:val="04A0" w:firstRow="1" w:lastRow="0" w:firstColumn="1" w:lastColumn="0" w:noHBand="0" w:noVBand="1"/>
          </w:tblPr>
        </w:tblPrChange>
      </w:tblPr>
      <w:tblGrid>
        <w:gridCol w:w="803"/>
        <w:gridCol w:w="2360"/>
        <w:gridCol w:w="2545"/>
        <w:tblGridChange w:id="2493">
          <w:tblGrid>
            <w:gridCol w:w="803"/>
            <w:gridCol w:w="2360"/>
            <w:gridCol w:w="2371"/>
          </w:tblGrid>
        </w:tblGridChange>
      </w:tblGrid>
      <w:tr w:rsidR="00C8799D" w:rsidRPr="005A1B2B" w14:paraId="5BE1AD1B" w14:textId="77777777" w:rsidTr="00C8799D">
        <w:trPr>
          <w:trHeight w:val="344"/>
          <w:ins w:id="2494" w:author="Ryan Ganeswara" w:date="2020-06-02T15:38:00Z"/>
          <w:trPrChange w:id="2495" w:author="Ryan Ganeswara" w:date="2020-06-02T15:38:00Z">
            <w:trPr>
              <w:trHeight w:val="344"/>
            </w:trPr>
          </w:trPrChange>
        </w:trPr>
        <w:tc>
          <w:tcPr>
            <w:tcW w:w="803" w:type="dxa"/>
            <w:tcPrChange w:id="2496" w:author="Ryan Ganeswara" w:date="2020-06-02T15:38:00Z">
              <w:tcPr>
                <w:tcW w:w="803" w:type="dxa"/>
              </w:tcPr>
            </w:tcPrChange>
          </w:tcPr>
          <w:p w14:paraId="1F389C23" w14:textId="77777777" w:rsidR="00C8799D" w:rsidRPr="005A1B2B" w:rsidRDefault="00C8799D" w:rsidP="009A0782">
            <w:pPr>
              <w:jc w:val="center"/>
              <w:rPr>
                <w:ins w:id="2497" w:author="Ryan Ganeswara" w:date="2020-06-02T15:38:00Z"/>
                <w:rFonts w:ascii="Times New Roman" w:hAnsi="Times New Roman" w:cs="Times New Roman"/>
                <w:sz w:val="24"/>
                <w:szCs w:val="24"/>
              </w:rPr>
            </w:pPr>
          </w:p>
        </w:tc>
        <w:tc>
          <w:tcPr>
            <w:tcW w:w="2360" w:type="dxa"/>
            <w:tcPrChange w:id="2498" w:author="Ryan Ganeswara" w:date="2020-06-02T15:38:00Z">
              <w:tcPr>
                <w:tcW w:w="2360" w:type="dxa"/>
              </w:tcPr>
            </w:tcPrChange>
          </w:tcPr>
          <w:p w14:paraId="59CAB4F8" w14:textId="2CE6FCC8" w:rsidR="00C8799D" w:rsidRPr="005A1B2B" w:rsidRDefault="00C8799D" w:rsidP="009A0782">
            <w:pPr>
              <w:jc w:val="center"/>
              <w:rPr>
                <w:ins w:id="2499" w:author="Ryan Ganeswara" w:date="2020-06-02T15:38:00Z"/>
                <w:rFonts w:ascii="Times New Roman" w:hAnsi="Times New Roman" w:cs="Times New Roman"/>
                <w:b/>
                <w:bCs/>
                <w:sz w:val="24"/>
                <w:szCs w:val="24"/>
              </w:rPr>
            </w:pPr>
            <w:ins w:id="2500" w:author="Ryan Ganeswara" w:date="2020-06-02T15:38:00Z">
              <w:r>
                <w:rPr>
                  <w:rFonts w:ascii="Times New Roman" w:hAnsi="Times New Roman" w:cs="Times New Roman"/>
                  <w:b/>
                  <w:bCs/>
                  <w:sz w:val="24"/>
                  <w:szCs w:val="24"/>
                </w:rPr>
                <w:t>Perceived Usefulness</w:t>
              </w:r>
            </w:ins>
          </w:p>
        </w:tc>
        <w:tc>
          <w:tcPr>
            <w:tcW w:w="2545" w:type="dxa"/>
            <w:tcPrChange w:id="2501" w:author="Ryan Ganeswara" w:date="2020-06-02T15:38:00Z">
              <w:tcPr>
                <w:tcW w:w="2371" w:type="dxa"/>
              </w:tcPr>
            </w:tcPrChange>
          </w:tcPr>
          <w:p w14:paraId="508D6828" w14:textId="41A72DB5" w:rsidR="00C8799D" w:rsidRPr="005A1B2B" w:rsidRDefault="00C8799D" w:rsidP="009A0782">
            <w:pPr>
              <w:jc w:val="center"/>
              <w:rPr>
                <w:ins w:id="2502" w:author="Ryan Ganeswara" w:date="2020-06-02T15:38:00Z"/>
                <w:rFonts w:ascii="Times New Roman" w:hAnsi="Times New Roman" w:cs="Times New Roman"/>
                <w:b/>
                <w:bCs/>
                <w:sz w:val="24"/>
                <w:szCs w:val="24"/>
              </w:rPr>
            </w:pPr>
            <w:ins w:id="2503" w:author="Ryan Ganeswara" w:date="2020-06-02T15:38:00Z">
              <w:r>
                <w:rPr>
                  <w:rFonts w:ascii="Times New Roman" w:hAnsi="Times New Roman" w:cs="Times New Roman"/>
                  <w:b/>
                  <w:bCs/>
                  <w:sz w:val="24"/>
                  <w:szCs w:val="24"/>
                </w:rPr>
                <w:t>Perceived Ease of Use</w:t>
              </w:r>
            </w:ins>
          </w:p>
        </w:tc>
      </w:tr>
      <w:tr w:rsidR="00C8799D" w:rsidRPr="005A1B2B" w14:paraId="754059DA" w14:textId="77777777" w:rsidTr="00C8799D">
        <w:trPr>
          <w:trHeight w:val="344"/>
          <w:ins w:id="2504" w:author="Ryan Ganeswara" w:date="2020-06-02T15:38:00Z"/>
          <w:trPrChange w:id="2505" w:author="Ryan Ganeswara" w:date="2020-06-02T15:38:00Z">
            <w:trPr>
              <w:trHeight w:val="344"/>
            </w:trPr>
          </w:trPrChange>
        </w:trPr>
        <w:tc>
          <w:tcPr>
            <w:tcW w:w="803" w:type="dxa"/>
            <w:tcPrChange w:id="2506" w:author="Ryan Ganeswara" w:date="2020-06-02T15:38:00Z">
              <w:tcPr>
                <w:tcW w:w="803" w:type="dxa"/>
              </w:tcPr>
            </w:tcPrChange>
          </w:tcPr>
          <w:p w14:paraId="7BBAD832" w14:textId="77777777" w:rsidR="00C8799D" w:rsidRPr="005A1B2B" w:rsidRDefault="00C8799D" w:rsidP="009A0782">
            <w:pPr>
              <w:jc w:val="center"/>
              <w:rPr>
                <w:ins w:id="2507" w:author="Ryan Ganeswara" w:date="2020-06-02T15:38:00Z"/>
                <w:rFonts w:ascii="Times New Roman" w:hAnsi="Times New Roman" w:cs="Times New Roman"/>
                <w:b/>
                <w:bCs/>
                <w:sz w:val="24"/>
                <w:szCs w:val="24"/>
              </w:rPr>
            </w:pPr>
            <w:ins w:id="2508" w:author="Ryan Ganeswara" w:date="2020-06-02T15:38:00Z">
              <w:r w:rsidRPr="005A1B2B">
                <w:rPr>
                  <w:rFonts w:ascii="Times New Roman" w:hAnsi="Times New Roman" w:cs="Times New Roman"/>
                  <w:b/>
                  <w:bCs/>
                  <w:sz w:val="24"/>
                  <w:szCs w:val="24"/>
                </w:rPr>
                <w:t>Mean</w:t>
              </w:r>
            </w:ins>
          </w:p>
        </w:tc>
        <w:tc>
          <w:tcPr>
            <w:tcW w:w="2360" w:type="dxa"/>
            <w:tcPrChange w:id="2509" w:author="Ryan Ganeswara" w:date="2020-06-02T15:38:00Z">
              <w:tcPr>
                <w:tcW w:w="2360" w:type="dxa"/>
              </w:tcPr>
            </w:tcPrChange>
          </w:tcPr>
          <w:p w14:paraId="4A04EBE0" w14:textId="3F5D618D" w:rsidR="00C8799D" w:rsidRPr="005A1B2B" w:rsidRDefault="00C8799D" w:rsidP="009A0782">
            <w:pPr>
              <w:jc w:val="center"/>
              <w:rPr>
                <w:ins w:id="2510" w:author="Ryan Ganeswara" w:date="2020-06-02T15:38:00Z"/>
                <w:rFonts w:ascii="Times New Roman" w:hAnsi="Times New Roman" w:cs="Times New Roman"/>
                <w:sz w:val="24"/>
                <w:szCs w:val="24"/>
              </w:rPr>
            </w:pPr>
            <w:ins w:id="2511" w:author="Ryan Ganeswara" w:date="2020-06-02T15:38:00Z">
              <w:r>
                <w:rPr>
                  <w:rFonts w:ascii="Times New Roman" w:hAnsi="Times New Roman" w:cs="Times New Roman"/>
                  <w:sz w:val="24"/>
                  <w:szCs w:val="24"/>
                </w:rPr>
                <w:t>6,14</w:t>
              </w:r>
            </w:ins>
          </w:p>
        </w:tc>
        <w:tc>
          <w:tcPr>
            <w:tcW w:w="2545" w:type="dxa"/>
            <w:tcPrChange w:id="2512" w:author="Ryan Ganeswara" w:date="2020-06-02T15:38:00Z">
              <w:tcPr>
                <w:tcW w:w="2371" w:type="dxa"/>
              </w:tcPr>
            </w:tcPrChange>
          </w:tcPr>
          <w:p w14:paraId="39D9D800" w14:textId="0EAEDE04" w:rsidR="00C8799D" w:rsidRPr="005A1B2B" w:rsidRDefault="00C8799D" w:rsidP="009A0782">
            <w:pPr>
              <w:jc w:val="center"/>
              <w:rPr>
                <w:ins w:id="2513" w:author="Ryan Ganeswara" w:date="2020-06-02T15:38:00Z"/>
                <w:rFonts w:ascii="Times New Roman" w:hAnsi="Times New Roman" w:cs="Times New Roman"/>
                <w:sz w:val="24"/>
                <w:szCs w:val="24"/>
              </w:rPr>
            </w:pPr>
            <w:ins w:id="2514" w:author="Ryan Ganeswara" w:date="2020-06-02T15:38:00Z">
              <w:r>
                <w:rPr>
                  <w:rFonts w:ascii="Times New Roman" w:hAnsi="Times New Roman" w:cs="Times New Roman"/>
                  <w:sz w:val="24"/>
                  <w:szCs w:val="24"/>
                </w:rPr>
                <w:t>6,31</w:t>
              </w:r>
            </w:ins>
          </w:p>
        </w:tc>
      </w:tr>
    </w:tbl>
    <w:p w14:paraId="14306252" w14:textId="77777777" w:rsidR="00C8799D" w:rsidRDefault="00C8799D" w:rsidP="003521DE">
      <w:pPr>
        <w:jc w:val="center"/>
      </w:pPr>
    </w:p>
    <w:p w14:paraId="610B6E65" w14:textId="6587EC7C" w:rsidR="003521DE" w:rsidRDefault="0079009E" w:rsidP="00136D8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w:t>
      </w:r>
      <w:ins w:id="2515" w:author="Ryan Ganeswara" w:date="2020-06-02T15:38:00Z">
        <w:r w:rsidR="00C8799D">
          <w:rPr>
            <w:rFonts w:ascii="Times New Roman" w:hAnsi="Times New Roman" w:cs="Times New Roman"/>
            <w:sz w:val="24"/>
            <w:szCs w:val="24"/>
          </w:rPr>
          <w:t>3</w:t>
        </w:r>
      </w:ins>
      <w:del w:id="2516" w:author="Ryan Ganeswara" w:date="2020-06-02T15:38:00Z">
        <w:r w:rsidR="006D0E05" w:rsidDel="00C8799D">
          <w:rPr>
            <w:rFonts w:ascii="Times New Roman" w:hAnsi="Times New Roman" w:cs="Times New Roman"/>
            <w:sz w:val="24"/>
            <w:szCs w:val="24"/>
          </w:rPr>
          <w:delText>6</w:delText>
        </w:r>
      </w:del>
      <w:r>
        <w:rPr>
          <w:rFonts w:ascii="Times New Roman" w:hAnsi="Times New Roman" w:cs="Times New Roman"/>
          <w:sz w:val="24"/>
          <w:szCs w:val="24"/>
        </w:rPr>
        <w:t xml:space="preserve"> menunjukkan nilai rata-rata dari keseluruhan pertanyaan pada </w:t>
      </w:r>
      <w:r w:rsidRPr="00FA5181">
        <w:rPr>
          <w:rFonts w:ascii="Times New Roman" w:hAnsi="Times New Roman" w:cs="Times New Roman"/>
          <w:i/>
          <w:iCs/>
          <w:sz w:val="24"/>
          <w:szCs w:val="24"/>
          <w:rPrChange w:id="2517" w:author="Ryan Ganeswara" w:date="2020-06-02T15:45: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(PU 1, PU 2, PU 3, PU 4, PU 5, PU 6) dan </w:t>
      </w:r>
      <w:r w:rsidRPr="00FA5181">
        <w:rPr>
          <w:rFonts w:ascii="Times New Roman" w:hAnsi="Times New Roman" w:cs="Times New Roman"/>
          <w:i/>
          <w:iCs/>
          <w:sz w:val="24"/>
          <w:szCs w:val="24"/>
          <w:rPrChange w:id="2518" w:author="Ryan Ganeswara" w:date="2020-06-02T15:45:00Z">
            <w:rPr>
              <w:rFonts w:ascii="Times New Roman" w:hAnsi="Times New Roman" w:cs="Times New Roman"/>
              <w:sz w:val="24"/>
              <w:szCs w:val="24"/>
            </w:rPr>
          </w:rPrChange>
        </w:rPr>
        <w:t>Perceived Ease of Use</w:t>
      </w:r>
      <w:r>
        <w:rPr>
          <w:rFonts w:ascii="Times New Roman" w:hAnsi="Times New Roman" w:cs="Times New Roman"/>
          <w:sz w:val="24"/>
          <w:szCs w:val="24"/>
        </w:rPr>
        <w:t xml:space="preserve"> (PE 1, PE 2, PE 3, PE 4, PE 5, PE 6). Dimana pada tabel menunjukkan nilai rata-rata untuk </w:t>
      </w:r>
      <w:r w:rsidRPr="00FA5181">
        <w:rPr>
          <w:rFonts w:ascii="Times New Roman" w:hAnsi="Times New Roman" w:cs="Times New Roman"/>
          <w:i/>
          <w:iCs/>
          <w:sz w:val="24"/>
          <w:szCs w:val="24"/>
          <w:rPrChange w:id="2519" w:author="Ryan Ganeswara" w:date="2020-06-02T15:45:00Z">
            <w:rPr>
              <w:rFonts w:ascii="Times New Roman" w:hAnsi="Times New Roman" w:cs="Times New Roman"/>
              <w:sz w:val="24"/>
              <w:szCs w:val="24"/>
            </w:rPr>
          </w:rPrChange>
        </w:rPr>
        <w:t>Perceived Usefulness</w:t>
      </w:r>
      <w:r>
        <w:rPr>
          <w:rFonts w:ascii="Times New Roman" w:hAnsi="Times New Roman" w:cs="Times New Roman"/>
          <w:sz w:val="24"/>
          <w:szCs w:val="24"/>
        </w:rPr>
        <w:t xml:space="preserve"> sebesar 6,14 yang jika dibulatkan akan menjadi 6 (Setuju) dan untuk </w:t>
      </w:r>
      <w:r w:rsidRPr="00FA5181">
        <w:rPr>
          <w:rFonts w:ascii="Times New Roman" w:hAnsi="Times New Roman" w:cs="Times New Roman"/>
          <w:i/>
          <w:iCs/>
          <w:sz w:val="24"/>
          <w:szCs w:val="24"/>
          <w:rPrChange w:id="2520" w:author="Ryan Ganeswara" w:date="2020-06-02T15:45:00Z">
            <w:rPr>
              <w:rFonts w:ascii="Times New Roman" w:hAnsi="Times New Roman" w:cs="Times New Roman"/>
              <w:sz w:val="24"/>
              <w:szCs w:val="24"/>
            </w:rPr>
          </w:rPrChange>
        </w:rPr>
        <w:t>Percevide Ease of Use</w:t>
      </w:r>
      <w:r>
        <w:rPr>
          <w:rFonts w:ascii="Times New Roman" w:hAnsi="Times New Roman" w:cs="Times New Roman"/>
          <w:sz w:val="24"/>
          <w:szCs w:val="24"/>
        </w:rPr>
        <w:t xml:space="preserve"> sebesar 6,31 yang jika dibulatkan juga menjadi 6 (Setuju). Sehingga dari dua nilai tersebut dapat disimpulkan bahwa semua peserta dalam pengujian yang berjumlah 24 orang menyatakan Setuju bahwa sistem yang dibangun sudah cukup baik dilihat dari segi manfaat dan kemudahan dalam penggunaan sistem manajemen pengetahuan ini.</w:t>
      </w:r>
    </w:p>
    <w:p w14:paraId="57F492F0" w14:textId="5CB5D841" w:rsidR="00136D89" w:rsidRDefault="00136D89" w:rsidP="00136D89">
      <w:pPr>
        <w:spacing w:line="360" w:lineRule="auto"/>
        <w:ind w:left="720" w:firstLine="720"/>
        <w:jc w:val="both"/>
        <w:rPr>
          <w:rFonts w:ascii="Times New Roman" w:hAnsi="Times New Roman" w:cs="Times New Roman"/>
          <w:sz w:val="24"/>
          <w:szCs w:val="24"/>
        </w:rPr>
      </w:pPr>
    </w:p>
    <w:p w14:paraId="47362901" w14:textId="03CFDAB7" w:rsidR="00136D89" w:rsidRDefault="00136D89" w:rsidP="00136D89">
      <w:pPr>
        <w:spacing w:line="360" w:lineRule="auto"/>
        <w:ind w:left="720" w:firstLine="720"/>
        <w:jc w:val="both"/>
        <w:rPr>
          <w:rFonts w:ascii="Times New Roman" w:hAnsi="Times New Roman" w:cs="Times New Roman"/>
          <w:sz w:val="24"/>
          <w:szCs w:val="24"/>
        </w:rPr>
      </w:pPr>
    </w:p>
    <w:p w14:paraId="58065FAB" w14:textId="0790FE03" w:rsidR="00136D89" w:rsidRDefault="00136D89" w:rsidP="00136D89">
      <w:pPr>
        <w:spacing w:line="360" w:lineRule="auto"/>
        <w:ind w:left="720" w:firstLine="720"/>
        <w:jc w:val="both"/>
        <w:rPr>
          <w:rFonts w:ascii="Times New Roman" w:hAnsi="Times New Roman" w:cs="Times New Roman"/>
          <w:sz w:val="24"/>
          <w:szCs w:val="24"/>
        </w:rPr>
      </w:pPr>
    </w:p>
    <w:p w14:paraId="606D793A" w14:textId="62D0927D" w:rsidR="00136D89" w:rsidRDefault="00136D89" w:rsidP="00136D89">
      <w:pPr>
        <w:spacing w:line="360" w:lineRule="auto"/>
        <w:ind w:left="720" w:firstLine="720"/>
        <w:jc w:val="both"/>
        <w:rPr>
          <w:rFonts w:ascii="Times New Roman" w:hAnsi="Times New Roman" w:cs="Times New Roman"/>
          <w:sz w:val="24"/>
          <w:szCs w:val="24"/>
        </w:rPr>
      </w:pPr>
    </w:p>
    <w:p w14:paraId="7690BF3E" w14:textId="3779CE4F" w:rsidR="00136D89" w:rsidDel="001709E5" w:rsidRDefault="00136D89">
      <w:pPr>
        <w:spacing w:line="360" w:lineRule="auto"/>
        <w:jc w:val="both"/>
        <w:rPr>
          <w:del w:id="2521" w:author="Ryan Ganeswara" w:date="2020-06-02T15:39:00Z"/>
          <w:rFonts w:ascii="Times New Roman" w:hAnsi="Times New Roman" w:cs="Times New Roman"/>
          <w:sz w:val="24"/>
          <w:szCs w:val="24"/>
        </w:rPr>
      </w:pPr>
    </w:p>
    <w:p w14:paraId="56EC75C1" w14:textId="486E4AC6" w:rsidR="001709E5" w:rsidRDefault="001709E5" w:rsidP="00136D89">
      <w:pPr>
        <w:spacing w:line="360" w:lineRule="auto"/>
        <w:ind w:left="720" w:firstLine="720"/>
        <w:jc w:val="both"/>
        <w:rPr>
          <w:ins w:id="2522" w:author="Ryan Ganeswara" w:date="2020-06-11T20:10:00Z"/>
          <w:rFonts w:ascii="Times New Roman" w:hAnsi="Times New Roman" w:cs="Times New Roman"/>
          <w:sz w:val="24"/>
          <w:szCs w:val="24"/>
        </w:rPr>
      </w:pPr>
    </w:p>
    <w:p w14:paraId="4A3769B7" w14:textId="4ADF7EE0" w:rsidR="001709E5" w:rsidRDefault="001709E5" w:rsidP="00136D89">
      <w:pPr>
        <w:spacing w:line="360" w:lineRule="auto"/>
        <w:ind w:left="720" w:firstLine="720"/>
        <w:jc w:val="both"/>
        <w:rPr>
          <w:ins w:id="2523" w:author="Ryan Ganeswara" w:date="2020-06-11T20:10:00Z"/>
          <w:rFonts w:ascii="Times New Roman" w:hAnsi="Times New Roman" w:cs="Times New Roman"/>
          <w:sz w:val="24"/>
          <w:szCs w:val="24"/>
        </w:rPr>
      </w:pPr>
    </w:p>
    <w:p w14:paraId="7B1338B4" w14:textId="2B734FB9" w:rsidR="001709E5" w:rsidRDefault="001709E5" w:rsidP="00136D89">
      <w:pPr>
        <w:spacing w:line="360" w:lineRule="auto"/>
        <w:ind w:left="720" w:firstLine="720"/>
        <w:jc w:val="both"/>
        <w:rPr>
          <w:ins w:id="2524" w:author="Ryan Ganeswara" w:date="2020-06-11T20:10:00Z"/>
          <w:rFonts w:ascii="Times New Roman" w:hAnsi="Times New Roman" w:cs="Times New Roman"/>
          <w:sz w:val="24"/>
          <w:szCs w:val="24"/>
        </w:rPr>
      </w:pPr>
    </w:p>
    <w:p w14:paraId="01C62947" w14:textId="2A2A3DB2" w:rsidR="001709E5" w:rsidRDefault="001709E5" w:rsidP="00136D89">
      <w:pPr>
        <w:spacing w:line="360" w:lineRule="auto"/>
        <w:ind w:left="720" w:firstLine="720"/>
        <w:jc w:val="both"/>
        <w:rPr>
          <w:ins w:id="2525" w:author="Ryan Ganeswara" w:date="2020-06-11T20:10:00Z"/>
          <w:rFonts w:ascii="Times New Roman" w:hAnsi="Times New Roman" w:cs="Times New Roman"/>
          <w:sz w:val="24"/>
          <w:szCs w:val="24"/>
        </w:rPr>
      </w:pPr>
    </w:p>
    <w:p w14:paraId="318D9249" w14:textId="1F31C2FA" w:rsidR="001709E5" w:rsidRDefault="001709E5" w:rsidP="00136D89">
      <w:pPr>
        <w:spacing w:line="360" w:lineRule="auto"/>
        <w:ind w:left="720" w:firstLine="720"/>
        <w:jc w:val="both"/>
        <w:rPr>
          <w:ins w:id="2526" w:author="Ryan Ganeswara" w:date="2020-06-11T20:10:00Z"/>
          <w:rFonts w:ascii="Times New Roman" w:hAnsi="Times New Roman" w:cs="Times New Roman"/>
          <w:sz w:val="24"/>
          <w:szCs w:val="24"/>
        </w:rPr>
      </w:pPr>
    </w:p>
    <w:p w14:paraId="5311BD19" w14:textId="6A903E79" w:rsidR="001709E5" w:rsidRDefault="001709E5" w:rsidP="00136D89">
      <w:pPr>
        <w:spacing w:line="360" w:lineRule="auto"/>
        <w:ind w:left="720" w:firstLine="720"/>
        <w:jc w:val="both"/>
        <w:rPr>
          <w:ins w:id="2527" w:author="Ryan Ganeswara" w:date="2020-06-11T20:10:00Z"/>
          <w:rFonts w:ascii="Times New Roman" w:hAnsi="Times New Roman" w:cs="Times New Roman"/>
          <w:sz w:val="24"/>
          <w:szCs w:val="24"/>
        </w:rPr>
      </w:pPr>
    </w:p>
    <w:p w14:paraId="3AB9925B" w14:textId="7C308432" w:rsidR="001709E5" w:rsidRDefault="001709E5" w:rsidP="00136D89">
      <w:pPr>
        <w:spacing w:line="360" w:lineRule="auto"/>
        <w:ind w:left="720" w:firstLine="720"/>
        <w:jc w:val="both"/>
        <w:rPr>
          <w:ins w:id="2528" w:author="Ryan Ganeswara" w:date="2020-06-11T20:10:00Z"/>
          <w:rFonts w:ascii="Times New Roman" w:hAnsi="Times New Roman" w:cs="Times New Roman"/>
          <w:sz w:val="24"/>
          <w:szCs w:val="24"/>
        </w:rPr>
      </w:pPr>
    </w:p>
    <w:p w14:paraId="6C4C7BE1" w14:textId="4D39618C" w:rsidR="001709E5" w:rsidRDefault="001709E5" w:rsidP="00136D89">
      <w:pPr>
        <w:spacing w:line="360" w:lineRule="auto"/>
        <w:ind w:left="720" w:firstLine="720"/>
        <w:jc w:val="both"/>
        <w:rPr>
          <w:ins w:id="2529" w:author="Ryan Ganeswara" w:date="2020-06-11T20:10:00Z"/>
          <w:rFonts w:ascii="Times New Roman" w:hAnsi="Times New Roman" w:cs="Times New Roman"/>
          <w:sz w:val="24"/>
          <w:szCs w:val="24"/>
        </w:rPr>
      </w:pPr>
    </w:p>
    <w:p w14:paraId="2D60069C" w14:textId="57EA64D7" w:rsidR="001709E5" w:rsidRDefault="001709E5" w:rsidP="00136D89">
      <w:pPr>
        <w:spacing w:line="360" w:lineRule="auto"/>
        <w:ind w:left="720" w:firstLine="720"/>
        <w:jc w:val="both"/>
        <w:rPr>
          <w:ins w:id="2530" w:author="Ryan Ganeswara" w:date="2020-06-11T20:10:00Z"/>
          <w:rFonts w:ascii="Times New Roman" w:hAnsi="Times New Roman" w:cs="Times New Roman"/>
          <w:sz w:val="24"/>
          <w:szCs w:val="24"/>
        </w:rPr>
      </w:pPr>
    </w:p>
    <w:p w14:paraId="562B6199" w14:textId="594C0E16" w:rsidR="001709E5" w:rsidRDefault="001709E5" w:rsidP="00136D89">
      <w:pPr>
        <w:spacing w:line="360" w:lineRule="auto"/>
        <w:ind w:left="720" w:firstLine="720"/>
        <w:jc w:val="both"/>
        <w:rPr>
          <w:ins w:id="2531" w:author="Ryan Ganeswara" w:date="2020-06-11T20:10:00Z"/>
          <w:rFonts w:ascii="Times New Roman" w:hAnsi="Times New Roman" w:cs="Times New Roman"/>
          <w:sz w:val="24"/>
          <w:szCs w:val="24"/>
        </w:rPr>
      </w:pPr>
    </w:p>
    <w:p w14:paraId="55C54439" w14:textId="0BD71D92" w:rsidR="001709E5" w:rsidRDefault="001709E5" w:rsidP="00136D89">
      <w:pPr>
        <w:spacing w:line="360" w:lineRule="auto"/>
        <w:ind w:left="720" w:firstLine="720"/>
        <w:jc w:val="both"/>
        <w:rPr>
          <w:ins w:id="2532" w:author="Ryan Ganeswara" w:date="2020-06-11T20:10:00Z"/>
          <w:rFonts w:ascii="Times New Roman" w:hAnsi="Times New Roman" w:cs="Times New Roman"/>
          <w:sz w:val="24"/>
          <w:szCs w:val="24"/>
        </w:rPr>
      </w:pPr>
    </w:p>
    <w:p w14:paraId="56961BDE" w14:textId="77777777" w:rsidR="001709E5" w:rsidRDefault="001709E5" w:rsidP="00136D89">
      <w:pPr>
        <w:spacing w:line="360" w:lineRule="auto"/>
        <w:ind w:left="720" w:firstLine="720"/>
        <w:jc w:val="both"/>
        <w:rPr>
          <w:ins w:id="2533" w:author="Ryan Ganeswara" w:date="2020-06-11T20:10:00Z"/>
          <w:rFonts w:ascii="Times New Roman" w:hAnsi="Times New Roman" w:cs="Times New Roman"/>
          <w:sz w:val="24"/>
          <w:szCs w:val="24"/>
        </w:rPr>
      </w:pPr>
    </w:p>
    <w:p w14:paraId="411A2F81" w14:textId="249D3BDC" w:rsidR="006D0E05" w:rsidDel="00C8799D" w:rsidRDefault="006D0E05" w:rsidP="00136D89">
      <w:pPr>
        <w:spacing w:line="360" w:lineRule="auto"/>
        <w:ind w:left="720" w:firstLine="720"/>
        <w:jc w:val="both"/>
        <w:rPr>
          <w:del w:id="2534" w:author="Ryan Ganeswara" w:date="2020-06-02T15:39:00Z"/>
          <w:rFonts w:ascii="Times New Roman" w:hAnsi="Times New Roman" w:cs="Times New Roman"/>
          <w:sz w:val="24"/>
          <w:szCs w:val="24"/>
        </w:rPr>
      </w:pPr>
    </w:p>
    <w:p w14:paraId="3F0E3226" w14:textId="232FBF1E" w:rsidR="006D0E05" w:rsidDel="00C8799D" w:rsidRDefault="006D0E05" w:rsidP="00136D89">
      <w:pPr>
        <w:spacing w:line="360" w:lineRule="auto"/>
        <w:ind w:left="720" w:firstLine="720"/>
        <w:jc w:val="both"/>
        <w:rPr>
          <w:del w:id="2535" w:author="Ryan Ganeswara" w:date="2020-06-02T15:39:00Z"/>
          <w:rFonts w:ascii="Times New Roman" w:hAnsi="Times New Roman" w:cs="Times New Roman"/>
          <w:sz w:val="24"/>
          <w:szCs w:val="24"/>
        </w:rPr>
      </w:pPr>
    </w:p>
    <w:p w14:paraId="79C3B943" w14:textId="64A73799" w:rsidR="006D0E05" w:rsidDel="00C8799D" w:rsidRDefault="006D0E05" w:rsidP="00136D89">
      <w:pPr>
        <w:spacing w:line="360" w:lineRule="auto"/>
        <w:ind w:left="720" w:firstLine="720"/>
        <w:jc w:val="both"/>
        <w:rPr>
          <w:del w:id="2536" w:author="Ryan Ganeswara" w:date="2020-06-02T15:39:00Z"/>
          <w:rFonts w:ascii="Times New Roman" w:hAnsi="Times New Roman" w:cs="Times New Roman"/>
          <w:sz w:val="24"/>
          <w:szCs w:val="24"/>
        </w:rPr>
      </w:pPr>
    </w:p>
    <w:p w14:paraId="7E0CD6F3" w14:textId="4D9F1778" w:rsidR="006D0E05" w:rsidDel="00C8799D" w:rsidRDefault="006D0E05" w:rsidP="00136D89">
      <w:pPr>
        <w:spacing w:line="360" w:lineRule="auto"/>
        <w:ind w:left="720" w:firstLine="720"/>
        <w:jc w:val="both"/>
        <w:rPr>
          <w:del w:id="2537" w:author="Ryan Ganeswara" w:date="2020-06-02T15:39:00Z"/>
          <w:rFonts w:ascii="Times New Roman" w:hAnsi="Times New Roman" w:cs="Times New Roman"/>
          <w:sz w:val="24"/>
          <w:szCs w:val="24"/>
        </w:rPr>
      </w:pPr>
    </w:p>
    <w:p w14:paraId="6B5445B6" w14:textId="1B033F45" w:rsidR="006D0E05" w:rsidDel="00C8799D" w:rsidRDefault="006D0E05" w:rsidP="00136D89">
      <w:pPr>
        <w:spacing w:line="360" w:lineRule="auto"/>
        <w:ind w:left="720" w:firstLine="720"/>
        <w:jc w:val="both"/>
        <w:rPr>
          <w:del w:id="2538" w:author="Ryan Ganeswara" w:date="2020-06-02T15:39:00Z"/>
          <w:rFonts w:ascii="Times New Roman" w:hAnsi="Times New Roman" w:cs="Times New Roman"/>
          <w:sz w:val="24"/>
          <w:szCs w:val="24"/>
        </w:rPr>
      </w:pPr>
    </w:p>
    <w:p w14:paraId="669F001F" w14:textId="7CD49F17" w:rsidR="006D0E05" w:rsidDel="00C8799D" w:rsidRDefault="006D0E05" w:rsidP="00136D89">
      <w:pPr>
        <w:spacing w:line="360" w:lineRule="auto"/>
        <w:ind w:left="720" w:firstLine="720"/>
        <w:jc w:val="both"/>
        <w:rPr>
          <w:del w:id="2539" w:author="Ryan Ganeswara" w:date="2020-06-02T15:39:00Z"/>
          <w:rFonts w:ascii="Times New Roman" w:hAnsi="Times New Roman" w:cs="Times New Roman"/>
          <w:sz w:val="24"/>
          <w:szCs w:val="24"/>
        </w:rPr>
      </w:pPr>
    </w:p>
    <w:p w14:paraId="03E842E6" w14:textId="005B29AE" w:rsidR="006D0E05" w:rsidDel="00C8799D" w:rsidRDefault="006D0E05" w:rsidP="00136D89">
      <w:pPr>
        <w:spacing w:line="360" w:lineRule="auto"/>
        <w:ind w:left="720" w:firstLine="720"/>
        <w:jc w:val="both"/>
        <w:rPr>
          <w:del w:id="2540" w:author="Ryan Ganeswara" w:date="2020-06-02T15:39:00Z"/>
          <w:rFonts w:ascii="Times New Roman" w:hAnsi="Times New Roman" w:cs="Times New Roman"/>
          <w:sz w:val="24"/>
          <w:szCs w:val="24"/>
        </w:rPr>
      </w:pPr>
    </w:p>
    <w:p w14:paraId="445AAD8F" w14:textId="65C12D60" w:rsidR="006D0E05" w:rsidDel="00C8799D" w:rsidRDefault="006D0E05" w:rsidP="00136D89">
      <w:pPr>
        <w:spacing w:line="360" w:lineRule="auto"/>
        <w:ind w:left="720" w:firstLine="720"/>
        <w:jc w:val="both"/>
        <w:rPr>
          <w:del w:id="2541" w:author="Ryan Ganeswara" w:date="2020-06-02T15:39:00Z"/>
          <w:rFonts w:ascii="Times New Roman" w:hAnsi="Times New Roman" w:cs="Times New Roman"/>
          <w:sz w:val="24"/>
          <w:szCs w:val="24"/>
        </w:rPr>
      </w:pPr>
    </w:p>
    <w:p w14:paraId="3EF6AFB7" w14:textId="18BFD247" w:rsidR="006D0E05" w:rsidDel="00C8799D" w:rsidRDefault="006D0E05" w:rsidP="00136D89">
      <w:pPr>
        <w:spacing w:line="360" w:lineRule="auto"/>
        <w:ind w:left="720" w:firstLine="720"/>
        <w:jc w:val="both"/>
        <w:rPr>
          <w:del w:id="2542" w:author="Ryan Ganeswara" w:date="2020-06-02T15:39:00Z"/>
          <w:rFonts w:ascii="Times New Roman" w:hAnsi="Times New Roman" w:cs="Times New Roman"/>
          <w:sz w:val="24"/>
          <w:szCs w:val="24"/>
        </w:rPr>
      </w:pPr>
    </w:p>
    <w:p w14:paraId="11F2BC9F" w14:textId="283AD689" w:rsidR="006D0E05" w:rsidDel="00C8799D" w:rsidRDefault="006D0E05" w:rsidP="00136D89">
      <w:pPr>
        <w:spacing w:line="360" w:lineRule="auto"/>
        <w:ind w:left="720" w:firstLine="720"/>
        <w:jc w:val="both"/>
        <w:rPr>
          <w:del w:id="2543" w:author="Ryan Ganeswara" w:date="2020-06-02T15:39:00Z"/>
          <w:rFonts w:ascii="Times New Roman" w:hAnsi="Times New Roman" w:cs="Times New Roman"/>
          <w:sz w:val="24"/>
          <w:szCs w:val="24"/>
        </w:rPr>
      </w:pPr>
    </w:p>
    <w:p w14:paraId="74451724" w14:textId="77777777" w:rsidR="006D0E05" w:rsidRPr="003521DE" w:rsidRDefault="006D0E05">
      <w:pPr>
        <w:spacing w:line="360" w:lineRule="auto"/>
        <w:jc w:val="both"/>
        <w:rPr>
          <w:rFonts w:ascii="Times New Roman" w:hAnsi="Times New Roman" w:cs="Times New Roman"/>
          <w:sz w:val="24"/>
          <w:szCs w:val="24"/>
        </w:rPr>
        <w:pPrChange w:id="2544" w:author="Ryan Ganeswara" w:date="2020-06-02T15:39:00Z">
          <w:pPr>
            <w:spacing w:line="360" w:lineRule="auto"/>
            <w:ind w:left="720" w:firstLine="720"/>
            <w:jc w:val="both"/>
          </w:pPr>
        </w:pPrChange>
      </w:pPr>
    </w:p>
    <w:p w14:paraId="0BA6692B" w14:textId="77777777" w:rsidR="009272CA" w:rsidRDefault="009272CA" w:rsidP="00A375E4">
      <w:pPr>
        <w:pStyle w:val="Heading1"/>
        <w:jc w:val="center"/>
        <w:rPr>
          <w:ins w:id="2545" w:author="Made Wardana" w:date="2020-06-11T21:26:00Z"/>
        </w:rPr>
        <w:sectPr w:rsidR="009272CA" w:rsidSect="009272CA">
          <w:headerReference w:type="default" r:id="rId71"/>
          <w:footerReference w:type="default" r:id="rId72"/>
          <w:pgSz w:w="11906" w:h="16838"/>
          <w:pgMar w:top="1701" w:right="1701" w:bottom="1701" w:left="2268" w:header="709" w:footer="709" w:gutter="0"/>
          <w:pgNumType w:start="22"/>
          <w:cols w:space="708"/>
          <w:docGrid w:linePitch="360"/>
        </w:sectPr>
      </w:pPr>
      <w:bookmarkStart w:id="2559" w:name="_Toc41326081"/>
    </w:p>
    <w:p w14:paraId="64D30B91" w14:textId="2C3BC2A1" w:rsidR="00A375E4" w:rsidRDefault="00A375E4" w:rsidP="00A375E4">
      <w:pPr>
        <w:pStyle w:val="Heading1"/>
        <w:jc w:val="center"/>
      </w:pPr>
      <w:r>
        <w:t>BAB V</w:t>
      </w:r>
      <w:r w:rsidR="00AE7ABD">
        <w:br/>
      </w:r>
      <w:r w:rsidR="00932115">
        <w:t>SIMPULAN DAN SARAN</w:t>
      </w:r>
      <w:bookmarkEnd w:id="2559"/>
    </w:p>
    <w:p w14:paraId="321135E4" w14:textId="65444959" w:rsidR="00A375E4" w:rsidRDefault="005E3597" w:rsidP="00390A9A">
      <w:pPr>
        <w:pStyle w:val="Heading2"/>
        <w:numPr>
          <w:ilvl w:val="0"/>
          <w:numId w:val="11"/>
        </w:numPr>
        <w:spacing w:line="360" w:lineRule="auto"/>
        <w:ind w:left="426" w:hanging="426"/>
        <w:rPr>
          <w:lang w:val="en-US"/>
        </w:rPr>
      </w:pPr>
      <w:bookmarkStart w:id="2560" w:name="_Toc41326082"/>
      <w:r>
        <w:rPr>
          <w:lang w:val="en-US"/>
        </w:rPr>
        <w:t>Simpulan</w:t>
      </w:r>
      <w:bookmarkEnd w:id="2560"/>
    </w:p>
    <w:p w14:paraId="07BEC775" w14:textId="7B0FB7C5" w:rsidR="00FA142F" w:rsidRDefault="00FA142F" w:rsidP="00FA142F">
      <w:pPr>
        <w:spacing w:line="360" w:lineRule="auto"/>
        <w:ind w:firstLine="426"/>
        <w:jc w:val="both"/>
        <w:rPr>
          <w:rFonts w:ascii="Times New Roman" w:hAnsi="Times New Roman" w:cs="Times New Roman"/>
          <w:sz w:val="24"/>
          <w:szCs w:val="24"/>
          <w:lang w:val="en-US"/>
        </w:rPr>
      </w:pPr>
      <w:r w:rsidRPr="00FA142F">
        <w:rPr>
          <w:rFonts w:ascii="Times New Roman" w:hAnsi="Times New Roman" w:cs="Times New Roman"/>
          <w:sz w:val="24"/>
          <w:szCs w:val="24"/>
          <w:lang w:val="en-US"/>
        </w:rPr>
        <w:t>Dari penelitian yang telah dilakukan, maka dapat ditarik beberapa simpulan yaitu sebagai berikut :</w:t>
      </w:r>
    </w:p>
    <w:p w14:paraId="250A0019" w14:textId="663823A4" w:rsidR="00A524C6" w:rsidRDefault="00136D89" w:rsidP="00390A9A">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Penerapan ontologi semantik dalam pembuatan sistem manajemen pengetahuan silsilah keluarga Puri Klungkung berhasil dibuat sesuai dengan tahap yang dilakukan. Adapaun pada tahap pembuatan model ontologi pada domain silsilah keluarga Puri Klungkung dapat lebih terbantu dengan penggunaan reasoner yang ada di dalam perangkat lunak Protégé. Dimana dengan menggunakan reasoner tersebut dapat dengan mudah dalam membentuk sebuah relasi antar properti, sekaligus dapat mengecek apakah relasi antar </w:t>
      </w:r>
      <w:del w:id="2561" w:author="Ryan Ganeswara" w:date="2020-06-02T16:12:00Z">
        <w:r w:rsidDel="009E34ED">
          <w:rPr>
            <w:rFonts w:ascii="Times New Roman" w:hAnsi="Times New Roman" w:cs="Times New Roman"/>
            <w:sz w:val="24"/>
            <w:szCs w:val="24"/>
            <w:lang w:val="en-US"/>
          </w:rPr>
          <w:delText>instance</w:delText>
        </w:r>
      </w:del>
      <w:ins w:id="2562" w:author="Ryan Ganeswara" w:date="2020-06-02T16:12:00Z">
        <w:r w:rsidR="009E34ED" w:rsidRPr="009E34ED">
          <w:rPr>
            <w:rFonts w:ascii="Times New Roman" w:hAnsi="Times New Roman" w:cs="Times New Roman"/>
            <w:i/>
            <w:sz w:val="24"/>
            <w:szCs w:val="24"/>
            <w:lang w:val="en-US"/>
          </w:rPr>
          <w:t>instances</w:t>
        </w:r>
      </w:ins>
      <w:r>
        <w:rPr>
          <w:rFonts w:ascii="Times New Roman" w:hAnsi="Times New Roman" w:cs="Times New Roman"/>
          <w:sz w:val="24"/>
          <w:szCs w:val="24"/>
          <w:lang w:val="en-US"/>
        </w:rPr>
        <w:t xml:space="preserve"> maupun </w:t>
      </w:r>
      <w:del w:id="2563" w:author="Ryan Ganeswara" w:date="2020-06-02T16:11:00Z">
        <w:r w:rsidDel="009E34ED">
          <w:rPr>
            <w:rFonts w:ascii="Times New Roman" w:hAnsi="Times New Roman" w:cs="Times New Roman"/>
            <w:sz w:val="24"/>
            <w:szCs w:val="24"/>
            <w:lang w:val="en-US"/>
          </w:rPr>
          <w:delText>class</w:delText>
        </w:r>
      </w:del>
      <w:ins w:id="2564" w:author="Ryan Ganeswara" w:date="2020-06-02T16:11:00Z">
        <w:r w:rsidR="009E34ED" w:rsidRPr="009E34ED">
          <w:rPr>
            <w:rFonts w:ascii="Times New Roman" w:hAnsi="Times New Roman" w:cs="Times New Roman"/>
            <w:i/>
            <w:sz w:val="24"/>
            <w:szCs w:val="24"/>
            <w:lang w:val="en-US"/>
          </w:rPr>
          <w:t>class</w:t>
        </w:r>
      </w:ins>
      <w:r>
        <w:rPr>
          <w:rFonts w:ascii="Times New Roman" w:hAnsi="Times New Roman" w:cs="Times New Roman"/>
          <w:sz w:val="24"/>
          <w:szCs w:val="24"/>
          <w:lang w:val="en-US"/>
        </w:rPr>
        <w:t xml:space="preserve"> sudah dibuat dengan baik atau belum. Dengan hal itu, membuat ontologi yang dibuat akan semakin baik dan memperkecil kesalahan ketika akan disambungkan ke dalam sistem.</w:t>
      </w:r>
    </w:p>
    <w:p w14:paraId="039F2388" w14:textId="42A593BD" w:rsidR="00136D89" w:rsidRDefault="00FE7398" w:rsidP="00390A9A">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Dari hasil pengolahan data pada fasilitas browsing didapat nilai rata-rata sebesar 1,95 dan pada fasilitas searching didapat nilai rata-rata sebesar 1,96. Berdasarkan hal tersebut para pengguna atau pada penelitian ini adalah para peserta sebanyak 24 orang (berdasarkan data kuisioner) dapat memahami pertanyaan yang diberikan untuk masing-masing fasilitas yaitu browsing dan searching. Selain itu, para peserta dapat menjawab pertanyaan dengan baik dan benar sesuai dengan nilai rata-rata yang didapatkan dimana bila dibulatkan menjadi 2 yang sesuai dengan skim penandaan yang ada adalah sepenuhnya benar.</w:t>
      </w:r>
    </w:p>
    <w:p w14:paraId="312C4703" w14:textId="77777777" w:rsidR="00554E12" w:rsidRDefault="00FE7398" w:rsidP="00390A9A">
      <w:pPr>
        <w:pStyle w:val="ListParagraph"/>
        <w:numPr>
          <w:ilvl w:val="0"/>
          <w:numId w:val="47"/>
        </w:numPr>
        <w:spacing w:line="360" w:lineRule="auto"/>
        <w:jc w:val="both"/>
        <w:rPr>
          <w:ins w:id="2565" w:author="Made Wardana" w:date="2020-06-11T21:27:00Z"/>
          <w:rFonts w:ascii="Times New Roman" w:hAnsi="Times New Roman" w:cs="Times New Roman"/>
          <w:sz w:val="24"/>
          <w:szCs w:val="24"/>
          <w:lang w:val="en-US"/>
        </w:rPr>
        <w:sectPr w:rsidR="00554E12" w:rsidSect="009272CA">
          <w:headerReference w:type="default" r:id="rId73"/>
          <w:footerReference w:type="default" r:id="rId74"/>
          <w:pgSz w:w="11906" w:h="16838"/>
          <w:pgMar w:top="1701" w:right="1701" w:bottom="1701" w:left="2268" w:header="709" w:footer="709" w:gutter="0"/>
          <w:pgNumType w:start="73"/>
          <w:cols w:space="708"/>
          <w:docGrid w:linePitch="360"/>
        </w:sectPr>
      </w:pPr>
      <w:r>
        <w:rPr>
          <w:rFonts w:ascii="Times New Roman" w:hAnsi="Times New Roman" w:cs="Times New Roman"/>
          <w:sz w:val="24"/>
          <w:szCs w:val="24"/>
          <w:lang w:val="en-US"/>
        </w:rPr>
        <w:t xml:space="preserve">Evaluasi sistem berhasil dijalankan dengan </w:t>
      </w:r>
      <w:del w:id="2579" w:author="Cokorda Rai Adi Pramartha" w:date="2020-05-29T20:26:00Z">
        <w:r w:rsidDel="005064EC">
          <w:rPr>
            <w:rFonts w:ascii="Times New Roman" w:hAnsi="Times New Roman" w:cs="Times New Roman"/>
            <w:sz w:val="24"/>
            <w:szCs w:val="24"/>
            <w:lang w:val="en-US"/>
          </w:rPr>
          <w:delText xml:space="preserve">optimal </w:delText>
        </w:r>
      </w:del>
      <w:ins w:id="2580" w:author="Cokorda Rai Adi Pramartha" w:date="2020-05-29T20:26:00Z">
        <w:r w:rsidR="005064EC">
          <w:rPr>
            <w:rFonts w:ascii="Times New Roman" w:hAnsi="Times New Roman" w:cs="Times New Roman"/>
            <w:sz w:val="24"/>
            <w:szCs w:val="24"/>
            <w:lang w:val="en-US"/>
          </w:rPr>
          <w:t xml:space="preserve">baik berdasarkan </w:t>
        </w:r>
      </w:ins>
      <w:del w:id="2581" w:author="Cokorda Rai Adi Pramartha" w:date="2020-05-29T20:26:00Z">
        <w:r w:rsidDel="005064EC">
          <w:rPr>
            <w:rFonts w:ascii="Times New Roman" w:hAnsi="Times New Roman" w:cs="Times New Roman"/>
            <w:sz w:val="24"/>
            <w:szCs w:val="24"/>
            <w:lang w:val="en-US"/>
          </w:rPr>
          <w:delText>dengan menggunakan konsep</w:delText>
        </w:r>
      </w:del>
      <w:ins w:id="2582" w:author="Cokorda Rai Adi Pramartha" w:date="2020-05-29T20:26:00Z">
        <w:r w:rsidR="005064EC">
          <w:rPr>
            <w:rFonts w:ascii="Times New Roman" w:hAnsi="Times New Roman" w:cs="Times New Roman"/>
            <w:sz w:val="24"/>
            <w:szCs w:val="24"/>
            <w:lang w:val="en-US"/>
          </w:rPr>
          <w:t>teori</w:t>
        </w:r>
      </w:ins>
      <w:r>
        <w:rPr>
          <w:rFonts w:ascii="Times New Roman" w:hAnsi="Times New Roman" w:cs="Times New Roman"/>
          <w:sz w:val="24"/>
          <w:szCs w:val="24"/>
          <w:lang w:val="en-US"/>
        </w:rPr>
        <w:t xml:space="preserve"> </w:t>
      </w:r>
      <w:r w:rsidRPr="005064EC">
        <w:rPr>
          <w:rFonts w:ascii="Times New Roman" w:hAnsi="Times New Roman" w:cs="Times New Roman"/>
          <w:i/>
          <w:iCs/>
          <w:sz w:val="24"/>
          <w:szCs w:val="24"/>
          <w:lang w:val="en-US"/>
          <w:rPrChange w:id="2583" w:author="Cokorda Rai Adi Pramartha" w:date="2020-05-29T20:26:00Z">
            <w:rPr>
              <w:rFonts w:ascii="Times New Roman" w:hAnsi="Times New Roman" w:cs="Times New Roman"/>
              <w:sz w:val="24"/>
              <w:szCs w:val="24"/>
              <w:lang w:val="en-US"/>
            </w:rPr>
          </w:rPrChange>
        </w:rPr>
        <w:t>Technology Acceptance Model</w:t>
      </w:r>
      <w:r>
        <w:rPr>
          <w:rFonts w:ascii="Times New Roman" w:hAnsi="Times New Roman" w:cs="Times New Roman"/>
          <w:sz w:val="24"/>
          <w:szCs w:val="24"/>
          <w:lang w:val="en-US"/>
        </w:rPr>
        <w:t xml:space="preserve"> (TAM), dimana dalam penelitian ini berfokus pada dua dimensi yaitu </w:t>
      </w:r>
      <w:del w:id="2584" w:author="Cokorda Rai Adi Pramartha" w:date="2020-05-29T20:27:00Z">
        <w:r w:rsidDel="005064EC">
          <w:rPr>
            <w:rFonts w:ascii="Times New Roman" w:hAnsi="Times New Roman" w:cs="Times New Roman"/>
            <w:sz w:val="24"/>
            <w:szCs w:val="24"/>
            <w:lang w:val="en-US"/>
          </w:rPr>
          <w:delText xml:space="preserve">Perceived Usefulness </w:delText>
        </w:r>
      </w:del>
      <w:ins w:id="2585" w:author="Cokorda Rai Adi Pramartha" w:date="2020-05-29T20:27:00Z">
        <w:r w:rsidR="005064EC">
          <w:rPr>
            <w:rFonts w:ascii="Times New Roman" w:hAnsi="Times New Roman" w:cs="Times New Roman"/>
            <w:sz w:val="24"/>
            <w:szCs w:val="24"/>
            <w:lang w:val="en-US"/>
          </w:rPr>
          <w:t>p</w:t>
        </w:r>
      </w:ins>
      <w:del w:id="2586" w:author="Cokorda Rai Adi Pramartha" w:date="2020-05-29T20:27:00Z">
        <w:r w:rsidDel="005064EC">
          <w:rPr>
            <w:rFonts w:ascii="Times New Roman" w:hAnsi="Times New Roman" w:cs="Times New Roman"/>
            <w:sz w:val="24"/>
            <w:szCs w:val="24"/>
            <w:lang w:val="en-US"/>
          </w:rPr>
          <w:delText>(P</w:delText>
        </w:r>
      </w:del>
      <w:r>
        <w:rPr>
          <w:rFonts w:ascii="Times New Roman" w:hAnsi="Times New Roman" w:cs="Times New Roman"/>
          <w:sz w:val="24"/>
          <w:szCs w:val="24"/>
          <w:lang w:val="en-US"/>
        </w:rPr>
        <w:t xml:space="preserve">ersepsi </w:t>
      </w:r>
      <w:ins w:id="2587" w:author="Cokorda Rai Adi Pramartha" w:date="2020-05-29T20:27:00Z">
        <w:r w:rsidR="005064EC">
          <w:rPr>
            <w:rFonts w:ascii="Times New Roman" w:hAnsi="Times New Roman" w:cs="Times New Roman"/>
            <w:sz w:val="24"/>
            <w:szCs w:val="24"/>
            <w:lang w:val="en-US"/>
          </w:rPr>
          <w:t>k</w:t>
        </w:r>
      </w:ins>
      <w:del w:id="2588" w:author="Cokorda Rai Adi Pramartha" w:date="2020-05-29T20:27:00Z">
        <w:r w:rsidDel="005064EC">
          <w:rPr>
            <w:rFonts w:ascii="Times New Roman" w:hAnsi="Times New Roman" w:cs="Times New Roman"/>
            <w:sz w:val="24"/>
            <w:szCs w:val="24"/>
            <w:lang w:val="en-US"/>
          </w:rPr>
          <w:delText>K</w:delText>
        </w:r>
      </w:del>
      <w:r>
        <w:rPr>
          <w:rFonts w:ascii="Times New Roman" w:hAnsi="Times New Roman" w:cs="Times New Roman"/>
          <w:sz w:val="24"/>
          <w:szCs w:val="24"/>
          <w:lang w:val="en-US"/>
        </w:rPr>
        <w:t>egunaan yang dirasakan</w:t>
      </w:r>
      <w:ins w:id="2589" w:author="Cokorda Rai Adi Pramartha" w:date="2020-05-29T20:27:00Z">
        <w:r w:rsidR="005064EC">
          <w:rPr>
            <w:rFonts w:ascii="Times New Roman" w:hAnsi="Times New Roman" w:cs="Times New Roman"/>
            <w:sz w:val="24"/>
            <w:szCs w:val="24"/>
            <w:lang w:val="en-US"/>
          </w:rPr>
          <w:t xml:space="preserve"> (</w:t>
        </w:r>
        <w:r w:rsidR="005064EC">
          <w:rPr>
            <w:rFonts w:ascii="Times New Roman" w:hAnsi="Times New Roman" w:cs="Times New Roman"/>
            <w:i/>
            <w:iCs/>
            <w:sz w:val="24"/>
            <w:szCs w:val="24"/>
            <w:lang w:val="en-US"/>
          </w:rPr>
          <w:t>p</w:t>
        </w:r>
        <w:r w:rsidR="005064EC" w:rsidRPr="005064EC">
          <w:rPr>
            <w:rFonts w:ascii="Times New Roman" w:hAnsi="Times New Roman" w:cs="Times New Roman"/>
            <w:i/>
            <w:iCs/>
            <w:sz w:val="24"/>
            <w:szCs w:val="24"/>
            <w:lang w:val="en-US"/>
            <w:rPrChange w:id="2590" w:author="Cokorda Rai Adi Pramartha" w:date="2020-05-29T20:27:00Z">
              <w:rPr>
                <w:rFonts w:ascii="Times New Roman" w:hAnsi="Times New Roman" w:cs="Times New Roman"/>
                <w:sz w:val="24"/>
                <w:szCs w:val="24"/>
                <w:lang w:val="en-US"/>
              </w:rPr>
            </w:rPrChange>
          </w:rPr>
          <w:t xml:space="preserve">erceived </w:t>
        </w:r>
        <w:r w:rsidR="005064EC">
          <w:rPr>
            <w:rFonts w:ascii="Times New Roman" w:hAnsi="Times New Roman" w:cs="Times New Roman"/>
            <w:i/>
            <w:iCs/>
            <w:sz w:val="24"/>
            <w:szCs w:val="24"/>
            <w:lang w:val="en-US"/>
          </w:rPr>
          <w:t>u</w:t>
        </w:r>
        <w:r w:rsidR="005064EC" w:rsidRPr="005064EC">
          <w:rPr>
            <w:rFonts w:ascii="Times New Roman" w:hAnsi="Times New Roman" w:cs="Times New Roman"/>
            <w:i/>
            <w:iCs/>
            <w:sz w:val="24"/>
            <w:szCs w:val="24"/>
            <w:lang w:val="en-US"/>
            <w:rPrChange w:id="2591" w:author="Cokorda Rai Adi Pramartha" w:date="2020-05-29T20:27:00Z">
              <w:rPr>
                <w:rFonts w:ascii="Times New Roman" w:hAnsi="Times New Roman" w:cs="Times New Roman"/>
                <w:sz w:val="24"/>
                <w:szCs w:val="24"/>
                <w:lang w:val="en-US"/>
              </w:rPr>
            </w:rPrChange>
          </w:rPr>
          <w:t>sefulness</w:t>
        </w:r>
        <w:r w:rsidR="005064EC">
          <w:rPr>
            <w:rFonts w:ascii="Times New Roman" w:hAnsi="Times New Roman" w:cs="Times New Roman"/>
            <w:sz w:val="24"/>
            <w:szCs w:val="24"/>
            <w:lang w:val="en-US"/>
          </w:rPr>
          <w:t>)</w:t>
        </w:r>
      </w:ins>
      <w:del w:id="2592" w:author="Cokorda Rai Adi Pramartha" w:date="2020-05-29T20:27:00Z">
        <w:r w:rsidDel="005064EC">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dan </w:t>
      </w:r>
      <w:del w:id="2593" w:author="Cokorda Rai Adi Pramartha" w:date="2020-05-29T20:27:00Z">
        <w:r w:rsidDel="005064EC">
          <w:rPr>
            <w:rFonts w:ascii="Times New Roman" w:hAnsi="Times New Roman" w:cs="Times New Roman"/>
            <w:sz w:val="24"/>
            <w:szCs w:val="24"/>
            <w:lang w:val="en-US"/>
          </w:rPr>
          <w:delText>Perceived of Use (</w:delText>
        </w:r>
      </w:del>
      <w:ins w:id="2594" w:author="Cokorda Rai Adi Pramartha" w:date="2020-05-29T20:27:00Z">
        <w:r w:rsidR="005064EC">
          <w:rPr>
            <w:rFonts w:ascii="Times New Roman" w:hAnsi="Times New Roman" w:cs="Times New Roman"/>
            <w:sz w:val="24"/>
            <w:szCs w:val="24"/>
            <w:lang w:val="en-US"/>
          </w:rPr>
          <w:t>p</w:t>
        </w:r>
      </w:ins>
      <w:del w:id="2595" w:author="Cokorda Rai Adi Pramartha" w:date="2020-05-29T20:27:00Z">
        <w:r w:rsidDel="005064EC">
          <w:rPr>
            <w:rFonts w:ascii="Times New Roman" w:hAnsi="Times New Roman" w:cs="Times New Roman"/>
            <w:sz w:val="24"/>
            <w:szCs w:val="24"/>
            <w:lang w:val="en-US"/>
          </w:rPr>
          <w:delText>P</w:delText>
        </w:r>
      </w:del>
      <w:r>
        <w:rPr>
          <w:rFonts w:ascii="Times New Roman" w:hAnsi="Times New Roman" w:cs="Times New Roman"/>
          <w:sz w:val="24"/>
          <w:szCs w:val="24"/>
          <w:lang w:val="en-US"/>
        </w:rPr>
        <w:t xml:space="preserve">ersepsi </w:t>
      </w:r>
      <w:ins w:id="2596" w:author="Cokorda Rai Adi Pramartha" w:date="2020-05-29T20:27:00Z">
        <w:r w:rsidR="005064EC">
          <w:rPr>
            <w:rFonts w:ascii="Times New Roman" w:hAnsi="Times New Roman" w:cs="Times New Roman"/>
            <w:sz w:val="24"/>
            <w:szCs w:val="24"/>
            <w:lang w:val="en-US"/>
          </w:rPr>
          <w:t>k</w:t>
        </w:r>
      </w:ins>
      <w:del w:id="2597" w:author="Cokorda Rai Adi Pramartha" w:date="2020-05-29T20:27:00Z">
        <w:r w:rsidDel="005064EC">
          <w:rPr>
            <w:rFonts w:ascii="Times New Roman" w:hAnsi="Times New Roman" w:cs="Times New Roman"/>
            <w:sz w:val="24"/>
            <w:szCs w:val="24"/>
            <w:lang w:val="en-US"/>
          </w:rPr>
          <w:delText>K</w:delText>
        </w:r>
      </w:del>
      <w:r>
        <w:rPr>
          <w:rFonts w:ascii="Times New Roman" w:hAnsi="Times New Roman" w:cs="Times New Roman"/>
          <w:sz w:val="24"/>
          <w:szCs w:val="24"/>
          <w:lang w:val="en-US"/>
        </w:rPr>
        <w:t xml:space="preserve">emudahan </w:t>
      </w:r>
      <w:ins w:id="2598" w:author="Cokorda Rai Adi Pramartha" w:date="2020-05-29T20:27:00Z">
        <w:r w:rsidR="005064EC">
          <w:rPr>
            <w:rFonts w:ascii="Times New Roman" w:hAnsi="Times New Roman" w:cs="Times New Roman"/>
            <w:sz w:val="24"/>
            <w:szCs w:val="24"/>
            <w:lang w:val="en-US"/>
          </w:rPr>
          <w:t>p</w:t>
        </w:r>
      </w:ins>
      <w:del w:id="2599" w:author="Cokorda Rai Adi Pramartha" w:date="2020-05-29T20:27:00Z">
        <w:r w:rsidDel="005064EC">
          <w:rPr>
            <w:rFonts w:ascii="Times New Roman" w:hAnsi="Times New Roman" w:cs="Times New Roman"/>
            <w:sz w:val="24"/>
            <w:szCs w:val="24"/>
            <w:lang w:val="en-US"/>
          </w:rPr>
          <w:delText>P</w:delText>
        </w:r>
      </w:del>
      <w:r>
        <w:rPr>
          <w:rFonts w:ascii="Times New Roman" w:hAnsi="Times New Roman" w:cs="Times New Roman"/>
          <w:sz w:val="24"/>
          <w:szCs w:val="24"/>
          <w:lang w:val="en-US"/>
        </w:rPr>
        <w:t>enggunaan</w:t>
      </w:r>
      <w:ins w:id="2600" w:author="Cokorda Rai Adi Pramartha" w:date="2020-05-29T20:27:00Z">
        <w:r w:rsidR="005064EC">
          <w:rPr>
            <w:rFonts w:ascii="Times New Roman" w:hAnsi="Times New Roman" w:cs="Times New Roman"/>
            <w:sz w:val="24"/>
            <w:szCs w:val="24"/>
            <w:lang w:val="en-US"/>
          </w:rPr>
          <w:t xml:space="preserve"> (</w:t>
        </w:r>
      </w:ins>
      <w:ins w:id="2601" w:author="Cokorda Rai Adi Pramartha" w:date="2020-05-29T20:28:00Z">
        <w:r w:rsidR="005064EC">
          <w:rPr>
            <w:rFonts w:ascii="Times New Roman" w:hAnsi="Times New Roman" w:cs="Times New Roman"/>
            <w:i/>
            <w:iCs/>
            <w:sz w:val="24"/>
            <w:szCs w:val="24"/>
            <w:lang w:val="en-US"/>
          </w:rPr>
          <w:t>p</w:t>
        </w:r>
      </w:ins>
      <w:ins w:id="2602" w:author="Cokorda Rai Adi Pramartha" w:date="2020-05-29T20:27:00Z">
        <w:r w:rsidR="005064EC" w:rsidRPr="005064EC">
          <w:rPr>
            <w:rFonts w:ascii="Times New Roman" w:hAnsi="Times New Roman" w:cs="Times New Roman"/>
            <w:i/>
            <w:iCs/>
            <w:sz w:val="24"/>
            <w:szCs w:val="24"/>
            <w:lang w:val="en-US"/>
            <w:rPrChange w:id="2603" w:author="Cokorda Rai Adi Pramartha" w:date="2020-05-29T20:27:00Z">
              <w:rPr>
                <w:rFonts w:ascii="Times New Roman" w:hAnsi="Times New Roman" w:cs="Times New Roman"/>
                <w:sz w:val="24"/>
                <w:szCs w:val="24"/>
                <w:lang w:val="en-US"/>
              </w:rPr>
            </w:rPrChange>
          </w:rPr>
          <w:t xml:space="preserve">erceived of </w:t>
        </w:r>
      </w:ins>
      <w:ins w:id="2604" w:author="Cokorda Rai Adi Pramartha" w:date="2020-05-29T20:28:00Z">
        <w:r w:rsidR="005064EC">
          <w:rPr>
            <w:rFonts w:ascii="Times New Roman" w:hAnsi="Times New Roman" w:cs="Times New Roman"/>
            <w:i/>
            <w:iCs/>
            <w:sz w:val="24"/>
            <w:szCs w:val="24"/>
            <w:lang w:val="en-US"/>
          </w:rPr>
          <w:t>u</w:t>
        </w:r>
      </w:ins>
      <w:ins w:id="2605" w:author="Cokorda Rai Adi Pramartha" w:date="2020-05-29T20:27:00Z">
        <w:r w:rsidR="005064EC" w:rsidRPr="005064EC">
          <w:rPr>
            <w:rFonts w:ascii="Times New Roman" w:hAnsi="Times New Roman" w:cs="Times New Roman"/>
            <w:i/>
            <w:iCs/>
            <w:sz w:val="24"/>
            <w:szCs w:val="24"/>
            <w:lang w:val="en-US"/>
            <w:rPrChange w:id="2606" w:author="Cokorda Rai Adi Pramartha" w:date="2020-05-29T20:27:00Z">
              <w:rPr>
                <w:rFonts w:ascii="Times New Roman" w:hAnsi="Times New Roman" w:cs="Times New Roman"/>
                <w:sz w:val="24"/>
                <w:szCs w:val="24"/>
                <w:lang w:val="en-US"/>
              </w:rPr>
            </w:rPrChange>
          </w:rPr>
          <w:t>se</w:t>
        </w:r>
        <w:r w:rsidR="005064EC">
          <w:rPr>
            <w:rFonts w:ascii="Times New Roman" w:hAnsi="Times New Roman" w:cs="Times New Roman"/>
            <w:sz w:val="24"/>
            <w:szCs w:val="24"/>
            <w:lang w:val="en-US"/>
          </w:rPr>
          <w:t>)</w:t>
        </w:r>
      </w:ins>
      <w:del w:id="2607" w:author="Cokorda Rai Adi Pramartha" w:date="2020-05-29T20:27:00Z">
        <w:r w:rsidDel="005064EC">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Dari pengolahan data yang dilakukan pada dua dimensi tersebut, didapat nilai rata-rata sebesar </w:t>
      </w:r>
      <w:r w:rsidR="00A40B81">
        <w:rPr>
          <w:rFonts w:ascii="Times New Roman" w:hAnsi="Times New Roman" w:cs="Times New Roman"/>
          <w:sz w:val="24"/>
          <w:szCs w:val="24"/>
          <w:lang w:val="en-US"/>
        </w:rPr>
        <w:t xml:space="preserve">6,14 untuk Perceived Usefulness dan 6,31 untuk Perceived of Use. Dilihat dari dua nilai rata-rata tersebut, berarti para </w:t>
      </w:r>
    </w:p>
    <w:p w14:paraId="65219213" w14:textId="72A4A3C9" w:rsidR="00FE7398" w:rsidRPr="00554E12" w:rsidRDefault="00A40B81" w:rsidP="00554E12">
      <w:pPr>
        <w:spacing w:line="360" w:lineRule="auto"/>
        <w:ind w:left="709"/>
        <w:jc w:val="both"/>
        <w:rPr>
          <w:rFonts w:ascii="Times New Roman" w:hAnsi="Times New Roman" w:cs="Times New Roman"/>
          <w:sz w:val="24"/>
          <w:szCs w:val="24"/>
          <w:lang w:val="en-US"/>
          <w:rPrChange w:id="2608" w:author="Made Wardana" w:date="2020-06-11T21:27:00Z">
            <w:rPr>
              <w:lang w:val="en-US"/>
            </w:rPr>
          </w:rPrChange>
        </w:rPr>
        <w:pPrChange w:id="2609" w:author="Made Wardana" w:date="2020-06-11T21:27:00Z">
          <w:pPr>
            <w:pStyle w:val="ListParagraph"/>
            <w:numPr>
              <w:numId w:val="47"/>
            </w:numPr>
            <w:spacing w:line="360" w:lineRule="auto"/>
            <w:ind w:left="786" w:hanging="360"/>
            <w:jc w:val="both"/>
          </w:pPr>
        </w:pPrChange>
      </w:pPr>
      <w:r w:rsidRPr="00554E12">
        <w:rPr>
          <w:rFonts w:ascii="Times New Roman" w:hAnsi="Times New Roman" w:cs="Times New Roman"/>
          <w:sz w:val="24"/>
          <w:szCs w:val="24"/>
          <w:lang w:val="en-US"/>
          <w:rPrChange w:id="2610" w:author="Made Wardana" w:date="2020-06-11T21:27:00Z">
            <w:rPr>
              <w:lang w:val="en-US"/>
            </w:rPr>
          </w:rPrChange>
        </w:rPr>
        <w:t xml:space="preserve">pengguna atau peserta sebanyak 24 orang menyatakan Setuju jika sistem yang dibangun </w:t>
      </w:r>
      <w:del w:id="2611" w:author="Cokorda Rai Adi Pramartha" w:date="2020-05-29T20:28:00Z">
        <w:r w:rsidRPr="00554E12" w:rsidDel="005064EC">
          <w:rPr>
            <w:rFonts w:ascii="Times New Roman" w:hAnsi="Times New Roman" w:cs="Times New Roman"/>
            <w:sz w:val="24"/>
            <w:szCs w:val="24"/>
            <w:lang w:val="en-US"/>
            <w:rPrChange w:id="2612" w:author="Made Wardana" w:date="2020-06-11T21:27:00Z">
              <w:rPr>
                <w:lang w:val="en-US"/>
              </w:rPr>
            </w:rPrChange>
          </w:rPr>
          <w:delText xml:space="preserve">sudah cukup </w:delText>
        </w:r>
      </w:del>
      <w:r w:rsidRPr="00554E12">
        <w:rPr>
          <w:rFonts w:ascii="Times New Roman" w:hAnsi="Times New Roman" w:cs="Times New Roman"/>
          <w:sz w:val="24"/>
          <w:szCs w:val="24"/>
          <w:lang w:val="en-US"/>
          <w:rPrChange w:id="2613" w:author="Made Wardana" w:date="2020-06-11T21:27:00Z">
            <w:rPr>
              <w:lang w:val="en-US"/>
            </w:rPr>
          </w:rPrChange>
        </w:rPr>
        <w:t xml:space="preserve">bermanfaat dan mudah </w:t>
      </w:r>
      <w:ins w:id="2614" w:author="Cokorda Rai Adi Pramartha" w:date="2020-05-29T20:28:00Z">
        <w:r w:rsidR="005064EC" w:rsidRPr="00554E12">
          <w:rPr>
            <w:rFonts w:ascii="Times New Roman" w:hAnsi="Times New Roman" w:cs="Times New Roman"/>
            <w:sz w:val="24"/>
            <w:szCs w:val="24"/>
            <w:lang w:val="en-US"/>
            <w:rPrChange w:id="2615" w:author="Made Wardana" w:date="2020-06-11T21:27:00Z">
              <w:rPr>
                <w:lang w:val="en-US"/>
              </w:rPr>
            </w:rPrChange>
          </w:rPr>
          <w:t xml:space="preserve">untuk </w:t>
        </w:r>
      </w:ins>
      <w:r w:rsidRPr="00554E12">
        <w:rPr>
          <w:rFonts w:ascii="Times New Roman" w:hAnsi="Times New Roman" w:cs="Times New Roman"/>
          <w:sz w:val="24"/>
          <w:szCs w:val="24"/>
          <w:lang w:val="en-US"/>
          <w:rPrChange w:id="2616" w:author="Made Wardana" w:date="2020-06-11T21:27:00Z">
            <w:rPr>
              <w:lang w:val="en-US"/>
            </w:rPr>
          </w:rPrChange>
        </w:rPr>
        <w:t>digunakan.</w:t>
      </w:r>
    </w:p>
    <w:p w14:paraId="6666A171" w14:textId="1949CEB3" w:rsidR="005E3597" w:rsidRDefault="005E3597" w:rsidP="00390A9A">
      <w:pPr>
        <w:pStyle w:val="Heading2"/>
        <w:numPr>
          <w:ilvl w:val="0"/>
          <w:numId w:val="11"/>
        </w:numPr>
        <w:spacing w:line="360" w:lineRule="auto"/>
        <w:ind w:left="426" w:hanging="426"/>
        <w:rPr>
          <w:lang w:val="en-US"/>
        </w:rPr>
      </w:pPr>
      <w:bookmarkStart w:id="2617" w:name="_Toc41326083"/>
      <w:r>
        <w:rPr>
          <w:lang w:val="en-US"/>
        </w:rPr>
        <w:t>Saran</w:t>
      </w:r>
      <w:bookmarkEnd w:id="2617"/>
    </w:p>
    <w:p w14:paraId="3F8B7588" w14:textId="4CE803A4" w:rsidR="00A40B81" w:rsidRDefault="00A40B81" w:rsidP="00A40B81">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lang w:val="en-US"/>
        </w:rPr>
        <w:t xml:space="preserve">Untuk pengembangan </w:t>
      </w:r>
      <w:r w:rsidRPr="00A40B81">
        <w:rPr>
          <w:rFonts w:ascii="Times New Roman" w:hAnsi="Times New Roman" w:cs="Times New Roman"/>
          <w:sz w:val="24"/>
          <w:szCs w:val="24"/>
        </w:rPr>
        <w:t>penelitian ini terdapat beberapa saran sebagai berikut :</w:t>
      </w:r>
    </w:p>
    <w:p w14:paraId="7BE08071" w14:textId="31F2C631" w:rsidR="00A40B81" w:rsidRDefault="00A40B81" w:rsidP="00390A9A">
      <w:pPr>
        <w:pStyle w:val="ListParagraph"/>
        <w:numPr>
          <w:ilvl w:val="0"/>
          <w:numId w:val="48"/>
        </w:numPr>
        <w:spacing w:line="360" w:lineRule="auto"/>
        <w:jc w:val="both"/>
        <w:rPr>
          <w:ins w:id="2618" w:author="Cokorda Rai Adi Pramartha" w:date="2020-05-29T20:31:00Z"/>
          <w:rFonts w:ascii="Times New Roman" w:hAnsi="Times New Roman" w:cs="Times New Roman"/>
          <w:sz w:val="24"/>
          <w:szCs w:val="24"/>
          <w:lang w:val="en-US"/>
        </w:rPr>
      </w:pPr>
      <w:r>
        <w:rPr>
          <w:rFonts w:ascii="Times New Roman" w:hAnsi="Times New Roman" w:cs="Times New Roman"/>
          <w:sz w:val="24"/>
          <w:szCs w:val="24"/>
          <w:lang w:val="en-US"/>
        </w:rPr>
        <w:t>Pemberian pertanyaan untuk tugas penjelajahan ataupun tugas pencarian sebaiknya dijabarkan lebih spesifik lagi, supaya penilaian atau pemberian skor nantinya bisa dilakukan dengan lebih mudah.</w:t>
      </w:r>
    </w:p>
    <w:p w14:paraId="49AA23E9" w14:textId="1EB42466" w:rsidR="005653E0" w:rsidRDefault="00C8799D" w:rsidP="00390A9A">
      <w:pPr>
        <w:pStyle w:val="ListParagraph"/>
        <w:numPr>
          <w:ilvl w:val="0"/>
          <w:numId w:val="48"/>
        </w:numPr>
        <w:spacing w:line="360" w:lineRule="auto"/>
        <w:jc w:val="both"/>
        <w:rPr>
          <w:ins w:id="2619" w:author="Ryan Ganeswara" w:date="2020-06-02T15:42:00Z"/>
          <w:rFonts w:ascii="Times New Roman" w:hAnsi="Times New Roman" w:cs="Times New Roman"/>
          <w:sz w:val="24"/>
          <w:szCs w:val="24"/>
          <w:lang w:val="en-US"/>
        </w:rPr>
      </w:pPr>
      <w:ins w:id="2620" w:author="Ryan Ganeswara" w:date="2020-06-02T15:41:00Z">
        <w:r>
          <w:rPr>
            <w:rFonts w:ascii="Times New Roman" w:hAnsi="Times New Roman" w:cs="Times New Roman"/>
            <w:sz w:val="24"/>
            <w:szCs w:val="24"/>
            <w:lang w:val="en-US"/>
          </w:rPr>
          <w:t>Untuk j</w:t>
        </w:r>
      </w:ins>
      <w:commentRangeStart w:id="2621"/>
      <w:ins w:id="2622" w:author="Cokorda Rai Adi Pramartha" w:date="2020-05-29T20:31:00Z">
        <w:del w:id="2623" w:author="Ryan Ganeswara" w:date="2020-06-02T15:41:00Z">
          <w:r w:rsidR="005653E0" w:rsidDel="00C8799D">
            <w:rPr>
              <w:rFonts w:ascii="Times New Roman" w:hAnsi="Times New Roman" w:cs="Times New Roman"/>
              <w:sz w:val="24"/>
              <w:szCs w:val="24"/>
              <w:lang w:val="en-US"/>
            </w:rPr>
            <w:delText>J</w:delText>
          </w:r>
        </w:del>
        <w:r w:rsidR="005653E0">
          <w:rPr>
            <w:rFonts w:ascii="Times New Roman" w:hAnsi="Times New Roman" w:cs="Times New Roman"/>
            <w:sz w:val="24"/>
            <w:szCs w:val="24"/>
            <w:lang w:val="en-US"/>
          </w:rPr>
          <w:t xml:space="preserve">umlah </w:t>
        </w:r>
      </w:ins>
      <w:ins w:id="2624" w:author="Ryan Ganeswara" w:date="2020-06-02T15:44:00Z">
        <w:r w:rsidR="00114471">
          <w:rPr>
            <w:rFonts w:ascii="Times New Roman" w:hAnsi="Times New Roman" w:cs="Times New Roman"/>
            <w:sz w:val="24"/>
            <w:szCs w:val="24"/>
            <w:lang w:val="en-US"/>
          </w:rPr>
          <w:t>masih dapat ditambahkan dimana generasi yang ada belum mencakup generasi saat ini. Selain itu, data mengenai perkawinan, tanggal lahir, dan tanggal meninggal masih bisa ditambahkan apabila ada data yang valid mengenai hal tersebut.</w:t>
        </w:r>
      </w:ins>
      <w:ins w:id="2625" w:author="Cokorda Rai Adi Pramartha" w:date="2020-05-29T20:31:00Z">
        <w:del w:id="2626" w:author="Ryan Ganeswara" w:date="2020-06-02T15:44:00Z">
          <w:r w:rsidR="005653E0" w:rsidDel="00114471">
            <w:rPr>
              <w:rFonts w:ascii="Times New Roman" w:hAnsi="Times New Roman" w:cs="Times New Roman"/>
              <w:sz w:val="24"/>
              <w:szCs w:val="24"/>
              <w:lang w:val="en-US"/>
            </w:rPr>
            <w:delText>data lebih banyak sepe</w:delText>
          </w:r>
        </w:del>
      </w:ins>
      <w:ins w:id="2627" w:author="Cokorda Rai Adi Pramartha" w:date="2020-05-29T20:32:00Z">
        <w:del w:id="2628" w:author="Ryan Ganeswara" w:date="2020-06-02T15:44:00Z">
          <w:r w:rsidR="005653E0" w:rsidDel="00114471">
            <w:rPr>
              <w:rFonts w:ascii="Times New Roman" w:hAnsi="Times New Roman" w:cs="Times New Roman"/>
              <w:sz w:val="24"/>
              <w:szCs w:val="24"/>
              <w:lang w:val="en-US"/>
            </w:rPr>
            <w:delText>rti tanggal lahir, tahun meninggal, dll.</w:delText>
          </w:r>
          <w:commentRangeEnd w:id="2621"/>
          <w:r w:rsidR="005653E0" w:rsidDel="00114471">
            <w:rPr>
              <w:rStyle w:val="CommentReference"/>
            </w:rPr>
            <w:commentReference w:id="2621"/>
          </w:r>
        </w:del>
      </w:ins>
    </w:p>
    <w:p w14:paraId="323493C4" w14:textId="420CF22D" w:rsidR="00C8799D" w:rsidDel="00114471" w:rsidRDefault="00C8799D" w:rsidP="00390A9A">
      <w:pPr>
        <w:pStyle w:val="ListParagraph"/>
        <w:numPr>
          <w:ilvl w:val="0"/>
          <w:numId w:val="48"/>
        </w:numPr>
        <w:spacing w:line="360" w:lineRule="auto"/>
        <w:jc w:val="both"/>
        <w:rPr>
          <w:del w:id="2629" w:author="Ryan Ganeswara" w:date="2020-06-02T15:44:00Z"/>
          <w:rFonts w:ascii="Times New Roman" w:hAnsi="Times New Roman" w:cs="Times New Roman"/>
          <w:sz w:val="24"/>
          <w:szCs w:val="24"/>
          <w:lang w:val="en-US"/>
        </w:rPr>
      </w:pPr>
    </w:p>
    <w:p w14:paraId="10EEAA55" w14:textId="1D611F19" w:rsidR="00A40B81" w:rsidRPr="00A40B81" w:rsidDel="005653E0" w:rsidRDefault="00A40B81" w:rsidP="00390A9A">
      <w:pPr>
        <w:pStyle w:val="ListParagraph"/>
        <w:numPr>
          <w:ilvl w:val="0"/>
          <w:numId w:val="48"/>
        </w:numPr>
        <w:spacing w:line="360" w:lineRule="auto"/>
        <w:jc w:val="both"/>
        <w:rPr>
          <w:del w:id="2630" w:author="Cokorda Rai Adi Pramartha" w:date="2020-05-29T20:31:00Z"/>
          <w:rFonts w:ascii="Times New Roman" w:hAnsi="Times New Roman" w:cs="Times New Roman"/>
          <w:sz w:val="24"/>
          <w:szCs w:val="24"/>
          <w:lang w:val="en-US"/>
        </w:rPr>
      </w:pPr>
      <w:del w:id="2631" w:author="Cokorda Rai Adi Pramartha" w:date="2020-05-29T20:31:00Z">
        <w:r w:rsidDel="005653E0">
          <w:rPr>
            <w:rFonts w:ascii="Times New Roman" w:hAnsi="Times New Roman" w:cs="Times New Roman"/>
            <w:sz w:val="24"/>
            <w:szCs w:val="24"/>
            <w:lang w:val="en-US"/>
          </w:rPr>
          <w:delText>Penggunaan SPARQL Query untuk menguji ontologi dapat dilakukan pada fuseki server bila perangkat lunak yang digunakan mengalami masalah atau terjadi error, hal tersebut merupakan alternatif lain dalam melakukan query pada ontologi.</w:delText>
        </w:r>
      </w:del>
    </w:p>
    <w:p w14:paraId="0B7A2538" w14:textId="67F28EF6" w:rsidR="000E332A" w:rsidRDefault="000E332A" w:rsidP="000E332A">
      <w:pPr>
        <w:rPr>
          <w:lang w:val="en-US"/>
        </w:rPr>
      </w:pPr>
    </w:p>
    <w:p w14:paraId="5F63675B" w14:textId="65277C66" w:rsidR="000E332A" w:rsidRDefault="000E332A" w:rsidP="000E332A">
      <w:pPr>
        <w:rPr>
          <w:lang w:val="en-US"/>
        </w:rPr>
      </w:pPr>
    </w:p>
    <w:p w14:paraId="36DC45BF" w14:textId="3DC79BEB" w:rsidR="000E332A" w:rsidRDefault="000E332A" w:rsidP="000E332A">
      <w:pPr>
        <w:rPr>
          <w:lang w:val="en-US"/>
        </w:rPr>
      </w:pPr>
    </w:p>
    <w:p w14:paraId="2DB55233" w14:textId="59A5B6BC" w:rsidR="000E332A" w:rsidRDefault="000E332A" w:rsidP="000E332A">
      <w:pPr>
        <w:rPr>
          <w:lang w:val="en-US"/>
        </w:rPr>
      </w:pPr>
    </w:p>
    <w:p w14:paraId="456042C8" w14:textId="7F0E6B36" w:rsidR="000E332A" w:rsidRDefault="000E332A" w:rsidP="000E332A">
      <w:pPr>
        <w:rPr>
          <w:lang w:val="en-US"/>
        </w:rPr>
      </w:pPr>
    </w:p>
    <w:p w14:paraId="6733FA30" w14:textId="4E8536D3" w:rsidR="000E332A" w:rsidRDefault="000E332A" w:rsidP="000E332A">
      <w:pPr>
        <w:rPr>
          <w:lang w:val="en-US"/>
        </w:rPr>
      </w:pPr>
    </w:p>
    <w:p w14:paraId="679529BF" w14:textId="57B7E578" w:rsidR="000E332A" w:rsidRDefault="000E332A" w:rsidP="000E332A">
      <w:pPr>
        <w:rPr>
          <w:ins w:id="2632" w:author="Ryan Ganeswara" w:date="2020-06-11T20:10:00Z"/>
          <w:lang w:val="en-US"/>
        </w:rPr>
      </w:pPr>
    </w:p>
    <w:p w14:paraId="44EB13EB" w14:textId="09680AB9" w:rsidR="001709E5" w:rsidRDefault="001709E5" w:rsidP="000E332A">
      <w:pPr>
        <w:rPr>
          <w:ins w:id="2633" w:author="Ryan Ganeswara" w:date="2020-06-11T20:10:00Z"/>
          <w:lang w:val="en-US"/>
        </w:rPr>
      </w:pPr>
    </w:p>
    <w:p w14:paraId="77700158" w14:textId="1EF07845" w:rsidR="001709E5" w:rsidRDefault="001709E5" w:rsidP="000E332A">
      <w:pPr>
        <w:rPr>
          <w:ins w:id="2634" w:author="Ryan Ganeswara" w:date="2020-06-11T20:10:00Z"/>
          <w:lang w:val="en-US"/>
        </w:rPr>
      </w:pPr>
    </w:p>
    <w:p w14:paraId="0A42A6BE" w14:textId="3A0378ED" w:rsidR="001709E5" w:rsidRDefault="001709E5" w:rsidP="000E332A">
      <w:pPr>
        <w:rPr>
          <w:ins w:id="2635" w:author="Ryan Ganeswara" w:date="2020-06-11T20:10:00Z"/>
          <w:lang w:val="en-US"/>
        </w:rPr>
      </w:pPr>
    </w:p>
    <w:p w14:paraId="3242F4E4" w14:textId="4DB98BAB" w:rsidR="001709E5" w:rsidRDefault="001709E5" w:rsidP="000E332A">
      <w:pPr>
        <w:rPr>
          <w:ins w:id="2636" w:author="Ryan Ganeswara" w:date="2020-06-11T20:10:00Z"/>
          <w:lang w:val="en-US"/>
        </w:rPr>
      </w:pPr>
    </w:p>
    <w:p w14:paraId="62300BD7" w14:textId="68432672" w:rsidR="001709E5" w:rsidRDefault="001709E5" w:rsidP="000E332A">
      <w:pPr>
        <w:rPr>
          <w:ins w:id="2637" w:author="Ryan Ganeswara" w:date="2020-06-11T20:10:00Z"/>
          <w:lang w:val="en-US"/>
        </w:rPr>
      </w:pPr>
    </w:p>
    <w:p w14:paraId="45055F31" w14:textId="7A21BC47" w:rsidR="001709E5" w:rsidRDefault="001709E5" w:rsidP="000E332A">
      <w:pPr>
        <w:rPr>
          <w:ins w:id="2638" w:author="Ryan Ganeswara" w:date="2020-06-11T20:10:00Z"/>
          <w:lang w:val="en-US"/>
        </w:rPr>
      </w:pPr>
    </w:p>
    <w:p w14:paraId="7B40FC0E" w14:textId="77777777" w:rsidR="001709E5" w:rsidRDefault="001709E5" w:rsidP="000E332A">
      <w:pPr>
        <w:rPr>
          <w:lang w:val="en-US"/>
        </w:rPr>
      </w:pPr>
    </w:p>
    <w:p w14:paraId="33509366" w14:textId="22D880FB" w:rsidR="000E332A" w:rsidDel="001709E5" w:rsidRDefault="000E332A" w:rsidP="000E332A">
      <w:pPr>
        <w:rPr>
          <w:del w:id="2639" w:author="Ryan Ganeswara" w:date="2020-06-11T20:10:00Z"/>
          <w:lang w:val="en-US"/>
        </w:rPr>
      </w:pPr>
    </w:p>
    <w:p w14:paraId="66D8EBB5" w14:textId="49557019" w:rsidR="000E332A" w:rsidDel="001709E5" w:rsidRDefault="000E332A" w:rsidP="000E332A">
      <w:pPr>
        <w:rPr>
          <w:del w:id="2640" w:author="Ryan Ganeswara" w:date="2020-06-11T20:10:00Z"/>
          <w:lang w:val="en-US"/>
        </w:rPr>
      </w:pPr>
    </w:p>
    <w:p w14:paraId="6DBA5BE0" w14:textId="70BB2B61" w:rsidR="000E332A" w:rsidDel="001709E5" w:rsidRDefault="000E332A" w:rsidP="000E332A">
      <w:pPr>
        <w:rPr>
          <w:del w:id="2641" w:author="Ryan Ganeswara" w:date="2020-06-11T20:10:00Z"/>
          <w:lang w:val="en-US"/>
        </w:rPr>
      </w:pPr>
    </w:p>
    <w:p w14:paraId="577C0D9D" w14:textId="7DE38F1B" w:rsidR="000E332A" w:rsidDel="001709E5" w:rsidRDefault="000E332A" w:rsidP="000E332A">
      <w:pPr>
        <w:rPr>
          <w:del w:id="2642" w:author="Ryan Ganeswara" w:date="2020-06-11T20:10:00Z"/>
          <w:lang w:val="en-US"/>
        </w:rPr>
      </w:pPr>
    </w:p>
    <w:p w14:paraId="1DF5EC0E" w14:textId="08D01F4B" w:rsidR="000E332A" w:rsidDel="001709E5" w:rsidRDefault="000E332A" w:rsidP="000E332A">
      <w:pPr>
        <w:rPr>
          <w:del w:id="2643" w:author="Ryan Ganeswara" w:date="2020-06-11T20:10:00Z"/>
          <w:lang w:val="en-US"/>
        </w:rPr>
      </w:pPr>
    </w:p>
    <w:p w14:paraId="334D3CF0" w14:textId="0A3D4F28" w:rsidR="000E332A" w:rsidDel="001709E5" w:rsidRDefault="000E332A" w:rsidP="000E332A">
      <w:pPr>
        <w:rPr>
          <w:del w:id="2644" w:author="Ryan Ganeswara" w:date="2020-06-11T20:10:00Z"/>
          <w:lang w:val="en-US"/>
        </w:rPr>
      </w:pPr>
    </w:p>
    <w:p w14:paraId="6D12721E" w14:textId="70467811" w:rsidR="000E332A" w:rsidDel="001709E5" w:rsidRDefault="000E332A" w:rsidP="000E332A">
      <w:pPr>
        <w:rPr>
          <w:del w:id="2645" w:author="Ryan Ganeswara" w:date="2020-06-11T20:10:00Z"/>
          <w:lang w:val="en-US"/>
        </w:rPr>
      </w:pPr>
    </w:p>
    <w:p w14:paraId="5A7916AA" w14:textId="6B5C6489" w:rsidR="000E332A" w:rsidDel="001709E5" w:rsidRDefault="000E332A" w:rsidP="000E332A">
      <w:pPr>
        <w:rPr>
          <w:del w:id="2646" w:author="Ryan Ganeswara" w:date="2020-06-11T20:10:00Z"/>
          <w:lang w:val="en-US"/>
        </w:rPr>
      </w:pPr>
    </w:p>
    <w:p w14:paraId="5289D41B" w14:textId="2333FDF5" w:rsidR="000E332A" w:rsidDel="001709E5" w:rsidRDefault="000E332A" w:rsidP="000E332A">
      <w:pPr>
        <w:rPr>
          <w:del w:id="2647" w:author="Ryan Ganeswara" w:date="2020-06-11T20:10:00Z"/>
          <w:lang w:val="en-US"/>
        </w:rPr>
      </w:pPr>
    </w:p>
    <w:p w14:paraId="1CA25EA5" w14:textId="345CA337" w:rsidR="000E332A" w:rsidDel="001709E5" w:rsidRDefault="000E332A" w:rsidP="000E332A">
      <w:pPr>
        <w:rPr>
          <w:del w:id="2648" w:author="Ryan Ganeswara" w:date="2020-06-11T20:10:00Z"/>
          <w:lang w:val="en-US"/>
        </w:rPr>
      </w:pPr>
    </w:p>
    <w:p w14:paraId="60EE4D18" w14:textId="6BA3A109" w:rsidR="000E332A" w:rsidDel="001709E5" w:rsidRDefault="000E332A" w:rsidP="000E332A">
      <w:pPr>
        <w:rPr>
          <w:del w:id="2649" w:author="Ryan Ganeswara" w:date="2020-06-11T20:10:00Z"/>
          <w:lang w:val="en-US"/>
        </w:rPr>
      </w:pPr>
    </w:p>
    <w:p w14:paraId="7F65CCA7" w14:textId="2469C959" w:rsidR="000E332A" w:rsidDel="001709E5" w:rsidRDefault="000E332A" w:rsidP="000E332A">
      <w:pPr>
        <w:rPr>
          <w:del w:id="2650" w:author="Ryan Ganeswara" w:date="2020-06-11T20:10:00Z"/>
          <w:lang w:val="en-US"/>
        </w:rPr>
      </w:pPr>
    </w:p>
    <w:p w14:paraId="095E2AFC" w14:textId="77777777" w:rsidR="000E332A" w:rsidRPr="000E332A" w:rsidRDefault="000E332A" w:rsidP="000E332A">
      <w:pPr>
        <w:rPr>
          <w:lang w:val="en-US"/>
        </w:rPr>
      </w:pPr>
    </w:p>
    <w:p w14:paraId="2E43F678" w14:textId="77777777" w:rsidR="00554E12" w:rsidRDefault="00554E12" w:rsidP="00966D2C">
      <w:pPr>
        <w:pStyle w:val="Heading1"/>
        <w:jc w:val="center"/>
        <w:rPr>
          <w:ins w:id="2651" w:author="Made Wardana" w:date="2020-06-11T21:29:00Z"/>
        </w:rPr>
        <w:sectPr w:rsidR="00554E12" w:rsidSect="00554E12">
          <w:headerReference w:type="default" r:id="rId75"/>
          <w:footerReference w:type="default" r:id="rId76"/>
          <w:pgSz w:w="11906" w:h="16838"/>
          <w:pgMar w:top="1701" w:right="1701" w:bottom="1701" w:left="2268" w:header="709" w:footer="709" w:gutter="0"/>
          <w:pgNumType w:start="74"/>
          <w:cols w:space="708"/>
          <w:docGrid w:linePitch="360"/>
        </w:sectPr>
      </w:pPr>
      <w:bookmarkStart w:id="2665" w:name="_Toc41326084"/>
    </w:p>
    <w:p w14:paraId="33788778" w14:textId="418534B6" w:rsidR="00966D2C" w:rsidRDefault="0075442E" w:rsidP="00966D2C">
      <w:pPr>
        <w:pStyle w:val="Heading1"/>
        <w:jc w:val="center"/>
      </w:pPr>
      <w:r>
        <w:t>DAFTAR PUSTAKA</w:t>
      </w:r>
      <w:bookmarkEnd w:id="2665"/>
    </w:p>
    <w:sdt>
      <w:sdtPr>
        <w:rPr>
          <w:rFonts w:asciiTheme="minorHAnsi" w:eastAsiaTheme="minorHAnsi" w:hAnsiTheme="minorHAnsi" w:cstheme="minorBidi"/>
          <w:b w:val="0"/>
          <w:sz w:val="22"/>
          <w:szCs w:val="22"/>
          <w:lang w:val="en-ID"/>
        </w:rPr>
        <w:id w:val="94607519"/>
        <w:docPartObj>
          <w:docPartGallery w:val="Bibliographies"/>
          <w:docPartUnique/>
        </w:docPartObj>
      </w:sdtPr>
      <w:sdtContent>
        <w:p w14:paraId="1D1F14BF" w14:textId="690B42B8" w:rsidR="00131325" w:rsidRDefault="00131325">
          <w:pPr>
            <w:pStyle w:val="Heading1"/>
          </w:pPr>
        </w:p>
        <w:sdt>
          <w:sdtPr>
            <w:id w:val="-573587230"/>
            <w:bibliography/>
          </w:sdtPr>
          <w:sdtContent>
            <w:p w14:paraId="524F8A3A" w14:textId="77777777" w:rsidR="00A058BA" w:rsidRPr="00642B9B" w:rsidRDefault="00131325"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sz w:val="24"/>
                  <w:szCs w:val="24"/>
                </w:rPr>
                <w:fldChar w:fldCharType="begin"/>
              </w:r>
              <w:r w:rsidRPr="00642B9B">
                <w:rPr>
                  <w:rFonts w:ascii="Times New Roman" w:hAnsi="Times New Roman" w:cs="Times New Roman"/>
                  <w:sz w:val="24"/>
                  <w:szCs w:val="24"/>
                </w:rPr>
                <w:instrText xml:space="preserve"> BIBLIOGRAPHY </w:instrText>
              </w:r>
              <w:r w:rsidRPr="00642B9B">
                <w:rPr>
                  <w:rFonts w:ascii="Times New Roman" w:hAnsi="Times New Roman" w:cs="Times New Roman"/>
                  <w:sz w:val="24"/>
                  <w:szCs w:val="24"/>
                </w:rPr>
                <w:fldChar w:fldCharType="separate"/>
              </w:r>
              <w:r w:rsidR="00A058BA" w:rsidRPr="00642B9B">
                <w:rPr>
                  <w:rFonts w:ascii="Times New Roman" w:hAnsi="Times New Roman" w:cs="Times New Roman"/>
                  <w:noProof/>
                  <w:sz w:val="24"/>
                  <w:szCs w:val="24"/>
                  <w:lang w:val="en-US"/>
                </w:rPr>
                <w:t>(2013). Retrieved from astalog: https://www.astalog.com/3157/mengapa-bali-disebut-pulau-dewata.htm</w:t>
              </w:r>
            </w:p>
            <w:p w14:paraId="5076B0CE"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Amborowati, A. (2007). MODEL ONTOLOGI UNTUK INFORMASI JADWAL KERETA API MENGGUNAKAN PROTÉGÉ. </w:t>
              </w:r>
              <w:r w:rsidRPr="00642B9B">
                <w:rPr>
                  <w:rFonts w:ascii="Times New Roman" w:hAnsi="Times New Roman" w:cs="Times New Roman"/>
                  <w:i/>
                  <w:iCs/>
                  <w:noProof/>
                  <w:sz w:val="24"/>
                  <w:szCs w:val="24"/>
                  <w:lang w:val="en-US"/>
                </w:rPr>
                <w:t>Seminar Nasional Aplikasi Teknologi Informasi 2007 (SNATI 2007)</w:t>
              </w:r>
              <w:r w:rsidRPr="00642B9B">
                <w:rPr>
                  <w:rFonts w:ascii="Times New Roman" w:hAnsi="Times New Roman" w:cs="Times New Roman"/>
                  <w:noProof/>
                  <w:sz w:val="24"/>
                  <w:szCs w:val="24"/>
                  <w:lang w:val="en-US"/>
                </w:rPr>
                <w:t>, 9-12.</w:t>
              </w:r>
            </w:p>
            <w:p w14:paraId="7469B197"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Antoniou, G., &amp; Harmelen, F. v. (2014). </w:t>
              </w:r>
              <w:r w:rsidRPr="00642B9B">
                <w:rPr>
                  <w:rFonts w:ascii="Times New Roman" w:hAnsi="Times New Roman" w:cs="Times New Roman"/>
                  <w:i/>
                  <w:iCs/>
                  <w:noProof/>
                  <w:sz w:val="24"/>
                  <w:szCs w:val="24"/>
                  <w:lang w:val="en-US"/>
                </w:rPr>
                <w:t>A Semantic Web Primer.</w:t>
              </w:r>
              <w:r w:rsidRPr="00642B9B">
                <w:rPr>
                  <w:rFonts w:ascii="Times New Roman" w:hAnsi="Times New Roman" w:cs="Times New Roman"/>
                  <w:noProof/>
                  <w:sz w:val="24"/>
                  <w:szCs w:val="24"/>
                  <w:lang w:val="en-US"/>
                </w:rPr>
                <w:t xml:space="preserve"> London: The MIT Press.</w:t>
              </w:r>
            </w:p>
            <w:p w14:paraId="15CED722"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Azhari, &amp; Sholichah, M. (2006). MODEL ONTOLOGI UNTUK INFORMASI JADWAL PENERBANGAN MENGGUNAKAN PROTÉGÉ . </w:t>
              </w:r>
              <w:r w:rsidRPr="00642B9B">
                <w:rPr>
                  <w:rFonts w:ascii="Times New Roman" w:hAnsi="Times New Roman" w:cs="Times New Roman"/>
                  <w:i/>
                  <w:iCs/>
                  <w:noProof/>
                  <w:sz w:val="24"/>
                  <w:szCs w:val="24"/>
                  <w:lang w:val="en-US"/>
                </w:rPr>
                <w:t>Jurnal Informatika Volume 7</w:t>
              </w:r>
              <w:r w:rsidRPr="00642B9B">
                <w:rPr>
                  <w:rFonts w:ascii="Times New Roman" w:hAnsi="Times New Roman" w:cs="Times New Roman"/>
                  <w:noProof/>
                  <w:sz w:val="24"/>
                  <w:szCs w:val="24"/>
                  <w:lang w:val="en-US"/>
                </w:rPr>
                <w:t>, 67-76.</w:t>
              </w:r>
            </w:p>
            <w:p w14:paraId="3B1FEEC5"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Davis, F. D. (1989). Perceived Usefulness, Perceived Ease of Use, and User Acceptance of Information Technology.</w:t>
              </w:r>
            </w:p>
            <w:p w14:paraId="5317D6FA"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Fernandez, M., Gomez-Perez, A., &amp; Juristo, N. (1997). METHONTOLOGY : From Ontological Art Towards Ontological Engineering.</w:t>
              </w:r>
            </w:p>
            <w:p w14:paraId="549F25BC"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Gašević, D. D. (2009). The Semantic Web. In </w:t>
              </w:r>
              <w:r w:rsidRPr="00642B9B">
                <w:rPr>
                  <w:rFonts w:ascii="Times New Roman" w:hAnsi="Times New Roman" w:cs="Times New Roman"/>
                  <w:i/>
                  <w:iCs/>
                  <w:noProof/>
                  <w:sz w:val="24"/>
                  <w:szCs w:val="24"/>
                  <w:lang w:val="en-US"/>
                </w:rPr>
                <w:t>Model Driven Engineering and Ontology Development</w:t>
              </w:r>
              <w:r w:rsidRPr="00642B9B">
                <w:rPr>
                  <w:rFonts w:ascii="Times New Roman" w:hAnsi="Times New Roman" w:cs="Times New Roman"/>
                  <w:noProof/>
                  <w:sz w:val="24"/>
                  <w:szCs w:val="24"/>
                  <w:lang w:val="en-US"/>
                </w:rPr>
                <w:t xml:space="preserve"> (p. 81). Springer-Verlag Berlin Heidelberg.</w:t>
              </w:r>
            </w:p>
            <w:p w14:paraId="7877933B"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Leong, L. (2003). Theoretical Models in IS Research and the Technology Acceptance Model (TAM) . In C. K. Davis, </w:t>
              </w:r>
              <w:r w:rsidRPr="00642B9B">
                <w:rPr>
                  <w:rFonts w:ascii="Times New Roman" w:hAnsi="Times New Roman" w:cs="Times New Roman"/>
                  <w:i/>
                  <w:iCs/>
                  <w:noProof/>
                  <w:sz w:val="24"/>
                  <w:szCs w:val="24"/>
                  <w:lang w:val="en-US"/>
                </w:rPr>
                <w:t xml:space="preserve">Technologies &amp; Methodologies for Evaluating Information Technology in Business </w:t>
              </w:r>
              <w:r w:rsidRPr="00642B9B">
                <w:rPr>
                  <w:rFonts w:ascii="Times New Roman" w:hAnsi="Times New Roman" w:cs="Times New Roman"/>
                  <w:noProof/>
                  <w:sz w:val="24"/>
                  <w:szCs w:val="24"/>
                  <w:lang w:val="en-US"/>
                </w:rPr>
                <w:t>(p. 20). USA: Idea Group Publishing.</w:t>
              </w:r>
            </w:p>
            <w:p w14:paraId="1E583AE4"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Maziddah, A. (2019). DISEASE ENGINEERING BASED DIAGNOSIS APPLICATION USING SEMANTIC ONTOLOGY. 6-9.</w:t>
              </w:r>
            </w:p>
            <w:p w14:paraId="39D80B6E"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Nasir, S. A., &amp; Noor, N. L. (2010). Integrating Ontology-based Approach in Knowledge Management System (KMS): Construction of Batik Heritage Ontology. </w:t>
              </w:r>
              <w:r w:rsidRPr="00642B9B">
                <w:rPr>
                  <w:rFonts w:ascii="Times New Roman" w:hAnsi="Times New Roman" w:cs="Times New Roman"/>
                  <w:i/>
                  <w:iCs/>
                  <w:noProof/>
                  <w:sz w:val="24"/>
                  <w:szCs w:val="24"/>
                  <w:lang w:val="en-US"/>
                </w:rPr>
                <w:t>International Conference on Science and Social Research (CSSR 2010)</w:t>
              </w:r>
              <w:r w:rsidRPr="00642B9B">
                <w:rPr>
                  <w:rFonts w:ascii="Times New Roman" w:hAnsi="Times New Roman" w:cs="Times New Roman"/>
                  <w:noProof/>
                  <w:sz w:val="24"/>
                  <w:szCs w:val="24"/>
                  <w:lang w:val="en-US"/>
                </w:rPr>
                <w:t>.</w:t>
              </w:r>
            </w:p>
            <w:p w14:paraId="303B4331"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Nugroho, A. (2012). MEMBANGUN ONTOLOGI JURNAL MENGGUNAKAN PROTEGE (Build Journal Of Use Protege Ontology). </w:t>
              </w:r>
              <w:r w:rsidRPr="00642B9B">
                <w:rPr>
                  <w:rFonts w:ascii="Times New Roman" w:hAnsi="Times New Roman" w:cs="Times New Roman"/>
                  <w:i/>
                  <w:iCs/>
                  <w:noProof/>
                  <w:sz w:val="24"/>
                  <w:szCs w:val="24"/>
                  <w:lang w:val="en-US"/>
                </w:rPr>
                <w:t>JURNAL TRANSFORMATIKA, Volume 10, No.1, Juli 2012</w:t>
              </w:r>
              <w:r w:rsidRPr="00642B9B">
                <w:rPr>
                  <w:rFonts w:ascii="Times New Roman" w:hAnsi="Times New Roman" w:cs="Times New Roman"/>
                  <w:noProof/>
                  <w:sz w:val="24"/>
                  <w:szCs w:val="24"/>
                  <w:lang w:val="en-US"/>
                </w:rPr>
                <w:t>.</w:t>
              </w:r>
            </w:p>
            <w:p w14:paraId="6C8D8C89"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Pramartha, C. (2018). Assembly the Semantic Cultural Heritage Knowledge. </w:t>
              </w:r>
              <w:r w:rsidRPr="00642B9B">
                <w:rPr>
                  <w:rFonts w:ascii="Times New Roman" w:hAnsi="Times New Roman" w:cs="Times New Roman"/>
                  <w:i/>
                  <w:iCs/>
                  <w:noProof/>
                  <w:sz w:val="24"/>
                  <w:szCs w:val="24"/>
                  <w:lang w:val="en-US"/>
                </w:rPr>
                <w:t>Jurnal Ilmu Komputer</w:t>
              </w:r>
              <w:r w:rsidRPr="00642B9B">
                <w:rPr>
                  <w:rFonts w:ascii="Times New Roman" w:hAnsi="Times New Roman" w:cs="Times New Roman"/>
                  <w:noProof/>
                  <w:sz w:val="24"/>
                  <w:szCs w:val="24"/>
                  <w:lang w:val="en-US"/>
                </w:rPr>
                <w:t>.</w:t>
              </w:r>
            </w:p>
            <w:p w14:paraId="0D554687"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Pramartha, C. R., Davis, J. G., &amp; Kuan, K. K. (2018). A Semantically-Enriched Digital Portal for the Digital Preservation of Cultural Heritage with Community Participation.</w:t>
              </w:r>
            </w:p>
            <w:p w14:paraId="061244E5" w14:textId="77777777" w:rsidR="009C6405" w:rsidRDefault="009C6405" w:rsidP="00A058BA">
              <w:pPr>
                <w:pStyle w:val="Bibliography"/>
                <w:ind w:left="720" w:hanging="720"/>
                <w:rPr>
                  <w:ins w:id="2666" w:author="Made Wardana" w:date="2020-06-11T21:31:00Z"/>
                  <w:rFonts w:ascii="Times New Roman" w:hAnsi="Times New Roman" w:cs="Times New Roman"/>
                  <w:noProof/>
                  <w:sz w:val="24"/>
                  <w:szCs w:val="24"/>
                  <w:lang w:val="en-US"/>
                </w:rPr>
                <w:sectPr w:rsidR="009C6405" w:rsidSect="00554E12">
                  <w:headerReference w:type="default" r:id="rId77"/>
                  <w:footerReference w:type="default" r:id="rId78"/>
                  <w:pgSz w:w="11906" w:h="16838"/>
                  <w:pgMar w:top="1701" w:right="1701" w:bottom="1701" w:left="2268" w:header="709" w:footer="709" w:gutter="0"/>
                  <w:pgNumType w:start="75"/>
                  <w:cols w:space="708"/>
                  <w:docGrid w:linePitch="360"/>
                </w:sectPr>
              </w:pPr>
            </w:p>
            <w:p w14:paraId="1B7F6C1B" w14:textId="0705D6E8"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Sari, N. K. (2013). Ontologi. </w:t>
              </w:r>
              <w:r w:rsidRPr="00642B9B">
                <w:rPr>
                  <w:rFonts w:ascii="Times New Roman" w:hAnsi="Times New Roman" w:cs="Times New Roman"/>
                  <w:i/>
                  <w:iCs/>
                  <w:noProof/>
                  <w:sz w:val="24"/>
                  <w:szCs w:val="24"/>
                  <w:lang w:val="en-US"/>
                </w:rPr>
                <w:t>Mesin Pencari Berbasis Semantic Search Dengan Metode KMP (Knuth Morris Pratt) Pada Ensiklopedi Masjid Bersejarah Di Indonesia</w:t>
              </w:r>
              <w:r w:rsidRPr="00642B9B">
                <w:rPr>
                  <w:rFonts w:ascii="Times New Roman" w:hAnsi="Times New Roman" w:cs="Times New Roman"/>
                  <w:noProof/>
                  <w:sz w:val="24"/>
                  <w:szCs w:val="24"/>
                  <w:lang w:val="en-US"/>
                </w:rPr>
                <w:t>, 16.</w:t>
              </w:r>
            </w:p>
            <w:p w14:paraId="02631118"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Sinaga, A. M., Sipahutar, R. J., &amp; Hutasoit, D. I. (2018). Penerapan Ontology Web Language Pada Domain Ulos Batak Toba. </w:t>
              </w:r>
              <w:r w:rsidRPr="00642B9B">
                <w:rPr>
                  <w:rFonts w:ascii="Times New Roman" w:hAnsi="Times New Roman" w:cs="Times New Roman"/>
                  <w:i/>
                  <w:iCs/>
                  <w:noProof/>
                  <w:sz w:val="24"/>
                  <w:szCs w:val="24"/>
                  <w:lang w:val="en-US"/>
                </w:rPr>
                <w:t>Jurnal Teknologi Informasi dan Ilmu Komputer</w:t>
              </w:r>
              <w:r w:rsidRPr="00642B9B">
                <w:rPr>
                  <w:rFonts w:ascii="Times New Roman" w:hAnsi="Times New Roman" w:cs="Times New Roman"/>
                  <w:noProof/>
                  <w:sz w:val="24"/>
                  <w:szCs w:val="24"/>
                  <w:lang w:val="en-US"/>
                </w:rPr>
                <w:t>.</w:t>
              </w:r>
            </w:p>
            <w:p w14:paraId="2D936B8F"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Wicaksana, I. W., Banowosari, L. Y., &amp; Triyantio, K. (2006). Ontology. </w:t>
              </w:r>
              <w:r w:rsidRPr="00642B9B">
                <w:rPr>
                  <w:rFonts w:ascii="Times New Roman" w:hAnsi="Times New Roman" w:cs="Times New Roman"/>
                  <w:i/>
                  <w:iCs/>
                  <w:noProof/>
                  <w:sz w:val="24"/>
                  <w:szCs w:val="24"/>
                  <w:lang w:val="en-US"/>
                </w:rPr>
                <w:t>PENGUJIAN TOOL ONTOLOGY</w:t>
              </w:r>
              <w:r w:rsidRPr="00642B9B">
                <w:rPr>
                  <w:rFonts w:ascii="Times New Roman" w:hAnsi="Times New Roman" w:cs="Times New Roman"/>
                  <w:noProof/>
                  <w:sz w:val="24"/>
                  <w:szCs w:val="24"/>
                  <w:lang w:val="en-US"/>
                </w:rPr>
                <w:t>, 2.</w:t>
              </w:r>
            </w:p>
            <w:p w14:paraId="0B921C61" w14:textId="4F65CDEF"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Yu, L. (2014). Chapter 6 SPARQL: </w:t>
              </w:r>
              <w:del w:id="2680" w:author="Ryan Ganeswara" w:date="2020-06-02T16:09:00Z">
                <w:r w:rsidRPr="00642B9B" w:rsidDel="009E34ED">
                  <w:rPr>
                    <w:rFonts w:ascii="Times New Roman" w:hAnsi="Times New Roman" w:cs="Times New Roman"/>
                    <w:noProof/>
                    <w:sz w:val="24"/>
                    <w:szCs w:val="24"/>
                    <w:lang w:val="en-US"/>
                  </w:rPr>
                  <w:delText>Query</w:delText>
                </w:r>
              </w:del>
              <w:ins w:id="2681" w:author="Ryan Ganeswara" w:date="2020-06-02T16:09:00Z">
                <w:r w:rsidR="009E34ED" w:rsidRPr="009E34ED">
                  <w:rPr>
                    <w:rFonts w:ascii="Times New Roman" w:hAnsi="Times New Roman" w:cs="Times New Roman"/>
                    <w:i/>
                    <w:noProof/>
                    <w:sz w:val="24"/>
                    <w:szCs w:val="24"/>
                    <w:lang w:val="en-US"/>
                  </w:rPr>
                  <w:t>Query</w:t>
                </w:r>
              </w:ins>
              <w:r w:rsidRPr="00642B9B">
                <w:rPr>
                  <w:rFonts w:ascii="Times New Roman" w:hAnsi="Times New Roman" w:cs="Times New Roman"/>
                  <w:noProof/>
                  <w:sz w:val="24"/>
                  <w:szCs w:val="24"/>
                  <w:lang w:val="en-US"/>
                </w:rPr>
                <w:t xml:space="preserve">ing the Semantic Web. In L. Yu, </w:t>
              </w:r>
              <w:r w:rsidRPr="00642B9B">
                <w:rPr>
                  <w:rFonts w:ascii="Times New Roman" w:hAnsi="Times New Roman" w:cs="Times New Roman"/>
                  <w:i/>
                  <w:iCs/>
                  <w:noProof/>
                  <w:sz w:val="24"/>
                  <w:szCs w:val="24"/>
                  <w:lang w:val="en-US"/>
                </w:rPr>
                <w:t>A Developer’s Guide to the Semantic Web</w:t>
              </w:r>
              <w:r w:rsidRPr="00642B9B">
                <w:rPr>
                  <w:rFonts w:ascii="Times New Roman" w:hAnsi="Times New Roman" w:cs="Times New Roman"/>
                  <w:noProof/>
                  <w:sz w:val="24"/>
                  <w:szCs w:val="24"/>
                  <w:lang w:val="en-US"/>
                </w:rPr>
                <w:t xml:space="preserve"> (p. 265). Springer-Verlag Berlin Heidelberg.</w:t>
              </w:r>
            </w:p>
            <w:p w14:paraId="61E4D16C" w14:textId="5B8A4DF0" w:rsidR="00656BA5" w:rsidRDefault="00131325" w:rsidP="00A058BA">
              <w:pPr>
                <w:spacing w:line="360" w:lineRule="auto"/>
                <w:sectPr w:rsidR="00656BA5" w:rsidSect="009C6405">
                  <w:headerReference w:type="default" r:id="rId79"/>
                  <w:footerReference w:type="default" r:id="rId80"/>
                  <w:pgSz w:w="11906" w:h="16838"/>
                  <w:pgMar w:top="1701" w:right="1701" w:bottom="1701" w:left="2268" w:header="709" w:footer="709" w:gutter="0"/>
                  <w:pgNumType w:start="76"/>
                  <w:cols w:space="708"/>
                  <w:docGrid w:linePitch="360"/>
                  <w:sectPrChange w:id="2695" w:author="Made Wardana" w:date="2020-06-11T21:31:00Z">
                    <w:sectPr w:rsidR="00656BA5" w:rsidSect="009C6405">
                      <w:pgMar w:top="1701" w:right="1701" w:bottom="1701" w:left="2268" w:header="709" w:footer="709" w:gutter="0"/>
                    </w:sectPr>
                  </w:sectPrChange>
                </w:sectPr>
              </w:pPr>
              <w:r w:rsidRPr="00642B9B">
                <w:rPr>
                  <w:rFonts w:ascii="Times New Roman" w:hAnsi="Times New Roman" w:cs="Times New Roman"/>
                  <w:b/>
                  <w:bCs/>
                  <w:noProof/>
                  <w:sz w:val="24"/>
                  <w:szCs w:val="24"/>
                </w:rPr>
                <w:fldChar w:fldCharType="end"/>
              </w:r>
            </w:p>
          </w:sdtContent>
        </w:sdt>
      </w:sdtContent>
    </w:sdt>
    <w:p w14:paraId="4CF2C048" w14:textId="316C4949" w:rsidR="002F5BE6" w:rsidRDefault="006177C0">
      <w:pPr>
        <w:pStyle w:val="Heading1"/>
        <w:jc w:val="center"/>
        <w:rPr>
          <w:ins w:id="2696" w:author="Ryan Ganeswara" w:date="2020-06-11T20:57:00Z"/>
        </w:rPr>
        <w:pPrChange w:id="2697" w:author="Ryan Ganeswara" w:date="2020-06-11T20:57:00Z">
          <w:pPr>
            <w:pStyle w:val="Heading1"/>
          </w:pPr>
        </w:pPrChange>
      </w:pPr>
      <w:r w:rsidRPr="00A058BA">
        <w:rPr>
          <w:rFonts w:cs="Times New Roman"/>
          <w:bCs/>
          <w:sz w:val="28"/>
          <w:szCs w:val="28"/>
        </w:rPr>
        <w:t>LAMPIRAN</w:t>
      </w:r>
    </w:p>
    <w:p w14:paraId="0F103A64" w14:textId="17C75F34" w:rsidR="006177C0" w:rsidRPr="00A058BA" w:rsidRDefault="006177C0" w:rsidP="006177C0">
      <w:pPr>
        <w:jc w:val="center"/>
        <w:rPr>
          <w:rFonts w:ascii="Times New Roman" w:hAnsi="Times New Roman" w:cs="Times New Roman"/>
          <w:b/>
          <w:bCs/>
          <w:sz w:val="28"/>
          <w:szCs w:val="28"/>
        </w:rPr>
      </w:pPr>
      <w:r w:rsidRPr="00A058BA">
        <w:rPr>
          <w:rFonts w:ascii="Times New Roman" w:hAnsi="Times New Roman" w:cs="Times New Roman"/>
          <w:b/>
          <w:bCs/>
          <w:sz w:val="28"/>
          <w:szCs w:val="28"/>
        </w:rPr>
        <w:br w:type="page"/>
      </w:r>
    </w:p>
    <w:p w14:paraId="5C525367" w14:textId="298DFB3C" w:rsidR="00656BA5" w:rsidRPr="002F5BE6" w:rsidRDefault="006177C0">
      <w:pPr>
        <w:pStyle w:val="Heading1"/>
        <w:jc w:val="center"/>
        <w:rPr>
          <w:b w:val="0"/>
          <w:rPrChange w:id="2698" w:author="Ryan Ganeswara" w:date="2020-06-11T20:59:00Z">
            <w:rPr>
              <w:rFonts w:ascii="Times New Roman" w:hAnsi="Times New Roman" w:cs="Times New Roman"/>
              <w:b/>
              <w:bCs/>
              <w:sz w:val="28"/>
              <w:szCs w:val="28"/>
            </w:rPr>
          </w:rPrChange>
        </w:rPr>
        <w:pPrChange w:id="2699" w:author="Ryan Ganeswara" w:date="2020-06-11T20:59:00Z">
          <w:pPr>
            <w:jc w:val="center"/>
          </w:pPr>
        </w:pPrChange>
      </w:pPr>
      <w:r w:rsidRPr="00A058BA">
        <w:rPr>
          <w:rFonts w:cs="Times New Roman"/>
          <w:bCs/>
          <w:sz w:val="28"/>
          <w:szCs w:val="28"/>
        </w:rPr>
        <w:t>LAMPIRAN 1</w:t>
      </w:r>
    </w:p>
    <w:p w14:paraId="69324F21" w14:textId="7FBB1654" w:rsidR="006177C0" w:rsidRPr="00A058BA" w:rsidRDefault="006177C0" w:rsidP="006177C0">
      <w:pPr>
        <w:jc w:val="center"/>
        <w:rPr>
          <w:rFonts w:ascii="Times New Roman" w:hAnsi="Times New Roman" w:cs="Times New Roman"/>
          <w:b/>
          <w:bCs/>
          <w:sz w:val="28"/>
          <w:szCs w:val="28"/>
        </w:rPr>
      </w:pPr>
      <w:r w:rsidRPr="00A058BA">
        <w:rPr>
          <w:rFonts w:ascii="Times New Roman" w:hAnsi="Times New Roman" w:cs="Times New Roman"/>
          <w:b/>
          <w:bCs/>
          <w:sz w:val="28"/>
          <w:szCs w:val="28"/>
        </w:rPr>
        <w:t>KUMPULAN SOURCE CODE PROGRAM</w:t>
      </w:r>
    </w:p>
    <w:p w14:paraId="4754A2A8" w14:textId="14F0D08A" w:rsidR="006177C0" w:rsidRDefault="006177C0"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614B5FB7" w14:textId="77777777" w:rsidTr="00CF60EC">
        <w:tc>
          <w:tcPr>
            <w:tcW w:w="7927" w:type="dxa"/>
          </w:tcPr>
          <w:p w14:paraId="070B8DCB" w14:textId="611F68B2" w:rsidR="00CF60EC" w:rsidRPr="00CF60EC" w:rsidRDefault="00CF60EC" w:rsidP="006177C0">
            <w:pPr>
              <w:jc w:val="center"/>
              <w:rPr>
                <w:rFonts w:ascii="Times New Roman" w:hAnsi="Times New Roman" w:cs="Times New Roman"/>
                <w:b/>
                <w:bCs/>
                <w:sz w:val="24"/>
                <w:szCs w:val="24"/>
              </w:rPr>
            </w:pPr>
            <w:r w:rsidRPr="00CF60EC">
              <w:rPr>
                <w:rFonts w:ascii="Times New Roman" w:hAnsi="Times New Roman" w:cs="Times New Roman"/>
                <w:b/>
                <w:bCs/>
                <w:sz w:val="24"/>
                <w:szCs w:val="24"/>
              </w:rPr>
              <w:t>Source Code Koneksi Ontologi</w:t>
            </w:r>
          </w:p>
        </w:tc>
      </w:tr>
      <w:tr w:rsidR="00CF60EC" w14:paraId="5D2743B1" w14:textId="77777777" w:rsidTr="00CF60EC">
        <w:tc>
          <w:tcPr>
            <w:tcW w:w="7927" w:type="dxa"/>
          </w:tcPr>
          <w:p w14:paraId="3871DF3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extract($request,EXTR_SKIP);</w:t>
            </w:r>
          </w:p>
          <w:p w14:paraId="038DABE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//Impor Library EasyRDF</w:t>
            </w:r>
          </w:p>
          <w:p w14:paraId="6D07C195"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include("easyrdf/lib/EasyRdf.php");</w:t>
            </w:r>
          </w:p>
          <w:p w14:paraId="5D9A721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require_once "easyrdf/examples/html_tag_helpers.php";</w:t>
            </w:r>
          </w:p>
          <w:p w14:paraId="09175A56" w14:textId="77777777" w:rsidR="00CF60EC" w:rsidRPr="00CF60EC" w:rsidRDefault="00CF60EC" w:rsidP="00CF60EC">
            <w:pPr>
              <w:rPr>
                <w:rFonts w:ascii="Courier New" w:hAnsi="Courier New" w:cs="Courier New"/>
                <w:sz w:val="20"/>
                <w:szCs w:val="20"/>
              </w:rPr>
            </w:pPr>
          </w:p>
          <w:p w14:paraId="5FF14C6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 Pengaturan PREFIX</w:t>
            </w:r>
          </w:p>
          <w:p w14:paraId="470C662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EasyRdf_Namespace::set('rdf', 'http://www.w3.org/1999/02/22-rdf-syntax-ns#');</w:t>
            </w:r>
          </w:p>
          <w:p w14:paraId="41B8C1FC"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EasyRdf_Namespace::set('rdfs', 'http://www.w3.org/2000/01/rdf-schema#');</w:t>
            </w:r>
          </w:p>
          <w:p w14:paraId="67F6C121"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EasyRdf_Namespace::set('owl', 'http://www.w3.org/2002/07/owl#');</w:t>
            </w:r>
          </w:p>
          <w:p w14:paraId="005BEE0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EasyRdf_Namespace::set('sil', 'http://www.semanticweb.org/user/ontologies/2019/3/untitled-ontology-4#');</w:t>
            </w:r>
          </w:p>
          <w:p w14:paraId="61C635C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EasyRdf_Namespace::set('sils', 'http://webprotege.stanford.edu/');</w:t>
            </w:r>
          </w:p>
          <w:p w14:paraId="0C0969CA" w14:textId="77777777" w:rsidR="00CF60EC" w:rsidRPr="00CF60EC" w:rsidRDefault="00CF60EC" w:rsidP="00CF60EC">
            <w:pPr>
              <w:rPr>
                <w:rFonts w:ascii="Courier New" w:hAnsi="Courier New" w:cs="Courier New"/>
                <w:sz w:val="20"/>
                <w:szCs w:val="20"/>
              </w:rPr>
            </w:pPr>
          </w:p>
          <w:p w14:paraId="602C141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//Inisialisasi Koneksi SPARQL</w:t>
            </w:r>
          </w:p>
          <w:p w14:paraId="23A3C773" w14:textId="79156D11"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$sparql = new EasyRdf_Sparql_Client('http://localhost:3030/silsilah/</w:t>
            </w:r>
            <w:del w:id="2700" w:author="Ryan Ganeswara" w:date="2020-06-02T16:09:00Z">
              <w:r w:rsidRPr="00CF60EC" w:rsidDel="009E34ED">
                <w:rPr>
                  <w:rFonts w:ascii="Courier New" w:hAnsi="Courier New" w:cs="Courier New"/>
                  <w:sz w:val="20"/>
                  <w:szCs w:val="20"/>
                </w:rPr>
                <w:delText>query</w:delText>
              </w:r>
            </w:del>
            <w:ins w:id="2701" w:author="Ryan Ganeswara" w:date="2020-06-02T16:09:00Z">
              <w:r w:rsidR="009E34ED" w:rsidRPr="009E34ED">
                <w:rPr>
                  <w:rFonts w:ascii="Courier New" w:hAnsi="Courier New" w:cs="Courier New"/>
                  <w:i/>
                  <w:sz w:val="20"/>
                  <w:szCs w:val="20"/>
                </w:rPr>
                <w:t>query</w:t>
              </w:r>
            </w:ins>
            <w:r w:rsidRPr="00CF60EC">
              <w:rPr>
                <w:rFonts w:ascii="Courier New" w:hAnsi="Courier New" w:cs="Courier New"/>
                <w:sz w:val="20"/>
                <w:szCs w:val="20"/>
              </w:rPr>
              <w:t>');</w:t>
            </w:r>
          </w:p>
        </w:tc>
      </w:tr>
    </w:tbl>
    <w:p w14:paraId="757CF8E0" w14:textId="1F63BF7D" w:rsidR="006177C0" w:rsidRDefault="006177C0"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3472077A" w14:textId="77777777" w:rsidTr="00352D7D">
        <w:tc>
          <w:tcPr>
            <w:tcW w:w="7927" w:type="dxa"/>
          </w:tcPr>
          <w:p w14:paraId="6D4CC016" w14:textId="7016EF85"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del w:id="2702" w:author="Ryan Ganeswara" w:date="2020-06-02T16:12:00Z">
              <w:r w:rsidDel="009E34ED">
                <w:rPr>
                  <w:rFonts w:ascii="Times New Roman" w:hAnsi="Times New Roman" w:cs="Times New Roman"/>
                  <w:b/>
                  <w:bCs/>
                  <w:sz w:val="24"/>
                  <w:szCs w:val="24"/>
                </w:rPr>
                <w:delText>Instance</w:delText>
              </w:r>
            </w:del>
            <w:ins w:id="2703" w:author="Ryan Ganeswara" w:date="2020-06-02T16:12:00Z">
              <w:r w:rsidR="009E34ED" w:rsidRPr="009E34ED">
                <w:rPr>
                  <w:rFonts w:ascii="Times New Roman" w:hAnsi="Times New Roman" w:cs="Times New Roman"/>
                  <w:b/>
                  <w:bCs/>
                  <w:i/>
                  <w:sz w:val="24"/>
                  <w:szCs w:val="24"/>
                </w:rPr>
                <w:t>Instances</w:t>
              </w:r>
            </w:ins>
            <w:r>
              <w:rPr>
                <w:rFonts w:ascii="Times New Roman" w:hAnsi="Times New Roman" w:cs="Times New Roman"/>
                <w:b/>
                <w:bCs/>
                <w:sz w:val="24"/>
                <w:szCs w:val="24"/>
              </w:rPr>
              <w:t xml:space="preserve"> Dari Kelas Nama Lengkap</w:t>
            </w:r>
          </w:p>
        </w:tc>
      </w:tr>
      <w:tr w:rsidR="00CF60EC" w14:paraId="036463A3" w14:textId="77777777" w:rsidTr="00352D7D">
        <w:tc>
          <w:tcPr>
            <w:tcW w:w="7927" w:type="dxa"/>
          </w:tcPr>
          <w:p w14:paraId="04054A8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$formNamalengkap = "";</w:t>
            </w:r>
          </w:p>
          <w:p w14:paraId="5A0861D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$liNamalengkap = "";</w:t>
            </w:r>
          </w:p>
          <w:p w14:paraId="0E9EAF0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$tempNamalengkap = "";</w:t>
            </w:r>
          </w:p>
          <w:p w14:paraId="78AC85C9" w14:textId="4606191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$resultNamalengkap = $sparql-&gt;</w:t>
            </w:r>
            <w:del w:id="2704" w:author="Ryan Ganeswara" w:date="2020-06-02T16:09:00Z">
              <w:r w:rsidRPr="00CF60EC" w:rsidDel="009E34ED">
                <w:rPr>
                  <w:rFonts w:ascii="Courier New" w:hAnsi="Courier New" w:cs="Courier New"/>
                  <w:sz w:val="20"/>
                  <w:szCs w:val="20"/>
                </w:rPr>
                <w:delText>query</w:delText>
              </w:r>
            </w:del>
            <w:ins w:id="2705" w:author="Ryan Ganeswara" w:date="2020-06-02T16:09:00Z">
              <w:r w:rsidR="009E34ED" w:rsidRPr="009E34ED">
                <w:rPr>
                  <w:rFonts w:ascii="Courier New" w:hAnsi="Courier New" w:cs="Courier New"/>
                  <w:i/>
                  <w:sz w:val="20"/>
                  <w:szCs w:val="20"/>
                </w:rPr>
                <w:t>query</w:t>
              </w:r>
            </w:ins>
            <w:r w:rsidRPr="00CF60EC">
              <w:rPr>
                <w:rFonts w:ascii="Courier New" w:hAnsi="Courier New" w:cs="Courier New"/>
                <w:sz w:val="20"/>
                <w:szCs w:val="20"/>
              </w:rPr>
              <w:t>( "SELECT DISTINCT * { ?column rdf:type sil:Nama_Lengkap } Order by Desc(?Nama_Lengkap)");</w:t>
            </w:r>
          </w:p>
          <w:p w14:paraId="0D957AB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($resultNamalengkap as $row) {  //perulangan option</w:t>
            </w:r>
          </w:p>
          <w:p w14:paraId="3A917A5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7A0F873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40C23AF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$tempNamalengkap = $string;</w:t>
            </w:r>
          </w:p>
          <w:p w14:paraId="765DF42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0D6D03E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2A3C103C"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$formNamalengkap .= "&lt;li&gt;&lt;a href=\"./browsingList.php?action=viewlink&amp;value=".$tempNamalengkap."&amp;prefix=sil\"&gt;".$string."&lt;/a&gt;&lt;/li&gt;";</w:t>
            </w:r>
          </w:p>
          <w:p w14:paraId="5D479AAC" w14:textId="55453AFB"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$liNamalengkap .= "&lt;li </w:t>
            </w:r>
            <w:del w:id="2706" w:author="Ryan Ganeswara" w:date="2020-06-02T16:11:00Z">
              <w:r w:rsidRPr="00CF60EC" w:rsidDel="009E34ED">
                <w:rPr>
                  <w:rFonts w:ascii="Courier New" w:hAnsi="Courier New" w:cs="Courier New"/>
                  <w:sz w:val="20"/>
                  <w:szCs w:val="20"/>
                </w:rPr>
                <w:delText>class</w:delText>
              </w:r>
            </w:del>
            <w:ins w:id="2707"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=\"nav-item\"&gt;</w:t>
            </w:r>
          </w:p>
          <w:p w14:paraId="1F05A043" w14:textId="5BF497B5"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href=\"./browsingList.php?action=viewlink&amp;value=".$tempNamalengkap."&amp;prefix=sil\" </w:t>
            </w:r>
            <w:del w:id="2708" w:author="Ryan Ganeswara" w:date="2020-06-02T16:11:00Z">
              <w:r w:rsidRPr="00CF60EC" w:rsidDel="009E34ED">
                <w:rPr>
                  <w:rFonts w:ascii="Courier New" w:hAnsi="Courier New" w:cs="Courier New"/>
                  <w:sz w:val="20"/>
                  <w:szCs w:val="20"/>
                </w:rPr>
                <w:delText>class</w:delText>
              </w:r>
            </w:del>
            <w:ins w:id="2709"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=\"nav-link\"&gt;</w:t>
            </w:r>
          </w:p>
          <w:p w14:paraId="35E1F3C5" w14:textId="516CE381"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w:t>
            </w:r>
            <w:del w:id="2710" w:author="Ryan Ganeswara" w:date="2020-06-02T16:11:00Z">
              <w:r w:rsidRPr="00CF60EC" w:rsidDel="009E34ED">
                <w:rPr>
                  <w:rFonts w:ascii="Courier New" w:hAnsi="Courier New" w:cs="Courier New"/>
                  <w:sz w:val="20"/>
                  <w:szCs w:val="20"/>
                </w:rPr>
                <w:delText>class</w:delText>
              </w:r>
            </w:del>
            <w:ins w:id="2711"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=\"far fa-circle nav-icon\"&gt;&lt;/i&gt;</w:t>
            </w:r>
          </w:p>
          <w:p w14:paraId="3851A6B5"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2F7534F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1AC7F08F" w14:textId="3E7CA418"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50B5E631" w14:textId="4FB8A8EB" w:rsidR="00CF60EC" w:rsidRDefault="00CF60EC" w:rsidP="006177C0">
      <w:pPr>
        <w:jc w:val="center"/>
        <w:rPr>
          <w:rFonts w:ascii="Times New Roman" w:hAnsi="Times New Roman" w:cs="Times New Roman"/>
          <w:sz w:val="24"/>
          <w:szCs w:val="24"/>
        </w:rPr>
      </w:pPr>
    </w:p>
    <w:p w14:paraId="7A35110A" w14:textId="77777777"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64DD8E8E" w14:textId="77777777" w:rsidTr="00352D7D">
        <w:tc>
          <w:tcPr>
            <w:tcW w:w="7927" w:type="dxa"/>
          </w:tcPr>
          <w:p w14:paraId="29F2DB8E" w14:textId="3AEFC69D"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del w:id="2712" w:author="Ryan Ganeswara" w:date="2020-06-02T16:12:00Z">
              <w:r w:rsidDel="009E34ED">
                <w:rPr>
                  <w:rFonts w:ascii="Times New Roman" w:hAnsi="Times New Roman" w:cs="Times New Roman"/>
                  <w:b/>
                  <w:bCs/>
                  <w:sz w:val="24"/>
                  <w:szCs w:val="24"/>
                </w:rPr>
                <w:delText>Instance</w:delText>
              </w:r>
            </w:del>
            <w:ins w:id="2713" w:author="Ryan Ganeswara" w:date="2020-06-02T16:12:00Z">
              <w:r w:rsidR="009E34ED" w:rsidRPr="009E34ED">
                <w:rPr>
                  <w:rFonts w:ascii="Times New Roman" w:hAnsi="Times New Roman" w:cs="Times New Roman"/>
                  <w:b/>
                  <w:bCs/>
                  <w:i/>
                  <w:sz w:val="24"/>
                  <w:szCs w:val="24"/>
                </w:rPr>
                <w:t>Instances</w:t>
              </w:r>
            </w:ins>
            <w:r>
              <w:rPr>
                <w:rFonts w:ascii="Times New Roman" w:hAnsi="Times New Roman" w:cs="Times New Roman"/>
                <w:b/>
                <w:bCs/>
                <w:sz w:val="24"/>
                <w:szCs w:val="24"/>
              </w:rPr>
              <w:t xml:space="preserve"> Dari Kelas Generasi</w:t>
            </w:r>
          </w:p>
        </w:tc>
      </w:tr>
      <w:tr w:rsidR="00CF60EC" w14:paraId="3EC927DF" w14:textId="77777777" w:rsidTr="00352D7D">
        <w:tc>
          <w:tcPr>
            <w:tcW w:w="7927" w:type="dxa"/>
          </w:tcPr>
          <w:p w14:paraId="0E51641F"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$formGenerasi = "";</w:t>
            </w:r>
          </w:p>
          <w:p w14:paraId="637AB97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$liGenerasi = "";</w:t>
            </w:r>
          </w:p>
          <w:p w14:paraId="762A4A58"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$tempGenerasi = "";</w:t>
            </w:r>
          </w:p>
          <w:p w14:paraId="4F7307AE" w14:textId="72FD6131"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$resultGenerasi = $sparql-&gt;</w:t>
            </w:r>
            <w:del w:id="2714" w:author="Ryan Ganeswara" w:date="2020-06-02T16:09:00Z">
              <w:r w:rsidRPr="00CF60EC" w:rsidDel="009E34ED">
                <w:rPr>
                  <w:rFonts w:ascii="Courier New" w:hAnsi="Courier New" w:cs="Courier New"/>
                  <w:sz w:val="20"/>
                  <w:szCs w:val="20"/>
                </w:rPr>
                <w:delText>query</w:delText>
              </w:r>
            </w:del>
            <w:ins w:id="2715" w:author="Ryan Ganeswara" w:date="2020-06-02T16:09:00Z">
              <w:r w:rsidR="009E34ED" w:rsidRPr="009E34ED">
                <w:rPr>
                  <w:rFonts w:ascii="Courier New" w:hAnsi="Courier New" w:cs="Courier New"/>
                  <w:i/>
                  <w:sz w:val="20"/>
                  <w:szCs w:val="20"/>
                </w:rPr>
                <w:t>query</w:t>
              </w:r>
            </w:ins>
            <w:r w:rsidRPr="00CF60EC">
              <w:rPr>
                <w:rFonts w:ascii="Courier New" w:hAnsi="Courier New" w:cs="Courier New"/>
                <w:sz w:val="20"/>
                <w:szCs w:val="20"/>
              </w:rPr>
              <w:t>( "SELECT DISTINCT * { ?column rdf:type sil:Generasi } Order by Desc(?Generasi)");</w:t>
            </w:r>
          </w:p>
          <w:p w14:paraId="0AFA85D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($resultGenerasi as $row) {  //perulangan option</w:t>
            </w:r>
          </w:p>
          <w:p w14:paraId="47ED449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746D83F6"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286C612A"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$tempGenerasi = $string;</w:t>
            </w:r>
          </w:p>
          <w:p w14:paraId="60D8583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66BCBBD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717E6DEF"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$formGenerasi .= "&lt;li&gt;&lt;a href=\"./browsingList.php?action=viewlink&amp;value=".$tempGenerasi."&amp;prefix=sils\"&gt;".$string."&lt;/a&gt;&lt;/li&gt;";</w:t>
            </w:r>
          </w:p>
          <w:p w14:paraId="1A4C5353" w14:textId="5960A32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$liGenerasi .= "&lt;li </w:t>
            </w:r>
            <w:del w:id="2716" w:author="Ryan Ganeswara" w:date="2020-06-02T16:11:00Z">
              <w:r w:rsidRPr="00CF60EC" w:rsidDel="009E34ED">
                <w:rPr>
                  <w:rFonts w:ascii="Courier New" w:hAnsi="Courier New" w:cs="Courier New"/>
                  <w:sz w:val="20"/>
                  <w:szCs w:val="20"/>
                </w:rPr>
                <w:delText>class</w:delText>
              </w:r>
            </w:del>
            <w:ins w:id="2717"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=\"nav-item\"&gt;</w:t>
            </w:r>
          </w:p>
          <w:p w14:paraId="7D256766" w14:textId="6B600075"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href=\"./browsingList.php?action=viewlink&amp;value=".$tempGenerasi."&amp;prefix=sils\" </w:t>
            </w:r>
            <w:del w:id="2718" w:author="Ryan Ganeswara" w:date="2020-06-02T16:11:00Z">
              <w:r w:rsidRPr="00CF60EC" w:rsidDel="009E34ED">
                <w:rPr>
                  <w:rFonts w:ascii="Courier New" w:hAnsi="Courier New" w:cs="Courier New"/>
                  <w:sz w:val="20"/>
                  <w:szCs w:val="20"/>
                </w:rPr>
                <w:delText>class</w:delText>
              </w:r>
            </w:del>
            <w:ins w:id="2719"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=\"nav-link\"&gt;</w:t>
            </w:r>
          </w:p>
          <w:p w14:paraId="1EFCA280" w14:textId="5CFE7AEB"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w:t>
            </w:r>
            <w:del w:id="2720" w:author="Ryan Ganeswara" w:date="2020-06-02T16:11:00Z">
              <w:r w:rsidRPr="00CF60EC" w:rsidDel="009E34ED">
                <w:rPr>
                  <w:rFonts w:ascii="Courier New" w:hAnsi="Courier New" w:cs="Courier New"/>
                  <w:sz w:val="20"/>
                  <w:szCs w:val="20"/>
                </w:rPr>
                <w:delText>class</w:delText>
              </w:r>
            </w:del>
            <w:ins w:id="2721"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=\"far fa-circle nav-icon\"&gt;&lt;/i&gt;</w:t>
            </w:r>
          </w:p>
          <w:p w14:paraId="5CF2D87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6B66865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171C9692" w14:textId="573CE49D"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6F23EBE3" w14:textId="0E6AB280" w:rsidR="00CF60EC" w:rsidRDefault="00CF60EC" w:rsidP="00667E1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315FA90B" w14:textId="77777777" w:rsidTr="00352D7D">
        <w:tc>
          <w:tcPr>
            <w:tcW w:w="7927" w:type="dxa"/>
          </w:tcPr>
          <w:p w14:paraId="17B5B7FA" w14:textId="1BA35446"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del w:id="2722" w:author="Ryan Ganeswara" w:date="2020-06-02T16:12:00Z">
              <w:r w:rsidDel="009E34ED">
                <w:rPr>
                  <w:rFonts w:ascii="Times New Roman" w:hAnsi="Times New Roman" w:cs="Times New Roman"/>
                  <w:b/>
                  <w:bCs/>
                  <w:sz w:val="24"/>
                  <w:szCs w:val="24"/>
                </w:rPr>
                <w:delText>Instance</w:delText>
              </w:r>
            </w:del>
            <w:ins w:id="2723" w:author="Ryan Ganeswara" w:date="2020-06-02T16:12:00Z">
              <w:r w:rsidR="009E34ED" w:rsidRPr="009E34ED">
                <w:rPr>
                  <w:rFonts w:ascii="Times New Roman" w:hAnsi="Times New Roman" w:cs="Times New Roman"/>
                  <w:b/>
                  <w:bCs/>
                  <w:i/>
                  <w:sz w:val="24"/>
                  <w:szCs w:val="24"/>
                </w:rPr>
                <w:t>Instances</w:t>
              </w:r>
            </w:ins>
            <w:r>
              <w:rPr>
                <w:rFonts w:ascii="Times New Roman" w:hAnsi="Times New Roman" w:cs="Times New Roman"/>
                <w:b/>
                <w:bCs/>
                <w:sz w:val="24"/>
                <w:szCs w:val="24"/>
              </w:rPr>
              <w:t xml:space="preserve"> Dari Kelas Puri</w:t>
            </w:r>
          </w:p>
        </w:tc>
      </w:tr>
      <w:tr w:rsidR="00CF60EC" w14:paraId="10977FA5" w14:textId="77777777" w:rsidTr="00352D7D">
        <w:tc>
          <w:tcPr>
            <w:tcW w:w="7927" w:type="dxa"/>
          </w:tcPr>
          <w:p w14:paraId="203F519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$formPuri = "";</w:t>
            </w:r>
          </w:p>
          <w:p w14:paraId="382A0B1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$liPuri = "";</w:t>
            </w:r>
          </w:p>
          <w:p w14:paraId="3FF72C4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$tempInstrumen = "";</w:t>
            </w:r>
          </w:p>
          <w:p w14:paraId="086B1E07" w14:textId="2DD5C748"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$resultPuri = $sparql-&gt;</w:t>
            </w:r>
            <w:del w:id="2724" w:author="Ryan Ganeswara" w:date="2020-06-02T16:09:00Z">
              <w:r w:rsidRPr="00CF60EC" w:rsidDel="009E34ED">
                <w:rPr>
                  <w:rFonts w:ascii="Courier New" w:hAnsi="Courier New" w:cs="Courier New"/>
                  <w:sz w:val="20"/>
                  <w:szCs w:val="20"/>
                </w:rPr>
                <w:delText>query</w:delText>
              </w:r>
            </w:del>
            <w:ins w:id="2725" w:author="Ryan Ganeswara" w:date="2020-06-02T16:09:00Z">
              <w:r w:rsidR="009E34ED" w:rsidRPr="009E34ED">
                <w:rPr>
                  <w:rFonts w:ascii="Courier New" w:hAnsi="Courier New" w:cs="Courier New"/>
                  <w:i/>
                  <w:sz w:val="20"/>
                  <w:szCs w:val="20"/>
                </w:rPr>
                <w:t>query</w:t>
              </w:r>
            </w:ins>
            <w:r w:rsidRPr="00CF60EC">
              <w:rPr>
                <w:rFonts w:ascii="Courier New" w:hAnsi="Courier New" w:cs="Courier New"/>
                <w:sz w:val="20"/>
                <w:szCs w:val="20"/>
              </w:rPr>
              <w:t>( //</w:t>
            </w:r>
            <w:del w:id="2726" w:author="Ryan Ganeswara" w:date="2020-06-02T16:09:00Z">
              <w:r w:rsidRPr="00CF60EC" w:rsidDel="009E34ED">
                <w:rPr>
                  <w:rFonts w:ascii="Courier New" w:hAnsi="Courier New" w:cs="Courier New"/>
                  <w:sz w:val="20"/>
                  <w:szCs w:val="20"/>
                </w:rPr>
                <w:delText>query</w:delText>
              </w:r>
            </w:del>
            <w:ins w:id="2727" w:author="Ryan Ganeswara" w:date="2020-06-02T16:09:00Z">
              <w:r w:rsidR="009E34ED" w:rsidRPr="009E34ED">
                <w:rPr>
                  <w:rFonts w:ascii="Courier New" w:hAnsi="Courier New" w:cs="Courier New"/>
                  <w:i/>
                  <w:sz w:val="20"/>
                  <w:szCs w:val="20"/>
                </w:rPr>
                <w:t>query</w:t>
              </w:r>
            </w:ins>
            <w:r w:rsidRPr="00CF60EC">
              <w:rPr>
                <w:rFonts w:ascii="Courier New" w:hAnsi="Courier New" w:cs="Courier New"/>
                <w:sz w:val="20"/>
                <w:szCs w:val="20"/>
              </w:rPr>
              <w:t xml:space="preserve"> sparql</w:t>
            </w:r>
          </w:p>
          <w:p w14:paraId="106BB1C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"SELECT DISTINCT * { ?column rdf:type sil:Puri } Order by Desc(?Puri)");</w:t>
            </w:r>
          </w:p>
          <w:p w14:paraId="0E902B3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($resultPuri as $row) {  //perulangan option</w:t>
            </w:r>
          </w:p>
          <w:p w14:paraId="4BD588A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59E79188"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23C6F0B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$tempPuri = $string;</w:t>
            </w:r>
          </w:p>
          <w:p w14:paraId="220D5BF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758D26F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431D63B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$formPuri .= "&lt;li&gt;&lt;a href=\"./browsingList.php?action=viewlink&amp;value=".$tempPuri."&amp;prefix=sil\"&gt;".$string."&lt;/a&gt;&lt;/li&gt;";</w:t>
            </w:r>
          </w:p>
          <w:p w14:paraId="598853E7" w14:textId="29BE714C"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$liPuri .= "&lt;li </w:t>
            </w:r>
            <w:del w:id="2728" w:author="Ryan Ganeswara" w:date="2020-06-02T16:11:00Z">
              <w:r w:rsidRPr="00CF60EC" w:rsidDel="009E34ED">
                <w:rPr>
                  <w:rFonts w:ascii="Courier New" w:hAnsi="Courier New" w:cs="Courier New"/>
                  <w:sz w:val="20"/>
                  <w:szCs w:val="20"/>
                </w:rPr>
                <w:delText>class</w:delText>
              </w:r>
            </w:del>
            <w:ins w:id="2729"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=\"nav-item\"&gt;</w:t>
            </w:r>
          </w:p>
          <w:p w14:paraId="5E07A3A0" w14:textId="0A0D47FB"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href=\"./browsingList.php?action=viewlink&amp;value=".$tempPuri."&amp;prefix=sil\" </w:t>
            </w:r>
            <w:del w:id="2730" w:author="Ryan Ganeswara" w:date="2020-06-02T16:11:00Z">
              <w:r w:rsidRPr="00CF60EC" w:rsidDel="009E34ED">
                <w:rPr>
                  <w:rFonts w:ascii="Courier New" w:hAnsi="Courier New" w:cs="Courier New"/>
                  <w:sz w:val="20"/>
                  <w:szCs w:val="20"/>
                </w:rPr>
                <w:delText>class</w:delText>
              </w:r>
            </w:del>
            <w:ins w:id="2731"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=\"nav-link\"&gt;</w:t>
            </w:r>
          </w:p>
          <w:p w14:paraId="661D21BD" w14:textId="3A8F13B8"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w:t>
            </w:r>
            <w:del w:id="2732" w:author="Ryan Ganeswara" w:date="2020-06-02T16:11:00Z">
              <w:r w:rsidRPr="00CF60EC" w:rsidDel="009E34ED">
                <w:rPr>
                  <w:rFonts w:ascii="Courier New" w:hAnsi="Courier New" w:cs="Courier New"/>
                  <w:sz w:val="20"/>
                  <w:szCs w:val="20"/>
                </w:rPr>
                <w:delText>class</w:delText>
              </w:r>
            </w:del>
            <w:ins w:id="2733" w:author="Ryan Ganeswara" w:date="2020-06-02T16:11:00Z">
              <w:r w:rsidR="009E34ED" w:rsidRPr="009E34ED">
                <w:rPr>
                  <w:rFonts w:ascii="Courier New" w:hAnsi="Courier New" w:cs="Courier New"/>
                  <w:i/>
                  <w:sz w:val="20"/>
                  <w:szCs w:val="20"/>
                </w:rPr>
                <w:t>class</w:t>
              </w:r>
            </w:ins>
            <w:r w:rsidRPr="00CF60EC">
              <w:rPr>
                <w:rFonts w:ascii="Courier New" w:hAnsi="Courier New" w:cs="Courier New"/>
                <w:sz w:val="20"/>
                <w:szCs w:val="20"/>
              </w:rPr>
              <w:t>=\"far fa-circle nav-icon\"&gt;&lt;/i&gt;</w:t>
            </w:r>
          </w:p>
          <w:p w14:paraId="06A4501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68A14291"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04C83B4C" w14:textId="0D83A812"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2E4E94F8" w14:textId="2BE6B46E" w:rsidR="00CF60EC" w:rsidRDefault="00CF60EC"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04433B0A" w14:textId="77777777" w:rsidTr="00352D7D">
        <w:tc>
          <w:tcPr>
            <w:tcW w:w="7927" w:type="dxa"/>
          </w:tcPr>
          <w:p w14:paraId="66592091" w14:textId="63E4AFBC"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del w:id="2734" w:author="Ryan Ganeswara" w:date="2020-06-02T16:12:00Z">
              <w:r w:rsidDel="009E34ED">
                <w:rPr>
                  <w:rFonts w:ascii="Times New Roman" w:hAnsi="Times New Roman" w:cs="Times New Roman"/>
                  <w:b/>
                  <w:bCs/>
                  <w:sz w:val="24"/>
                  <w:szCs w:val="24"/>
                </w:rPr>
                <w:delText>Instance</w:delText>
              </w:r>
            </w:del>
            <w:ins w:id="2735" w:author="Ryan Ganeswara" w:date="2020-06-02T16:12:00Z">
              <w:r w:rsidR="009E34ED" w:rsidRPr="009E34ED">
                <w:rPr>
                  <w:rFonts w:ascii="Times New Roman" w:hAnsi="Times New Roman" w:cs="Times New Roman"/>
                  <w:b/>
                  <w:bCs/>
                  <w:i/>
                  <w:sz w:val="24"/>
                  <w:szCs w:val="24"/>
                </w:rPr>
                <w:t>Instances</w:t>
              </w:r>
            </w:ins>
            <w:r>
              <w:rPr>
                <w:rFonts w:ascii="Times New Roman" w:hAnsi="Times New Roman" w:cs="Times New Roman"/>
                <w:b/>
                <w:bCs/>
                <w:sz w:val="24"/>
                <w:szCs w:val="24"/>
              </w:rPr>
              <w:t xml:space="preserve"> Dari Kelas Desa</w:t>
            </w:r>
          </w:p>
        </w:tc>
      </w:tr>
      <w:tr w:rsidR="00667E1F" w14:paraId="6FAB0364" w14:textId="77777777" w:rsidTr="00352D7D">
        <w:tc>
          <w:tcPr>
            <w:tcW w:w="7927" w:type="dxa"/>
          </w:tcPr>
          <w:p w14:paraId="7DB360C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$formDesa = "";</w:t>
            </w:r>
          </w:p>
          <w:p w14:paraId="65959C0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 = "";</w:t>
            </w:r>
          </w:p>
          <w:p w14:paraId="379050B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$tempInstrumen = "";</w:t>
            </w:r>
          </w:p>
          <w:p w14:paraId="3674C2C9" w14:textId="3F1B7A2C"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$resultDesa = $sparql-&gt;</w:t>
            </w:r>
            <w:del w:id="2736" w:author="Ryan Ganeswara" w:date="2020-06-02T16:09:00Z">
              <w:r w:rsidRPr="00667E1F" w:rsidDel="009E34ED">
                <w:rPr>
                  <w:rFonts w:ascii="Courier New" w:hAnsi="Courier New" w:cs="Courier New"/>
                  <w:sz w:val="20"/>
                  <w:szCs w:val="20"/>
                </w:rPr>
                <w:delText>query</w:delText>
              </w:r>
            </w:del>
            <w:ins w:id="2737" w:author="Ryan Ganeswara" w:date="2020-06-02T16:09:00Z">
              <w:r w:rsidR="009E34ED" w:rsidRPr="009E34ED">
                <w:rPr>
                  <w:rFonts w:ascii="Courier New" w:hAnsi="Courier New" w:cs="Courier New"/>
                  <w:i/>
                  <w:sz w:val="20"/>
                  <w:szCs w:val="20"/>
                </w:rPr>
                <w:t>query</w:t>
              </w:r>
            </w:ins>
            <w:r w:rsidRPr="00667E1F">
              <w:rPr>
                <w:rFonts w:ascii="Courier New" w:hAnsi="Courier New" w:cs="Courier New"/>
                <w:sz w:val="20"/>
                <w:szCs w:val="20"/>
              </w:rPr>
              <w:t>( //</w:t>
            </w:r>
            <w:del w:id="2738" w:author="Ryan Ganeswara" w:date="2020-06-02T16:09:00Z">
              <w:r w:rsidRPr="00667E1F" w:rsidDel="009E34ED">
                <w:rPr>
                  <w:rFonts w:ascii="Courier New" w:hAnsi="Courier New" w:cs="Courier New"/>
                  <w:sz w:val="20"/>
                  <w:szCs w:val="20"/>
                </w:rPr>
                <w:delText>query</w:delText>
              </w:r>
            </w:del>
            <w:ins w:id="2739" w:author="Ryan Ganeswara" w:date="2020-06-02T16:09:00Z">
              <w:r w:rsidR="009E34ED" w:rsidRPr="009E34ED">
                <w:rPr>
                  <w:rFonts w:ascii="Courier New" w:hAnsi="Courier New" w:cs="Courier New"/>
                  <w:i/>
                  <w:sz w:val="20"/>
                  <w:szCs w:val="20"/>
                </w:rPr>
                <w:t>query</w:t>
              </w:r>
            </w:ins>
            <w:r w:rsidRPr="00667E1F">
              <w:rPr>
                <w:rFonts w:ascii="Courier New" w:hAnsi="Courier New" w:cs="Courier New"/>
                <w:sz w:val="20"/>
                <w:szCs w:val="20"/>
              </w:rPr>
              <w:t xml:space="preserve"> sparql</w:t>
            </w:r>
          </w:p>
          <w:p w14:paraId="3861781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"SELECT DISTINCT * { ?column rdf:type sil:Desa } Order by Desc(?Desa)");</w:t>
            </w:r>
          </w:p>
          <w:p w14:paraId="0E496A8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foreach ($resultDesa as $row) {  //perulangan option</w:t>
            </w:r>
          </w:p>
          <w:p w14:paraId="31891BF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$array = explode("#",$row-&gt;column);</w:t>
            </w:r>
          </w:p>
          <w:p w14:paraId="7402481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$array[1];</w:t>
            </w:r>
          </w:p>
          <w:p w14:paraId="16947C2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$tempDesa = $string;</w:t>
            </w:r>
          </w:p>
          <w:p w14:paraId="596B263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preg_replace('/(?&lt;! )[A-Z]/', ' $0', $string);</w:t>
            </w:r>
          </w:p>
          <w:p w14:paraId="7EA56A6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str_replace('_', ' ', $string);</w:t>
            </w:r>
          </w:p>
          <w:p w14:paraId="2AF02FF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$formDesa .= "&lt;li&gt;&lt;a href=\"./browsingList.php?action=viewlink&amp;value=".$tempDesa."&amp;prefix=sil\"&gt;".$string."&lt;/a&gt;&lt;/li&gt;";</w:t>
            </w:r>
          </w:p>
          <w:p w14:paraId="5B6CC6E8" w14:textId="1DF441C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 .= "&lt;li </w:t>
            </w:r>
            <w:del w:id="2740" w:author="Ryan Ganeswara" w:date="2020-06-02T16:11:00Z">
              <w:r w:rsidRPr="00667E1F" w:rsidDel="009E34ED">
                <w:rPr>
                  <w:rFonts w:ascii="Courier New" w:hAnsi="Courier New" w:cs="Courier New"/>
                  <w:sz w:val="20"/>
                  <w:szCs w:val="20"/>
                </w:rPr>
                <w:delText>class</w:delText>
              </w:r>
            </w:del>
            <w:ins w:id="2741"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=\"nav-item\"&gt;</w:t>
            </w:r>
          </w:p>
          <w:p w14:paraId="7717AA9D" w14:textId="3E8C3128"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href=\"./browsingList.php?action=viewlink&amp;value=".$tempDesa."&amp;prefix=sil\" </w:t>
            </w:r>
            <w:del w:id="2742" w:author="Ryan Ganeswara" w:date="2020-06-02T16:11:00Z">
              <w:r w:rsidRPr="00667E1F" w:rsidDel="009E34ED">
                <w:rPr>
                  <w:rFonts w:ascii="Courier New" w:hAnsi="Courier New" w:cs="Courier New"/>
                  <w:sz w:val="20"/>
                  <w:szCs w:val="20"/>
                </w:rPr>
                <w:delText>class</w:delText>
              </w:r>
            </w:del>
            <w:ins w:id="2743"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=\"nav-link\"&gt;</w:t>
            </w:r>
          </w:p>
          <w:p w14:paraId="61F93E4C" w14:textId="2346986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44" w:author="Ryan Ganeswara" w:date="2020-06-02T16:11:00Z">
              <w:r w:rsidRPr="00667E1F" w:rsidDel="009E34ED">
                <w:rPr>
                  <w:rFonts w:ascii="Courier New" w:hAnsi="Courier New" w:cs="Courier New"/>
                  <w:sz w:val="20"/>
                  <w:szCs w:val="20"/>
                </w:rPr>
                <w:delText>class</w:delText>
              </w:r>
            </w:del>
            <w:ins w:id="2745"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=\"far fa-circle nav-icon\"&gt;&lt;/i&gt;</w:t>
            </w:r>
          </w:p>
          <w:p w14:paraId="31D7CDC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&lt;p&gt;".$string."&lt;/p&gt;</w:t>
            </w:r>
          </w:p>
          <w:p w14:paraId="3EFE929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150B5AE7" w14:textId="474AFE14"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bl>
    <w:p w14:paraId="4CA4B8FA" w14:textId="230220D5"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67865614" w14:textId="77777777" w:rsidTr="00352D7D">
        <w:tc>
          <w:tcPr>
            <w:tcW w:w="7927" w:type="dxa"/>
          </w:tcPr>
          <w:p w14:paraId="54B2B994" w14:textId="5736A2E0"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del w:id="2746" w:author="Ryan Ganeswara" w:date="2020-06-02T16:12:00Z">
              <w:r w:rsidDel="009E34ED">
                <w:rPr>
                  <w:rFonts w:ascii="Times New Roman" w:hAnsi="Times New Roman" w:cs="Times New Roman"/>
                  <w:b/>
                  <w:bCs/>
                  <w:sz w:val="24"/>
                  <w:szCs w:val="24"/>
                </w:rPr>
                <w:delText>Instance</w:delText>
              </w:r>
            </w:del>
            <w:ins w:id="2747" w:author="Ryan Ganeswara" w:date="2020-06-02T16:12:00Z">
              <w:r w:rsidR="009E34ED" w:rsidRPr="009E34ED">
                <w:rPr>
                  <w:rFonts w:ascii="Times New Roman" w:hAnsi="Times New Roman" w:cs="Times New Roman"/>
                  <w:b/>
                  <w:bCs/>
                  <w:i/>
                  <w:sz w:val="24"/>
                  <w:szCs w:val="24"/>
                </w:rPr>
                <w:t>Instances</w:t>
              </w:r>
            </w:ins>
            <w:r>
              <w:rPr>
                <w:rFonts w:ascii="Times New Roman" w:hAnsi="Times New Roman" w:cs="Times New Roman"/>
                <w:b/>
                <w:bCs/>
                <w:sz w:val="24"/>
                <w:szCs w:val="24"/>
              </w:rPr>
              <w:t xml:space="preserve"> Dari Kelas Jenis Kelamin</w:t>
            </w:r>
          </w:p>
        </w:tc>
      </w:tr>
      <w:tr w:rsidR="00667E1F" w14:paraId="401BC7E2" w14:textId="77777777" w:rsidTr="00352D7D">
        <w:tc>
          <w:tcPr>
            <w:tcW w:w="7927" w:type="dxa"/>
          </w:tcPr>
          <w:p w14:paraId="7CB5A57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$formJenisKelamin = "";</w:t>
            </w:r>
          </w:p>
          <w:p w14:paraId="5F99DEA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 = "";</w:t>
            </w:r>
          </w:p>
          <w:p w14:paraId="2CFED86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$tempJenisKelamin = "";</w:t>
            </w:r>
          </w:p>
          <w:p w14:paraId="47BFA774" w14:textId="2D17E4D0"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$resultJenisKelamin = $sparql-&gt;</w:t>
            </w:r>
            <w:del w:id="2748" w:author="Ryan Ganeswara" w:date="2020-06-02T16:09:00Z">
              <w:r w:rsidRPr="00667E1F" w:rsidDel="009E34ED">
                <w:rPr>
                  <w:rFonts w:ascii="Courier New" w:hAnsi="Courier New" w:cs="Courier New"/>
                  <w:sz w:val="20"/>
                  <w:szCs w:val="20"/>
                </w:rPr>
                <w:delText>query</w:delText>
              </w:r>
            </w:del>
            <w:ins w:id="2749" w:author="Ryan Ganeswara" w:date="2020-06-02T16:09:00Z">
              <w:r w:rsidR="009E34ED" w:rsidRPr="009E34ED">
                <w:rPr>
                  <w:rFonts w:ascii="Courier New" w:hAnsi="Courier New" w:cs="Courier New"/>
                  <w:i/>
                  <w:sz w:val="20"/>
                  <w:szCs w:val="20"/>
                </w:rPr>
                <w:t>query</w:t>
              </w:r>
            </w:ins>
            <w:r w:rsidRPr="00667E1F">
              <w:rPr>
                <w:rFonts w:ascii="Courier New" w:hAnsi="Courier New" w:cs="Courier New"/>
                <w:sz w:val="20"/>
                <w:szCs w:val="20"/>
              </w:rPr>
              <w:t>( //</w:t>
            </w:r>
            <w:del w:id="2750" w:author="Ryan Ganeswara" w:date="2020-06-02T16:09:00Z">
              <w:r w:rsidRPr="00667E1F" w:rsidDel="009E34ED">
                <w:rPr>
                  <w:rFonts w:ascii="Courier New" w:hAnsi="Courier New" w:cs="Courier New"/>
                  <w:sz w:val="20"/>
                  <w:szCs w:val="20"/>
                </w:rPr>
                <w:delText>query</w:delText>
              </w:r>
            </w:del>
            <w:ins w:id="2751" w:author="Ryan Ganeswara" w:date="2020-06-02T16:09:00Z">
              <w:r w:rsidR="009E34ED" w:rsidRPr="009E34ED">
                <w:rPr>
                  <w:rFonts w:ascii="Courier New" w:hAnsi="Courier New" w:cs="Courier New"/>
                  <w:i/>
                  <w:sz w:val="20"/>
                  <w:szCs w:val="20"/>
                </w:rPr>
                <w:t>query</w:t>
              </w:r>
            </w:ins>
            <w:r w:rsidRPr="00667E1F">
              <w:rPr>
                <w:rFonts w:ascii="Courier New" w:hAnsi="Courier New" w:cs="Courier New"/>
                <w:sz w:val="20"/>
                <w:szCs w:val="20"/>
              </w:rPr>
              <w:t xml:space="preserve"> sparql</w:t>
            </w:r>
          </w:p>
          <w:p w14:paraId="1E87D90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"SELECT DISTINCT * { ?column rdf:type sil:JenisKelamin }");</w:t>
            </w:r>
          </w:p>
          <w:p w14:paraId="5C9E54E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foreach ($resultJenisKelamin as $row) {  //perulangan option</w:t>
            </w:r>
          </w:p>
          <w:p w14:paraId="412C474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$array = explode("#",$row-&gt;column);</w:t>
            </w:r>
          </w:p>
          <w:p w14:paraId="5AB790C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$array[1];</w:t>
            </w:r>
          </w:p>
          <w:p w14:paraId="4F3A63F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$tempJenisKelamin = $string;</w:t>
            </w:r>
          </w:p>
          <w:p w14:paraId="0E1A82C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preg_replace('/(?&lt;! )[A-Z]/', ' $0', $string);</w:t>
            </w:r>
          </w:p>
          <w:p w14:paraId="2A17EA0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str_replace('_', ' ', $string);</w:t>
            </w:r>
          </w:p>
          <w:p w14:paraId="7279F14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$formJenisKelamin .= "&lt;li&gt;&lt;a href=\"./browsingList.php?action=viewlink&amp;value=".$tempJenisKelamin."&amp;prefix=sil\"&gt;".$string."&lt;/a&gt;&lt;/li&gt;";</w:t>
            </w:r>
          </w:p>
          <w:p w14:paraId="4B2AD9E2" w14:textId="6651B58E"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 .= "&lt;li </w:t>
            </w:r>
            <w:del w:id="2752" w:author="Ryan Ganeswara" w:date="2020-06-02T16:11:00Z">
              <w:r w:rsidRPr="00667E1F" w:rsidDel="009E34ED">
                <w:rPr>
                  <w:rFonts w:ascii="Courier New" w:hAnsi="Courier New" w:cs="Courier New"/>
                  <w:sz w:val="20"/>
                  <w:szCs w:val="20"/>
                </w:rPr>
                <w:delText>class</w:delText>
              </w:r>
            </w:del>
            <w:ins w:id="2753"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=\"nav-item\"&gt;</w:t>
            </w:r>
          </w:p>
          <w:p w14:paraId="45F594E2" w14:textId="67AEF860"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href=\"./browsingList.php?action=viewlink&amp;value=".$tempJenisKelamin."&amp;prefix=sil\" </w:t>
            </w:r>
            <w:del w:id="2754" w:author="Ryan Ganeswara" w:date="2020-06-02T16:11:00Z">
              <w:r w:rsidRPr="00667E1F" w:rsidDel="009E34ED">
                <w:rPr>
                  <w:rFonts w:ascii="Courier New" w:hAnsi="Courier New" w:cs="Courier New"/>
                  <w:sz w:val="20"/>
                  <w:szCs w:val="20"/>
                </w:rPr>
                <w:delText>class</w:delText>
              </w:r>
            </w:del>
            <w:ins w:id="2755"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=\"nav-link\"&gt;</w:t>
            </w:r>
          </w:p>
          <w:p w14:paraId="795D7D83" w14:textId="3E7B7B61"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56" w:author="Ryan Ganeswara" w:date="2020-06-02T16:11:00Z">
              <w:r w:rsidRPr="00667E1F" w:rsidDel="009E34ED">
                <w:rPr>
                  <w:rFonts w:ascii="Courier New" w:hAnsi="Courier New" w:cs="Courier New"/>
                  <w:sz w:val="20"/>
                  <w:szCs w:val="20"/>
                </w:rPr>
                <w:delText>class</w:delText>
              </w:r>
            </w:del>
            <w:ins w:id="2757"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=\"far fa-circle nav-icon\"&gt;&lt;/i&gt;</w:t>
            </w:r>
          </w:p>
          <w:p w14:paraId="12A4FB8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&lt;p&gt;".$string."&lt;/p&gt;</w:t>
            </w:r>
          </w:p>
          <w:p w14:paraId="5E5179E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3E3631A8" w14:textId="76BD636F"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bl>
    <w:p w14:paraId="23B23D82" w14:textId="5A9C8A17"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2404B645" w14:textId="77777777" w:rsidTr="00352D7D">
        <w:tc>
          <w:tcPr>
            <w:tcW w:w="7927" w:type="dxa"/>
          </w:tcPr>
          <w:p w14:paraId="7AE0FADC" w14:textId="2BFD52D9"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Untuk Menampilkan Menu Sidebar</w:t>
            </w:r>
          </w:p>
        </w:tc>
      </w:tr>
      <w:tr w:rsidR="00667E1F" w14:paraId="36E2E6A0" w14:textId="77777777" w:rsidTr="00352D7D">
        <w:tc>
          <w:tcPr>
            <w:tcW w:w="7927" w:type="dxa"/>
          </w:tcPr>
          <w:p w14:paraId="56E7EE43" w14:textId="2238FF6C"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&lt;li </w:t>
            </w:r>
            <w:del w:id="2758" w:author="Ryan Ganeswara" w:date="2020-06-02T16:11:00Z">
              <w:r w:rsidRPr="00667E1F" w:rsidDel="009E34ED">
                <w:rPr>
                  <w:rFonts w:ascii="Courier New" w:hAnsi="Courier New" w:cs="Courier New"/>
                  <w:sz w:val="20"/>
                  <w:szCs w:val="20"/>
                </w:rPr>
                <w:delText>class</w:delText>
              </w:r>
            </w:del>
            <w:ins w:id="2759"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=\"nav-header\"&gt;KELAS&lt;/li&gt;</w:t>
            </w:r>
          </w:p>
          <w:p w14:paraId="1AAC6100" w14:textId="77777777" w:rsidR="00667E1F" w:rsidRPr="00667E1F" w:rsidRDefault="00667E1F" w:rsidP="00667E1F">
            <w:pPr>
              <w:rPr>
                <w:rFonts w:ascii="Courier New" w:hAnsi="Courier New" w:cs="Courier New"/>
                <w:sz w:val="20"/>
                <w:szCs w:val="20"/>
              </w:rPr>
            </w:pPr>
          </w:p>
          <w:p w14:paraId="6211FC9D" w14:textId="7FAB9B23"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del w:id="2760" w:author="Ryan Ganeswara" w:date="2020-06-02T16:11:00Z">
              <w:r w:rsidRPr="00667E1F" w:rsidDel="009E34ED">
                <w:rPr>
                  <w:rFonts w:ascii="Courier New" w:hAnsi="Courier New" w:cs="Courier New"/>
                  <w:sz w:val="20"/>
                  <w:szCs w:val="20"/>
                </w:rPr>
                <w:delText>class</w:delText>
              </w:r>
            </w:del>
            <w:ins w:id="2761"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=\"nav-item has-treeview\"&gt;</w:t>
            </w:r>
          </w:p>
          <w:p w14:paraId="6714F50A" w14:textId="756B83CD"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del w:id="2762" w:author="Ryan Ganeswara" w:date="2020-06-02T16:11:00Z">
              <w:r w:rsidRPr="00667E1F" w:rsidDel="009E34ED">
                <w:rPr>
                  <w:rFonts w:ascii="Courier New" w:hAnsi="Courier New" w:cs="Courier New"/>
                  <w:sz w:val="20"/>
                  <w:szCs w:val="20"/>
                </w:rPr>
                <w:delText>class</w:delText>
              </w:r>
            </w:del>
            <w:ins w:id="2763"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=\"nav-link\"&gt;</w:t>
            </w:r>
          </w:p>
          <w:p w14:paraId="2A0970F4" w14:textId="38AC3381"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64" w:author="Ryan Ganeswara" w:date="2020-06-02T16:11:00Z">
              <w:r w:rsidRPr="00667E1F" w:rsidDel="009E34ED">
                <w:rPr>
                  <w:rFonts w:ascii="Courier New" w:hAnsi="Courier New" w:cs="Courier New"/>
                  <w:sz w:val="20"/>
                  <w:szCs w:val="20"/>
                </w:rPr>
                <w:delText>class</w:delText>
              </w:r>
            </w:del>
            <w:ins w:id="2765"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=\"nav-icon fas fa-circle\"&gt;&lt;/i&gt;</w:t>
            </w:r>
          </w:p>
          <w:p w14:paraId="473EFED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56C3021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Nama Lengkap</w:t>
            </w:r>
          </w:p>
          <w:p w14:paraId="123384CC" w14:textId="4140A23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66" w:author="Ryan Ganeswara" w:date="2020-06-02T16:11:00Z">
              <w:r w:rsidRPr="00667E1F" w:rsidDel="009E34ED">
                <w:rPr>
                  <w:rFonts w:ascii="Courier New" w:hAnsi="Courier New" w:cs="Courier New"/>
                  <w:sz w:val="20"/>
                  <w:szCs w:val="20"/>
                </w:rPr>
                <w:delText>class</w:delText>
              </w:r>
            </w:del>
            <w:ins w:id="2767"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=\"right fas fa-angle-left\"&gt;&lt;/i&gt;</w:t>
            </w:r>
          </w:p>
          <w:p w14:paraId="5D7A3D2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3589FAF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096D5C67" w14:textId="679C2DAF"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del w:id="2768" w:author="Ryan Ganeswara" w:date="2020-06-02T16:11:00Z">
              <w:r w:rsidRPr="00667E1F" w:rsidDel="009E34ED">
                <w:rPr>
                  <w:rFonts w:ascii="Courier New" w:hAnsi="Courier New" w:cs="Courier New"/>
                  <w:sz w:val="20"/>
                  <w:szCs w:val="20"/>
                </w:rPr>
                <w:delText>class</w:delText>
              </w:r>
            </w:del>
            <w:ins w:id="2769"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 nav-treeview\"&gt;</w:t>
            </w:r>
          </w:p>
          <w:p w14:paraId="437E954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".$liNamalengkap."</w:t>
            </w:r>
          </w:p>
          <w:p w14:paraId="6A310DD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76EDF86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225E8F4F" w14:textId="77777777" w:rsidR="00667E1F" w:rsidRPr="00667E1F" w:rsidRDefault="00667E1F" w:rsidP="00667E1F">
            <w:pPr>
              <w:rPr>
                <w:rFonts w:ascii="Courier New" w:hAnsi="Courier New" w:cs="Courier New"/>
                <w:sz w:val="20"/>
                <w:szCs w:val="20"/>
              </w:rPr>
            </w:pPr>
          </w:p>
          <w:p w14:paraId="20AC9D19" w14:textId="6D918FA1"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del w:id="2770" w:author="Ryan Ganeswara" w:date="2020-06-02T16:11:00Z">
              <w:r w:rsidRPr="00667E1F" w:rsidDel="009E34ED">
                <w:rPr>
                  <w:rFonts w:ascii="Courier New" w:hAnsi="Courier New" w:cs="Courier New"/>
                  <w:sz w:val="20"/>
                  <w:szCs w:val="20"/>
                </w:rPr>
                <w:delText>class</w:delText>
              </w:r>
            </w:del>
            <w:ins w:id="2771"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=\"nav-item has-treeview\"&gt;</w:t>
            </w:r>
          </w:p>
          <w:p w14:paraId="191381EE" w14:textId="043FF36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del w:id="2772" w:author="Ryan Ganeswara" w:date="2020-06-02T16:11:00Z">
              <w:r w:rsidRPr="00667E1F" w:rsidDel="009E34ED">
                <w:rPr>
                  <w:rFonts w:ascii="Courier New" w:hAnsi="Courier New" w:cs="Courier New"/>
                  <w:sz w:val="20"/>
                  <w:szCs w:val="20"/>
                </w:rPr>
                <w:delText>class</w:delText>
              </w:r>
            </w:del>
            <w:ins w:id="2773"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=\"nav-link\"&gt;</w:t>
            </w:r>
          </w:p>
          <w:p w14:paraId="1C6C43A1" w14:textId="246956B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74" w:author="Ryan Ganeswara" w:date="2020-06-02T16:11:00Z">
              <w:r w:rsidRPr="00667E1F" w:rsidDel="009E34ED">
                <w:rPr>
                  <w:rFonts w:ascii="Courier New" w:hAnsi="Courier New" w:cs="Courier New"/>
                  <w:sz w:val="20"/>
                  <w:szCs w:val="20"/>
                </w:rPr>
                <w:delText>class</w:delText>
              </w:r>
            </w:del>
            <w:ins w:id="2775"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=\"nav-icon fas fa-circle\"&gt;&lt;/i&gt;</w:t>
            </w:r>
          </w:p>
          <w:p w14:paraId="006B4BD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2F49FEA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Generasi</w:t>
            </w:r>
          </w:p>
          <w:p w14:paraId="44BA39CF" w14:textId="783068F8"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76" w:author="Ryan Ganeswara" w:date="2020-06-02T16:11:00Z">
              <w:r w:rsidRPr="00667E1F" w:rsidDel="009E34ED">
                <w:rPr>
                  <w:rFonts w:ascii="Courier New" w:hAnsi="Courier New" w:cs="Courier New"/>
                  <w:sz w:val="20"/>
                  <w:szCs w:val="20"/>
                </w:rPr>
                <w:delText>class</w:delText>
              </w:r>
            </w:del>
            <w:ins w:id="2777"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=\"right fas fa-angle-left\"&gt;&lt;/i&gt;</w:t>
            </w:r>
          </w:p>
          <w:p w14:paraId="37489EF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7806528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2598C9C1" w14:textId="7437DEA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del w:id="2778" w:author="Ryan Ganeswara" w:date="2020-06-02T16:11:00Z">
              <w:r w:rsidRPr="00667E1F" w:rsidDel="009E34ED">
                <w:rPr>
                  <w:rFonts w:ascii="Courier New" w:hAnsi="Courier New" w:cs="Courier New"/>
                  <w:sz w:val="20"/>
                  <w:szCs w:val="20"/>
                </w:rPr>
                <w:delText>class</w:delText>
              </w:r>
            </w:del>
            <w:ins w:id="2779"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 nav-treeview\"&gt;</w:t>
            </w:r>
          </w:p>
          <w:p w14:paraId="7180BA5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".$liGenerasi."</w:t>
            </w:r>
          </w:p>
          <w:p w14:paraId="7278A10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18C636B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072E456E" w14:textId="77777777" w:rsidR="00667E1F" w:rsidRPr="00667E1F" w:rsidRDefault="00667E1F" w:rsidP="00667E1F">
            <w:pPr>
              <w:rPr>
                <w:rFonts w:ascii="Courier New" w:hAnsi="Courier New" w:cs="Courier New"/>
                <w:sz w:val="20"/>
                <w:szCs w:val="20"/>
              </w:rPr>
            </w:pPr>
          </w:p>
          <w:p w14:paraId="152A47DC" w14:textId="1E66013E"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del w:id="2780" w:author="Ryan Ganeswara" w:date="2020-06-02T16:11:00Z">
              <w:r w:rsidRPr="00667E1F" w:rsidDel="009E34ED">
                <w:rPr>
                  <w:rFonts w:ascii="Courier New" w:hAnsi="Courier New" w:cs="Courier New"/>
                  <w:sz w:val="20"/>
                  <w:szCs w:val="20"/>
                </w:rPr>
                <w:delText>class</w:delText>
              </w:r>
            </w:del>
            <w:ins w:id="2781"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=\"nav-item has-treeview\"&gt;</w:t>
            </w:r>
          </w:p>
          <w:p w14:paraId="12136D8F" w14:textId="4A4A6723"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del w:id="2782" w:author="Ryan Ganeswara" w:date="2020-06-02T16:11:00Z">
              <w:r w:rsidRPr="00667E1F" w:rsidDel="009E34ED">
                <w:rPr>
                  <w:rFonts w:ascii="Courier New" w:hAnsi="Courier New" w:cs="Courier New"/>
                  <w:sz w:val="20"/>
                  <w:szCs w:val="20"/>
                </w:rPr>
                <w:delText>class</w:delText>
              </w:r>
            </w:del>
            <w:ins w:id="2783"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=\"nav-link\"&gt;</w:t>
            </w:r>
          </w:p>
          <w:p w14:paraId="0E5EC7FE" w14:textId="23638BB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84" w:author="Ryan Ganeswara" w:date="2020-06-02T16:11:00Z">
              <w:r w:rsidRPr="00667E1F" w:rsidDel="009E34ED">
                <w:rPr>
                  <w:rFonts w:ascii="Courier New" w:hAnsi="Courier New" w:cs="Courier New"/>
                  <w:sz w:val="20"/>
                  <w:szCs w:val="20"/>
                </w:rPr>
                <w:delText>class</w:delText>
              </w:r>
            </w:del>
            <w:ins w:id="2785"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=\"nav-icon fas fa-circle\"&gt;&lt;/i&gt;</w:t>
            </w:r>
          </w:p>
          <w:p w14:paraId="652B01D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3DF343A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Puri</w:t>
            </w:r>
          </w:p>
          <w:p w14:paraId="3877BC6E" w14:textId="3CF4022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86" w:author="Ryan Ganeswara" w:date="2020-06-02T16:11:00Z">
              <w:r w:rsidRPr="00667E1F" w:rsidDel="009E34ED">
                <w:rPr>
                  <w:rFonts w:ascii="Courier New" w:hAnsi="Courier New" w:cs="Courier New"/>
                  <w:sz w:val="20"/>
                  <w:szCs w:val="20"/>
                </w:rPr>
                <w:delText>class</w:delText>
              </w:r>
            </w:del>
            <w:ins w:id="2787"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=\"right fas fa-angle-left\"&gt;&lt;/i&gt;</w:t>
            </w:r>
          </w:p>
          <w:p w14:paraId="6484A27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4F59E5F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46D8A8D9" w14:textId="7803C372"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del w:id="2788" w:author="Ryan Ganeswara" w:date="2020-06-02T16:11:00Z">
              <w:r w:rsidRPr="00667E1F" w:rsidDel="009E34ED">
                <w:rPr>
                  <w:rFonts w:ascii="Courier New" w:hAnsi="Courier New" w:cs="Courier New"/>
                  <w:sz w:val="20"/>
                  <w:szCs w:val="20"/>
                </w:rPr>
                <w:delText>class</w:delText>
              </w:r>
            </w:del>
            <w:ins w:id="2789"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 nav-treeview\"&gt;</w:t>
            </w:r>
          </w:p>
          <w:p w14:paraId="00D25E6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".$liPuri."</w:t>
            </w:r>
          </w:p>
          <w:p w14:paraId="217D746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64E6A5F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7F793227" w14:textId="77777777" w:rsidR="00667E1F" w:rsidRPr="00667E1F" w:rsidRDefault="00667E1F" w:rsidP="00667E1F">
            <w:pPr>
              <w:rPr>
                <w:rFonts w:ascii="Courier New" w:hAnsi="Courier New" w:cs="Courier New"/>
                <w:sz w:val="20"/>
                <w:szCs w:val="20"/>
              </w:rPr>
            </w:pPr>
          </w:p>
          <w:p w14:paraId="678606A4" w14:textId="436DE37A"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del w:id="2790" w:author="Ryan Ganeswara" w:date="2020-06-02T16:11:00Z">
              <w:r w:rsidRPr="00667E1F" w:rsidDel="009E34ED">
                <w:rPr>
                  <w:rFonts w:ascii="Courier New" w:hAnsi="Courier New" w:cs="Courier New"/>
                  <w:sz w:val="20"/>
                  <w:szCs w:val="20"/>
                </w:rPr>
                <w:delText>class</w:delText>
              </w:r>
            </w:del>
            <w:ins w:id="2791"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=\"nav-item has-treeview\"&gt;</w:t>
            </w:r>
          </w:p>
          <w:p w14:paraId="1BB9A0D1" w14:textId="69BC8AEC"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del w:id="2792" w:author="Ryan Ganeswara" w:date="2020-06-02T16:11:00Z">
              <w:r w:rsidRPr="00667E1F" w:rsidDel="009E34ED">
                <w:rPr>
                  <w:rFonts w:ascii="Courier New" w:hAnsi="Courier New" w:cs="Courier New"/>
                  <w:sz w:val="20"/>
                  <w:szCs w:val="20"/>
                </w:rPr>
                <w:delText>class</w:delText>
              </w:r>
            </w:del>
            <w:ins w:id="2793"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=\"nav-link\"&gt;</w:t>
            </w:r>
          </w:p>
          <w:p w14:paraId="3B5B203B" w14:textId="012A6424"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94" w:author="Ryan Ganeswara" w:date="2020-06-02T16:11:00Z">
              <w:r w:rsidRPr="00667E1F" w:rsidDel="009E34ED">
                <w:rPr>
                  <w:rFonts w:ascii="Courier New" w:hAnsi="Courier New" w:cs="Courier New"/>
                  <w:sz w:val="20"/>
                  <w:szCs w:val="20"/>
                </w:rPr>
                <w:delText>class</w:delText>
              </w:r>
            </w:del>
            <w:ins w:id="2795"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=\"nav-icon fas fa-circle\"&gt;&lt;/i&gt;</w:t>
            </w:r>
          </w:p>
          <w:p w14:paraId="31F05B0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6CE06B4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Desa</w:t>
            </w:r>
          </w:p>
          <w:p w14:paraId="7880D09E" w14:textId="52507BD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796" w:author="Ryan Ganeswara" w:date="2020-06-02T16:11:00Z">
              <w:r w:rsidRPr="00667E1F" w:rsidDel="009E34ED">
                <w:rPr>
                  <w:rFonts w:ascii="Courier New" w:hAnsi="Courier New" w:cs="Courier New"/>
                  <w:sz w:val="20"/>
                  <w:szCs w:val="20"/>
                </w:rPr>
                <w:delText>class</w:delText>
              </w:r>
            </w:del>
            <w:ins w:id="2797"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=\"right fas fa-angle-left\"&gt;&lt;/i&gt;</w:t>
            </w:r>
          </w:p>
          <w:p w14:paraId="00D03C6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4FAA10C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4A51DE69" w14:textId="74ABBAE0"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del w:id="2798" w:author="Ryan Ganeswara" w:date="2020-06-02T16:11:00Z">
              <w:r w:rsidRPr="00667E1F" w:rsidDel="009E34ED">
                <w:rPr>
                  <w:rFonts w:ascii="Courier New" w:hAnsi="Courier New" w:cs="Courier New"/>
                  <w:sz w:val="20"/>
                  <w:szCs w:val="20"/>
                </w:rPr>
                <w:delText>class</w:delText>
              </w:r>
            </w:del>
            <w:ins w:id="2799"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 nav-treeview\"&gt;</w:t>
            </w:r>
          </w:p>
          <w:p w14:paraId="41CE31B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w:t>
            </w:r>
          </w:p>
          <w:p w14:paraId="1E5635F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6C6006B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3FE79EFD" w14:textId="77777777" w:rsidR="00667E1F" w:rsidRPr="00667E1F" w:rsidRDefault="00667E1F" w:rsidP="00667E1F">
            <w:pPr>
              <w:rPr>
                <w:rFonts w:ascii="Courier New" w:hAnsi="Courier New" w:cs="Courier New"/>
                <w:sz w:val="20"/>
                <w:szCs w:val="20"/>
              </w:rPr>
            </w:pPr>
          </w:p>
          <w:p w14:paraId="33CB3896" w14:textId="7B2D0B86"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del w:id="2800" w:author="Ryan Ganeswara" w:date="2020-06-02T16:11:00Z">
              <w:r w:rsidRPr="00667E1F" w:rsidDel="009E34ED">
                <w:rPr>
                  <w:rFonts w:ascii="Courier New" w:hAnsi="Courier New" w:cs="Courier New"/>
                  <w:sz w:val="20"/>
                  <w:szCs w:val="20"/>
                </w:rPr>
                <w:delText>class</w:delText>
              </w:r>
            </w:del>
            <w:ins w:id="2801"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=\"nav-item has-treeview\"&gt;</w:t>
            </w:r>
          </w:p>
          <w:p w14:paraId="1646A2D1" w14:textId="0A20001B"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del w:id="2802" w:author="Ryan Ganeswara" w:date="2020-06-02T16:11:00Z">
              <w:r w:rsidRPr="00667E1F" w:rsidDel="009E34ED">
                <w:rPr>
                  <w:rFonts w:ascii="Courier New" w:hAnsi="Courier New" w:cs="Courier New"/>
                  <w:sz w:val="20"/>
                  <w:szCs w:val="20"/>
                </w:rPr>
                <w:delText>class</w:delText>
              </w:r>
            </w:del>
            <w:ins w:id="2803"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=\"nav-link\"&gt;</w:t>
            </w:r>
          </w:p>
          <w:p w14:paraId="2EE0FAFA" w14:textId="08B0B8FE"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804" w:author="Ryan Ganeswara" w:date="2020-06-02T16:11:00Z">
              <w:r w:rsidRPr="00667E1F" w:rsidDel="009E34ED">
                <w:rPr>
                  <w:rFonts w:ascii="Courier New" w:hAnsi="Courier New" w:cs="Courier New"/>
                  <w:sz w:val="20"/>
                  <w:szCs w:val="20"/>
                </w:rPr>
                <w:delText>class</w:delText>
              </w:r>
            </w:del>
            <w:ins w:id="2805"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=\"nav-icon fas fa-circle\"&gt;&lt;/i&gt;</w:t>
            </w:r>
          </w:p>
          <w:p w14:paraId="0809148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5F64378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Jenis Kelamin</w:t>
            </w:r>
          </w:p>
          <w:p w14:paraId="22B25B3B" w14:textId="7EB5B00D"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del w:id="2806" w:author="Ryan Ganeswara" w:date="2020-06-02T16:11:00Z">
              <w:r w:rsidRPr="00667E1F" w:rsidDel="009E34ED">
                <w:rPr>
                  <w:rFonts w:ascii="Courier New" w:hAnsi="Courier New" w:cs="Courier New"/>
                  <w:sz w:val="20"/>
                  <w:szCs w:val="20"/>
                </w:rPr>
                <w:delText>class</w:delText>
              </w:r>
            </w:del>
            <w:ins w:id="2807"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=\"right fas fa-angle-left\"&gt;&lt;/i&gt;</w:t>
            </w:r>
          </w:p>
          <w:p w14:paraId="2F62BA9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799C98E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07A3C226" w14:textId="1B2FE361"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del w:id="2808" w:author="Ryan Ganeswara" w:date="2020-06-02T16:11:00Z">
              <w:r w:rsidRPr="00667E1F" w:rsidDel="009E34ED">
                <w:rPr>
                  <w:rFonts w:ascii="Courier New" w:hAnsi="Courier New" w:cs="Courier New"/>
                  <w:sz w:val="20"/>
                  <w:szCs w:val="20"/>
                </w:rPr>
                <w:delText>class</w:delText>
              </w:r>
            </w:del>
            <w:ins w:id="2809" w:author="Ryan Ganeswara" w:date="2020-06-02T16:11:00Z">
              <w:r w:rsidR="009E34ED" w:rsidRPr="009E34ED">
                <w:rPr>
                  <w:rFonts w:ascii="Courier New" w:hAnsi="Courier New" w:cs="Courier New"/>
                  <w:i/>
                  <w:sz w:val="20"/>
                  <w:szCs w:val="20"/>
                </w:rPr>
                <w:t>class</w:t>
              </w:r>
            </w:ins>
            <w:r w:rsidRPr="00667E1F">
              <w:rPr>
                <w:rFonts w:ascii="Courier New" w:hAnsi="Courier New" w:cs="Courier New"/>
                <w:sz w:val="20"/>
                <w:szCs w:val="20"/>
              </w:rPr>
              <w:t>=\"nav nav-treeview\"&gt;</w:t>
            </w:r>
          </w:p>
          <w:p w14:paraId="305BDDA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w:t>
            </w:r>
          </w:p>
          <w:p w14:paraId="4F5261A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2063FCB8" w14:textId="2679EAD0"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r w:rsidR="00667E1F" w14:paraId="35A70A4A" w14:textId="77777777" w:rsidTr="00667E1F">
        <w:tc>
          <w:tcPr>
            <w:tcW w:w="7927" w:type="dxa"/>
          </w:tcPr>
          <w:p w14:paraId="54B4C2EE" w14:textId="08930495"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Proses Output dan Input Pada Form Searching</w:t>
            </w:r>
          </w:p>
        </w:tc>
      </w:tr>
      <w:tr w:rsidR="00667E1F" w14:paraId="306DD0E7" w14:textId="77777777" w:rsidTr="00667E1F">
        <w:tc>
          <w:tcPr>
            <w:tcW w:w="7927" w:type="dxa"/>
          </w:tcPr>
          <w:p w14:paraId="7B95C50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include ("thk_ontology.php");</w:t>
            </w:r>
          </w:p>
          <w:p w14:paraId="3BB48C4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$error ="";</w:t>
            </w:r>
          </w:p>
          <w:p w14:paraId="1876B85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if($cboutput==""){</w:t>
            </w:r>
          </w:p>
          <w:p w14:paraId="1D8ACA0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$error .="Tidak ada output yang dipilih!&lt;br&gt;";</w:t>
            </w:r>
          </w:p>
          <w:p w14:paraId="70765CD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w:t>
            </w:r>
          </w:p>
          <w:p w14:paraId="73C641B8" w14:textId="77777777" w:rsid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if($error==""){</w:t>
            </w:r>
          </w:p>
          <w:p w14:paraId="56E50629" w14:textId="08B1C57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//kondisi untuk </w:t>
            </w:r>
            <w:del w:id="2810" w:author="Ryan Ganeswara" w:date="2020-06-02T16:09:00Z">
              <w:r w:rsidRPr="00667E1F" w:rsidDel="009E34ED">
                <w:rPr>
                  <w:rFonts w:ascii="Courier New" w:hAnsi="Courier New" w:cs="Courier New"/>
                  <w:sz w:val="20"/>
                  <w:szCs w:val="20"/>
                </w:rPr>
                <w:delText>query</w:delText>
              </w:r>
            </w:del>
            <w:ins w:id="2811" w:author="Ryan Ganeswara" w:date="2020-06-02T16:09:00Z">
              <w:r w:rsidR="009E34ED" w:rsidRPr="009E34ED">
                <w:rPr>
                  <w:rFonts w:ascii="Courier New" w:hAnsi="Courier New" w:cs="Courier New"/>
                  <w:i/>
                  <w:sz w:val="20"/>
                  <w:szCs w:val="20"/>
                </w:rPr>
                <w:t>query</w:t>
              </w:r>
            </w:ins>
            <w:r w:rsidRPr="00667E1F">
              <w:rPr>
                <w:rFonts w:ascii="Courier New" w:hAnsi="Courier New" w:cs="Courier New"/>
                <w:sz w:val="20"/>
                <w:szCs w:val="20"/>
              </w:rPr>
              <w:t xml:space="preserve"> output</w:t>
            </w:r>
          </w:p>
          <w:p w14:paraId="2B2A349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if($cboutput=="orang"){</w:t>
            </w:r>
          </w:p>
          <w:p w14:paraId="0D30CC6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$qofungsi = "";</w:t>
            </w:r>
          </w:p>
          <w:p w14:paraId="233ACDEE" w14:textId="77777777" w:rsid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3078F6D3" w14:textId="77777777" w:rsidR="00667E1F" w:rsidRDefault="00667E1F" w:rsidP="00667E1F">
            <w:pPr>
              <w:rPr>
                <w:rFonts w:ascii="Courier New" w:hAnsi="Courier New" w:cs="Courier New"/>
                <w:sz w:val="20"/>
                <w:szCs w:val="20"/>
              </w:rPr>
            </w:pPr>
          </w:p>
          <w:p w14:paraId="7B7AD354" w14:textId="26F1787E"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//kondisi untuk </w:t>
            </w:r>
            <w:del w:id="2812" w:author="Ryan Ganeswara" w:date="2020-06-02T16:09:00Z">
              <w:r w:rsidRPr="00667E1F" w:rsidDel="009E34ED">
                <w:rPr>
                  <w:rFonts w:ascii="Courier New" w:hAnsi="Courier New" w:cs="Courier New"/>
                  <w:sz w:val="20"/>
                  <w:szCs w:val="20"/>
                </w:rPr>
                <w:delText>query</w:delText>
              </w:r>
            </w:del>
            <w:ins w:id="2813" w:author="Ryan Ganeswara" w:date="2020-06-02T16:09:00Z">
              <w:r w:rsidR="009E34ED" w:rsidRPr="009E34ED">
                <w:rPr>
                  <w:rFonts w:ascii="Courier New" w:hAnsi="Courier New" w:cs="Courier New"/>
                  <w:i/>
                  <w:sz w:val="20"/>
                  <w:szCs w:val="20"/>
                </w:rPr>
                <w:t>query</w:t>
              </w:r>
            </w:ins>
            <w:r w:rsidRPr="00667E1F">
              <w:rPr>
                <w:rFonts w:ascii="Courier New" w:hAnsi="Courier New" w:cs="Courier New"/>
                <w:sz w:val="20"/>
                <w:szCs w:val="20"/>
              </w:rPr>
              <w:t xml:space="preserve"> input</w:t>
            </w:r>
          </w:p>
          <w:p w14:paraId="320A25F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w:t>
            </w:r>
          </w:p>
          <w:p w14:paraId="4A5F56A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if($cbinputgenerasi!=""){</w:t>
            </w:r>
          </w:p>
          <w:p w14:paraId="468C7AB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$qgenerasi = "?$cboutput sil:merupakanGenerasiKe sil:$cbinputgenerasi .</w:t>
            </w:r>
          </w:p>
          <w:p w14:paraId="164DB3B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 xml:space="preserve">   ";</w:t>
            </w:r>
          </w:p>
          <w:p w14:paraId="3DF3AA5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.="Generasi : ".$cbinputgenerasi.",";</w:t>
            </w:r>
          </w:p>
          <w:p w14:paraId="47DB0DB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39AB241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if($cbinputpuri!=""){</w:t>
            </w:r>
          </w:p>
          <w:p w14:paraId="7593652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$qpuri = "?$cboutput sil:memilikiTempatTinggal sil:$cbinputpuri .</w:t>
            </w:r>
          </w:p>
          <w:p w14:paraId="329DA11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6439506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Puri : ".$cbinputpuri.",";</w:t>
            </w:r>
          </w:p>
          <w:p w14:paraId="05CEA55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63A8A76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if($cbinputDesa!=""){</w:t>
            </w:r>
          </w:p>
          <w:p w14:paraId="582A32B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$qDesa = "?$cboutput sil:memilikiTempatTinggal sil:$cbinputDesa .</w:t>
            </w:r>
          </w:p>
          <w:p w14:paraId="65E887B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24AAA31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Desa : ".$cbinputDesa.",";</w:t>
            </w:r>
          </w:p>
          <w:p w14:paraId="4140552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5C0F3C7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if($cbinputJenisKelamin!=""){</w:t>
            </w:r>
          </w:p>
          <w:p w14:paraId="4F8F7AC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$qJenisKelamin = "?$cboutput sil:memilikiJenisKelamin sil:$cbinputJenisKelamin .</w:t>
            </w:r>
          </w:p>
          <w:p w14:paraId="4E65B3B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2EACD07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Jenis Kelamin : ".$cbinputJenisKelamin.",";</w:t>
            </w:r>
          </w:p>
          <w:p w14:paraId="77D48E8E" w14:textId="36C57224"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tc>
      </w:tr>
    </w:tbl>
    <w:p w14:paraId="426A7C6E" w14:textId="7FF3F65F" w:rsidR="00667E1F" w:rsidRDefault="00667E1F" w:rsidP="006177C0">
      <w:pPr>
        <w:jc w:val="center"/>
        <w:rPr>
          <w:rFonts w:ascii="Times New Roman" w:hAnsi="Times New Roman" w:cs="Times New Roman"/>
          <w:sz w:val="24"/>
          <w:szCs w:val="24"/>
        </w:rPr>
      </w:pPr>
    </w:p>
    <w:p w14:paraId="4D3F8D27" w14:textId="305D5475" w:rsidR="00667E1F" w:rsidRDefault="00667E1F" w:rsidP="006177C0">
      <w:pPr>
        <w:jc w:val="center"/>
        <w:rPr>
          <w:rFonts w:ascii="Times New Roman" w:hAnsi="Times New Roman" w:cs="Times New Roman"/>
          <w:sz w:val="24"/>
          <w:szCs w:val="24"/>
        </w:rPr>
      </w:pPr>
      <w:r>
        <w:rPr>
          <w:rFonts w:ascii="Times New Roman" w:hAnsi="Times New Roman" w:cs="Times New Roman"/>
          <w:sz w:val="24"/>
          <w:szCs w:val="24"/>
        </w:rPr>
        <w:br w:type="page"/>
      </w:r>
    </w:p>
    <w:p w14:paraId="077DC767" w14:textId="468BBDEF" w:rsidR="00667E1F" w:rsidRPr="002F5BE6" w:rsidRDefault="00667E1F">
      <w:pPr>
        <w:pStyle w:val="Heading1"/>
        <w:jc w:val="center"/>
        <w:rPr>
          <w:b w:val="0"/>
          <w:rPrChange w:id="2814" w:author="Ryan Ganeswara" w:date="2020-06-11T21:00:00Z">
            <w:rPr>
              <w:rFonts w:ascii="Times New Roman" w:hAnsi="Times New Roman" w:cs="Times New Roman"/>
              <w:b/>
              <w:bCs/>
              <w:sz w:val="28"/>
              <w:szCs w:val="28"/>
            </w:rPr>
          </w:rPrChange>
        </w:rPr>
        <w:pPrChange w:id="2815" w:author="Ryan Ganeswara" w:date="2020-06-11T21:00:00Z">
          <w:pPr>
            <w:jc w:val="center"/>
          </w:pPr>
        </w:pPrChange>
      </w:pPr>
      <w:r w:rsidRPr="00352D7D">
        <w:rPr>
          <w:rFonts w:cs="Times New Roman"/>
          <w:bCs/>
          <w:sz w:val="28"/>
          <w:szCs w:val="28"/>
        </w:rPr>
        <w:t>LAMPIRAN 2</w:t>
      </w:r>
    </w:p>
    <w:p w14:paraId="2A11FFAE" w14:textId="76E95858" w:rsidR="00667E1F" w:rsidRPr="00352D7D" w:rsidRDefault="00E85686" w:rsidP="006177C0">
      <w:pPr>
        <w:jc w:val="center"/>
        <w:rPr>
          <w:rFonts w:ascii="Times New Roman" w:hAnsi="Times New Roman" w:cs="Times New Roman"/>
          <w:b/>
          <w:bCs/>
          <w:sz w:val="28"/>
          <w:szCs w:val="28"/>
        </w:rPr>
      </w:pPr>
      <w:r w:rsidRPr="00352D7D">
        <w:rPr>
          <w:rFonts w:ascii="Times New Roman" w:hAnsi="Times New Roman" w:cs="Times New Roman"/>
          <w:b/>
          <w:bCs/>
          <w:sz w:val="28"/>
          <w:szCs w:val="28"/>
        </w:rPr>
        <w:t xml:space="preserve">HASIL PENGUJIAN FASILITAS </w:t>
      </w:r>
      <w:r w:rsidRPr="00352D7D">
        <w:rPr>
          <w:rFonts w:ascii="Times New Roman" w:hAnsi="Times New Roman" w:cs="Times New Roman"/>
          <w:b/>
          <w:bCs/>
          <w:i/>
          <w:iCs/>
          <w:sz w:val="28"/>
          <w:szCs w:val="28"/>
        </w:rPr>
        <w:t>BROWSING, SEARCHNG</w:t>
      </w:r>
      <w:r w:rsidRPr="00352D7D">
        <w:rPr>
          <w:rFonts w:ascii="Times New Roman" w:hAnsi="Times New Roman" w:cs="Times New Roman"/>
          <w:b/>
          <w:bCs/>
          <w:sz w:val="28"/>
          <w:szCs w:val="28"/>
        </w:rPr>
        <w:t xml:space="preserve">, DAN </w:t>
      </w:r>
      <w:r w:rsidRPr="00352D7D">
        <w:rPr>
          <w:rFonts w:ascii="Times New Roman" w:hAnsi="Times New Roman" w:cs="Times New Roman"/>
          <w:b/>
          <w:bCs/>
          <w:i/>
          <w:iCs/>
          <w:sz w:val="28"/>
          <w:szCs w:val="28"/>
        </w:rPr>
        <w:t xml:space="preserve">TECHNOLOGY ACCEPTANCE MODEL </w:t>
      </w:r>
      <w:r w:rsidRPr="00352D7D">
        <w:rPr>
          <w:rFonts w:ascii="Times New Roman" w:hAnsi="Times New Roman" w:cs="Times New Roman"/>
          <w:b/>
          <w:bCs/>
          <w:sz w:val="28"/>
          <w:szCs w:val="28"/>
        </w:rPr>
        <w:t xml:space="preserve">(TAM) </w:t>
      </w:r>
    </w:p>
    <w:p w14:paraId="70EF148A" w14:textId="1EF3D39E" w:rsidR="00E85686" w:rsidRPr="00E85686" w:rsidRDefault="00E85686" w:rsidP="006177C0">
      <w:pPr>
        <w:jc w:val="center"/>
        <w:rPr>
          <w:rFonts w:ascii="Times New Roman" w:hAnsi="Times New Roman" w:cs="Times New Roman"/>
          <w:b/>
          <w:bCs/>
          <w:sz w:val="24"/>
          <w:szCs w:val="24"/>
        </w:rPr>
      </w:pPr>
    </w:p>
    <w:p w14:paraId="0B0A1404" w14:textId="2896048E" w:rsidR="00E85686" w:rsidRPr="00E85686" w:rsidRDefault="00E85686"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Tabel Data Peserta Untuk Hasil Pengujian Fasilitas Browsing</w:t>
      </w: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tblGrid>
      <w:tr w:rsidR="00E85686" w:rsidRPr="00E85686" w14:paraId="11DC54E1" w14:textId="77777777" w:rsidTr="00E85686">
        <w:trPr>
          <w:trHeight w:val="288"/>
          <w:jc w:val="center"/>
        </w:trPr>
        <w:tc>
          <w:tcPr>
            <w:tcW w:w="400" w:type="dxa"/>
            <w:shd w:val="clear" w:color="auto" w:fill="auto"/>
            <w:noWrap/>
            <w:vAlign w:val="bottom"/>
            <w:hideMark/>
          </w:tcPr>
          <w:p w14:paraId="74E755E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69D7CE2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NAMA</w:t>
            </w:r>
          </w:p>
        </w:tc>
        <w:tc>
          <w:tcPr>
            <w:tcW w:w="960" w:type="dxa"/>
            <w:shd w:val="clear" w:color="auto" w:fill="auto"/>
            <w:noWrap/>
            <w:vAlign w:val="bottom"/>
            <w:hideMark/>
          </w:tcPr>
          <w:p w14:paraId="170D31A6" w14:textId="18FAE150"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PB1</w:t>
            </w:r>
          </w:p>
        </w:tc>
        <w:tc>
          <w:tcPr>
            <w:tcW w:w="960" w:type="dxa"/>
            <w:shd w:val="clear" w:color="auto" w:fill="auto"/>
            <w:noWrap/>
            <w:vAlign w:val="bottom"/>
            <w:hideMark/>
          </w:tcPr>
          <w:p w14:paraId="7036619A" w14:textId="6BA26E6F"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PB2</w:t>
            </w:r>
          </w:p>
        </w:tc>
        <w:tc>
          <w:tcPr>
            <w:tcW w:w="960" w:type="dxa"/>
            <w:shd w:val="clear" w:color="auto" w:fill="auto"/>
            <w:noWrap/>
            <w:vAlign w:val="bottom"/>
            <w:hideMark/>
          </w:tcPr>
          <w:p w14:paraId="714B48E7" w14:textId="51739741"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PB3</w:t>
            </w:r>
          </w:p>
        </w:tc>
        <w:tc>
          <w:tcPr>
            <w:tcW w:w="960" w:type="dxa"/>
            <w:shd w:val="clear" w:color="auto" w:fill="auto"/>
            <w:noWrap/>
            <w:vAlign w:val="bottom"/>
            <w:hideMark/>
          </w:tcPr>
          <w:p w14:paraId="7038BEC6" w14:textId="5A7E6710"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PB4</w:t>
            </w:r>
          </w:p>
        </w:tc>
        <w:tc>
          <w:tcPr>
            <w:tcW w:w="960" w:type="dxa"/>
            <w:shd w:val="clear" w:color="auto" w:fill="auto"/>
            <w:noWrap/>
            <w:vAlign w:val="bottom"/>
            <w:hideMark/>
          </w:tcPr>
          <w:p w14:paraId="4BFBB1AF" w14:textId="3E44B178"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PB5</w:t>
            </w:r>
          </w:p>
        </w:tc>
      </w:tr>
      <w:tr w:rsidR="00E85686" w:rsidRPr="00E85686" w14:paraId="4DF49A5F" w14:textId="77777777" w:rsidTr="00E85686">
        <w:trPr>
          <w:trHeight w:val="288"/>
          <w:jc w:val="center"/>
        </w:trPr>
        <w:tc>
          <w:tcPr>
            <w:tcW w:w="400" w:type="dxa"/>
            <w:shd w:val="clear" w:color="auto" w:fill="auto"/>
            <w:noWrap/>
            <w:vAlign w:val="bottom"/>
            <w:hideMark/>
          </w:tcPr>
          <w:p w14:paraId="4CB0E81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39C4CEF0"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4E43AE7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881C6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B6CF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44FAC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A56C5F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02512E94" w14:textId="77777777" w:rsidTr="00E85686">
        <w:trPr>
          <w:trHeight w:val="288"/>
          <w:jc w:val="center"/>
        </w:trPr>
        <w:tc>
          <w:tcPr>
            <w:tcW w:w="400" w:type="dxa"/>
            <w:shd w:val="clear" w:color="auto" w:fill="auto"/>
            <w:noWrap/>
            <w:vAlign w:val="bottom"/>
            <w:hideMark/>
          </w:tcPr>
          <w:p w14:paraId="3BD316F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2C24BD2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1879363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21CCE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4BE632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6EDBF3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9CE16E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53F65A9" w14:textId="77777777" w:rsidTr="00E85686">
        <w:trPr>
          <w:trHeight w:val="288"/>
          <w:jc w:val="center"/>
        </w:trPr>
        <w:tc>
          <w:tcPr>
            <w:tcW w:w="400" w:type="dxa"/>
            <w:shd w:val="clear" w:color="auto" w:fill="auto"/>
            <w:noWrap/>
            <w:vAlign w:val="bottom"/>
            <w:hideMark/>
          </w:tcPr>
          <w:p w14:paraId="7F74A00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382B4811"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6F788EC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09BFD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1124E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C243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7AF258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17CAA7E" w14:textId="77777777" w:rsidTr="00E85686">
        <w:trPr>
          <w:trHeight w:val="288"/>
          <w:jc w:val="center"/>
        </w:trPr>
        <w:tc>
          <w:tcPr>
            <w:tcW w:w="400" w:type="dxa"/>
            <w:shd w:val="clear" w:color="auto" w:fill="auto"/>
            <w:noWrap/>
            <w:vAlign w:val="bottom"/>
            <w:hideMark/>
          </w:tcPr>
          <w:p w14:paraId="4C2BF86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4DE4A855"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581AB1D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24C98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5547D7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5DF8E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122720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6539DAA" w14:textId="77777777" w:rsidTr="00E85686">
        <w:trPr>
          <w:trHeight w:val="288"/>
          <w:jc w:val="center"/>
        </w:trPr>
        <w:tc>
          <w:tcPr>
            <w:tcW w:w="400" w:type="dxa"/>
            <w:shd w:val="clear" w:color="auto" w:fill="auto"/>
            <w:noWrap/>
            <w:vAlign w:val="bottom"/>
            <w:hideMark/>
          </w:tcPr>
          <w:p w14:paraId="16A56F9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63B739E4"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0734BC9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D33C1C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9CB4E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7D3ABD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E747FB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330627F" w14:textId="77777777" w:rsidTr="00E85686">
        <w:trPr>
          <w:trHeight w:val="288"/>
          <w:jc w:val="center"/>
        </w:trPr>
        <w:tc>
          <w:tcPr>
            <w:tcW w:w="400" w:type="dxa"/>
            <w:shd w:val="clear" w:color="auto" w:fill="auto"/>
            <w:noWrap/>
            <w:vAlign w:val="bottom"/>
            <w:hideMark/>
          </w:tcPr>
          <w:p w14:paraId="30D45F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5E72856F"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6A75D31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52FABB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0DB523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EDCD7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5EF2A2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5FB0AE4C" w14:textId="77777777" w:rsidTr="00E85686">
        <w:trPr>
          <w:trHeight w:val="288"/>
          <w:jc w:val="center"/>
        </w:trPr>
        <w:tc>
          <w:tcPr>
            <w:tcW w:w="400" w:type="dxa"/>
            <w:shd w:val="clear" w:color="auto" w:fill="auto"/>
            <w:noWrap/>
            <w:vAlign w:val="bottom"/>
            <w:hideMark/>
          </w:tcPr>
          <w:p w14:paraId="523F7D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68C054C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358125D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968BB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7BC6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F7CD07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25706E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0524F52" w14:textId="77777777" w:rsidTr="00E85686">
        <w:trPr>
          <w:trHeight w:val="288"/>
          <w:jc w:val="center"/>
        </w:trPr>
        <w:tc>
          <w:tcPr>
            <w:tcW w:w="400" w:type="dxa"/>
            <w:shd w:val="clear" w:color="auto" w:fill="auto"/>
            <w:noWrap/>
            <w:vAlign w:val="bottom"/>
            <w:hideMark/>
          </w:tcPr>
          <w:p w14:paraId="181B866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73002ABB"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687437C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8D94A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B8CBB0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0F119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7E320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B6D7527" w14:textId="77777777" w:rsidTr="00E85686">
        <w:trPr>
          <w:trHeight w:val="288"/>
          <w:jc w:val="center"/>
        </w:trPr>
        <w:tc>
          <w:tcPr>
            <w:tcW w:w="400" w:type="dxa"/>
            <w:shd w:val="clear" w:color="auto" w:fill="auto"/>
            <w:noWrap/>
            <w:vAlign w:val="bottom"/>
            <w:hideMark/>
          </w:tcPr>
          <w:p w14:paraId="30B9E4B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668817D8"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0E07B1B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83A1AD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2578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8D067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D3DEB0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08A626EC" w14:textId="77777777" w:rsidTr="00E85686">
        <w:trPr>
          <w:trHeight w:val="288"/>
          <w:jc w:val="center"/>
        </w:trPr>
        <w:tc>
          <w:tcPr>
            <w:tcW w:w="400" w:type="dxa"/>
            <w:shd w:val="clear" w:color="auto" w:fill="auto"/>
            <w:noWrap/>
            <w:vAlign w:val="bottom"/>
            <w:hideMark/>
          </w:tcPr>
          <w:p w14:paraId="613459A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3060E2BE"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0FE762E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C9DD2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D362BE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24058F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9A136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2A4994B" w14:textId="77777777" w:rsidTr="00E85686">
        <w:trPr>
          <w:trHeight w:val="288"/>
          <w:jc w:val="center"/>
        </w:trPr>
        <w:tc>
          <w:tcPr>
            <w:tcW w:w="400" w:type="dxa"/>
            <w:shd w:val="clear" w:color="auto" w:fill="auto"/>
            <w:noWrap/>
            <w:vAlign w:val="bottom"/>
            <w:hideMark/>
          </w:tcPr>
          <w:p w14:paraId="692FCF2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6A2BC7F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2CA327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A35BC4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843AD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D1540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291137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2AC7726" w14:textId="77777777" w:rsidTr="00E85686">
        <w:trPr>
          <w:trHeight w:val="288"/>
          <w:jc w:val="center"/>
        </w:trPr>
        <w:tc>
          <w:tcPr>
            <w:tcW w:w="400" w:type="dxa"/>
            <w:shd w:val="clear" w:color="auto" w:fill="auto"/>
            <w:noWrap/>
            <w:vAlign w:val="bottom"/>
            <w:hideMark/>
          </w:tcPr>
          <w:p w14:paraId="3F999CC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0321340D"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2BD6867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FF0DEA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9B1E6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7E994C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6FC935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0B23C06" w14:textId="77777777" w:rsidTr="00E85686">
        <w:trPr>
          <w:trHeight w:val="288"/>
          <w:jc w:val="center"/>
        </w:trPr>
        <w:tc>
          <w:tcPr>
            <w:tcW w:w="400" w:type="dxa"/>
            <w:shd w:val="clear" w:color="auto" w:fill="auto"/>
            <w:noWrap/>
            <w:vAlign w:val="bottom"/>
            <w:hideMark/>
          </w:tcPr>
          <w:p w14:paraId="1D63B5C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1541B6B7"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150B440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3D873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F78946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FE139F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795B5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E7FEBBD" w14:textId="77777777" w:rsidTr="00E85686">
        <w:trPr>
          <w:trHeight w:val="288"/>
          <w:jc w:val="center"/>
        </w:trPr>
        <w:tc>
          <w:tcPr>
            <w:tcW w:w="400" w:type="dxa"/>
            <w:shd w:val="clear" w:color="auto" w:fill="auto"/>
            <w:noWrap/>
            <w:vAlign w:val="bottom"/>
            <w:hideMark/>
          </w:tcPr>
          <w:p w14:paraId="40B5921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10B24304"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21C1AEF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6140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E5C6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1036D0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B7B913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2124E0C0" w14:textId="77777777" w:rsidTr="00E85686">
        <w:trPr>
          <w:trHeight w:val="288"/>
          <w:jc w:val="center"/>
        </w:trPr>
        <w:tc>
          <w:tcPr>
            <w:tcW w:w="400" w:type="dxa"/>
            <w:shd w:val="clear" w:color="auto" w:fill="auto"/>
            <w:noWrap/>
            <w:vAlign w:val="bottom"/>
            <w:hideMark/>
          </w:tcPr>
          <w:p w14:paraId="4C8380E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6BF63168"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5ED241C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32C8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E43132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E4340B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15D1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73D1E22E" w14:textId="77777777" w:rsidTr="00E85686">
        <w:trPr>
          <w:trHeight w:val="288"/>
          <w:jc w:val="center"/>
        </w:trPr>
        <w:tc>
          <w:tcPr>
            <w:tcW w:w="400" w:type="dxa"/>
            <w:shd w:val="clear" w:color="auto" w:fill="auto"/>
            <w:noWrap/>
            <w:vAlign w:val="bottom"/>
            <w:hideMark/>
          </w:tcPr>
          <w:p w14:paraId="1ECEEE6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039DD32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58B9FC7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217731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A8127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2D99E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19D8A5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0C5D986" w14:textId="77777777" w:rsidTr="00E85686">
        <w:trPr>
          <w:trHeight w:val="288"/>
          <w:jc w:val="center"/>
        </w:trPr>
        <w:tc>
          <w:tcPr>
            <w:tcW w:w="400" w:type="dxa"/>
            <w:shd w:val="clear" w:color="auto" w:fill="auto"/>
            <w:noWrap/>
            <w:vAlign w:val="bottom"/>
            <w:hideMark/>
          </w:tcPr>
          <w:p w14:paraId="55DEFB1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66538F4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2EAC5C2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5590BD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427A9E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AE776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027C53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5DD3C849" w14:textId="77777777" w:rsidTr="00E85686">
        <w:trPr>
          <w:trHeight w:val="288"/>
          <w:jc w:val="center"/>
        </w:trPr>
        <w:tc>
          <w:tcPr>
            <w:tcW w:w="400" w:type="dxa"/>
            <w:shd w:val="clear" w:color="auto" w:fill="auto"/>
            <w:noWrap/>
            <w:vAlign w:val="bottom"/>
            <w:hideMark/>
          </w:tcPr>
          <w:p w14:paraId="3136BDE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1C2000B1"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12C73B8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04275F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B558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815092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A0CF30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20D707E" w14:textId="77777777" w:rsidTr="00E85686">
        <w:trPr>
          <w:trHeight w:val="288"/>
          <w:jc w:val="center"/>
        </w:trPr>
        <w:tc>
          <w:tcPr>
            <w:tcW w:w="400" w:type="dxa"/>
            <w:shd w:val="clear" w:color="auto" w:fill="auto"/>
            <w:noWrap/>
            <w:vAlign w:val="bottom"/>
            <w:hideMark/>
          </w:tcPr>
          <w:p w14:paraId="20B770D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387187AE"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766EFD4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F8135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0ADC6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B72A0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6D4F02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9067F57" w14:textId="77777777" w:rsidTr="00E85686">
        <w:trPr>
          <w:trHeight w:val="288"/>
          <w:jc w:val="center"/>
        </w:trPr>
        <w:tc>
          <w:tcPr>
            <w:tcW w:w="400" w:type="dxa"/>
            <w:shd w:val="clear" w:color="auto" w:fill="auto"/>
            <w:noWrap/>
            <w:vAlign w:val="bottom"/>
            <w:hideMark/>
          </w:tcPr>
          <w:p w14:paraId="48A15C5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715FD21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040B927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FE14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60957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452FA5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5A4B4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3EEAF8D" w14:textId="77777777" w:rsidTr="00E85686">
        <w:trPr>
          <w:trHeight w:val="288"/>
          <w:jc w:val="center"/>
        </w:trPr>
        <w:tc>
          <w:tcPr>
            <w:tcW w:w="400" w:type="dxa"/>
            <w:shd w:val="clear" w:color="auto" w:fill="auto"/>
            <w:noWrap/>
            <w:vAlign w:val="bottom"/>
            <w:hideMark/>
          </w:tcPr>
          <w:p w14:paraId="19500E5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2F41E782"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0E5B34E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C09511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79C5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69B15B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69D19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7312B730" w14:textId="77777777" w:rsidTr="00E85686">
        <w:trPr>
          <w:trHeight w:val="288"/>
          <w:jc w:val="center"/>
        </w:trPr>
        <w:tc>
          <w:tcPr>
            <w:tcW w:w="400" w:type="dxa"/>
            <w:shd w:val="clear" w:color="auto" w:fill="auto"/>
            <w:noWrap/>
            <w:vAlign w:val="bottom"/>
            <w:hideMark/>
          </w:tcPr>
          <w:p w14:paraId="56D1ACC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44DE587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20F47E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A9F50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92AA70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57617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742A72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1ABC4430" w14:textId="77777777" w:rsidTr="00E85686">
        <w:trPr>
          <w:trHeight w:val="288"/>
          <w:jc w:val="center"/>
        </w:trPr>
        <w:tc>
          <w:tcPr>
            <w:tcW w:w="400" w:type="dxa"/>
            <w:shd w:val="clear" w:color="auto" w:fill="auto"/>
            <w:noWrap/>
            <w:vAlign w:val="bottom"/>
            <w:hideMark/>
          </w:tcPr>
          <w:p w14:paraId="300AA59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237FAD7C"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742F2B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0AFB1A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3E782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955ED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F6542B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10DE2C27" w14:textId="77777777" w:rsidTr="00E85686">
        <w:trPr>
          <w:trHeight w:val="288"/>
          <w:jc w:val="center"/>
        </w:trPr>
        <w:tc>
          <w:tcPr>
            <w:tcW w:w="400" w:type="dxa"/>
            <w:shd w:val="clear" w:color="auto" w:fill="auto"/>
            <w:noWrap/>
            <w:vAlign w:val="bottom"/>
            <w:hideMark/>
          </w:tcPr>
          <w:p w14:paraId="4390AEC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208E74EB"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142826A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36083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9CF37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35AE5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E6D443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4A3205F" w14:textId="77777777" w:rsidTr="00E85686">
        <w:trPr>
          <w:trHeight w:val="288"/>
          <w:jc w:val="center"/>
        </w:trPr>
        <w:tc>
          <w:tcPr>
            <w:tcW w:w="3300" w:type="dxa"/>
            <w:gridSpan w:val="2"/>
            <w:shd w:val="clear" w:color="auto" w:fill="auto"/>
            <w:noWrap/>
            <w:vAlign w:val="bottom"/>
            <w:hideMark/>
          </w:tcPr>
          <w:p w14:paraId="36507C8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Salah</w:t>
            </w:r>
          </w:p>
        </w:tc>
        <w:tc>
          <w:tcPr>
            <w:tcW w:w="960" w:type="dxa"/>
            <w:shd w:val="clear" w:color="auto" w:fill="auto"/>
            <w:noWrap/>
            <w:vAlign w:val="bottom"/>
            <w:hideMark/>
          </w:tcPr>
          <w:p w14:paraId="48C729C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B99A6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0996BD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3</w:t>
            </w:r>
          </w:p>
        </w:tc>
        <w:tc>
          <w:tcPr>
            <w:tcW w:w="960" w:type="dxa"/>
            <w:shd w:val="clear" w:color="auto" w:fill="auto"/>
            <w:noWrap/>
            <w:vAlign w:val="bottom"/>
            <w:hideMark/>
          </w:tcPr>
          <w:p w14:paraId="48C9ECC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058E06A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r>
      <w:tr w:rsidR="00E85686" w:rsidRPr="00E85686" w14:paraId="6D835E03" w14:textId="77777777" w:rsidTr="00E85686">
        <w:trPr>
          <w:trHeight w:val="288"/>
          <w:jc w:val="center"/>
        </w:trPr>
        <w:tc>
          <w:tcPr>
            <w:tcW w:w="3300" w:type="dxa"/>
            <w:gridSpan w:val="2"/>
            <w:shd w:val="clear" w:color="auto" w:fill="auto"/>
            <w:noWrap/>
            <w:vAlign w:val="bottom"/>
            <w:hideMark/>
          </w:tcPr>
          <w:p w14:paraId="711DAA3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Sebagian Benar</w:t>
            </w:r>
          </w:p>
        </w:tc>
        <w:tc>
          <w:tcPr>
            <w:tcW w:w="960" w:type="dxa"/>
            <w:shd w:val="clear" w:color="auto" w:fill="auto"/>
            <w:noWrap/>
            <w:vAlign w:val="bottom"/>
            <w:hideMark/>
          </w:tcPr>
          <w:p w14:paraId="1A17C15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C60294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01B5A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246C1A6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23D877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r>
      <w:tr w:rsidR="00E85686" w:rsidRPr="00E85686" w14:paraId="35035F9E" w14:textId="77777777" w:rsidTr="00E85686">
        <w:trPr>
          <w:trHeight w:val="288"/>
          <w:jc w:val="center"/>
        </w:trPr>
        <w:tc>
          <w:tcPr>
            <w:tcW w:w="3300" w:type="dxa"/>
            <w:gridSpan w:val="2"/>
            <w:shd w:val="clear" w:color="auto" w:fill="auto"/>
            <w:noWrap/>
            <w:vAlign w:val="bottom"/>
            <w:hideMark/>
          </w:tcPr>
          <w:p w14:paraId="63BA7B3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Benar</w:t>
            </w:r>
          </w:p>
        </w:tc>
        <w:tc>
          <w:tcPr>
            <w:tcW w:w="960" w:type="dxa"/>
            <w:shd w:val="clear" w:color="auto" w:fill="auto"/>
            <w:noWrap/>
            <w:vAlign w:val="bottom"/>
            <w:hideMark/>
          </w:tcPr>
          <w:p w14:paraId="0416F7E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0032295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F69048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21</w:t>
            </w:r>
          </w:p>
        </w:tc>
        <w:tc>
          <w:tcPr>
            <w:tcW w:w="960" w:type="dxa"/>
            <w:shd w:val="clear" w:color="auto" w:fill="auto"/>
            <w:noWrap/>
            <w:vAlign w:val="bottom"/>
            <w:hideMark/>
          </w:tcPr>
          <w:p w14:paraId="1ADFE75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ABBE31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r>
      <w:tr w:rsidR="00E85686" w:rsidRPr="00E85686" w14:paraId="27A7BB7C" w14:textId="77777777" w:rsidTr="00E85686">
        <w:trPr>
          <w:trHeight w:val="288"/>
          <w:jc w:val="center"/>
        </w:trPr>
        <w:tc>
          <w:tcPr>
            <w:tcW w:w="3300" w:type="dxa"/>
            <w:gridSpan w:val="2"/>
            <w:shd w:val="clear" w:color="auto" w:fill="auto"/>
            <w:noWrap/>
            <w:vAlign w:val="bottom"/>
            <w:hideMark/>
          </w:tcPr>
          <w:p w14:paraId="5D77F2B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TOTAL</w:t>
            </w:r>
          </w:p>
        </w:tc>
        <w:tc>
          <w:tcPr>
            <w:tcW w:w="960" w:type="dxa"/>
            <w:shd w:val="clear" w:color="auto" w:fill="auto"/>
            <w:noWrap/>
            <w:vAlign w:val="bottom"/>
            <w:hideMark/>
          </w:tcPr>
          <w:p w14:paraId="5DA7007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6AC8BE1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231B7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42</w:t>
            </w:r>
          </w:p>
        </w:tc>
        <w:tc>
          <w:tcPr>
            <w:tcW w:w="960" w:type="dxa"/>
            <w:shd w:val="clear" w:color="auto" w:fill="auto"/>
            <w:noWrap/>
            <w:vAlign w:val="bottom"/>
            <w:hideMark/>
          </w:tcPr>
          <w:p w14:paraId="384B0B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20FEA9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r>
    </w:tbl>
    <w:p w14:paraId="1E398E4F" w14:textId="75CA06CB" w:rsidR="00E85686" w:rsidRDefault="00E85686" w:rsidP="006177C0">
      <w:pPr>
        <w:jc w:val="center"/>
        <w:rPr>
          <w:rFonts w:ascii="Times New Roman" w:hAnsi="Times New Roman" w:cs="Times New Roman"/>
          <w:sz w:val="24"/>
          <w:szCs w:val="24"/>
        </w:rPr>
      </w:pPr>
    </w:p>
    <w:p w14:paraId="627385CA" w14:textId="62FD83B7" w:rsidR="00E85686" w:rsidRPr="00E85686" w:rsidRDefault="00E85686"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Tabel Frekuensi Pertanyaan Browsing Pertama</w:t>
      </w:r>
    </w:p>
    <w:p w14:paraId="32B2F2AD" w14:textId="36D1E861"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3B5D3AB0" wp14:editId="02A15200">
            <wp:extent cx="4152900" cy="91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52900" cy="914400"/>
                    </a:xfrm>
                    <a:prstGeom prst="rect">
                      <a:avLst/>
                    </a:prstGeom>
                  </pic:spPr>
                </pic:pic>
              </a:graphicData>
            </a:graphic>
          </wp:inline>
        </w:drawing>
      </w:r>
    </w:p>
    <w:p w14:paraId="2DCCB21F" w14:textId="77777777" w:rsidR="00E85686" w:rsidRDefault="00E85686" w:rsidP="006177C0">
      <w:pPr>
        <w:jc w:val="center"/>
        <w:rPr>
          <w:rFonts w:ascii="Times New Roman" w:hAnsi="Times New Roman" w:cs="Times New Roman"/>
          <w:sz w:val="24"/>
          <w:szCs w:val="24"/>
        </w:rPr>
      </w:pPr>
    </w:p>
    <w:p w14:paraId="53DAF0CD" w14:textId="074F86D4"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Kedua</w:t>
      </w:r>
    </w:p>
    <w:p w14:paraId="28B84C0D" w14:textId="1DEDDAEC"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67EC8990" wp14:editId="78665983">
            <wp:extent cx="4152900" cy="914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52900" cy="914400"/>
                    </a:xfrm>
                    <a:prstGeom prst="rect">
                      <a:avLst/>
                    </a:prstGeom>
                  </pic:spPr>
                </pic:pic>
              </a:graphicData>
            </a:graphic>
          </wp:inline>
        </w:drawing>
      </w:r>
    </w:p>
    <w:p w14:paraId="48F4533F" w14:textId="12FDF0C0" w:rsidR="00E85686" w:rsidRDefault="00E85686" w:rsidP="006177C0">
      <w:pPr>
        <w:jc w:val="center"/>
        <w:rPr>
          <w:rFonts w:ascii="Times New Roman" w:hAnsi="Times New Roman" w:cs="Times New Roman"/>
          <w:sz w:val="24"/>
          <w:szCs w:val="24"/>
        </w:rPr>
      </w:pPr>
    </w:p>
    <w:p w14:paraId="18B01993" w14:textId="3B422FA7"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Ketiga</w:t>
      </w:r>
    </w:p>
    <w:p w14:paraId="3309C3FA" w14:textId="1FBAD676"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654E9D5C" wp14:editId="13F7AD2A">
            <wp:extent cx="4152900" cy="1333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2900" cy="1333500"/>
                    </a:xfrm>
                    <a:prstGeom prst="rect">
                      <a:avLst/>
                    </a:prstGeom>
                  </pic:spPr>
                </pic:pic>
              </a:graphicData>
            </a:graphic>
          </wp:inline>
        </w:drawing>
      </w:r>
    </w:p>
    <w:p w14:paraId="5DC23B2A" w14:textId="02C42C84" w:rsidR="00E85686" w:rsidRDefault="00E85686" w:rsidP="006177C0">
      <w:pPr>
        <w:jc w:val="center"/>
        <w:rPr>
          <w:rFonts w:ascii="Times New Roman" w:hAnsi="Times New Roman" w:cs="Times New Roman"/>
          <w:sz w:val="24"/>
          <w:szCs w:val="24"/>
        </w:rPr>
      </w:pPr>
    </w:p>
    <w:p w14:paraId="74C57297" w14:textId="39D21C48"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Keempat</w:t>
      </w:r>
    </w:p>
    <w:p w14:paraId="3AEC80DF" w14:textId="2993E54D"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3C79561B" wp14:editId="15E9133E">
            <wp:extent cx="41529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2900" cy="914400"/>
                    </a:xfrm>
                    <a:prstGeom prst="rect">
                      <a:avLst/>
                    </a:prstGeom>
                  </pic:spPr>
                </pic:pic>
              </a:graphicData>
            </a:graphic>
          </wp:inline>
        </w:drawing>
      </w:r>
    </w:p>
    <w:p w14:paraId="29D08228" w14:textId="25FE7FCC" w:rsidR="00E85686" w:rsidRDefault="00E85686" w:rsidP="006177C0">
      <w:pPr>
        <w:jc w:val="center"/>
        <w:rPr>
          <w:rFonts w:ascii="Times New Roman" w:hAnsi="Times New Roman" w:cs="Times New Roman"/>
          <w:sz w:val="24"/>
          <w:szCs w:val="24"/>
        </w:rPr>
      </w:pPr>
    </w:p>
    <w:p w14:paraId="2F796FDB" w14:textId="60C4E79E" w:rsidR="00A058BA" w:rsidRDefault="00A058BA" w:rsidP="006177C0">
      <w:pPr>
        <w:jc w:val="center"/>
        <w:rPr>
          <w:rFonts w:ascii="Times New Roman" w:hAnsi="Times New Roman" w:cs="Times New Roman"/>
          <w:sz w:val="24"/>
          <w:szCs w:val="24"/>
        </w:rPr>
      </w:pPr>
    </w:p>
    <w:p w14:paraId="7CF6880A" w14:textId="18CDDA33" w:rsidR="00A058BA" w:rsidRDefault="00A058BA" w:rsidP="006177C0">
      <w:pPr>
        <w:jc w:val="center"/>
        <w:rPr>
          <w:rFonts w:ascii="Times New Roman" w:hAnsi="Times New Roman" w:cs="Times New Roman"/>
          <w:sz w:val="24"/>
          <w:szCs w:val="24"/>
        </w:rPr>
      </w:pPr>
    </w:p>
    <w:p w14:paraId="2C38A607" w14:textId="144629AC" w:rsidR="00A058BA" w:rsidRDefault="00A058BA" w:rsidP="006177C0">
      <w:pPr>
        <w:jc w:val="center"/>
        <w:rPr>
          <w:rFonts w:ascii="Times New Roman" w:hAnsi="Times New Roman" w:cs="Times New Roman"/>
          <w:sz w:val="24"/>
          <w:szCs w:val="24"/>
        </w:rPr>
      </w:pPr>
    </w:p>
    <w:p w14:paraId="62B957C4" w14:textId="77777777" w:rsidR="00A058BA" w:rsidRDefault="00A058BA" w:rsidP="006177C0">
      <w:pPr>
        <w:jc w:val="center"/>
        <w:rPr>
          <w:rFonts w:ascii="Times New Roman" w:hAnsi="Times New Roman" w:cs="Times New Roman"/>
          <w:sz w:val="24"/>
          <w:szCs w:val="24"/>
        </w:rPr>
      </w:pPr>
    </w:p>
    <w:p w14:paraId="24846E22" w14:textId="5DD2CA2C"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Kelima</w:t>
      </w:r>
    </w:p>
    <w:p w14:paraId="7AA2F40A" w14:textId="49EF2090"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5FC4898A" wp14:editId="11DD5165">
            <wp:extent cx="4152900"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2900" cy="914400"/>
                    </a:xfrm>
                    <a:prstGeom prst="rect">
                      <a:avLst/>
                    </a:prstGeom>
                  </pic:spPr>
                </pic:pic>
              </a:graphicData>
            </a:graphic>
          </wp:inline>
        </w:drawing>
      </w:r>
    </w:p>
    <w:p w14:paraId="75C11B43" w14:textId="77777777" w:rsidR="00352D7D" w:rsidRDefault="00352D7D" w:rsidP="00352D7D">
      <w:pPr>
        <w:jc w:val="center"/>
        <w:rPr>
          <w:rFonts w:ascii="Times New Roman" w:hAnsi="Times New Roman" w:cs="Times New Roman"/>
          <w:b/>
          <w:bCs/>
          <w:sz w:val="24"/>
          <w:szCs w:val="24"/>
        </w:rPr>
      </w:pPr>
    </w:p>
    <w:p w14:paraId="741162BD" w14:textId="5BBBAD2B" w:rsidR="00352D7D" w:rsidRPr="00E85686"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Pengujian Fasilitas </w:t>
      </w:r>
      <w:r>
        <w:rPr>
          <w:rFonts w:ascii="Times New Roman" w:hAnsi="Times New Roman" w:cs="Times New Roman"/>
          <w:b/>
          <w:bCs/>
          <w:sz w:val="24"/>
          <w:szCs w:val="24"/>
        </w:rPr>
        <w:t>Searching</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tblGrid>
      <w:tr w:rsidR="00352D7D" w:rsidRPr="00352D7D" w14:paraId="25C0211E" w14:textId="77777777" w:rsidTr="00352D7D">
        <w:trPr>
          <w:trHeight w:val="288"/>
        </w:trPr>
        <w:tc>
          <w:tcPr>
            <w:tcW w:w="400" w:type="dxa"/>
            <w:shd w:val="clear" w:color="auto" w:fill="auto"/>
            <w:noWrap/>
            <w:vAlign w:val="bottom"/>
            <w:hideMark/>
          </w:tcPr>
          <w:p w14:paraId="5275084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6ECB6B7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NAMA</w:t>
            </w:r>
          </w:p>
        </w:tc>
        <w:tc>
          <w:tcPr>
            <w:tcW w:w="960" w:type="dxa"/>
            <w:shd w:val="clear" w:color="auto" w:fill="auto"/>
            <w:noWrap/>
            <w:vAlign w:val="bottom"/>
            <w:hideMark/>
          </w:tcPr>
          <w:p w14:paraId="0CE6FF7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S1</w:t>
            </w:r>
          </w:p>
        </w:tc>
        <w:tc>
          <w:tcPr>
            <w:tcW w:w="960" w:type="dxa"/>
            <w:shd w:val="clear" w:color="auto" w:fill="auto"/>
            <w:noWrap/>
            <w:vAlign w:val="bottom"/>
            <w:hideMark/>
          </w:tcPr>
          <w:p w14:paraId="14E2368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S2</w:t>
            </w:r>
          </w:p>
        </w:tc>
        <w:tc>
          <w:tcPr>
            <w:tcW w:w="960" w:type="dxa"/>
            <w:shd w:val="clear" w:color="auto" w:fill="auto"/>
            <w:noWrap/>
            <w:vAlign w:val="bottom"/>
            <w:hideMark/>
          </w:tcPr>
          <w:p w14:paraId="4553379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S3</w:t>
            </w:r>
          </w:p>
        </w:tc>
        <w:tc>
          <w:tcPr>
            <w:tcW w:w="960" w:type="dxa"/>
            <w:shd w:val="clear" w:color="auto" w:fill="auto"/>
            <w:noWrap/>
            <w:vAlign w:val="bottom"/>
            <w:hideMark/>
          </w:tcPr>
          <w:p w14:paraId="248814B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S4</w:t>
            </w:r>
          </w:p>
        </w:tc>
        <w:tc>
          <w:tcPr>
            <w:tcW w:w="960" w:type="dxa"/>
            <w:shd w:val="clear" w:color="auto" w:fill="auto"/>
            <w:noWrap/>
            <w:vAlign w:val="bottom"/>
            <w:hideMark/>
          </w:tcPr>
          <w:p w14:paraId="139066B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S5</w:t>
            </w:r>
          </w:p>
        </w:tc>
      </w:tr>
      <w:tr w:rsidR="00352D7D" w:rsidRPr="00352D7D" w14:paraId="370474AE" w14:textId="77777777" w:rsidTr="00352D7D">
        <w:trPr>
          <w:trHeight w:val="288"/>
        </w:trPr>
        <w:tc>
          <w:tcPr>
            <w:tcW w:w="400" w:type="dxa"/>
            <w:shd w:val="clear" w:color="auto" w:fill="auto"/>
            <w:noWrap/>
            <w:vAlign w:val="bottom"/>
            <w:hideMark/>
          </w:tcPr>
          <w:p w14:paraId="56C331B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1956638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223571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75DDEC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737B08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7B6B2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FC9AD2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2BE60EF" w14:textId="77777777" w:rsidTr="00352D7D">
        <w:trPr>
          <w:trHeight w:val="288"/>
        </w:trPr>
        <w:tc>
          <w:tcPr>
            <w:tcW w:w="400" w:type="dxa"/>
            <w:shd w:val="clear" w:color="auto" w:fill="auto"/>
            <w:noWrap/>
            <w:vAlign w:val="bottom"/>
            <w:hideMark/>
          </w:tcPr>
          <w:p w14:paraId="40FD03F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458CE80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49AE263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8FCE55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8F83BB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6188D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F5E77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2A03556" w14:textId="77777777" w:rsidTr="00352D7D">
        <w:trPr>
          <w:trHeight w:val="288"/>
        </w:trPr>
        <w:tc>
          <w:tcPr>
            <w:tcW w:w="400" w:type="dxa"/>
            <w:shd w:val="clear" w:color="auto" w:fill="auto"/>
            <w:noWrap/>
            <w:vAlign w:val="bottom"/>
            <w:hideMark/>
          </w:tcPr>
          <w:p w14:paraId="2C995EF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12DD98D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5A3CC81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8D51AB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26E715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1FFCDE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8C18C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3064CA4" w14:textId="77777777" w:rsidTr="00352D7D">
        <w:trPr>
          <w:trHeight w:val="288"/>
        </w:trPr>
        <w:tc>
          <w:tcPr>
            <w:tcW w:w="400" w:type="dxa"/>
            <w:shd w:val="clear" w:color="auto" w:fill="auto"/>
            <w:noWrap/>
            <w:vAlign w:val="bottom"/>
            <w:hideMark/>
          </w:tcPr>
          <w:p w14:paraId="572AD50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213B042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701BF74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BEA633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9EC27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3A66FE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2023B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0444C74" w14:textId="77777777" w:rsidTr="00352D7D">
        <w:trPr>
          <w:trHeight w:val="288"/>
        </w:trPr>
        <w:tc>
          <w:tcPr>
            <w:tcW w:w="400" w:type="dxa"/>
            <w:shd w:val="clear" w:color="auto" w:fill="auto"/>
            <w:noWrap/>
            <w:vAlign w:val="bottom"/>
            <w:hideMark/>
          </w:tcPr>
          <w:p w14:paraId="63B6F56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7CF1A21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5CE3801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B55CB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EB22C4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4594CD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0E51AD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63E53D6B" w14:textId="77777777" w:rsidTr="00352D7D">
        <w:trPr>
          <w:trHeight w:val="288"/>
        </w:trPr>
        <w:tc>
          <w:tcPr>
            <w:tcW w:w="400" w:type="dxa"/>
            <w:shd w:val="clear" w:color="auto" w:fill="auto"/>
            <w:noWrap/>
            <w:vAlign w:val="bottom"/>
            <w:hideMark/>
          </w:tcPr>
          <w:p w14:paraId="7735D2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66DC932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3706A7F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66BCA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5FE0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6410B8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863B36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68775C6" w14:textId="77777777" w:rsidTr="00352D7D">
        <w:trPr>
          <w:trHeight w:val="288"/>
        </w:trPr>
        <w:tc>
          <w:tcPr>
            <w:tcW w:w="400" w:type="dxa"/>
            <w:shd w:val="clear" w:color="auto" w:fill="auto"/>
            <w:noWrap/>
            <w:vAlign w:val="bottom"/>
            <w:hideMark/>
          </w:tcPr>
          <w:p w14:paraId="6C72200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714313B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3559353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5B6D0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735F0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512023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EC9E7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92FAE6F" w14:textId="77777777" w:rsidTr="00352D7D">
        <w:trPr>
          <w:trHeight w:val="288"/>
        </w:trPr>
        <w:tc>
          <w:tcPr>
            <w:tcW w:w="400" w:type="dxa"/>
            <w:shd w:val="clear" w:color="auto" w:fill="auto"/>
            <w:noWrap/>
            <w:vAlign w:val="bottom"/>
            <w:hideMark/>
          </w:tcPr>
          <w:p w14:paraId="05BDF82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63E5FE7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095FA5E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6B2DE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BCD0B9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41EEA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6C637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54B1ABEB" w14:textId="77777777" w:rsidTr="00352D7D">
        <w:trPr>
          <w:trHeight w:val="288"/>
        </w:trPr>
        <w:tc>
          <w:tcPr>
            <w:tcW w:w="400" w:type="dxa"/>
            <w:shd w:val="clear" w:color="auto" w:fill="auto"/>
            <w:noWrap/>
            <w:vAlign w:val="bottom"/>
            <w:hideMark/>
          </w:tcPr>
          <w:p w14:paraId="75439DA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3E032A5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1A7D1BD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CA0AE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B6125E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8F7218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BCDE40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778230CF" w14:textId="77777777" w:rsidTr="00352D7D">
        <w:trPr>
          <w:trHeight w:val="288"/>
        </w:trPr>
        <w:tc>
          <w:tcPr>
            <w:tcW w:w="400" w:type="dxa"/>
            <w:shd w:val="clear" w:color="auto" w:fill="auto"/>
            <w:noWrap/>
            <w:vAlign w:val="bottom"/>
            <w:hideMark/>
          </w:tcPr>
          <w:p w14:paraId="3F1D4C6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620828A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6E0CCC2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C0128E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8AB78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BAF83E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763B77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951338D" w14:textId="77777777" w:rsidTr="00352D7D">
        <w:trPr>
          <w:trHeight w:val="288"/>
        </w:trPr>
        <w:tc>
          <w:tcPr>
            <w:tcW w:w="400" w:type="dxa"/>
            <w:shd w:val="clear" w:color="auto" w:fill="auto"/>
            <w:noWrap/>
            <w:vAlign w:val="bottom"/>
            <w:hideMark/>
          </w:tcPr>
          <w:p w14:paraId="58977A9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4646192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0A40503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519C9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F1A5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25D51E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1BF9F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46141F2" w14:textId="77777777" w:rsidTr="00352D7D">
        <w:trPr>
          <w:trHeight w:val="288"/>
        </w:trPr>
        <w:tc>
          <w:tcPr>
            <w:tcW w:w="400" w:type="dxa"/>
            <w:shd w:val="clear" w:color="auto" w:fill="auto"/>
            <w:noWrap/>
            <w:vAlign w:val="bottom"/>
            <w:hideMark/>
          </w:tcPr>
          <w:p w14:paraId="4B3372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0FB2ECC6"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5E32348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7152B2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2246AE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25F89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DBD5B3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B90A183" w14:textId="77777777" w:rsidTr="00352D7D">
        <w:trPr>
          <w:trHeight w:val="288"/>
        </w:trPr>
        <w:tc>
          <w:tcPr>
            <w:tcW w:w="400" w:type="dxa"/>
            <w:shd w:val="clear" w:color="auto" w:fill="auto"/>
            <w:noWrap/>
            <w:vAlign w:val="bottom"/>
            <w:hideMark/>
          </w:tcPr>
          <w:p w14:paraId="422BA92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2004CE2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7366771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CF409B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925B99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74F0A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E541AA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28E1432" w14:textId="77777777" w:rsidTr="00352D7D">
        <w:trPr>
          <w:trHeight w:val="288"/>
        </w:trPr>
        <w:tc>
          <w:tcPr>
            <w:tcW w:w="400" w:type="dxa"/>
            <w:shd w:val="clear" w:color="auto" w:fill="auto"/>
            <w:noWrap/>
            <w:vAlign w:val="bottom"/>
            <w:hideMark/>
          </w:tcPr>
          <w:p w14:paraId="6690F4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620D6BD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37EEF67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572FC0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73B00C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9A2F5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F16A39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79D1DA55" w14:textId="77777777" w:rsidTr="00352D7D">
        <w:trPr>
          <w:trHeight w:val="288"/>
        </w:trPr>
        <w:tc>
          <w:tcPr>
            <w:tcW w:w="400" w:type="dxa"/>
            <w:shd w:val="clear" w:color="auto" w:fill="auto"/>
            <w:noWrap/>
            <w:vAlign w:val="bottom"/>
            <w:hideMark/>
          </w:tcPr>
          <w:p w14:paraId="5FA99B2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08B30576"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56E539D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2E99D6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747D17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93B3DF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C4D2A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981D229" w14:textId="77777777" w:rsidTr="00352D7D">
        <w:trPr>
          <w:trHeight w:val="288"/>
        </w:trPr>
        <w:tc>
          <w:tcPr>
            <w:tcW w:w="400" w:type="dxa"/>
            <w:shd w:val="clear" w:color="auto" w:fill="auto"/>
            <w:noWrap/>
            <w:vAlign w:val="bottom"/>
            <w:hideMark/>
          </w:tcPr>
          <w:p w14:paraId="02B1D94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7BE94FE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40AC672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FF3B1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8A79A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D690FF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29782C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60874546" w14:textId="77777777" w:rsidTr="00352D7D">
        <w:trPr>
          <w:trHeight w:val="288"/>
        </w:trPr>
        <w:tc>
          <w:tcPr>
            <w:tcW w:w="400" w:type="dxa"/>
            <w:shd w:val="clear" w:color="auto" w:fill="auto"/>
            <w:noWrap/>
            <w:vAlign w:val="bottom"/>
            <w:hideMark/>
          </w:tcPr>
          <w:p w14:paraId="546820A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39B9622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17F7454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429060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D97A4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635156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D82732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F4FEB00" w14:textId="77777777" w:rsidTr="00352D7D">
        <w:trPr>
          <w:trHeight w:val="288"/>
        </w:trPr>
        <w:tc>
          <w:tcPr>
            <w:tcW w:w="400" w:type="dxa"/>
            <w:shd w:val="clear" w:color="auto" w:fill="auto"/>
            <w:noWrap/>
            <w:vAlign w:val="bottom"/>
            <w:hideMark/>
          </w:tcPr>
          <w:p w14:paraId="407986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112B3C7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42BC77E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4FBE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5A131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B9BBF1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0FE856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r>
      <w:tr w:rsidR="00352D7D" w:rsidRPr="00352D7D" w14:paraId="1FDAF96D" w14:textId="77777777" w:rsidTr="00352D7D">
        <w:trPr>
          <w:trHeight w:val="288"/>
        </w:trPr>
        <w:tc>
          <w:tcPr>
            <w:tcW w:w="400" w:type="dxa"/>
            <w:shd w:val="clear" w:color="auto" w:fill="auto"/>
            <w:noWrap/>
            <w:vAlign w:val="bottom"/>
            <w:hideMark/>
          </w:tcPr>
          <w:p w14:paraId="77F736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61E4F1E5"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2720D0E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FB31A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FAC46D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27171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9AD13B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550A7A0F" w14:textId="77777777" w:rsidTr="00352D7D">
        <w:trPr>
          <w:trHeight w:val="288"/>
        </w:trPr>
        <w:tc>
          <w:tcPr>
            <w:tcW w:w="400" w:type="dxa"/>
            <w:shd w:val="clear" w:color="auto" w:fill="auto"/>
            <w:noWrap/>
            <w:vAlign w:val="bottom"/>
            <w:hideMark/>
          </w:tcPr>
          <w:p w14:paraId="2E9F942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3B046A6C"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337396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462F5C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7C0F1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95ABA2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A3F56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EA1DAF3" w14:textId="77777777" w:rsidTr="00352D7D">
        <w:trPr>
          <w:trHeight w:val="288"/>
        </w:trPr>
        <w:tc>
          <w:tcPr>
            <w:tcW w:w="400" w:type="dxa"/>
            <w:shd w:val="clear" w:color="auto" w:fill="auto"/>
            <w:noWrap/>
            <w:vAlign w:val="bottom"/>
            <w:hideMark/>
          </w:tcPr>
          <w:p w14:paraId="0DF985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38757AF0"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0DFA204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FB43A0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5021EA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02ACB3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4C397C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8735422" w14:textId="77777777" w:rsidTr="00352D7D">
        <w:trPr>
          <w:trHeight w:val="288"/>
        </w:trPr>
        <w:tc>
          <w:tcPr>
            <w:tcW w:w="400" w:type="dxa"/>
            <w:shd w:val="clear" w:color="auto" w:fill="auto"/>
            <w:noWrap/>
            <w:vAlign w:val="bottom"/>
            <w:hideMark/>
          </w:tcPr>
          <w:p w14:paraId="42595E3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798037D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46EA7D4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CD609A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A3D303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6FCB6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DB204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1ECD162" w14:textId="77777777" w:rsidTr="00352D7D">
        <w:trPr>
          <w:trHeight w:val="288"/>
        </w:trPr>
        <w:tc>
          <w:tcPr>
            <w:tcW w:w="400" w:type="dxa"/>
            <w:shd w:val="clear" w:color="auto" w:fill="auto"/>
            <w:noWrap/>
            <w:vAlign w:val="bottom"/>
            <w:hideMark/>
          </w:tcPr>
          <w:p w14:paraId="0B6F899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50FE85F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4F66A80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48F71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A3B684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41C0D2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30CB1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7244621" w14:textId="77777777" w:rsidTr="00352D7D">
        <w:trPr>
          <w:trHeight w:val="288"/>
        </w:trPr>
        <w:tc>
          <w:tcPr>
            <w:tcW w:w="400" w:type="dxa"/>
            <w:shd w:val="clear" w:color="auto" w:fill="auto"/>
            <w:noWrap/>
            <w:vAlign w:val="bottom"/>
            <w:hideMark/>
          </w:tcPr>
          <w:p w14:paraId="452958C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5E3F51EF"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3E372BE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59BC38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3A851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B5818A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B72C1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CA0BBE8" w14:textId="77777777" w:rsidTr="00352D7D">
        <w:trPr>
          <w:trHeight w:val="288"/>
        </w:trPr>
        <w:tc>
          <w:tcPr>
            <w:tcW w:w="3300" w:type="dxa"/>
            <w:gridSpan w:val="2"/>
            <w:shd w:val="clear" w:color="auto" w:fill="auto"/>
            <w:noWrap/>
            <w:vAlign w:val="bottom"/>
            <w:hideMark/>
          </w:tcPr>
          <w:p w14:paraId="15A3218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Salah</w:t>
            </w:r>
          </w:p>
        </w:tc>
        <w:tc>
          <w:tcPr>
            <w:tcW w:w="960" w:type="dxa"/>
            <w:shd w:val="clear" w:color="auto" w:fill="auto"/>
            <w:noWrap/>
            <w:vAlign w:val="bottom"/>
            <w:hideMark/>
          </w:tcPr>
          <w:p w14:paraId="2E4AF59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0CBC73C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4B17B0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7CA3D3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449B80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r>
      <w:tr w:rsidR="00352D7D" w:rsidRPr="00352D7D" w14:paraId="06319E73" w14:textId="77777777" w:rsidTr="00352D7D">
        <w:trPr>
          <w:trHeight w:val="288"/>
        </w:trPr>
        <w:tc>
          <w:tcPr>
            <w:tcW w:w="3300" w:type="dxa"/>
            <w:gridSpan w:val="2"/>
            <w:shd w:val="clear" w:color="auto" w:fill="auto"/>
            <w:noWrap/>
            <w:vAlign w:val="bottom"/>
            <w:hideMark/>
          </w:tcPr>
          <w:p w14:paraId="5D557CB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Sebagian Benar</w:t>
            </w:r>
          </w:p>
        </w:tc>
        <w:tc>
          <w:tcPr>
            <w:tcW w:w="960" w:type="dxa"/>
            <w:shd w:val="clear" w:color="auto" w:fill="auto"/>
            <w:noWrap/>
            <w:vAlign w:val="bottom"/>
            <w:hideMark/>
          </w:tcPr>
          <w:p w14:paraId="339E2C4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5614A72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715D98C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2EBBC03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3C9223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r>
      <w:tr w:rsidR="00352D7D" w:rsidRPr="00352D7D" w14:paraId="4AA049DE" w14:textId="77777777" w:rsidTr="00352D7D">
        <w:trPr>
          <w:trHeight w:val="288"/>
        </w:trPr>
        <w:tc>
          <w:tcPr>
            <w:tcW w:w="3300" w:type="dxa"/>
            <w:gridSpan w:val="2"/>
            <w:shd w:val="clear" w:color="auto" w:fill="auto"/>
            <w:noWrap/>
            <w:vAlign w:val="bottom"/>
            <w:hideMark/>
          </w:tcPr>
          <w:p w14:paraId="389863F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Benar</w:t>
            </w:r>
          </w:p>
        </w:tc>
        <w:tc>
          <w:tcPr>
            <w:tcW w:w="960" w:type="dxa"/>
            <w:shd w:val="clear" w:color="auto" w:fill="auto"/>
            <w:noWrap/>
            <w:vAlign w:val="bottom"/>
            <w:hideMark/>
          </w:tcPr>
          <w:p w14:paraId="493ED6F0"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960" w:type="dxa"/>
            <w:shd w:val="clear" w:color="auto" w:fill="auto"/>
            <w:noWrap/>
            <w:vAlign w:val="bottom"/>
            <w:hideMark/>
          </w:tcPr>
          <w:p w14:paraId="0AC88C7C"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960" w:type="dxa"/>
            <w:shd w:val="clear" w:color="auto" w:fill="auto"/>
            <w:noWrap/>
            <w:vAlign w:val="bottom"/>
            <w:hideMark/>
          </w:tcPr>
          <w:p w14:paraId="4AC2159D"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2C3F417"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0277D7D9"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r>
      <w:tr w:rsidR="00352D7D" w:rsidRPr="00352D7D" w14:paraId="16BBB21B" w14:textId="77777777" w:rsidTr="00352D7D">
        <w:trPr>
          <w:trHeight w:val="288"/>
        </w:trPr>
        <w:tc>
          <w:tcPr>
            <w:tcW w:w="3300" w:type="dxa"/>
            <w:gridSpan w:val="2"/>
            <w:shd w:val="clear" w:color="auto" w:fill="auto"/>
            <w:noWrap/>
            <w:vAlign w:val="bottom"/>
            <w:hideMark/>
          </w:tcPr>
          <w:p w14:paraId="023E9FA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TOTAL</w:t>
            </w:r>
          </w:p>
        </w:tc>
        <w:tc>
          <w:tcPr>
            <w:tcW w:w="960" w:type="dxa"/>
            <w:shd w:val="clear" w:color="auto" w:fill="auto"/>
            <w:noWrap/>
            <w:vAlign w:val="bottom"/>
            <w:hideMark/>
          </w:tcPr>
          <w:p w14:paraId="378041AE"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46</w:t>
            </w:r>
          </w:p>
        </w:tc>
        <w:tc>
          <w:tcPr>
            <w:tcW w:w="960" w:type="dxa"/>
            <w:shd w:val="clear" w:color="auto" w:fill="auto"/>
            <w:noWrap/>
            <w:vAlign w:val="bottom"/>
            <w:hideMark/>
          </w:tcPr>
          <w:p w14:paraId="4E6492E5"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47</w:t>
            </w:r>
          </w:p>
        </w:tc>
        <w:tc>
          <w:tcPr>
            <w:tcW w:w="960" w:type="dxa"/>
            <w:shd w:val="clear" w:color="auto" w:fill="auto"/>
            <w:noWrap/>
            <w:vAlign w:val="bottom"/>
            <w:hideMark/>
          </w:tcPr>
          <w:p w14:paraId="03642E24"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54AD17A"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12530A38"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46</w:t>
            </w:r>
          </w:p>
        </w:tc>
      </w:tr>
    </w:tbl>
    <w:p w14:paraId="736B38ED" w14:textId="77777777" w:rsidR="00352D7D" w:rsidRPr="00E85686" w:rsidRDefault="00352D7D" w:rsidP="00352D7D">
      <w:pPr>
        <w:jc w:val="center"/>
        <w:rPr>
          <w:rFonts w:ascii="Times New Roman" w:hAnsi="Times New Roman" w:cs="Times New Roman"/>
          <w:b/>
          <w:bCs/>
          <w:sz w:val="24"/>
          <w:szCs w:val="24"/>
        </w:rPr>
      </w:pPr>
    </w:p>
    <w:p w14:paraId="4AAA45BC" w14:textId="1EADF560" w:rsidR="00E85686" w:rsidRDefault="00352D7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12AB2CEF" w14:textId="22328EF8" w:rsidR="00352D7D" w:rsidRDefault="00352D7D" w:rsidP="006177C0">
      <w:pPr>
        <w:jc w:val="center"/>
        <w:rPr>
          <w:rFonts w:ascii="Times New Roman" w:hAnsi="Times New Roman" w:cs="Times New Roman"/>
          <w:sz w:val="24"/>
          <w:szCs w:val="24"/>
        </w:rPr>
      </w:pPr>
      <w:r w:rsidRPr="00352D7D">
        <w:rPr>
          <w:rFonts w:ascii="Times New Roman" w:hAnsi="Times New Roman" w:cs="Times New Roman"/>
          <w:noProof/>
          <w:sz w:val="24"/>
          <w:szCs w:val="24"/>
          <w:lang w:val="id-ID" w:eastAsia="id-ID"/>
        </w:rPr>
        <w:drawing>
          <wp:inline distT="0" distB="0" distL="0" distR="0" wp14:anchorId="35709E6E" wp14:editId="3C7ABECC">
            <wp:extent cx="4181475" cy="1362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1475" cy="1362075"/>
                    </a:xfrm>
                    <a:prstGeom prst="rect">
                      <a:avLst/>
                    </a:prstGeom>
                  </pic:spPr>
                </pic:pic>
              </a:graphicData>
            </a:graphic>
          </wp:inline>
        </w:drawing>
      </w:r>
    </w:p>
    <w:p w14:paraId="08A37A77" w14:textId="77777777" w:rsidR="00352D7D" w:rsidRDefault="00352D7D" w:rsidP="006177C0">
      <w:pPr>
        <w:jc w:val="center"/>
        <w:rPr>
          <w:rFonts w:ascii="Times New Roman" w:hAnsi="Times New Roman" w:cs="Times New Roman"/>
          <w:sz w:val="24"/>
          <w:szCs w:val="24"/>
        </w:rPr>
      </w:pPr>
    </w:p>
    <w:p w14:paraId="498E8B42" w14:textId="2B87EDA3"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18B446F5" w14:textId="73EA8185"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5DD446F4" wp14:editId="33B2F840">
            <wp:extent cx="4181475" cy="13620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1475" cy="1362075"/>
                    </a:xfrm>
                    <a:prstGeom prst="rect">
                      <a:avLst/>
                    </a:prstGeom>
                  </pic:spPr>
                </pic:pic>
              </a:graphicData>
            </a:graphic>
          </wp:inline>
        </w:drawing>
      </w:r>
    </w:p>
    <w:p w14:paraId="0677B618" w14:textId="61BFADF3" w:rsidR="00352D7D" w:rsidRDefault="00352D7D" w:rsidP="00352D7D">
      <w:pPr>
        <w:jc w:val="center"/>
        <w:rPr>
          <w:rFonts w:ascii="Times New Roman" w:hAnsi="Times New Roman" w:cs="Times New Roman"/>
          <w:b/>
          <w:bCs/>
          <w:sz w:val="24"/>
          <w:szCs w:val="24"/>
        </w:rPr>
      </w:pPr>
    </w:p>
    <w:p w14:paraId="4BA1D1E2" w14:textId="1268C6A3"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58991A3A" w14:textId="5157DF61"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7D1D969A" wp14:editId="73279A50">
            <wp:extent cx="4181475" cy="942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81475" cy="942975"/>
                    </a:xfrm>
                    <a:prstGeom prst="rect">
                      <a:avLst/>
                    </a:prstGeom>
                  </pic:spPr>
                </pic:pic>
              </a:graphicData>
            </a:graphic>
          </wp:inline>
        </w:drawing>
      </w:r>
    </w:p>
    <w:p w14:paraId="332170DE" w14:textId="35A3D62A" w:rsidR="00352D7D" w:rsidRDefault="00352D7D" w:rsidP="00352D7D">
      <w:pPr>
        <w:jc w:val="center"/>
        <w:rPr>
          <w:rFonts w:ascii="Times New Roman" w:hAnsi="Times New Roman" w:cs="Times New Roman"/>
          <w:b/>
          <w:bCs/>
          <w:sz w:val="24"/>
          <w:szCs w:val="24"/>
        </w:rPr>
      </w:pPr>
    </w:p>
    <w:p w14:paraId="616219E4" w14:textId="6EF3BA38"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173BF487" w14:textId="277228C5"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11A2EECE" wp14:editId="32B01068">
            <wp:extent cx="4181475" cy="9429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81475" cy="942975"/>
                    </a:xfrm>
                    <a:prstGeom prst="rect">
                      <a:avLst/>
                    </a:prstGeom>
                  </pic:spPr>
                </pic:pic>
              </a:graphicData>
            </a:graphic>
          </wp:inline>
        </w:drawing>
      </w:r>
    </w:p>
    <w:p w14:paraId="6192CFE0" w14:textId="4DDB6C4D" w:rsidR="00352D7D" w:rsidRDefault="00352D7D" w:rsidP="00352D7D">
      <w:pPr>
        <w:jc w:val="center"/>
        <w:rPr>
          <w:rFonts w:ascii="Times New Roman" w:hAnsi="Times New Roman" w:cs="Times New Roman"/>
          <w:b/>
          <w:bCs/>
          <w:sz w:val="24"/>
          <w:szCs w:val="24"/>
        </w:rPr>
      </w:pPr>
    </w:p>
    <w:p w14:paraId="75D6A4E7" w14:textId="77777777" w:rsidR="00352D7D" w:rsidRDefault="00352D7D" w:rsidP="00352D7D">
      <w:pPr>
        <w:jc w:val="center"/>
        <w:rPr>
          <w:rFonts w:ascii="Times New Roman" w:hAnsi="Times New Roman" w:cs="Times New Roman"/>
          <w:b/>
          <w:bCs/>
          <w:sz w:val="24"/>
          <w:szCs w:val="24"/>
        </w:rPr>
      </w:pPr>
    </w:p>
    <w:p w14:paraId="67E7102E" w14:textId="1E17A6F6"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0C6CDD46" w14:textId="5359EDBD"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3C025084" wp14:editId="3FD79E29">
            <wp:extent cx="4181475" cy="13620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81475" cy="1362075"/>
                    </a:xfrm>
                    <a:prstGeom prst="rect">
                      <a:avLst/>
                    </a:prstGeom>
                  </pic:spPr>
                </pic:pic>
              </a:graphicData>
            </a:graphic>
          </wp:inline>
        </w:drawing>
      </w:r>
    </w:p>
    <w:p w14:paraId="778E7FA9" w14:textId="77777777" w:rsidR="00352D7D" w:rsidRDefault="00352D7D" w:rsidP="00352D7D">
      <w:pPr>
        <w:jc w:val="center"/>
        <w:rPr>
          <w:rFonts w:ascii="Times New Roman" w:hAnsi="Times New Roman" w:cs="Times New Roman"/>
          <w:b/>
          <w:bCs/>
          <w:sz w:val="24"/>
          <w:szCs w:val="24"/>
        </w:rPr>
      </w:pPr>
    </w:p>
    <w:p w14:paraId="28F3E832" w14:textId="755F0BDA"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w:t>
      </w:r>
      <w:r>
        <w:rPr>
          <w:rFonts w:ascii="Times New Roman" w:hAnsi="Times New Roman" w:cs="Times New Roman"/>
          <w:b/>
          <w:bCs/>
          <w:sz w:val="24"/>
          <w:szCs w:val="24"/>
        </w:rPr>
        <w:t xml:space="preserve">Evaluasi Perceived Usefulness </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gridCol w:w="960"/>
      </w:tblGrid>
      <w:tr w:rsidR="00352D7D" w:rsidRPr="00352D7D" w14:paraId="48BD1843" w14:textId="77777777" w:rsidTr="00A058BA">
        <w:trPr>
          <w:trHeight w:val="288"/>
          <w:jc w:val="center"/>
        </w:trPr>
        <w:tc>
          <w:tcPr>
            <w:tcW w:w="400" w:type="dxa"/>
            <w:shd w:val="clear" w:color="auto" w:fill="auto"/>
            <w:noWrap/>
            <w:vAlign w:val="bottom"/>
            <w:hideMark/>
          </w:tcPr>
          <w:p w14:paraId="27D93BB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53D43E6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NAMA</w:t>
            </w:r>
          </w:p>
        </w:tc>
        <w:tc>
          <w:tcPr>
            <w:tcW w:w="960" w:type="dxa"/>
            <w:shd w:val="clear" w:color="auto" w:fill="auto"/>
            <w:noWrap/>
            <w:vAlign w:val="center"/>
            <w:hideMark/>
          </w:tcPr>
          <w:p w14:paraId="106B09B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PU1</w:t>
            </w:r>
          </w:p>
        </w:tc>
        <w:tc>
          <w:tcPr>
            <w:tcW w:w="960" w:type="dxa"/>
            <w:shd w:val="clear" w:color="auto" w:fill="auto"/>
            <w:noWrap/>
            <w:vAlign w:val="center"/>
            <w:hideMark/>
          </w:tcPr>
          <w:p w14:paraId="756003C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PU2</w:t>
            </w:r>
          </w:p>
        </w:tc>
        <w:tc>
          <w:tcPr>
            <w:tcW w:w="960" w:type="dxa"/>
            <w:shd w:val="clear" w:color="auto" w:fill="auto"/>
            <w:noWrap/>
            <w:vAlign w:val="center"/>
            <w:hideMark/>
          </w:tcPr>
          <w:p w14:paraId="7F7DA46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PU3</w:t>
            </w:r>
          </w:p>
        </w:tc>
        <w:tc>
          <w:tcPr>
            <w:tcW w:w="960" w:type="dxa"/>
            <w:shd w:val="clear" w:color="auto" w:fill="auto"/>
            <w:noWrap/>
            <w:vAlign w:val="center"/>
            <w:hideMark/>
          </w:tcPr>
          <w:p w14:paraId="121936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PU4</w:t>
            </w:r>
          </w:p>
        </w:tc>
        <w:tc>
          <w:tcPr>
            <w:tcW w:w="960" w:type="dxa"/>
            <w:shd w:val="clear" w:color="auto" w:fill="auto"/>
            <w:noWrap/>
            <w:vAlign w:val="center"/>
            <w:hideMark/>
          </w:tcPr>
          <w:p w14:paraId="6C3E255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PU5</w:t>
            </w:r>
          </w:p>
        </w:tc>
        <w:tc>
          <w:tcPr>
            <w:tcW w:w="960" w:type="dxa"/>
            <w:shd w:val="clear" w:color="auto" w:fill="auto"/>
            <w:noWrap/>
            <w:vAlign w:val="center"/>
            <w:hideMark/>
          </w:tcPr>
          <w:p w14:paraId="272B71E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PU6</w:t>
            </w:r>
          </w:p>
        </w:tc>
      </w:tr>
      <w:tr w:rsidR="00352D7D" w:rsidRPr="00352D7D" w14:paraId="64AD6769" w14:textId="77777777" w:rsidTr="00A058BA">
        <w:trPr>
          <w:trHeight w:val="288"/>
          <w:jc w:val="center"/>
        </w:trPr>
        <w:tc>
          <w:tcPr>
            <w:tcW w:w="400" w:type="dxa"/>
            <w:shd w:val="clear" w:color="auto" w:fill="auto"/>
            <w:noWrap/>
            <w:vAlign w:val="bottom"/>
            <w:hideMark/>
          </w:tcPr>
          <w:p w14:paraId="195893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761C1183"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2DD8BD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6EF590C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DBFE41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59DBFB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FCF966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9C9FAF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44491174" w14:textId="77777777" w:rsidTr="00A058BA">
        <w:trPr>
          <w:trHeight w:val="288"/>
          <w:jc w:val="center"/>
        </w:trPr>
        <w:tc>
          <w:tcPr>
            <w:tcW w:w="400" w:type="dxa"/>
            <w:shd w:val="clear" w:color="auto" w:fill="auto"/>
            <w:noWrap/>
            <w:vAlign w:val="bottom"/>
            <w:hideMark/>
          </w:tcPr>
          <w:p w14:paraId="6B6522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21DFDBC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2400065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FFFA4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A31DC0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5D3992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1A7D42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8375B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34D7742C" w14:textId="77777777" w:rsidTr="00A058BA">
        <w:trPr>
          <w:trHeight w:val="288"/>
          <w:jc w:val="center"/>
        </w:trPr>
        <w:tc>
          <w:tcPr>
            <w:tcW w:w="400" w:type="dxa"/>
            <w:shd w:val="clear" w:color="auto" w:fill="auto"/>
            <w:noWrap/>
            <w:vAlign w:val="bottom"/>
            <w:hideMark/>
          </w:tcPr>
          <w:p w14:paraId="422F6CB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306AF06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1194F77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AE70AA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C90111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DEB8AB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034C07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2C9052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211D7CD1" w14:textId="77777777" w:rsidTr="00A058BA">
        <w:trPr>
          <w:trHeight w:val="288"/>
          <w:jc w:val="center"/>
        </w:trPr>
        <w:tc>
          <w:tcPr>
            <w:tcW w:w="400" w:type="dxa"/>
            <w:shd w:val="clear" w:color="auto" w:fill="auto"/>
            <w:noWrap/>
            <w:vAlign w:val="bottom"/>
            <w:hideMark/>
          </w:tcPr>
          <w:p w14:paraId="48908F0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6CCAFD1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425C527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AD57E6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B5FB6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1DAA8C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C8A2BF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BC49F3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6A8EF554" w14:textId="77777777" w:rsidTr="00A058BA">
        <w:trPr>
          <w:trHeight w:val="288"/>
          <w:jc w:val="center"/>
        </w:trPr>
        <w:tc>
          <w:tcPr>
            <w:tcW w:w="400" w:type="dxa"/>
            <w:shd w:val="clear" w:color="auto" w:fill="auto"/>
            <w:noWrap/>
            <w:vAlign w:val="bottom"/>
            <w:hideMark/>
          </w:tcPr>
          <w:p w14:paraId="034A245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4E61AD5F"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1444E81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28864E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94457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438D1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2BB80A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E428FA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68B3015A" w14:textId="77777777" w:rsidTr="00A058BA">
        <w:trPr>
          <w:trHeight w:val="288"/>
          <w:jc w:val="center"/>
        </w:trPr>
        <w:tc>
          <w:tcPr>
            <w:tcW w:w="400" w:type="dxa"/>
            <w:shd w:val="clear" w:color="auto" w:fill="auto"/>
            <w:noWrap/>
            <w:vAlign w:val="bottom"/>
            <w:hideMark/>
          </w:tcPr>
          <w:p w14:paraId="09667FA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3C3C8908"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7961BD7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AD611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773268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9A854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DF6D18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00D0E3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6087D6A7" w14:textId="77777777" w:rsidTr="00A058BA">
        <w:trPr>
          <w:trHeight w:val="288"/>
          <w:jc w:val="center"/>
        </w:trPr>
        <w:tc>
          <w:tcPr>
            <w:tcW w:w="400" w:type="dxa"/>
            <w:shd w:val="clear" w:color="auto" w:fill="auto"/>
            <w:noWrap/>
            <w:vAlign w:val="bottom"/>
            <w:hideMark/>
          </w:tcPr>
          <w:p w14:paraId="3647D1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7C40180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41E752C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260AFE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24A2A6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249B5A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0CB2B7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D4EBBC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2A6EBA3C" w14:textId="77777777" w:rsidTr="00A058BA">
        <w:trPr>
          <w:trHeight w:val="288"/>
          <w:jc w:val="center"/>
        </w:trPr>
        <w:tc>
          <w:tcPr>
            <w:tcW w:w="400" w:type="dxa"/>
            <w:shd w:val="clear" w:color="auto" w:fill="auto"/>
            <w:noWrap/>
            <w:vAlign w:val="bottom"/>
            <w:hideMark/>
          </w:tcPr>
          <w:p w14:paraId="5642B86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58AA462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1752191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39A4A4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1211A8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E0298F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4B3D86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281037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131CBFEB" w14:textId="77777777" w:rsidTr="00A058BA">
        <w:trPr>
          <w:trHeight w:val="288"/>
          <w:jc w:val="center"/>
        </w:trPr>
        <w:tc>
          <w:tcPr>
            <w:tcW w:w="400" w:type="dxa"/>
            <w:shd w:val="clear" w:color="auto" w:fill="auto"/>
            <w:noWrap/>
            <w:vAlign w:val="bottom"/>
            <w:hideMark/>
          </w:tcPr>
          <w:p w14:paraId="74EB46A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0102174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4844225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E7114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38E4DF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5511AA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378350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59869B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3FA3043C" w14:textId="77777777" w:rsidTr="00A058BA">
        <w:trPr>
          <w:trHeight w:val="288"/>
          <w:jc w:val="center"/>
        </w:trPr>
        <w:tc>
          <w:tcPr>
            <w:tcW w:w="400" w:type="dxa"/>
            <w:shd w:val="clear" w:color="auto" w:fill="auto"/>
            <w:noWrap/>
            <w:vAlign w:val="bottom"/>
            <w:hideMark/>
          </w:tcPr>
          <w:p w14:paraId="50FB487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531758D1"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41B719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84BBA3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C34994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8E991A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384E77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B0A47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285DE936" w14:textId="77777777" w:rsidTr="00A058BA">
        <w:trPr>
          <w:trHeight w:val="288"/>
          <w:jc w:val="center"/>
        </w:trPr>
        <w:tc>
          <w:tcPr>
            <w:tcW w:w="400" w:type="dxa"/>
            <w:shd w:val="clear" w:color="auto" w:fill="auto"/>
            <w:noWrap/>
            <w:vAlign w:val="bottom"/>
            <w:hideMark/>
          </w:tcPr>
          <w:p w14:paraId="6BE64DC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7D43DA2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2F1445C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7C5039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C28533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20DFD4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DBAC73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795FD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7E309D0B" w14:textId="77777777" w:rsidTr="00A058BA">
        <w:trPr>
          <w:trHeight w:val="288"/>
          <w:jc w:val="center"/>
        </w:trPr>
        <w:tc>
          <w:tcPr>
            <w:tcW w:w="400" w:type="dxa"/>
            <w:shd w:val="clear" w:color="auto" w:fill="auto"/>
            <w:noWrap/>
            <w:vAlign w:val="bottom"/>
            <w:hideMark/>
          </w:tcPr>
          <w:p w14:paraId="35C8820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683026F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1A545FC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1EAFAA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E9FD78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51D1D1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F2695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6BF912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4C0B0607" w14:textId="77777777" w:rsidTr="00A058BA">
        <w:trPr>
          <w:trHeight w:val="288"/>
          <w:jc w:val="center"/>
        </w:trPr>
        <w:tc>
          <w:tcPr>
            <w:tcW w:w="400" w:type="dxa"/>
            <w:shd w:val="clear" w:color="auto" w:fill="auto"/>
            <w:noWrap/>
            <w:vAlign w:val="bottom"/>
            <w:hideMark/>
          </w:tcPr>
          <w:p w14:paraId="2A05B65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38301D10"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28D7CE4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7A1116A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7C9E68C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4271E1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BB968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2F5D5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4A8F3FA6" w14:textId="77777777" w:rsidTr="00A058BA">
        <w:trPr>
          <w:trHeight w:val="288"/>
          <w:jc w:val="center"/>
        </w:trPr>
        <w:tc>
          <w:tcPr>
            <w:tcW w:w="400" w:type="dxa"/>
            <w:shd w:val="clear" w:color="auto" w:fill="auto"/>
            <w:noWrap/>
            <w:vAlign w:val="bottom"/>
            <w:hideMark/>
          </w:tcPr>
          <w:p w14:paraId="5DF325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53F407A8"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53D6A0C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BE2EFF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C1C083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A73A54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199894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A33A6B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75724E64" w14:textId="77777777" w:rsidTr="00A058BA">
        <w:trPr>
          <w:trHeight w:val="288"/>
          <w:jc w:val="center"/>
        </w:trPr>
        <w:tc>
          <w:tcPr>
            <w:tcW w:w="400" w:type="dxa"/>
            <w:shd w:val="clear" w:color="auto" w:fill="auto"/>
            <w:noWrap/>
            <w:vAlign w:val="bottom"/>
            <w:hideMark/>
          </w:tcPr>
          <w:p w14:paraId="7489B19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616F22C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7F972C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5859C8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1D392A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CAF05A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179062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AEEC7C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r>
      <w:tr w:rsidR="00352D7D" w:rsidRPr="00352D7D" w14:paraId="7887CB7F" w14:textId="77777777" w:rsidTr="00A058BA">
        <w:trPr>
          <w:trHeight w:val="288"/>
          <w:jc w:val="center"/>
        </w:trPr>
        <w:tc>
          <w:tcPr>
            <w:tcW w:w="400" w:type="dxa"/>
            <w:shd w:val="clear" w:color="auto" w:fill="auto"/>
            <w:noWrap/>
            <w:vAlign w:val="bottom"/>
            <w:hideMark/>
          </w:tcPr>
          <w:p w14:paraId="3D36484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667F2EF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3838D66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85004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467C69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C3A1D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C89482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9A2E06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4CA69BD4" w14:textId="77777777" w:rsidTr="00A058BA">
        <w:trPr>
          <w:trHeight w:val="288"/>
          <w:jc w:val="center"/>
        </w:trPr>
        <w:tc>
          <w:tcPr>
            <w:tcW w:w="400" w:type="dxa"/>
            <w:shd w:val="clear" w:color="auto" w:fill="auto"/>
            <w:noWrap/>
            <w:vAlign w:val="bottom"/>
            <w:hideMark/>
          </w:tcPr>
          <w:p w14:paraId="0C96BF8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0E3F33C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29B3266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8D5ED1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1F5DF8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08E0DA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4AE629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08E0D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5BDC1F3C" w14:textId="77777777" w:rsidTr="00A058BA">
        <w:trPr>
          <w:trHeight w:val="288"/>
          <w:jc w:val="center"/>
        </w:trPr>
        <w:tc>
          <w:tcPr>
            <w:tcW w:w="400" w:type="dxa"/>
            <w:shd w:val="clear" w:color="auto" w:fill="auto"/>
            <w:noWrap/>
            <w:vAlign w:val="bottom"/>
            <w:hideMark/>
          </w:tcPr>
          <w:p w14:paraId="2EB4FA4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6FF2F23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564372E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49B43C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38531C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7D316D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1F88B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CC120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70C3604E" w14:textId="77777777" w:rsidTr="00A058BA">
        <w:trPr>
          <w:trHeight w:val="288"/>
          <w:jc w:val="center"/>
        </w:trPr>
        <w:tc>
          <w:tcPr>
            <w:tcW w:w="400" w:type="dxa"/>
            <w:shd w:val="clear" w:color="auto" w:fill="auto"/>
            <w:noWrap/>
            <w:vAlign w:val="bottom"/>
            <w:hideMark/>
          </w:tcPr>
          <w:p w14:paraId="26A71D5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741D2C3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1E36B1E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354602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6F9CBE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811246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44AF67E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1832D28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285A8398" w14:textId="77777777" w:rsidTr="00A058BA">
        <w:trPr>
          <w:trHeight w:val="288"/>
          <w:jc w:val="center"/>
        </w:trPr>
        <w:tc>
          <w:tcPr>
            <w:tcW w:w="400" w:type="dxa"/>
            <w:shd w:val="clear" w:color="auto" w:fill="auto"/>
            <w:noWrap/>
            <w:vAlign w:val="bottom"/>
            <w:hideMark/>
          </w:tcPr>
          <w:p w14:paraId="1252735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001EC25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371179B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478191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E681A0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ABBED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69E377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EC2F5B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3B958D54" w14:textId="77777777" w:rsidTr="00A058BA">
        <w:trPr>
          <w:trHeight w:val="288"/>
          <w:jc w:val="center"/>
        </w:trPr>
        <w:tc>
          <w:tcPr>
            <w:tcW w:w="400" w:type="dxa"/>
            <w:shd w:val="clear" w:color="auto" w:fill="auto"/>
            <w:noWrap/>
            <w:vAlign w:val="bottom"/>
            <w:hideMark/>
          </w:tcPr>
          <w:p w14:paraId="3377249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7CC30AB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6180181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A28974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23F3FE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F82551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607D9C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6399F0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5037BB8E" w14:textId="77777777" w:rsidTr="00A058BA">
        <w:trPr>
          <w:trHeight w:val="288"/>
          <w:jc w:val="center"/>
        </w:trPr>
        <w:tc>
          <w:tcPr>
            <w:tcW w:w="400" w:type="dxa"/>
            <w:shd w:val="clear" w:color="auto" w:fill="auto"/>
            <w:noWrap/>
            <w:vAlign w:val="bottom"/>
            <w:hideMark/>
          </w:tcPr>
          <w:p w14:paraId="735BB08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1F90CD51"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112169F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9EB759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90AC63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6249A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B13FB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0E5854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38E30107" w14:textId="77777777" w:rsidTr="00A058BA">
        <w:trPr>
          <w:trHeight w:val="288"/>
          <w:jc w:val="center"/>
        </w:trPr>
        <w:tc>
          <w:tcPr>
            <w:tcW w:w="400" w:type="dxa"/>
            <w:shd w:val="clear" w:color="auto" w:fill="auto"/>
            <w:noWrap/>
            <w:vAlign w:val="bottom"/>
            <w:hideMark/>
          </w:tcPr>
          <w:p w14:paraId="0523159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2E004E5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5CCA75E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E1A53B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0A9F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9883E7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AD0FD8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E9BC50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7714E3AF" w14:textId="77777777" w:rsidTr="00A058BA">
        <w:trPr>
          <w:trHeight w:val="288"/>
          <w:jc w:val="center"/>
        </w:trPr>
        <w:tc>
          <w:tcPr>
            <w:tcW w:w="400" w:type="dxa"/>
            <w:shd w:val="clear" w:color="auto" w:fill="auto"/>
            <w:noWrap/>
            <w:vAlign w:val="bottom"/>
            <w:hideMark/>
          </w:tcPr>
          <w:p w14:paraId="77AB2EB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7D2B7BF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083FA5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CAF645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FAA418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A036D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A6511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24EE0D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bl>
    <w:p w14:paraId="5A568E4C" w14:textId="77777777" w:rsidR="00352D7D" w:rsidRPr="00E85686" w:rsidRDefault="00352D7D" w:rsidP="00352D7D">
      <w:pPr>
        <w:jc w:val="center"/>
        <w:rPr>
          <w:rFonts w:ascii="Times New Roman" w:hAnsi="Times New Roman" w:cs="Times New Roman"/>
          <w:b/>
          <w:bCs/>
          <w:sz w:val="24"/>
          <w:szCs w:val="24"/>
        </w:rPr>
      </w:pPr>
    </w:p>
    <w:p w14:paraId="695BC80C" w14:textId="1DB793B8" w:rsidR="00352D7D" w:rsidRDefault="00D80A1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48CBE575" w14:textId="6278FF12" w:rsidR="00352D7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75DC2047" wp14:editId="18CF4439">
            <wp:extent cx="4181475" cy="1781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81475" cy="1781175"/>
                    </a:xfrm>
                    <a:prstGeom prst="rect">
                      <a:avLst/>
                    </a:prstGeom>
                  </pic:spPr>
                </pic:pic>
              </a:graphicData>
            </a:graphic>
          </wp:inline>
        </w:drawing>
      </w:r>
    </w:p>
    <w:p w14:paraId="56DE3080" w14:textId="24F78BF9" w:rsidR="00D80A1D" w:rsidRDefault="00D80A1D" w:rsidP="006177C0">
      <w:pPr>
        <w:jc w:val="center"/>
        <w:rPr>
          <w:rFonts w:ascii="Times New Roman" w:hAnsi="Times New Roman" w:cs="Times New Roman"/>
          <w:sz w:val="24"/>
          <w:szCs w:val="24"/>
        </w:rPr>
      </w:pPr>
    </w:p>
    <w:p w14:paraId="47C19165" w14:textId="28C5AF7C"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42E9E0B1" w14:textId="77C12A7A"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482631E9" wp14:editId="7C55844B">
            <wp:extent cx="4181475" cy="1781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81475" cy="1781175"/>
                    </a:xfrm>
                    <a:prstGeom prst="rect">
                      <a:avLst/>
                    </a:prstGeom>
                  </pic:spPr>
                </pic:pic>
              </a:graphicData>
            </a:graphic>
          </wp:inline>
        </w:drawing>
      </w:r>
    </w:p>
    <w:p w14:paraId="488786A0" w14:textId="2E18E130" w:rsidR="00D80A1D" w:rsidRDefault="00D80A1D" w:rsidP="006177C0">
      <w:pPr>
        <w:jc w:val="center"/>
        <w:rPr>
          <w:rFonts w:ascii="Times New Roman" w:hAnsi="Times New Roman" w:cs="Times New Roman"/>
          <w:sz w:val="24"/>
          <w:szCs w:val="24"/>
        </w:rPr>
      </w:pPr>
    </w:p>
    <w:p w14:paraId="0B83BB2B" w14:textId="520BD2B3"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2A9EF5AB" w14:textId="51DC065C"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529DE778" wp14:editId="0EC5B5CC">
            <wp:extent cx="4181475" cy="1571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81475" cy="1571625"/>
                    </a:xfrm>
                    <a:prstGeom prst="rect">
                      <a:avLst/>
                    </a:prstGeom>
                  </pic:spPr>
                </pic:pic>
              </a:graphicData>
            </a:graphic>
          </wp:inline>
        </w:drawing>
      </w:r>
    </w:p>
    <w:p w14:paraId="00ECDA8E" w14:textId="7403B18A" w:rsidR="00D80A1D" w:rsidRDefault="00D80A1D" w:rsidP="006177C0">
      <w:pPr>
        <w:jc w:val="center"/>
        <w:rPr>
          <w:rFonts w:ascii="Times New Roman" w:hAnsi="Times New Roman" w:cs="Times New Roman"/>
          <w:sz w:val="24"/>
          <w:szCs w:val="24"/>
        </w:rPr>
      </w:pPr>
    </w:p>
    <w:p w14:paraId="4CBEFBEF" w14:textId="55D3E2F4" w:rsidR="00D80A1D" w:rsidRDefault="00D80A1D" w:rsidP="006177C0">
      <w:pPr>
        <w:jc w:val="center"/>
        <w:rPr>
          <w:rFonts w:ascii="Times New Roman" w:hAnsi="Times New Roman" w:cs="Times New Roman"/>
          <w:sz w:val="24"/>
          <w:szCs w:val="24"/>
        </w:rPr>
      </w:pPr>
    </w:p>
    <w:p w14:paraId="3CB69065" w14:textId="77777777" w:rsidR="00D80A1D" w:rsidRDefault="00D80A1D" w:rsidP="006177C0">
      <w:pPr>
        <w:jc w:val="center"/>
        <w:rPr>
          <w:rFonts w:ascii="Times New Roman" w:hAnsi="Times New Roman" w:cs="Times New Roman"/>
          <w:sz w:val="24"/>
          <w:szCs w:val="24"/>
        </w:rPr>
      </w:pPr>
    </w:p>
    <w:p w14:paraId="11905AB7" w14:textId="1189D4A6"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6FAFA4BE" w14:textId="514A1B9E"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632B0C80" wp14:editId="058B6FBB">
            <wp:extent cx="4181475" cy="1781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81475" cy="1781175"/>
                    </a:xfrm>
                    <a:prstGeom prst="rect">
                      <a:avLst/>
                    </a:prstGeom>
                  </pic:spPr>
                </pic:pic>
              </a:graphicData>
            </a:graphic>
          </wp:inline>
        </w:drawing>
      </w:r>
    </w:p>
    <w:p w14:paraId="23126F91" w14:textId="017B9C39" w:rsidR="00D80A1D" w:rsidRDefault="00D80A1D" w:rsidP="006177C0">
      <w:pPr>
        <w:jc w:val="center"/>
        <w:rPr>
          <w:rFonts w:ascii="Times New Roman" w:hAnsi="Times New Roman" w:cs="Times New Roman"/>
          <w:sz w:val="24"/>
          <w:szCs w:val="24"/>
        </w:rPr>
      </w:pPr>
    </w:p>
    <w:p w14:paraId="7FF06C68" w14:textId="5CC78503"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6D46A20C" w14:textId="22380097"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D7D0624" wp14:editId="30615CF5">
            <wp:extent cx="4181475" cy="1781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81475" cy="1781175"/>
                    </a:xfrm>
                    <a:prstGeom prst="rect">
                      <a:avLst/>
                    </a:prstGeom>
                  </pic:spPr>
                </pic:pic>
              </a:graphicData>
            </a:graphic>
          </wp:inline>
        </w:drawing>
      </w:r>
    </w:p>
    <w:p w14:paraId="597B75AC" w14:textId="7FAE7A09" w:rsidR="00D80A1D" w:rsidRDefault="00D80A1D" w:rsidP="00D80A1D">
      <w:pPr>
        <w:jc w:val="center"/>
        <w:rPr>
          <w:rFonts w:ascii="Times New Roman" w:hAnsi="Times New Roman" w:cs="Times New Roman"/>
          <w:b/>
          <w:bCs/>
          <w:sz w:val="24"/>
          <w:szCs w:val="24"/>
        </w:rPr>
      </w:pPr>
    </w:p>
    <w:p w14:paraId="638C94D7" w14:textId="557B8B76"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Keenam</w:t>
      </w:r>
    </w:p>
    <w:p w14:paraId="7FA2120B" w14:textId="6147655E"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72D2C9A9" wp14:editId="1B8F3DED">
            <wp:extent cx="4181475" cy="1781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81475" cy="1781175"/>
                    </a:xfrm>
                    <a:prstGeom prst="rect">
                      <a:avLst/>
                    </a:prstGeom>
                  </pic:spPr>
                </pic:pic>
              </a:graphicData>
            </a:graphic>
          </wp:inline>
        </w:drawing>
      </w:r>
    </w:p>
    <w:p w14:paraId="0B08B0CD" w14:textId="67D70B1B" w:rsidR="00D80A1D" w:rsidRDefault="00D80A1D" w:rsidP="00D80A1D">
      <w:pPr>
        <w:jc w:val="center"/>
        <w:rPr>
          <w:rFonts w:ascii="Times New Roman" w:hAnsi="Times New Roman" w:cs="Times New Roman"/>
          <w:b/>
          <w:bCs/>
          <w:sz w:val="24"/>
          <w:szCs w:val="24"/>
        </w:rPr>
      </w:pPr>
    </w:p>
    <w:p w14:paraId="3FD1F07D" w14:textId="2DC78918"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w:t>
      </w:r>
      <w:r>
        <w:rPr>
          <w:rFonts w:ascii="Times New Roman" w:hAnsi="Times New Roman" w:cs="Times New Roman"/>
          <w:b/>
          <w:bCs/>
          <w:sz w:val="24"/>
          <w:szCs w:val="24"/>
        </w:rPr>
        <w:t>Evaluasi Perceived Ease of Use</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gridCol w:w="960"/>
      </w:tblGrid>
      <w:tr w:rsidR="00D80A1D" w:rsidRPr="00D80A1D" w14:paraId="671483A8" w14:textId="77777777" w:rsidTr="00A058BA">
        <w:trPr>
          <w:trHeight w:val="288"/>
          <w:jc w:val="center"/>
        </w:trPr>
        <w:tc>
          <w:tcPr>
            <w:tcW w:w="400" w:type="dxa"/>
            <w:shd w:val="clear" w:color="auto" w:fill="auto"/>
            <w:noWrap/>
            <w:vAlign w:val="bottom"/>
            <w:hideMark/>
          </w:tcPr>
          <w:p w14:paraId="4264E12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331E05E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NAMA</w:t>
            </w:r>
          </w:p>
        </w:tc>
        <w:tc>
          <w:tcPr>
            <w:tcW w:w="960" w:type="dxa"/>
            <w:shd w:val="clear" w:color="auto" w:fill="auto"/>
            <w:noWrap/>
            <w:vAlign w:val="center"/>
            <w:hideMark/>
          </w:tcPr>
          <w:p w14:paraId="21D486D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PE1</w:t>
            </w:r>
          </w:p>
        </w:tc>
        <w:tc>
          <w:tcPr>
            <w:tcW w:w="960" w:type="dxa"/>
            <w:shd w:val="clear" w:color="auto" w:fill="auto"/>
            <w:noWrap/>
            <w:vAlign w:val="center"/>
            <w:hideMark/>
          </w:tcPr>
          <w:p w14:paraId="7145DAD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PE2</w:t>
            </w:r>
          </w:p>
        </w:tc>
        <w:tc>
          <w:tcPr>
            <w:tcW w:w="960" w:type="dxa"/>
            <w:shd w:val="clear" w:color="auto" w:fill="auto"/>
            <w:noWrap/>
            <w:vAlign w:val="center"/>
            <w:hideMark/>
          </w:tcPr>
          <w:p w14:paraId="1FE96A2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PE3</w:t>
            </w:r>
          </w:p>
        </w:tc>
        <w:tc>
          <w:tcPr>
            <w:tcW w:w="960" w:type="dxa"/>
            <w:shd w:val="clear" w:color="auto" w:fill="auto"/>
            <w:noWrap/>
            <w:vAlign w:val="center"/>
            <w:hideMark/>
          </w:tcPr>
          <w:p w14:paraId="589A6AB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PE4</w:t>
            </w:r>
          </w:p>
        </w:tc>
        <w:tc>
          <w:tcPr>
            <w:tcW w:w="960" w:type="dxa"/>
            <w:shd w:val="clear" w:color="auto" w:fill="auto"/>
            <w:noWrap/>
            <w:vAlign w:val="center"/>
            <w:hideMark/>
          </w:tcPr>
          <w:p w14:paraId="36FC63F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PE5</w:t>
            </w:r>
          </w:p>
        </w:tc>
        <w:tc>
          <w:tcPr>
            <w:tcW w:w="960" w:type="dxa"/>
            <w:shd w:val="clear" w:color="auto" w:fill="auto"/>
            <w:noWrap/>
            <w:vAlign w:val="center"/>
            <w:hideMark/>
          </w:tcPr>
          <w:p w14:paraId="0B94D0A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PE6</w:t>
            </w:r>
          </w:p>
        </w:tc>
      </w:tr>
      <w:tr w:rsidR="00D80A1D" w:rsidRPr="00D80A1D" w14:paraId="6ADFEC49" w14:textId="77777777" w:rsidTr="00A058BA">
        <w:trPr>
          <w:trHeight w:val="288"/>
          <w:jc w:val="center"/>
        </w:trPr>
        <w:tc>
          <w:tcPr>
            <w:tcW w:w="400" w:type="dxa"/>
            <w:shd w:val="clear" w:color="auto" w:fill="auto"/>
            <w:noWrap/>
            <w:vAlign w:val="bottom"/>
            <w:hideMark/>
          </w:tcPr>
          <w:p w14:paraId="190BB5B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71465C8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3359AD3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25629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E8351F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EEC669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E28A45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35969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r>
      <w:tr w:rsidR="00D80A1D" w:rsidRPr="00D80A1D" w14:paraId="4322CE13" w14:textId="77777777" w:rsidTr="00A058BA">
        <w:trPr>
          <w:trHeight w:val="288"/>
          <w:jc w:val="center"/>
        </w:trPr>
        <w:tc>
          <w:tcPr>
            <w:tcW w:w="400" w:type="dxa"/>
            <w:shd w:val="clear" w:color="auto" w:fill="auto"/>
            <w:noWrap/>
            <w:vAlign w:val="bottom"/>
            <w:hideMark/>
          </w:tcPr>
          <w:p w14:paraId="2B7891E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4B81F541"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53AA8A2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08264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556E2D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148FF2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870C1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8CC5D4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1C45D8D8" w14:textId="77777777" w:rsidTr="00A058BA">
        <w:trPr>
          <w:trHeight w:val="288"/>
          <w:jc w:val="center"/>
        </w:trPr>
        <w:tc>
          <w:tcPr>
            <w:tcW w:w="400" w:type="dxa"/>
            <w:shd w:val="clear" w:color="auto" w:fill="auto"/>
            <w:noWrap/>
            <w:vAlign w:val="bottom"/>
            <w:hideMark/>
          </w:tcPr>
          <w:p w14:paraId="2948769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5BFB11F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49EE16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DE2863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644CC8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866D58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C1B1D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448F9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CBDFA6E" w14:textId="77777777" w:rsidTr="00A058BA">
        <w:trPr>
          <w:trHeight w:val="288"/>
          <w:jc w:val="center"/>
        </w:trPr>
        <w:tc>
          <w:tcPr>
            <w:tcW w:w="400" w:type="dxa"/>
            <w:shd w:val="clear" w:color="auto" w:fill="auto"/>
            <w:noWrap/>
            <w:vAlign w:val="bottom"/>
            <w:hideMark/>
          </w:tcPr>
          <w:p w14:paraId="3E9C9E7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19787727"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3D7FDB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D24D4E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907CE6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B84FE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823AB1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B66AB1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A3744BF" w14:textId="77777777" w:rsidTr="00A058BA">
        <w:trPr>
          <w:trHeight w:val="288"/>
          <w:jc w:val="center"/>
        </w:trPr>
        <w:tc>
          <w:tcPr>
            <w:tcW w:w="400" w:type="dxa"/>
            <w:shd w:val="clear" w:color="auto" w:fill="auto"/>
            <w:noWrap/>
            <w:vAlign w:val="bottom"/>
            <w:hideMark/>
          </w:tcPr>
          <w:p w14:paraId="5F3D11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44D41BAF"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1836E26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C98CE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2A941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8077A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C7BCD3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47D692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42BF20CE" w14:textId="77777777" w:rsidTr="00A058BA">
        <w:trPr>
          <w:trHeight w:val="288"/>
          <w:jc w:val="center"/>
        </w:trPr>
        <w:tc>
          <w:tcPr>
            <w:tcW w:w="400" w:type="dxa"/>
            <w:shd w:val="clear" w:color="auto" w:fill="auto"/>
            <w:noWrap/>
            <w:vAlign w:val="bottom"/>
            <w:hideMark/>
          </w:tcPr>
          <w:p w14:paraId="755535D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60FF6CD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420072E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64554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CD7BA6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B15CA2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DF8BC0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A52BA3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5502532A" w14:textId="77777777" w:rsidTr="00A058BA">
        <w:trPr>
          <w:trHeight w:val="288"/>
          <w:jc w:val="center"/>
        </w:trPr>
        <w:tc>
          <w:tcPr>
            <w:tcW w:w="400" w:type="dxa"/>
            <w:shd w:val="clear" w:color="auto" w:fill="auto"/>
            <w:noWrap/>
            <w:vAlign w:val="bottom"/>
            <w:hideMark/>
          </w:tcPr>
          <w:p w14:paraId="395A619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5B5EC721"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5E0A1EB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48671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5A86BD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93E330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238938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F8038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4998B701" w14:textId="77777777" w:rsidTr="00A058BA">
        <w:trPr>
          <w:trHeight w:val="288"/>
          <w:jc w:val="center"/>
        </w:trPr>
        <w:tc>
          <w:tcPr>
            <w:tcW w:w="400" w:type="dxa"/>
            <w:shd w:val="clear" w:color="auto" w:fill="auto"/>
            <w:noWrap/>
            <w:vAlign w:val="bottom"/>
            <w:hideMark/>
          </w:tcPr>
          <w:p w14:paraId="553D65B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2F744087"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19DC381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061657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37D364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599262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597B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6E4262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F0C8108" w14:textId="77777777" w:rsidTr="00A058BA">
        <w:trPr>
          <w:trHeight w:val="288"/>
          <w:jc w:val="center"/>
        </w:trPr>
        <w:tc>
          <w:tcPr>
            <w:tcW w:w="400" w:type="dxa"/>
            <w:shd w:val="clear" w:color="auto" w:fill="auto"/>
            <w:noWrap/>
            <w:vAlign w:val="bottom"/>
            <w:hideMark/>
          </w:tcPr>
          <w:p w14:paraId="02B17F7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6E742430"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789D40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3BF364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9911C6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FC600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2FC01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8D1433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C0984A5" w14:textId="77777777" w:rsidTr="00A058BA">
        <w:trPr>
          <w:trHeight w:val="288"/>
          <w:jc w:val="center"/>
        </w:trPr>
        <w:tc>
          <w:tcPr>
            <w:tcW w:w="400" w:type="dxa"/>
            <w:shd w:val="clear" w:color="auto" w:fill="auto"/>
            <w:noWrap/>
            <w:vAlign w:val="bottom"/>
            <w:hideMark/>
          </w:tcPr>
          <w:p w14:paraId="6DBEC0A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49F2DCE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05126AE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E9C14F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4DCCA3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546068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A7465F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79A70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77DCB8B4" w14:textId="77777777" w:rsidTr="00A058BA">
        <w:trPr>
          <w:trHeight w:val="288"/>
          <w:jc w:val="center"/>
        </w:trPr>
        <w:tc>
          <w:tcPr>
            <w:tcW w:w="400" w:type="dxa"/>
            <w:shd w:val="clear" w:color="auto" w:fill="auto"/>
            <w:noWrap/>
            <w:vAlign w:val="bottom"/>
            <w:hideMark/>
          </w:tcPr>
          <w:p w14:paraId="5432844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3108BB68"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370A600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41368F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7AF16A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04408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2D838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E1B49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BD52377" w14:textId="77777777" w:rsidTr="00A058BA">
        <w:trPr>
          <w:trHeight w:val="288"/>
          <w:jc w:val="center"/>
        </w:trPr>
        <w:tc>
          <w:tcPr>
            <w:tcW w:w="400" w:type="dxa"/>
            <w:shd w:val="clear" w:color="auto" w:fill="auto"/>
            <w:noWrap/>
            <w:vAlign w:val="bottom"/>
            <w:hideMark/>
          </w:tcPr>
          <w:p w14:paraId="69A6D6F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40927CA8"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4EC4FD3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6330C0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F62769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F6B475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19D4E1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ACAA97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24ABD367" w14:textId="77777777" w:rsidTr="00A058BA">
        <w:trPr>
          <w:trHeight w:val="288"/>
          <w:jc w:val="center"/>
        </w:trPr>
        <w:tc>
          <w:tcPr>
            <w:tcW w:w="400" w:type="dxa"/>
            <w:shd w:val="clear" w:color="auto" w:fill="auto"/>
            <w:noWrap/>
            <w:vAlign w:val="bottom"/>
            <w:hideMark/>
          </w:tcPr>
          <w:p w14:paraId="0ABE33C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3DD5C8FD"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4D8C6E5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F7311E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8260C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0C84D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F4FF85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9F7DB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1D30B345" w14:textId="77777777" w:rsidTr="00A058BA">
        <w:trPr>
          <w:trHeight w:val="288"/>
          <w:jc w:val="center"/>
        </w:trPr>
        <w:tc>
          <w:tcPr>
            <w:tcW w:w="400" w:type="dxa"/>
            <w:shd w:val="clear" w:color="auto" w:fill="auto"/>
            <w:noWrap/>
            <w:vAlign w:val="bottom"/>
            <w:hideMark/>
          </w:tcPr>
          <w:p w14:paraId="6ED9E87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38B7F319"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03F5E63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B8DA78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46157F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5794C3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96EBD5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6386A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0D28C8C6" w14:textId="77777777" w:rsidTr="00A058BA">
        <w:trPr>
          <w:trHeight w:val="288"/>
          <w:jc w:val="center"/>
        </w:trPr>
        <w:tc>
          <w:tcPr>
            <w:tcW w:w="400" w:type="dxa"/>
            <w:shd w:val="clear" w:color="auto" w:fill="auto"/>
            <w:noWrap/>
            <w:vAlign w:val="bottom"/>
            <w:hideMark/>
          </w:tcPr>
          <w:p w14:paraId="705A1D6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4C25FEB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68AA4CB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4EAB5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D107A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C3791E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AE5473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8EA3CB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0AA62340" w14:textId="77777777" w:rsidTr="00A058BA">
        <w:trPr>
          <w:trHeight w:val="288"/>
          <w:jc w:val="center"/>
        </w:trPr>
        <w:tc>
          <w:tcPr>
            <w:tcW w:w="400" w:type="dxa"/>
            <w:shd w:val="clear" w:color="auto" w:fill="auto"/>
            <w:noWrap/>
            <w:vAlign w:val="bottom"/>
            <w:hideMark/>
          </w:tcPr>
          <w:p w14:paraId="70AB0A8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6CC0AD0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36BA84F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C8AC93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635667F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04DF944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047181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274171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5202D0FC" w14:textId="77777777" w:rsidTr="00A058BA">
        <w:trPr>
          <w:trHeight w:val="288"/>
          <w:jc w:val="center"/>
        </w:trPr>
        <w:tc>
          <w:tcPr>
            <w:tcW w:w="400" w:type="dxa"/>
            <w:shd w:val="clear" w:color="auto" w:fill="auto"/>
            <w:noWrap/>
            <w:vAlign w:val="bottom"/>
            <w:hideMark/>
          </w:tcPr>
          <w:p w14:paraId="22A2FE9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620D53A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344FDA8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67E6BB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AF7380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92E2C3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B62ACD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38EA2A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4DA34DA" w14:textId="77777777" w:rsidTr="00A058BA">
        <w:trPr>
          <w:trHeight w:val="288"/>
          <w:jc w:val="center"/>
        </w:trPr>
        <w:tc>
          <w:tcPr>
            <w:tcW w:w="400" w:type="dxa"/>
            <w:shd w:val="clear" w:color="auto" w:fill="auto"/>
            <w:noWrap/>
            <w:vAlign w:val="bottom"/>
            <w:hideMark/>
          </w:tcPr>
          <w:p w14:paraId="5118381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292D0E2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40846CF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55438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90C7F4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F7C0D4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5163CF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12F0B8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48C29101" w14:textId="77777777" w:rsidTr="00A058BA">
        <w:trPr>
          <w:trHeight w:val="288"/>
          <w:jc w:val="center"/>
        </w:trPr>
        <w:tc>
          <w:tcPr>
            <w:tcW w:w="400" w:type="dxa"/>
            <w:shd w:val="clear" w:color="auto" w:fill="auto"/>
            <w:noWrap/>
            <w:vAlign w:val="bottom"/>
            <w:hideMark/>
          </w:tcPr>
          <w:p w14:paraId="322A5DF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1E62E31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52AE721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95CF2C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4DDA2B6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5C120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CFC834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E44998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4C470A58" w14:textId="77777777" w:rsidTr="00A058BA">
        <w:trPr>
          <w:trHeight w:val="288"/>
          <w:jc w:val="center"/>
        </w:trPr>
        <w:tc>
          <w:tcPr>
            <w:tcW w:w="400" w:type="dxa"/>
            <w:shd w:val="clear" w:color="auto" w:fill="auto"/>
            <w:noWrap/>
            <w:vAlign w:val="bottom"/>
            <w:hideMark/>
          </w:tcPr>
          <w:p w14:paraId="6B41BFB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5464759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2D0119C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467F9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198D83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AA5C3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A16FD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D4C899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11D5D5FE" w14:textId="77777777" w:rsidTr="00A058BA">
        <w:trPr>
          <w:trHeight w:val="288"/>
          <w:jc w:val="center"/>
        </w:trPr>
        <w:tc>
          <w:tcPr>
            <w:tcW w:w="400" w:type="dxa"/>
            <w:shd w:val="clear" w:color="auto" w:fill="auto"/>
            <w:noWrap/>
            <w:vAlign w:val="bottom"/>
            <w:hideMark/>
          </w:tcPr>
          <w:p w14:paraId="5C64BD6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1FC3777B"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28CB79B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108EE4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AA8F6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04C72A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D763D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51DC3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1B4FB4F5" w14:textId="77777777" w:rsidTr="00A058BA">
        <w:trPr>
          <w:trHeight w:val="288"/>
          <w:jc w:val="center"/>
        </w:trPr>
        <w:tc>
          <w:tcPr>
            <w:tcW w:w="400" w:type="dxa"/>
            <w:shd w:val="clear" w:color="auto" w:fill="auto"/>
            <w:noWrap/>
            <w:vAlign w:val="bottom"/>
            <w:hideMark/>
          </w:tcPr>
          <w:p w14:paraId="537F24C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4FB1AB6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6E0A279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69EF35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AEA8F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38DFAC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8D99F2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FBB30E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740A9F7" w14:textId="77777777" w:rsidTr="00A058BA">
        <w:trPr>
          <w:trHeight w:val="288"/>
          <w:jc w:val="center"/>
        </w:trPr>
        <w:tc>
          <w:tcPr>
            <w:tcW w:w="400" w:type="dxa"/>
            <w:shd w:val="clear" w:color="auto" w:fill="auto"/>
            <w:noWrap/>
            <w:vAlign w:val="bottom"/>
            <w:hideMark/>
          </w:tcPr>
          <w:p w14:paraId="5BDDE6D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6AED4C52"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2C95E8E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E152E0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9488C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650354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E17B4D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E82493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3DDDA2E4" w14:textId="77777777" w:rsidTr="00A058BA">
        <w:trPr>
          <w:trHeight w:val="288"/>
          <w:jc w:val="center"/>
        </w:trPr>
        <w:tc>
          <w:tcPr>
            <w:tcW w:w="400" w:type="dxa"/>
            <w:shd w:val="clear" w:color="auto" w:fill="auto"/>
            <w:noWrap/>
            <w:vAlign w:val="bottom"/>
            <w:hideMark/>
          </w:tcPr>
          <w:p w14:paraId="56C525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64397F04"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0CCAB40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769B99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E01235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CB6239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27F2C6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3D7EE4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bl>
    <w:p w14:paraId="5AE333BC" w14:textId="77777777" w:rsidR="00D80A1D" w:rsidRDefault="00D80A1D" w:rsidP="00D80A1D">
      <w:pPr>
        <w:jc w:val="center"/>
        <w:rPr>
          <w:rFonts w:ascii="Times New Roman" w:hAnsi="Times New Roman" w:cs="Times New Roman"/>
          <w:b/>
          <w:bCs/>
          <w:sz w:val="24"/>
          <w:szCs w:val="24"/>
        </w:rPr>
      </w:pPr>
    </w:p>
    <w:p w14:paraId="7E24EDDA" w14:textId="05D65145"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6A0F510C" w14:textId="1AAF60C7"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624BB8AD" wp14:editId="0DF8BE76">
            <wp:extent cx="4152900" cy="1543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52900" cy="1543050"/>
                    </a:xfrm>
                    <a:prstGeom prst="rect">
                      <a:avLst/>
                    </a:prstGeom>
                  </pic:spPr>
                </pic:pic>
              </a:graphicData>
            </a:graphic>
          </wp:inline>
        </w:drawing>
      </w:r>
    </w:p>
    <w:p w14:paraId="552076B4" w14:textId="15D7C8ED" w:rsidR="00D80A1D" w:rsidRDefault="00D80A1D" w:rsidP="006177C0">
      <w:pPr>
        <w:jc w:val="center"/>
        <w:rPr>
          <w:rFonts w:ascii="Times New Roman" w:hAnsi="Times New Roman" w:cs="Times New Roman"/>
          <w:sz w:val="24"/>
          <w:szCs w:val="24"/>
        </w:rPr>
      </w:pPr>
    </w:p>
    <w:p w14:paraId="4CD362CA" w14:textId="39FE9AF6"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778B9293" w14:textId="374FB9CB"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53370B62" wp14:editId="01BC7E8E">
            <wp:extent cx="4152900" cy="1752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2900" cy="1752600"/>
                    </a:xfrm>
                    <a:prstGeom prst="rect">
                      <a:avLst/>
                    </a:prstGeom>
                  </pic:spPr>
                </pic:pic>
              </a:graphicData>
            </a:graphic>
          </wp:inline>
        </w:drawing>
      </w:r>
    </w:p>
    <w:p w14:paraId="08978109" w14:textId="729E4524" w:rsidR="00D80A1D" w:rsidRDefault="00D80A1D" w:rsidP="00D80A1D">
      <w:pPr>
        <w:jc w:val="center"/>
        <w:rPr>
          <w:rFonts w:ascii="Times New Roman" w:hAnsi="Times New Roman" w:cs="Times New Roman"/>
          <w:b/>
          <w:bCs/>
          <w:sz w:val="24"/>
          <w:szCs w:val="24"/>
        </w:rPr>
      </w:pPr>
    </w:p>
    <w:p w14:paraId="0E2B68CF" w14:textId="637925FD"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39B33B0B" w14:textId="20E8CEC5"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4153E71" wp14:editId="5E092BF9">
            <wp:extent cx="4152900" cy="1543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52900" cy="1543050"/>
                    </a:xfrm>
                    <a:prstGeom prst="rect">
                      <a:avLst/>
                    </a:prstGeom>
                  </pic:spPr>
                </pic:pic>
              </a:graphicData>
            </a:graphic>
          </wp:inline>
        </w:drawing>
      </w:r>
    </w:p>
    <w:p w14:paraId="1E5110D8" w14:textId="0B83348A" w:rsidR="00D80A1D" w:rsidRDefault="00D80A1D" w:rsidP="00D80A1D">
      <w:pPr>
        <w:jc w:val="center"/>
        <w:rPr>
          <w:rFonts w:ascii="Times New Roman" w:hAnsi="Times New Roman" w:cs="Times New Roman"/>
          <w:b/>
          <w:bCs/>
          <w:sz w:val="24"/>
          <w:szCs w:val="24"/>
        </w:rPr>
      </w:pPr>
    </w:p>
    <w:p w14:paraId="3F8B5DB1" w14:textId="12C9F88A"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69507290" w14:textId="629D4128"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0D4FCC6F" wp14:editId="49627E8A">
            <wp:extent cx="4152900" cy="1543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52900" cy="1543050"/>
                    </a:xfrm>
                    <a:prstGeom prst="rect">
                      <a:avLst/>
                    </a:prstGeom>
                  </pic:spPr>
                </pic:pic>
              </a:graphicData>
            </a:graphic>
          </wp:inline>
        </w:drawing>
      </w:r>
    </w:p>
    <w:p w14:paraId="45D9913E" w14:textId="7DBC89AB" w:rsidR="00D80A1D" w:rsidRDefault="00D80A1D" w:rsidP="00D80A1D">
      <w:pPr>
        <w:jc w:val="center"/>
        <w:rPr>
          <w:rFonts w:ascii="Times New Roman" w:hAnsi="Times New Roman" w:cs="Times New Roman"/>
          <w:b/>
          <w:bCs/>
          <w:sz w:val="24"/>
          <w:szCs w:val="24"/>
        </w:rPr>
      </w:pPr>
    </w:p>
    <w:p w14:paraId="44FA56DD" w14:textId="52E32BEF" w:rsidR="00D80A1D" w:rsidRDefault="00D80A1D" w:rsidP="00D80A1D">
      <w:pPr>
        <w:jc w:val="center"/>
        <w:rPr>
          <w:rFonts w:ascii="Times New Roman" w:hAnsi="Times New Roman" w:cs="Times New Roman"/>
          <w:b/>
          <w:bCs/>
          <w:sz w:val="24"/>
          <w:szCs w:val="24"/>
        </w:rPr>
      </w:pPr>
    </w:p>
    <w:p w14:paraId="70194CE2" w14:textId="15A76ADF" w:rsidR="00D80A1D" w:rsidRDefault="00D80A1D" w:rsidP="00D80A1D">
      <w:pPr>
        <w:jc w:val="center"/>
        <w:rPr>
          <w:rFonts w:ascii="Times New Roman" w:hAnsi="Times New Roman" w:cs="Times New Roman"/>
          <w:b/>
          <w:bCs/>
          <w:sz w:val="24"/>
          <w:szCs w:val="24"/>
        </w:rPr>
      </w:pPr>
    </w:p>
    <w:p w14:paraId="52BBAEB9" w14:textId="052AD484" w:rsidR="00D80A1D" w:rsidRDefault="00D80A1D" w:rsidP="00D80A1D">
      <w:pPr>
        <w:jc w:val="center"/>
        <w:rPr>
          <w:rFonts w:ascii="Times New Roman" w:hAnsi="Times New Roman" w:cs="Times New Roman"/>
          <w:b/>
          <w:bCs/>
          <w:sz w:val="24"/>
          <w:szCs w:val="24"/>
        </w:rPr>
      </w:pPr>
    </w:p>
    <w:p w14:paraId="57276F3E" w14:textId="1EE38C92" w:rsidR="00D80A1D" w:rsidRDefault="00D80A1D" w:rsidP="00D80A1D">
      <w:pPr>
        <w:jc w:val="center"/>
        <w:rPr>
          <w:rFonts w:ascii="Times New Roman" w:hAnsi="Times New Roman" w:cs="Times New Roman"/>
          <w:b/>
          <w:bCs/>
          <w:sz w:val="24"/>
          <w:szCs w:val="24"/>
        </w:rPr>
      </w:pPr>
    </w:p>
    <w:p w14:paraId="1A9477DC" w14:textId="77777777" w:rsidR="00D80A1D" w:rsidRDefault="00D80A1D" w:rsidP="00D80A1D">
      <w:pPr>
        <w:jc w:val="center"/>
        <w:rPr>
          <w:rFonts w:ascii="Times New Roman" w:hAnsi="Times New Roman" w:cs="Times New Roman"/>
          <w:b/>
          <w:bCs/>
          <w:sz w:val="24"/>
          <w:szCs w:val="24"/>
        </w:rPr>
      </w:pPr>
    </w:p>
    <w:p w14:paraId="0CDAA9F7" w14:textId="7A1100C5"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79578B4F" w14:textId="1D152EA4"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42F5AD4" wp14:editId="47BC47A4">
            <wp:extent cx="4152900" cy="1543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52900" cy="1543050"/>
                    </a:xfrm>
                    <a:prstGeom prst="rect">
                      <a:avLst/>
                    </a:prstGeom>
                  </pic:spPr>
                </pic:pic>
              </a:graphicData>
            </a:graphic>
          </wp:inline>
        </w:drawing>
      </w:r>
    </w:p>
    <w:p w14:paraId="50AB1375" w14:textId="7E591474" w:rsidR="00D80A1D" w:rsidRDefault="00D80A1D" w:rsidP="00D80A1D">
      <w:pPr>
        <w:jc w:val="center"/>
        <w:rPr>
          <w:rFonts w:ascii="Times New Roman" w:hAnsi="Times New Roman" w:cs="Times New Roman"/>
          <w:b/>
          <w:bCs/>
          <w:sz w:val="24"/>
          <w:szCs w:val="24"/>
        </w:rPr>
      </w:pPr>
    </w:p>
    <w:p w14:paraId="4CC6FCF3" w14:textId="493D15DC"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Keenam</w:t>
      </w:r>
    </w:p>
    <w:p w14:paraId="477C7FCC" w14:textId="6FA52808"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DFDB6EA" wp14:editId="795EFA28">
            <wp:extent cx="4152900" cy="1543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52900" cy="1543050"/>
                    </a:xfrm>
                    <a:prstGeom prst="rect">
                      <a:avLst/>
                    </a:prstGeom>
                  </pic:spPr>
                </pic:pic>
              </a:graphicData>
            </a:graphic>
          </wp:inline>
        </w:drawing>
      </w:r>
    </w:p>
    <w:p w14:paraId="3A72A7FE" w14:textId="77777777" w:rsidR="00D80A1D" w:rsidRDefault="00D80A1D" w:rsidP="00D80A1D">
      <w:pPr>
        <w:jc w:val="center"/>
        <w:rPr>
          <w:rFonts w:ascii="Times New Roman" w:hAnsi="Times New Roman" w:cs="Times New Roman"/>
          <w:b/>
          <w:bCs/>
          <w:sz w:val="24"/>
          <w:szCs w:val="24"/>
        </w:rPr>
      </w:pPr>
    </w:p>
    <w:p w14:paraId="540A9B26" w14:textId="77777777" w:rsidR="00D80A1D" w:rsidRDefault="00D80A1D" w:rsidP="00D80A1D">
      <w:pPr>
        <w:jc w:val="center"/>
        <w:rPr>
          <w:rFonts w:ascii="Times New Roman" w:hAnsi="Times New Roman" w:cs="Times New Roman"/>
          <w:b/>
          <w:bCs/>
          <w:sz w:val="24"/>
          <w:szCs w:val="24"/>
        </w:rPr>
      </w:pPr>
    </w:p>
    <w:p w14:paraId="43833C05" w14:textId="77777777" w:rsidR="00D80A1D" w:rsidRDefault="00D80A1D" w:rsidP="00D80A1D">
      <w:pPr>
        <w:jc w:val="center"/>
        <w:rPr>
          <w:rFonts w:ascii="Times New Roman" w:hAnsi="Times New Roman" w:cs="Times New Roman"/>
          <w:b/>
          <w:bCs/>
          <w:sz w:val="24"/>
          <w:szCs w:val="24"/>
        </w:rPr>
      </w:pPr>
    </w:p>
    <w:p w14:paraId="3CCF5A1C" w14:textId="77777777" w:rsidR="00D80A1D" w:rsidRDefault="00D80A1D" w:rsidP="00D80A1D">
      <w:pPr>
        <w:jc w:val="center"/>
        <w:rPr>
          <w:rFonts w:ascii="Times New Roman" w:hAnsi="Times New Roman" w:cs="Times New Roman"/>
          <w:b/>
          <w:bCs/>
          <w:sz w:val="24"/>
          <w:szCs w:val="24"/>
        </w:rPr>
      </w:pPr>
    </w:p>
    <w:p w14:paraId="1243E93E" w14:textId="77777777" w:rsidR="00D80A1D" w:rsidRDefault="00D80A1D" w:rsidP="006177C0">
      <w:pPr>
        <w:jc w:val="center"/>
        <w:rPr>
          <w:rFonts w:ascii="Times New Roman" w:hAnsi="Times New Roman" w:cs="Times New Roman"/>
          <w:sz w:val="24"/>
          <w:szCs w:val="24"/>
        </w:rPr>
      </w:pPr>
    </w:p>
    <w:p w14:paraId="25E8DD39" w14:textId="77777777" w:rsidR="00352D7D" w:rsidRPr="008A08BC" w:rsidRDefault="00352D7D" w:rsidP="006177C0">
      <w:pPr>
        <w:jc w:val="center"/>
        <w:rPr>
          <w:rFonts w:ascii="Times New Roman" w:hAnsi="Times New Roman" w:cs="Times New Roman"/>
          <w:sz w:val="24"/>
          <w:szCs w:val="24"/>
        </w:rPr>
      </w:pPr>
    </w:p>
    <w:p w14:paraId="2244362F" w14:textId="4EB9665B" w:rsidR="002F5BE6" w:rsidRDefault="002F5BE6">
      <w:pPr>
        <w:pStyle w:val="Heading1"/>
      </w:pPr>
    </w:p>
    <w:sectPr w:rsidR="002F5BE6" w:rsidSect="00E63F60">
      <w:headerReference w:type="default" r:id="rId103"/>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48" w:author="Cokorda Rai Adi Pramartha" w:date="2020-05-29T20:11:00Z" w:initials="CRAP">
    <w:p w14:paraId="1EE48544" w14:textId="271014CC" w:rsidR="006A1CFE" w:rsidRDefault="006A1CFE">
      <w:pPr>
        <w:pStyle w:val="CommentText"/>
      </w:pPr>
      <w:r>
        <w:rPr>
          <w:rStyle w:val="CommentReference"/>
        </w:rPr>
        <w:annotationRef/>
      </w:r>
      <w:r>
        <w:t>Tambahkan disini tentang apa itu puri, dan apa peran atau pentingnya puri klungkung di Bali.</w:t>
      </w:r>
    </w:p>
  </w:comment>
  <w:comment w:id="1092" w:author="Cokorda Rai Adi Pramartha" w:date="2020-05-29T20:14:00Z" w:initials="CRAP">
    <w:p w14:paraId="73EB0C0E" w14:textId="085527EC" w:rsidR="006A1CFE" w:rsidRDefault="006A1CFE">
      <w:pPr>
        <w:pStyle w:val="CommentText"/>
      </w:pPr>
      <w:r>
        <w:rPr>
          <w:rStyle w:val="CommentReference"/>
        </w:rPr>
        <w:annotationRef/>
      </w:r>
      <w:r>
        <w:t>P dan K hurup besar karena nama tempat.  Cek dokumen keseluruhan.</w:t>
      </w:r>
    </w:p>
  </w:comment>
  <w:comment w:id="1210" w:author="Cokorda Rai Adi Pramartha" w:date="2020-05-29T20:16:00Z" w:initials="CRAP">
    <w:p w14:paraId="18A3B580" w14:textId="3959E4E5" w:rsidR="006A1CFE" w:rsidRDefault="006A1CFE">
      <w:pPr>
        <w:pStyle w:val="CommentText"/>
      </w:pPr>
      <w:r>
        <w:rPr>
          <w:rStyle w:val="CommentReference"/>
        </w:rPr>
        <w:annotationRef/>
      </w:r>
      <w:r>
        <w:t>Cek format, kok makin lama makin ke kanan?</w:t>
      </w:r>
    </w:p>
  </w:comment>
  <w:comment w:id="1223" w:author="Cokorda Rai Adi Pramartha" w:date="2020-05-29T20:16:00Z" w:initials="CRAP">
    <w:p w14:paraId="48AF06F9" w14:textId="577E9E0C" w:rsidR="006A1CFE" w:rsidRDefault="006A1CFE">
      <w:pPr>
        <w:pStyle w:val="CommentText"/>
      </w:pPr>
      <w:r>
        <w:rPr>
          <w:rStyle w:val="CommentReference"/>
        </w:rPr>
        <w:annotationRef/>
      </w:r>
      <w:r>
        <w:t>Ini juga makin lama makin ke kanan</w:t>
      </w:r>
    </w:p>
  </w:comment>
  <w:comment w:id="1277" w:author="Cokorda Rai Adi Pramartha" w:date="2020-05-29T20:18:00Z" w:initials="CRAP">
    <w:p w14:paraId="26F770AB" w14:textId="65FA8737" w:rsidR="006A1CFE" w:rsidRDefault="006A1CFE">
      <w:pPr>
        <w:pStyle w:val="CommentText"/>
      </w:pPr>
      <w:r>
        <w:rPr>
          <w:rStyle w:val="CommentReference"/>
        </w:rPr>
        <w:annotationRef/>
      </w:r>
      <w:r>
        <w:t>Cek keseluruhan text terkait dengan kalimat/kata pembimbing sebaiknya dihilangkan.</w:t>
      </w:r>
    </w:p>
  </w:comment>
  <w:comment w:id="1783" w:author="Cokorda Rai Adi Pramartha" w:date="2020-05-29T20:21:00Z" w:initials="CRAP">
    <w:p w14:paraId="03256DCD" w14:textId="6814B6C5" w:rsidR="006A1CFE" w:rsidRDefault="006A1CFE" w:rsidP="00793A68">
      <w:pPr>
        <w:pStyle w:val="CommentText"/>
        <w:numPr>
          <w:ilvl w:val="0"/>
          <w:numId w:val="49"/>
        </w:numPr>
      </w:pPr>
      <w:r>
        <w:rPr>
          <w:rStyle w:val="CommentReference"/>
        </w:rPr>
        <w:annotationRef/>
      </w:r>
      <w:r>
        <w:t>Apa arti valid percent dan cumulative percent? Perlu tidak ditampilkan dua hal tersebut disini? Cek seluruh table yang ada terkait dua variable ini.</w:t>
      </w:r>
    </w:p>
    <w:p w14:paraId="6EEE2C02" w14:textId="4DF1F80F" w:rsidR="006A1CFE" w:rsidRDefault="006A1CFE" w:rsidP="00793A68">
      <w:pPr>
        <w:pStyle w:val="CommentText"/>
        <w:numPr>
          <w:ilvl w:val="0"/>
          <w:numId w:val="49"/>
        </w:numPr>
      </w:pPr>
      <w:r>
        <w:t>Sebisa mungkin ditulis dalam tabel dan bukan screenshoot.</w:t>
      </w:r>
    </w:p>
  </w:comment>
  <w:comment w:id="1784" w:author="Ryan Ganeswara" w:date="2020-06-02T14:45:00Z" w:initials="RG">
    <w:p w14:paraId="276D95E1" w14:textId="321BA757" w:rsidR="006A1CFE" w:rsidRDefault="006A1CFE">
      <w:pPr>
        <w:pStyle w:val="CommentText"/>
      </w:pPr>
      <w:r>
        <w:rPr>
          <w:rStyle w:val="CommentReference"/>
        </w:rPr>
        <w:annotationRef/>
      </w:r>
    </w:p>
  </w:comment>
  <w:comment w:id="1796" w:author="Ryan Ganeswara" w:date="2020-06-02T14:47:00Z" w:initials="RG">
    <w:p w14:paraId="0ECCA2C4" w14:textId="225B5CF5" w:rsidR="006A1CFE" w:rsidRDefault="006A1CFE">
      <w:pPr>
        <w:pStyle w:val="CommentText"/>
      </w:pPr>
      <w:r>
        <w:rPr>
          <w:rStyle w:val="CommentReference"/>
        </w:rPr>
        <w:annotationRef/>
      </w:r>
      <w:r>
        <w:t>Tabel sebelumnya saya rubah menjadi pie chart</w:t>
      </w:r>
    </w:p>
  </w:comment>
  <w:comment w:id="1803" w:author="Cokorda Rai Adi Pramartha" w:date="2020-05-29T20:23:00Z" w:initials="CRAP">
    <w:p w14:paraId="7832F6D9" w14:textId="083F3679" w:rsidR="006A1CFE" w:rsidRDefault="006A1CFE">
      <w:pPr>
        <w:pStyle w:val="CommentText"/>
      </w:pPr>
      <w:r>
        <w:rPr>
          <w:rStyle w:val="CommentReference"/>
        </w:rPr>
        <w:annotationRef/>
      </w:r>
      <w:r>
        <w:t>Sebaiknya ditampilkan dalam pie chart saja.</w:t>
      </w:r>
    </w:p>
  </w:comment>
  <w:comment w:id="1809" w:author="Ryan Ganeswara" w:date="2020-06-02T15:00:00Z" w:initials="RG">
    <w:p w14:paraId="17E77FD0" w14:textId="4F214F11" w:rsidR="006A1CFE" w:rsidRDefault="006A1CFE">
      <w:pPr>
        <w:pStyle w:val="CommentText"/>
      </w:pPr>
      <w:r>
        <w:rPr>
          <w:rStyle w:val="CommentReference"/>
        </w:rPr>
        <w:annotationRef/>
      </w:r>
      <w:r>
        <w:t>Untuk tabel Sebelumnya sudah dirubah menjadi pie chart</w:t>
      </w:r>
    </w:p>
  </w:comment>
  <w:comment w:id="1817" w:author="Cokorda Rai Adi Pramartha" w:date="2020-05-29T20:23:00Z" w:initials="CRAP">
    <w:p w14:paraId="7C196F50" w14:textId="044D1EB3" w:rsidR="006A1CFE" w:rsidRDefault="006A1CFE">
      <w:pPr>
        <w:pStyle w:val="CommentText"/>
      </w:pPr>
      <w:r>
        <w:rPr>
          <w:rStyle w:val="CommentReference"/>
        </w:rPr>
        <w:annotationRef/>
      </w:r>
      <w:r>
        <w:t>Ini juga sebaiknya dalam pie chart tapi bukan screenshot</w:t>
      </w:r>
    </w:p>
  </w:comment>
  <w:comment w:id="1845" w:author="Ryan Ganeswara" w:date="2020-06-02T15:10:00Z" w:initials="RG">
    <w:p w14:paraId="1726C796" w14:textId="2024EB63" w:rsidR="006A1CFE" w:rsidRDefault="006A1CFE">
      <w:pPr>
        <w:pStyle w:val="CommentText"/>
      </w:pPr>
      <w:r>
        <w:rPr>
          <w:rStyle w:val="CommentReference"/>
        </w:rPr>
        <w:annotationRef/>
      </w:r>
      <w:r>
        <w:t>Untuk tabel sebelumnya sudah dirubah menjadi pie chart</w:t>
      </w:r>
    </w:p>
  </w:comment>
  <w:comment w:id="1860" w:author="Cokorda Rai Adi Pramartha" w:date="2020-05-29T20:24:00Z" w:initials="CRAP">
    <w:p w14:paraId="7E427C67" w14:textId="4E799253" w:rsidR="006A1CFE" w:rsidRDefault="006A1CFE">
      <w:pPr>
        <w:pStyle w:val="CommentText"/>
      </w:pPr>
      <w:r>
        <w:rPr>
          <w:rStyle w:val="CommentReference"/>
        </w:rPr>
        <w:annotationRef/>
      </w:r>
      <w:r>
        <w:t>Missing dan valid fungsinya untuk apa? Kalau tidak ada fungsinya, maka didelete saja.  Jangan gunakan screenshot tapi insert table.</w:t>
      </w:r>
    </w:p>
  </w:comment>
  <w:comment w:id="1869" w:author="Ryan Ganeswara" w:date="2020-06-02T15:22:00Z" w:initials="RG">
    <w:p w14:paraId="246CC0EB" w14:textId="10265C99" w:rsidR="006A1CFE" w:rsidRDefault="006A1CFE">
      <w:pPr>
        <w:pStyle w:val="CommentText"/>
      </w:pPr>
      <w:r>
        <w:rPr>
          <w:rStyle w:val="CommentReference"/>
        </w:rPr>
        <w:annotationRef/>
      </w:r>
      <w:r>
        <w:t>Uhtuk screenshot tabel sebelumnya sudah dirubah menjadi insert tabel</w:t>
      </w:r>
    </w:p>
  </w:comment>
  <w:comment w:id="2621" w:author="Cokorda Rai Adi Pramartha" w:date="2020-05-29T20:32:00Z" w:initials="CRAP">
    <w:p w14:paraId="19AC8738" w14:textId="61AEC28F" w:rsidR="006A1CFE" w:rsidRDefault="006A1CFE">
      <w:pPr>
        <w:pStyle w:val="CommentText"/>
      </w:pPr>
      <w:r>
        <w:rPr>
          <w:rStyle w:val="CommentReference"/>
        </w:rPr>
        <w:annotationRef/>
      </w:r>
      <w:r>
        <w:t>Di expan lagi kalimat berikut.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E48544" w15:done="1"/>
  <w15:commentEx w15:paraId="73EB0C0E" w15:done="1"/>
  <w15:commentEx w15:paraId="18A3B580" w15:done="1"/>
  <w15:commentEx w15:paraId="48AF06F9" w15:done="1"/>
  <w15:commentEx w15:paraId="26F770AB" w15:done="1"/>
  <w15:commentEx w15:paraId="6EEE2C02" w15:done="1"/>
  <w15:commentEx w15:paraId="276D95E1" w15:paraIdParent="6EEE2C02" w15:done="0"/>
  <w15:commentEx w15:paraId="0ECCA2C4" w15:done="0"/>
  <w15:commentEx w15:paraId="7832F6D9" w15:done="0"/>
  <w15:commentEx w15:paraId="17E77FD0" w15:done="0"/>
  <w15:commentEx w15:paraId="7C196F50" w15:done="0"/>
  <w15:commentEx w15:paraId="1726C796" w15:done="0"/>
  <w15:commentEx w15:paraId="7E427C67" w15:done="0"/>
  <w15:commentEx w15:paraId="246CC0EB" w15:done="0"/>
  <w15:commentEx w15:paraId="19AC87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E46E" w16cex:dateUtc="2020-06-02T06:45:00Z"/>
  <w16cex:commentExtensible w16cex:durableId="2280E4F7" w16cex:dateUtc="2020-06-02T06:47:00Z"/>
  <w16cex:commentExtensible w16cex:durableId="2280E7F7" w16cex:dateUtc="2020-06-02T07:00:00Z"/>
  <w16cex:commentExtensible w16cex:durableId="2280EA76" w16cex:dateUtc="2020-06-02T07:10:00Z"/>
  <w16cex:commentExtensible w16cex:durableId="2280ED2A" w16cex:dateUtc="2020-06-02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E48544" w16cid:durableId="227BEAFB"/>
  <w16cid:commentId w16cid:paraId="73EB0C0E" w16cid:durableId="227BEB99"/>
  <w16cid:commentId w16cid:paraId="18A3B580" w16cid:durableId="227BEC19"/>
  <w16cid:commentId w16cid:paraId="48AF06F9" w16cid:durableId="227BEC34"/>
  <w16cid:commentId w16cid:paraId="26F770AB" w16cid:durableId="227BEC88"/>
  <w16cid:commentId w16cid:paraId="6EEE2C02" w16cid:durableId="227BED5B"/>
  <w16cid:commentId w16cid:paraId="276D95E1" w16cid:durableId="2280E46E"/>
  <w16cid:commentId w16cid:paraId="0ECCA2C4" w16cid:durableId="2280E4F7"/>
  <w16cid:commentId w16cid:paraId="7832F6D9" w16cid:durableId="227BEDA8"/>
  <w16cid:commentId w16cid:paraId="17E77FD0" w16cid:durableId="2280E7F7"/>
  <w16cid:commentId w16cid:paraId="7C196F50" w16cid:durableId="227BEDB8"/>
  <w16cid:commentId w16cid:paraId="1726C796" w16cid:durableId="2280EA76"/>
  <w16cid:commentId w16cid:paraId="7E427C67" w16cid:durableId="227BEDF4"/>
  <w16cid:commentId w16cid:paraId="246CC0EB" w16cid:durableId="2280ED2A"/>
  <w16cid:commentId w16cid:paraId="19AC8738" w16cid:durableId="227BEFD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15326F" w14:textId="77777777" w:rsidR="00F27EE1" w:rsidRDefault="00F27EE1" w:rsidP="0045737A">
      <w:pPr>
        <w:spacing w:after="0" w:line="240" w:lineRule="auto"/>
      </w:pPr>
      <w:r>
        <w:separator/>
      </w:r>
    </w:p>
  </w:endnote>
  <w:endnote w:type="continuationSeparator" w:id="0">
    <w:p w14:paraId="4C5D584E" w14:textId="77777777" w:rsidR="00F27EE1" w:rsidRDefault="00F27EE1" w:rsidP="00457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altName w:val="Sylfaen"/>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6234829"/>
      <w:docPartObj>
        <w:docPartGallery w:val="Page Numbers (Bottom of Page)"/>
        <w:docPartUnique/>
      </w:docPartObj>
    </w:sdtPr>
    <w:sdtEndPr>
      <w:rPr>
        <w:rFonts w:ascii="Times New Roman" w:hAnsi="Times New Roman" w:cs="Times New Roman"/>
        <w:noProof/>
        <w:sz w:val="24"/>
        <w:rPrChange w:id="1018" w:author="Unknown">
          <w:rPr>
            <w:rStyle w:val="Normal"/>
          </w:rPr>
        </w:rPrChange>
      </w:rPr>
    </w:sdtEndPr>
    <w:sdtContent>
      <w:p w14:paraId="22326458" w14:textId="3688D7BE" w:rsidR="006A1CFE" w:rsidRPr="00A87BD9" w:rsidRDefault="006A1CFE">
        <w:pPr>
          <w:pStyle w:val="Footer"/>
          <w:jc w:val="center"/>
          <w:rPr>
            <w:rFonts w:ascii="Times New Roman" w:hAnsi="Times New Roman" w:cs="Times New Roman"/>
            <w:sz w:val="24"/>
            <w:rPrChange w:id="1019" w:author="Made Wardana" w:date="2020-06-11T21:34:00Z">
              <w:rPr/>
            </w:rPrChange>
          </w:rPr>
        </w:pPr>
        <w:r w:rsidRPr="00A87BD9">
          <w:rPr>
            <w:rFonts w:ascii="Times New Roman" w:hAnsi="Times New Roman" w:cs="Times New Roman"/>
            <w:sz w:val="24"/>
            <w:rPrChange w:id="1020" w:author="Made Wardana" w:date="2020-06-11T21:34:00Z">
              <w:rPr/>
            </w:rPrChange>
          </w:rPr>
          <w:fldChar w:fldCharType="begin"/>
        </w:r>
        <w:r w:rsidRPr="00A87BD9">
          <w:rPr>
            <w:rFonts w:ascii="Times New Roman" w:hAnsi="Times New Roman" w:cs="Times New Roman"/>
            <w:sz w:val="24"/>
            <w:rPrChange w:id="1021" w:author="Made Wardana" w:date="2020-06-11T21:34:00Z">
              <w:rPr/>
            </w:rPrChange>
          </w:rPr>
          <w:instrText xml:space="preserve"> PAGE   \* MERGEFORMAT </w:instrText>
        </w:r>
        <w:r w:rsidRPr="00A87BD9">
          <w:rPr>
            <w:rFonts w:ascii="Times New Roman" w:hAnsi="Times New Roman" w:cs="Times New Roman"/>
            <w:sz w:val="24"/>
            <w:rPrChange w:id="1022" w:author="Made Wardana" w:date="2020-06-11T21:34:00Z">
              <w:rPr/>
            </w:rPrChange>
          </w:rPr>
          <w:fldChar w:fldCharType="separate"/>
        </w:r>
        <w:r w:rsidR="00A87BD9">
          <w:rPr>
            <w:rFonts w:ascii="Times New Roman" w:hAnsi="Times New Roman" w:cs="Times New Roman"/>
            <w:noProof/>
            <w:sz w:val="24"/>
          </w:rPr>
          <w:t>xi</w:t>
        </w:r>
        <w:r w:rsidRPr="00A87BD9">
          <w:rPr>
            <w:rFonts w:ascii="Times New Roman" w:hAnsi="Times New Roman" w:cs="Times New Roman"/>
            <w:noProof/>
            <w:sz w:val="24"/>
            <w:rPrChange w:id="1023" w:author="Made Wardana" w:date="2020-06-11T21:34:00Z">
              <w:rPr>
                <w:noProof/>
              </w:rPr>
            </w:rPrChange>
          </w:rPr>
          <w:fldChar w:fldCharType="end"/>
        </w:r>
      </w:p>
    </w:sdtContent>
  </w:sdt>
  <w:p w14:paraId="7C1BBAF5" w14:textId="4EE033A0" w:rsidR="006A1CFE" w:rsidRDefault="006A1CF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8455F" w14:textId="6A7BA123" w:rsidR="009272CA" w:rsidRDefault="009272CA">
    <w:pPr>
      <w:pStyle w:val="Footer"/>
      <w:jc w:val="center"/>
      <w:rPr>
        <w:ins w:id="2558" w:author="Made Wardana" w:date="2020-06-11T21:19:00Z"/>
      </w:rPr>
    </w:pPr>
  </w:p>
  <w:p w14:paraId="32DA0B41" w14:textId="77777777" w:rsidR="009272CA" w:rsidRDefault="009272C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567" w:author="Made Wardana" w:date="2020-06-11T21:26:00Z"/>
  <w:sdt>
    <w:sdtPr>
      <w:id w:val="855465494"/>
      <w:docPartObj>
        <w:docPartGallery w:val="Page Numbers (Bottom of Page)"/>
        <w:docPartUnique/>
      </w:docPartObj>
    </w:sdtPr>
    <w:sdtEndPr>
      <w:rPr>
        <w:rFonts w:ascii="Times New Roman" w:hAnsi="Times New Roman" w:cs="Times New Roman"/>
        <w:noProof/>
        <w:sz w:val="24"/>
        <w:rPrChange w:id="2568" w:author="Unknown">
          <w:rPr>
            <w:rStyle w:val="Normal"/>
          </w:rPr>
        </w:rPrChange>
      </w:rPr>
    </w:sdtEndPr>
    <w:sdtContent>
      <w:customXmlInsRangeEnd w:id="2567"/>
      <w:p w14:paraId="5E7EBED0" w14:textId="47D2CFE1" w:rsidR="009272CA" w:rsidRPr="00A87BD9" w:rsidRDefault="009272CA">
        <w:pPr>
          <w:pStyle w:val="Footer"/>
          <w:jc w:val="center"/>
          <w:rPr>
            <w:ins w:id="2569" w:author="Made Wardana" w:date="2020-06-11T21:26:00Z"/>
            <w:rFonts w:ascii="Times New Roman" w:hAnsi="Times New Roman" w:cs="Times New Roman"/>
            <w:sz w:val="24"/>
            <w:rPrChange w:id="2570" w:author="Made Wardana" w:date="2020-06-11T21:36:00Z">
              <w:rPr>
                <w:ins w:id="2571" w:author="Made Wardana" w:date="2020-06-11T21:26:00Z"/>
              </w:rPr>
            </w:rPrChange>
          </w:rPr>
        </w:pPr>
        <w:ins w:id="2572" w:author="Made Wardana" w:date="2020-06-11T21:26:00Z">
          <w:r w:rsidRPr="00A87BD9">
            <w:rPr>
              <w:rFonts w:ascii="Times New Roman" w:hAnsi="Times New Roman" w:cs="Times New Roman"/>
              <w:sz w:val="24"/>
              <w:rPrChange w:id="2573" w:author="Made Wardana" w:date="2020-06-11T21:36:00Z">
                <w:rPr/>
              </w:rPrChange>
            </w:rPr>
            <w:fldChar w:fldCharType="begin"/>
          </w:r>
          <w:r w:rsidRPr="00A87BD9">
            <w:rPr>
              <w:rFonts w:ascii="Times New Roman" w:hAnsi="Times New Roman" w:cs="Times New Roman"/>
              <w:sz w:val="24"/>
              <w:rPrChange w:id="2574" w:author="Made Wardana" w:date="2020-06-11T21:36:00Z">
                <w:rPr/>
              </w:rPrChange>
            </w:rPr>
            <w:instrText xml:space="preserve"> PAGE   \* MERGEFORMAT </w:instrText>
          </w:r>
          <w:r w:rsidRPr="00A87BD9">
            <w:rPr>
              <w:rFonts w:ascii="Times New Roman" w:hAnsi="Times New Roman" w:cs="Times New Roman"/>
              <w:sz w:val="24"/>
              <w:rPrChange w:id="2575" w:author="Made Wardana" w:date="2020-06-11T21:36:00Z">
                <w:rPr/>
              </w:rPrChange>
            </w:rPr>
            <w:fldChar w:fldCharType="separate"/>
          </w:r>
        </w:ins>
        <w:r w:rsidR="00A87BD9">
          <w:rPr>
            <w:rFonts w:ascii="Times New Roman" w:hAnsi="Times New Roman" w:cs="Times New Roman"/>
            <w:noProof/>
            <w:sz w:val="24"/>
          </w:rPr>
          <w:t>73</w:t>
        </w:r>
        <w:ins w:id="2576" w:author="Made Wardana" w:date="2020-06-11T21:26:00Z">
          <w:r w:rsidRPr="00A87BD9">
            <w:rPr>
              <w:rFonts w:ascii="Times New Roman" w:hAnsi="Times New Roman" w:cs="Times New Roman"/>
              <w:noProof/>
              <w:sz w:val="24"/>
              <w:rPrChange w:id="2577" w:author="Made Wardana" w:date="2020-06-11T21:36:00Z">
                <w:rPr>
                  <w:noProof/>
                </w:rPr>
              </w:rPrChange>
            </w:rPr>
            <w:fldChar w:fldCharType="end"/>
          </w:r>
        </w:ins>
      </w:p>
      <w:customXmlInsRangeStart w:id="2578" w:author="Made Wardana" w:date="2020-06-11T21:26:00Z"/>
    </w:sdtContent>
  </w:sdt>
  <w:customXmlInsRangeEnd w:id="2578"/>
  <w:p w14:paraId="6EA7B8D0" w14:textId="77777777" w:rsidR="009272CA" w:rsidRDefault="009272C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2CB2D" w14:textId="0CC47792" w:rsidR="00554E12" w:rsidRDefault="00554E12">
    <w:pPr>
      <w:pStyle w:val="Footer"/>
      <w:jc w:val="center"/>
      <w:rPr>
        <w:ins w:id="2664" w:author="Made Wardana" w:date="2020-06-11T21:26:00Z"/>
      </w:rPr>
    </w:pPr>
  </w:p>
  <w:p w14:paraId="33996353" w14:textId="77777777" w:rsidR="00554E12" w:rsidRDefault="00554E1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668" w:author="Made Wardana" w:date="2020-06-11T21:30:00Z"/>
  <w:sdt>
    <w:sdtPr>
      <w:id w:val="-656065345"/>
      <w:docPartObj>
        <w:docPartGallery w:val="Page Numbers (Bottom of Page)"/>
        <w:docPartUnique/>
      </w:docPartObj>
    </w:sdtPr>
    <w:sdtEndPr>
      <w:rPr>
        <w:rFonts w:ascii="Times New Roman" w:hAnsi="Times New Roman" w:cs="Times New Roman"/>
        <w:noProof/>
        <w:sz w:val="24"/>
        <w:rPrChange w:id="2669" w:author="Unknown">
          <w:rPr>
            <w:rStyle w:val="Normal"/>
          </w:rPr>
        </w:rPrChange>
      </w:rPr>
    </w:sdtEndPr>
    <w:sdtContent>
      <w:customXmlInsRangeEnd w:id="2668"/>
      <w:p w14:paraId="037A5FBD" w14:textId="71F77129" w:rsidR="00554E12" w:rsidRPr="00A87BD9" w:rsidRDefault="00554E12">
        <w:pPr>
          <w:pStyle w:val="Footer"/>
          <w:jc w:val="center"/>
          <w:rPr>
            <w:ins w:id="2670" w:author="Made Wardana" w:date="2020-06-11T21:30:00Z"/>
            <w:rFonts w:ascii="Times New Roman" w:hAnsi="Times New Roman" w:cs="Times New Roman"/>
            <w:sz w:val="24"/>
            <w:rPrChange w:id="2671" w:author="Made Wardana" w:date="2020-06-11T21:36:00Z">
              <w:rPr>
                <w:ins w:id="2672" w:author="Made Wardana" w:date="2020-06-11T21:30:00Z"/>
              </w:rPr>
            </w:rPrChange>
          </w:rPr>
        </w:pPr>
        <w:ins w:id="2673" w:author="Made Wardana" w:date="2020-06-11T21:30:00Z">
          <w:r w:rsidRPr="00A87BD9">
            <w:rPr>
              <w:rFonts w:ascii="Times New Roman" w:hAnsi="Times New Roman" w:cs="Times New Roman"/>
              <w:sz w:val="24"/>
              <w:rPrChange w:id="2674" w:author="Made Wardana" w:date="2020-06-11T21:36:00Z">
                <w:rPr/>
              </w:rPrChange>
            </w:rPr>
            <w:fldChar w:fldCharType="begin"/>
          </w:r>
          <w:r w:rsidRPr="00A87BD9">
            <w:rPr>
              <w:rFonts w:ascii="Times New Roman" w:hAnsi="Times New Roman" w:cs="Times New Roman"/>
              <w:sz w:val="24"/>
              <w:rPrChange w:id="2675" w:author="Made Wardana" w:date="2020-06-11T21:36:00Z">
                <w:rPr/>
              </w:rPrChange>
            </w:rPr>
            <w:instrText xml:space="preserve"> PAGE   \* MERGEFORMAT </w:instrText>
          </w:r>
          <w:r w:rsidRPr="00A87BD9">
            <w:rPr>
              <w:rFonts w:ascii="Times New Roman" w:hAnsi="Times New Roman" w:cs="Times New Roman"/>
              <w:sz w:val="24"/>
              <w:rPrChange w:id="2676" w:author="Made Wardana" w:date="2020-06-11T21:36:00Z">
                <w:rPr/>
              </w:rPrChange>
            </w:rPr>
            <w:fldChar w:fldCharType="separate"/>
          </w:r>
        </w:ins>
        <w:r w:rsidR="00A87BD9">
          <w:rPr>
            <w:rFonts w:ascii="Times New Roman" w:hAnsi="Times New Roman" w:cs="Times New Roman"/>
            <w:noProof/>
            <w:sz w:val="24"/>
          </w:rPr>
          <w:t>75</w:t>
        </w:r>
        <w:ins w:id="2677" w:author="Made Wardana" w:date="2020-06-11T21:30:00Z">
          <w:r w:rsidRPr="00A87BD9">
            <w:rPr>
              <w:rFonts w:ascii="Times New Roman" w:hAnsi="Times New Roman" w:cs="Times New Roman"/>
              <w:noProof/>
              <w:sz w:val="24"/>
              <w:rPrChange w:id="2678" w:author="Made Wardana" w:date="2020-06-11T21:36:00Z">
                <w:rPr>
                  <w:noProof/>
                </w:rPr>
              </w:rPrChange>
            </w:rPr>
            <w:fldChar w:fldCharType="end"/>
          </w:r>
        </w:ins>
      </w:p>
      <w:customXmlInsRangeStart w:id="2679" w:author="Made Wardana" w:date="2020-06-11T21:30:00Z"/>
    </w:sdtContent>
  </w:sdt>
  <w:customXmlInsRangeEnd w:id="2679"/>
  <w:p w14:paraId="0095B678" w14:textId="77777777" w:rsidR="00554E12" w:rsidRDefault="00554E1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71A48" w14:textId="222F91EF" w:rsidR="009C6405" w:rsidRDefault="009C6405">
    <w:pPr>
      <w:pStyle w:val="Footer"/>
      <w:jc w:val="center"/>
      <w:rPr>
        <w:ins w:id="2694" w:author="Made Wardana" w:date="2020-06-11T21:30:00Z"/>
      </w:rPr>
    </w:pPr>
  </w:p>
  <w:p w14:paraId="26A82702" w14:textId="77777777" w:rsidR="009C6405" w:rsidRDefault="009C64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Change w:id="1028" w:author="Made Wardana" w:date="2020-06-11T21:35:00Z">
          <w:rPr/>
        </w:rPrChange>
      </w:rPr>
      <w:id w:val="-882169888"/>
      <w:docPartObj>
        <w:docPartGallery w:val="Page Numbers (Bottom of Page)"/>
        <w:docPartUnique/>
      </w:docPartObj>
    </w:sdtPr>
    <w:sdtEndPr>
      <w:rPr>
        <w:noProof/>
        <w:rPrChange w:id="1029" w:author="Made Wardana" w:date="2020-06-11T21:35:00Z">
          <w:rPr/>
        </w:rPrChange>
      </w:rPr>
    </w:sdtEndPr>
    <w:sdtContent>
      <w:p w14:paraId="1D5123BD" w14:textId="586C784A" w:rsidR="006A1CFE" w:rsidRPr="00A87BD9" w:rsidRDefault="006A1CFE">
        <w:pPr>
          <w:pStyle w:val="Footer"/>
          <w:jc w:val="center"/>
          <w:rPr>
            <w:rFonts w:ascii="Times New Roman" w:hAnsi="Times New Roman" w:cs="Times New Roman"/>
            <w:sz w:val="24"/>
            <w:rPrChange w:id="1030" w:author="Made Wardana" w:date="2020-06-11T21:35:00Z">
              <w:rPr/>
            </w:rPrChange>
          </w:rPr>
        </w:pPr>
        <w:r w:rsidRPr="00A87BD9">
          <w:rPr>
            <w:rFonts w:ascii="Times New Roman" w:hAnsi="Times New Roman" w:cs="Times New Roman"/>
            <w:sz w:val="24"/>
            <w:rPrChange w:id="1031" w:author="Made Wardana" w:date="2020-06-11T21:35:00Z">
              <w:rPr/>
            </w:rPrChange>
          </w:rPr>
          <w:fldChar w:fldCharType="begin"/>
        </w:r>
        <w:r w:rsidRPr="00A87BD9">
          <w:rPr>
            <w:rFonts w:ascii="Times New Roman" w:hAnsi="Times New Roman" w:cs="Times New Roman"/>
            <w:sz w:val="24"/>
            <w:rPrChange w:id="1032" w:author="Made Wardana" w:date="2020-06-11T21:35:00Z">
              <w:rPr/>
            </w:rPrChange>
          </w:rPr>
          <w:instrText xml:space="preserve"> PAGE   \* MERGEFORMAT </w:instrText>
        </w:r>
        <w:r w:rsidRPr="00A87BD9">
          <w:rPr>
            <w:rFonts w:ascii="Times New Roman" w:hAnsi="Times New Roman" w:cs="Times New Roman"/>
            <w:sz w:val="24"/>
            <w:rPrChange w:id="1033" w:author="Made Wardana" w:date="2020-06-11T21:35:00Z">
              <w:rPr/>
            </w:rPrChange>
          </w:rPr>
          <w:fldChar w:fldCharType="separate"/>
        </w:r>
        <w:r w:rsidR="00A87BD9">
          <w:rPr>
            <w:rFonts w:ascii="Times New Roman" w:hAnsi="Times New Roman" w:cs="Times New Roman"/>
            <w:noProof/>
            <w:sz w:val="24"/>
          </w:rPr>
          <w:t>1</w:t>
        </w:r>
        <w:r w:rsidRPr="00A87BD9">
          <w:rPr>
            <w:rFonts w:ascii="Times New Roman" w:hAnsi="Times New Roman" w:cs="Times New Roman"/>
            <w:noProof/>
            <w:sz w:val="24"/>
            <w:rPrChange w:id="1034" w:author="Made Wardana" w:date="2020-06-11T21:35:00Z">
              <w:rPr>
                <w:noProof/>
              </w:rPr>
            </w:rPrChange>
          </w:rPr>
          <w:fldChar w:fldCharType="end"/>
        </w:r>
      </w:p>
    </w:sdtContent>
  </w:sdt>
  <w:p w14:paraId="0929009B" w14:textId="77777777" w:rsidR="006A1CFE" w:rsidRDefault="006A1C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8217F" w14:textId="7595C8D0" w:rsidR="006A1CFE" w:rsidRDefault="006A1CFE">
    <w:pPr>
      <w:pStyle w:val="Footer"/>
      <w:jc w:val="center"/>
    </w:pPr>
  </w:p>
  <w:p w14:paraId="2719CD38" w14:textId="77777777" w:rsidR="006A1CFE" w:rsidRDefault="006A1C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87739"/>
      <w:docPartObj>
        <w:docPartGallery w:val="Page Numbers (Bottom of Page)"/>
        <w:docPartUnique/>
      </w:docPartObj>
    </w:sdtPr>
    <w:sdtEndPr>
      <w:rPr>
        <w:noProof/>
      </w:rPr>
    </w:sdtEndPr>
    <w:sdtContent>
      <w:p w14:paraId="0F4CCA86" w14:textId="67E1C8D4" w:rsidR="006A1CFE" w:rsidRDefault="006A1CFE">
        <w:pPr>
          <w:pStyle w:val="Footer"/>
          <w:jc w:val="center"/>
        </w:pPr>
        <w:r>
          <w:fldChar w:fldCharType="begin"/>
        </w:r>
        <w:r>
          <w:instrText xml:space="preserve"> PAGE   \* MERGEFORMAT </w:instrText>
        </w:r>
        <w:r>
          <w:fldChar w:fldCharType="separate"/>
        </w:r>
        <w:r w:rsidR="00A87BD9">
          <w:rPr>
            <w:noProof/>
          </w:rPr>
          <w:t>7</w:t>
        </w:r>
        <w:r>
          <w:rPr>
            <w:noProof/>
          </w:rPr>
          <w:fldChar w:fldCharType="end"/>
        </w:r>
      </w:p>
    </w:sdtContent>
  </w:sdt>
  <w:p w14:paraId="10023FF6" w14:textId="77777777" w:rsidR="006A1CFE" w:rsidRDefault="006A1C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C2A35" w14:textId="77777777" w:rsidR="006A1CFE" w:rsidRDefault="006A1CF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161" w:author="Made Wardana" w:date="2020-06-11T21:15:00Z"/>
  <w:sdt>
    <w:sdtPr>
      <w:id w:val="1418676413"/>
      <w:docPartObj>
        <w:docPartGallery w:val="Page Numbers (Bottom of Page)"/>
        <w:docPartUnique/>
      </w:docPartObj>
    </w:sdtPr>
    <w:sdtEndPr>
      <w:rPr>
        <w:rFonts w:ascii="Times New Roman" w:hAnsi="Times New Roman" w:cs="Times New Roman"/>
        <w:noProof/>
        <w:sz w:val="24"/>
        <w:rPrChange w:id="1162" w:author="Unknown">
          <w:rPr>
            <w:rStyle w:val="Normal"/>
          </w:rPr>
        </w:rPrChange>
      </w:rPr>
    </w:sdtEndPr>
    <w:sdtContent>
      <w:customXmlInsRangeEnd w:id="1161"/>
      <w:p w14:paraId="07DF995D" w14:textId="1D6C14DB" w:rsidR="006A1CFE" w:rsidRPr="00A87BD9" w:rsidRDefault="006A1CFE">
        <w:pPr>
          <w:pStyle w:val="Footer"/>
          <w:jc w:val="center"/>
          <w:rPr>
            <w:ins w:id="1163" w:author="Made Wardana" w:date="2020-06-11T21:15:00Z"/>
            <w:rFonts w:ascii="Times New Roman" w:hAnsi="Times New Roman" w:cs="Times New Roman"/>
            <w:sz w:val="24"/>
            <w:rPrChange w:id="1164" w:author="Made Wardana" w:date="2020-06-11T21:37:00Z">
              <w:rPr>
                <w:ins w:id="1165" w:author="Made Wardana" w:date="2020-06-11T21:15:00Z"/>
              </w:rPr>
            </w:rPrChange>
          </w:rPr>
        </w:pPr>
        <w:ins w:id="1166" w:author="Made Wardana" w:date="2020-06-11T21:15:00Z">
          <w:r w:rsidRPr="00A87BD9">
            <w:rPr>
              <w:rFonts w:ascii="Times New Roman" w:hAnsi="Times New Roman" w:cs="Times New Roman"/>
              <w:sz w:val="24"/>
              <w:rPrChange w:id="1167" w:author="Made Wardana" w:date="2020-06-11T21:37:00Z">
                <w:rPr/>
              </w:rPrChange>
            </w:rPr>
            <w:fldChar w:fldCharType="begin"/>
          </w:r>
          <w:r w:rsidRPr="00A87BD9">
            <w:rPr>
              <w:rFonts w:ascii="Times New Roman" w:hAnsi="Times New Roman" w:cs="Times New Roman"/>
              <w:sz w:val="24"/>
              <w:rPrChange w:id="1168" w:author="Made Wardana" w:date="2020-06-11T21:37:00Z">
                <w:rPr/>
              </w:rPrChange>
            </w:rPr>
            <w:instrText xml:space="preserve"> PAGE   \* MERGEFORMAT </w:instrText>
          </w:r>
          <w:r w:rsidRPr="00A87BD9">
            <w:rPr>
              <w:rFonts w:ascii="Times New Roman" w:hAnsi="Times New Roman" w:cs="Times New Roman"/>
              <w:sz w:val="24"/>
              <w:rPrChange w:id="1169" w:author="Made Wardana" w:date="2020-06-11T21:37:00Z">
                <w:rPr/>
              </w:rPrChange>
            </w:rPr>
            <w:fldChar w:fldCharType="separate"/>
          </w:r>
        </w:ins>
        <w:r w:rsidR="00A87BD9">
          <w:rPr>
            <w:rFonts w:ascii="Times New Roman" w:hAnsi="Times New Roman" w:cs="Times New Roman"/>
            <w:noProof/>
            <w:sz w:val="24"/>
          </w:rPr>
          <w:t>14</w:t>
        </w:r>
        <w:ins w:id="1170" w:author="Made Wardana" w:date="2020-06-11T21:15:00Z">
          <w:r w:rsidRPr="00A87BD9">
            <w:rPr>
              <w:rFonts w:ascii="Times New Roman" w:hAnsi="Times New Roman" w:cs="Times New Roman"/>
              <w:noProof/>
              <w:sz w:val="24"/>
              <w:rPrChange w:id="1171" w:author="Made Wardana" w:date="2020-06-11T21:37:00Z">
                <w:rPr>
                  <w:noProof/>
                </w:rPr>
              </w:rPrChange>
            </w:rPr>
            <w:fldChar w:fldCharType="end"/>
          </w:r>
        </w:ins>
      </w:p>
      <w:customXmlInsRangeStart w:id="1172" w:author="Made Wardana" w:date="2020-06-11T21:15:00Z"/>
    </w:sdtContent>
  </w:sdt>
  <w:customXmlInsRangeEnd w:id="1172"/>
  <w:p w14:paraId="2E4D5953" w14:textId="613E7BD0" w:rsidR="006A1CFE" w:rsidRDefault="006A1CF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1F426" w14:textId="77777777" w:rsidR="006A1CFE" w:rsidRDefault="006A1CF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26CD5" w14:textId="22305916" w:rsidR="006A1CFE" w:rsidRDefault="006A1CFE">
    <w:pPr>
      <w:pStyle w:val="Footer"/>
      <w:jc w:val="center"/>
    </w:pPr>
  </w:p>
  <w:p w14:paraId="46F60F4E" w14:textId="77777777" w:rsidR="006A1CFE" w:rsidRDefault="006A1CF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256" w:author="Made Wardana" w:date="2020-06-11T21:19:00Z"/>
  <w:sdt>
    <w:sdtPr>
      <w:id w:val="-990332571"/>
      <w:docPartObj>
        <w:docPartGallery w:val="Page Numbers (Bottom of Page)"/>
        <w:docPartUnique/>
      </w:docPartObj>
    </w:sdtPr>
    <w:sdtEndPr>
      <w:rPr>
        <w:rFonts w:ascii="Times New Roman" w:hAnsi="Times New Roman" w:cs="Times New Roman"/>
        <w:noProof/>
        <w:sz w:val="24"/>
        <w:rPrChange w:id="1257" w:author="Unknown">
          <w:rPr>
            <w:rStyle w:val="Normal"/>
          </w:rPr>
        </w:rPrChange>
      </w:rPr>
    </w:sdtEndPr>
    <w:sdtContent>
      <w:customXmlInsRangeEnd w:id="1256"/>
      <w:p w14:paraId="5731E054" w14:textId="5F79FB36" w:rsidR="009272CA" w:rsidRPr="00A87BD9" w:rsidRDefault="009272CA">
        <w:pPr>
          <w:pStyle w:val="Footer"/>
          <w:jc w:val="center"/>
          <w:rPr>
            <w:ins w:id="1258" w:author="Made Wardana" w:date="2020-06-11T21:19:00Z"/>
            <w:rFonts w:ascii="Times New Roman" w:hAnsi="Times New Roman" w:cs="Times New Roman"/>
            <w:sz w:val="24"/>
            <w:rPrChange w:id="1259" w:author="Made Wardana" w:date="2020-06-11T21:37:00Z">
              <w:rPr>
                <w:ins w:id="1260" w:author="Made Wardana" w:date="2020-06-11T21:19:00Z"/>
              </w:rPr>
            </w:rPrChange>
          </w:rPr>
        </w:pPr>
        <w:ins w:id="1261" w:author="Made Wardana" w:date="2020-06-11T21:19:00Z">
          <w:r w:rsidRPr="00A87BD9">
            <w:rPr>
              <w:rFonts w:ascii="Times New Roman" w:hAnsi="Times New Roman" w:cs="Times New Roman"/>
              <w:sz w:val="24"/>
              <w:rPrChange w:id="1262" w:author="Made Wardana" w:date="2020-06-11T21:37:00Z">
                <w:rPr/>
              </w:rPrChange>
            </w:rPr>
            <w:fldChar w:fldCharType="begin"/>
          </w:r>
          <w:r w:rsidRPr="00A87BD9">
            <w:rPr>
              <w:rFonts w:ascii="Times New Roman" w:hAnsi="Times New Roman" w:cs="Times New Roman"/>
              <w:sz w:val="24"/>
              <w:rPrChange w:id="1263" w:author="Made Wardana" w:date="2020-06-11T21:37:00Z">
                <w:rPr/>
              </w:rPrChange>
            </w:rPr>
            <w:instrText xml:space="preserve"> PAGE   \* MERGEFORMAT </w:instrText>
          </w:r>
          <w:r w:rsidRPr="00A87BD9">
            <w:rPr>
              <w:rFonts w:ascii="Times New Roman" w:hAnsi="Times New Roman" w:cs="Times New Roman"/>
              <w:sz w:val="24"/>
              <w:rPrChange w:id="1264" w:author="Made Wardana" w:date="2020-06-11T21:37:00Z">
                <w:rPr/>
              </w:rPrChange>
            </w:rPr>
            <w:fldChar w:fldCharType="separate"/>
          </w:r>
        </w:ins>
        <w:r w:rsidR="00A87BD9">
          <w:rPr>
            <w:rFonts w:ascii="Times New Roman" w:hAnsi="Times New Roman" w:cs="Times New Roman"/>
            <w:noProof/>
            <w:sz w:val="24"/>
          </w:rPr>
          <w:t>21</w:t>
        </w:r>
        <w:ins w:id="1265" w:author="Made Wardana" w:date="2020-06-11T21:19:00Z">
          <w:r w:rsidRPr="00A87BD9">
            <w:rPr>
              <w:rFonts w:ascii="Times New Roman" w:hAnsi="Times New Roman" w:cs="Times New Roman"/>
              <w:noProof/>
              <w:sz w:val="24"/>
              <w:rPrChange w:id="1266" w:author="Made Wardana" w:date="2020-06-11T21:37:00Z">
                <w:rPr>
                  <w:noProof/>
                </w:rPr>
              </w:rPrChange>
            </w:rPr>
            <w:fldChar w:fldCharType="end"/>
          </w:r>
        </w:ins>
      </w:p>
      <w:customXmlInsRangeStart w:id="1267" w:author="Made Wardana" w:date="2020-06-11T21:19:00Z"/>
    </w:sdtContent>
  </w:sdt>
  <w:customXmlInsRangeEnd w:id="1267"/>
  <w:p w14:paraId="10172D56" w14:textId="77777777" w:rsidR="009272CA" w:rsidRDefault="00927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4B4A8" w14:textId="77777777" w:rsidR="00F27EE1" w:rsidRDefault="00F27EE1" w:rsidP="0045737A">
      <w:pPr>
        <w:spacing w:after="0" w:line="240" w:lineRule="auto"/>
      </w:pPr>
      <w:r>
        <w:separator/>
      </w:r>
    </w:p>
  </w:footnote>
  <w:footnote w:type="continuationSeparator" w:id="0">
    <w:p w14:paraId="27FA4DB0" w14:textId="77777777" w:rsidR="00F27EE1" w:rsidRDefault="00F27EE1" w:rsidP="00457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FF089" w14:textId="77777777" w:rsidR="006A1CFE" w:rsidRPr="00A87BD9" w:rsidRDefault="006A1CFE">
    <w:pPr>
      <w:rPr>
        <w:rFonts w:ascii="Times New Roman" w:hAnsi="Times New Roman" w:cs="Times New Roman"/>
        <w:sz w:val="24"/>
        <w:rPrChange w:id="1027" w:author="Made Wardana" w:date="2020-06-11T21:35:00Z">
          <w:rPr/>
        </w:rPrChange>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AAC3" w14:textId="2F12C8E0" w:rsidR="009272CA" w:rsidRDefault="009272CA">
    <w:pPr>
      <w:pStyle w:val="Header"/>
      <w:jc w:val="right"/>
      <w:rPr>
        <w:ins w:id="2566" w:author="Made Wardana" w:date="2020-06-11T21:16:00Z"/>
      </w:rPr>
    </w:pPr>
  </w:p>
  <w:p w14:paraId="55FCCC23" w14:textId="77777777" w:rsidR="009272CA" w:rsidRDefault="009272C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652" w:author="Made Wardana" w:date="2020-06-11T21:29:00Z"/>
  <w:sdt>
    <w:sdtPr>
      <w:id w:val="1919055132"/>
      <w:docPartObj>
        <w:docPartGallery w:val="Page Numbers (Top of Page)"/>
        <w:docPartUnique/>
      </w:docPartObj>
    </w:sdtPr>
    <w:sdtEndPr>
      <w:rPr>
        <w:rFonts w:ascii="Times New Roman" w:hAnsi="Times New Roman" w:cs="Times New Roman"/>
        <w:noProof/>
        <w:sz w:val="24"/>
        <w:rPrChange w:id="2653" w:author="Unknown">
          <w:rPr>
            <w:rStyle w:val="Normal"/>
          </w:rPr>
        </w:rPrChange>
      </w:rPr>
    </w:sdtEndPr>
    <w:sdtContent>
      <w:customXmlInsRangeEnd w:id="2652"/>
      <w:p w14:paraId="1FBD701B" w14:textId="5DBD09FF" w:rsidR="00554E12" w:rsidRPr="00A87BD9" w:rsidRDefault="00554E12">
        <w:pPr>
          <w:pStyle w:val="Header"/>
          <w:jc w:val="right"/>
          <w:rPr>
            <w:ins w:id="2654" w:author="Made Wardana" w:date="2020-06-11T21:29:00Z"/>
            <w:rFonts w:ascii="Times New Roman" w:hAnsi="Times New Roman" w:cs="Times New Roman"/>
            <w:sz w:val="24"/>
            <w:rPrChange w:id="2655" w:author="Made Wardana" w:date="2020-06-11T21:36:00Z">
              <w:rPr>
                <w:ins w:id="2656" w:author="Made Wardana" w:date="2020-06-11T21:29:00Z"/>
              </w:rPr>
            </w:rPrChange>
          </w:rPr>
        </w:pPr>
        <w:ins w:id="2657" w:author="Made Wardana" w:date="2020-06-11T21:29:00Z">
          <w:r w:rsidRPr="00A87BD9">
            <w:rPr>
              <w:rFonts w:ascii="Times New Roman" w:hAnsi="Times New Roman" w:cs="Times New Roman"/>
              <w:sz w:val="24"/>
              <w:rPrChange w:id="2658" w:author="Made Wardana" w:date="2020-06-11T21:36:00Z">
                <w:rPr/>
              </w:rPrChange>
            </w:rPr>
            <w:fldChar w:fldCharType="begin"/>
          </w:r>
          <w:r w:rsidRPr="00A87BD9">
            <w:rPr>
              <w:rFonts w:ascii="Times New Roman" w:hAnsi="Times New Roman" w:cs="Times New Roman"/>
              <w:sz w:val="24"/>
              <w:rPrChange w:id="2659" w:author="Made Wardana" w:date="2020-06-11T21:36:00Z">
                <w:rPr/>
              </w:rPrChange>
            </w:rPr>
            <w:instrText xml:space="preserve"> PAGE   \* MERGEFORMAT </w:instrText>
          </w:r>
          <w:r w:rsidRPr="00A87BD9">
            <w:rPr>
              <w:rFonts w:ascii="Times New Roman" w:hAnsi="Times New Roman" w:cs="Times New Roman"/>
              <w:sz w:val="24"/>
              <w:rPrChange w:id="2660" w:author="Made Wardana" w:date="2020-06-11T21:36:00Z">
                <w:rPr/>
              </w:rPrChange>
            </w:rPr>
            <w:fldChar w:fldCharType="separate"/>
          </w:r>
        </w:ins>
        <w:r w:rsidR="00A87BD9">
          <w:rPr>
            <w:rFonts w:ascii="Times New Roman" w:hAnsi="Times New Roman" w:cs="Times New Roman"/>
            <w:noProof/>
            <w:sz w:val="24"/>
          </w:rPr>
          <w:t>74</w:t>
        </w:r>
        <w:ins w:id="2661" w:author="Made Wardana" w:date="2020-06-11T21:29:00Z">
          <w:r w:rsidRPr="00A87BD9">
            <w:rPr>
              <w:rFonts w:ascii="Times New Roman" w:hAnsi="Times New Roman" w:cs="Times New Roman"/>
              <w:noProof/>
              <w:sz w:val="24"/>
              <w:rPrChange w:id="2662" w:author="Made Wardana" w:date="2020-06-11T21:36:00Z">
                <w:rPr>
                  <w:noProof/>
                </w:rPr>
              </w:rPrChange>
            </w:rPr>
            <w:fldChar w:fldCharType="end"/>
          </w:r>
        </w:ins>
      </w:p>
      <w:customXmlInsRangeStart w:id="2663" w:author="Made Wardana" w:date="2020-06-11T21:29:00Z"/>
    </w:sdtContent>
  </w:sdt>
  <w:customXmlInsRangeEnd w:id="2663"/>
  <w:p w14:paraId="2075998C" w14:textId="77777777" w:rsidR="00554E12" w:rsidRDefault="00554E12"/>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273E6" w14:textId="12E6CF22" w:rsidR="00554E12" w:rsidRDefault="00554E12">
    <w:pPr>
      <w:pStyle w:val="Header"/>
      <w:jc w:val="right"/>
      <w:rPr>
        <w:ins w:id="2667" w:author="Made Wardana" w:date="2020-06-11T21:29:00Z"/>
      </w:rPr>
    </w:pPr>
  </w:p>
  <w:p w14:paraId="6C64EF55" w14:textId="77777777" w:rsidR="00554E12" w:rsidRDefault="00554E12"/>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682" w:author="Made Wardana" w:date="2020-06-11T21:31:00Z"/>
  <w:sdt>
    <w:sdtPr>
      <w:id w:val="1554887357"/>
      <w:docPartObj>
        <w:docPartGallery w:val="Page Numbers (Top of Page)"/>
        <w:docPartUnique/>
      </w:docPartObj>
    </w:sdtPr>
    <w:sdtEndPr>
      <w:rPr>
        <w:rFonts w:ascii="Times New Roman" w:hAnsi="Times New Roman" w:cs="Times New Roman"/>
        <w:noProof/>
        <w:sz w:val="24"/>
        <w:rPrChange w:id="2683" w:author="Unknown">
          <w:rPr>
            <w:rStyle w:val="Normal"/>
          </w:rPr>
        </w:rPrChange>
      </w:rPr>
    </w:sdtEndPr>
    <w:sdtContent>
      <w:customXmlInsRangeEnd w:id="2682"/>
      <w:p w14:paraId="0DD9A7D6" w14:textId="40350678" w:rsidR="009C6405" w:rsidRPr="00A87BD9" w:rsidRDefault="009C6405">
        <w:pPr>
          <w:pStyle w:val="Header"/>
          <w:jc w:val="right"/>
          <w:rPr>
            <w:ins w:id="2684" w:author="Made Wardana" w:date="2020-06-11T21:31:00Z"/>
            <w:rFonts w:ascii="Times New Roman" w:hAnsi="Times New Roman" w:cs="Times New Roman"/>
            <w:sz w:val="24"/>
            <w:rPrChange w:id="2685" w:author="Made Wardana" w:date="2020-06-11T21:36:00Z">
              <w:rPr>
                <w:ins w:id="2686" w:author="Made Wardana" w:date="2020-06-11T21:31:00Z"/>
              </w:rPr>
            </w:rPrChange>
          </w:rPr>
        </w:pPr>
        <w:ins w:id="2687" w:author="Made Wardana" w:date="2020-06-11T21:31:00Z">
          <w:r w:rsidRPr="00A87BD9">
            <w:rPr>
              <w:rFonts w:ascii="Times New Roman" w:hAnsi="Times New Roman" w:cs="Times New Roman"/>
              <w:sz w:val="24"/>
              <w:rPrChange w:id="2688" w:author="Made Wardana" w:date="2020-06-11T21:36:00Z">
                <w:rPr/>
              </w:rPrChange>
            </w:rPr>
            <w:fldChar w:fldCharType="begin"/>
          </w:r>
          <w:r w:rsidRPr="00A87BD9">
            <w:rPr>
              <w:rFonts w:ascii="Times New Roman" w:hAnsi="Times New Roman" w:cs="Times New Roman"/>
              <w:sz w:val="24"/>
              <w:rPrChange w:id="2689" w:author="Made Wardana" w:date="2020-06-11T21:36:00Z">
                <w:rPr/>
              </w:rPrChange>
            </w:rPr>
            <w:instrText xml:space="preserve"> PAGE   \* MERGEFORMAT </w:instrText>
          </w:r>
          <w:r w:rsidRPr="00A87BD9">
            <w:rPr>
              <w:rFonts w:ascii="Times New Roman" w:hAnsi="Times New Roman" w:cs="Times New Roman"/>
              <w:sz w:val="24"/>
              <w:rPrChange w:id="2690" w:author="Made Wardana" w:date="2020-06-11T21:36:00Z">
                <w:rPr/>
              </w:rPrChange>
            </w:rPr>
            <w:fldChar w:fldCharType="separate"/>
          </w:r>
        </w:ins>
        <w:r w:rsidR="00A87BD9">
          <w:rPr>
            <w:rFonts w:ascii="Times New Roman" w:hAnsi="Times New Roman" w:cs="Times New Roman"/>
            <w:noProof/>
            <w:sz w:val="24"/>
          </w:rPr>
          <w:t>76</w:t>
        </w:r>
        <w:ins w:id="2691" w:author="Made Wardana" w:date="2020-06-11T21:31:00Z">
          <w:r w:rsidRPr="00A87BD9">
            <w:rPr>
              <w:rFonts w:ascii="Times New Roman" w:hAnsi="Times New Roman" w:cs="Times New Roman"/>
              <w:noProof/>
              <w:sz w:val="24"/>
              <w:rPrChange w:id="2692" w:author="Made Wardana" w:date="2020-06-11T21:36:00Z">
                <w:rPr>
                  <w:noProof/>
                </w:rPr>
              </w:rPrChange>
            </w:rPr>
            <w:fldChar w:fldCharType="end"/>
          </w:r>
        </w:ins>
      </w:p>
      <w:customXmlInsRangeStart w:id="2693" w:author="Made Wardana" w:date="2020-06-11T21:31:00Z"/>
    </w:sdtContent>
  </w:sdt>
  <w:customXmlInsRangeEnd w:id="2693"/>
  <w:p w14:paraId="324124EF" w14:textId="77777777" w:rsidR="009C6405" w:rsidRDefault="009C6405"/>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39975" w14:textId="23F40C4D" w:rsidR="006A1CFE" w:rsidRDefault="006A1CFE" w:rsidP="0037753D">
    <w:pPr>
      <w:pStyle w:val="Header"/>
      <w:jc w:val="right"/>
    </w:pPr>
  </w:p>
  <w:p w14:paraId="719301AE" w14:textId="77777777" w:rsidR="006A1CFE" w:rsidRDefault="006A1CF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7152722"/>
      <w:docPartObj>
        <w:docPartGallery w:val="Page Numbers (Top of Page)"/>
        <w:docPartUnique/>
      </w:docPartObj>
    </w:sdtPr>
    <w:sdtEndPr>
      <w:rPr>
        <w:rFonts w:ascii="Times New Roman" w:hAnsi="Times New Roman" w:cs="Times New Roman"/>
        <w:noProof/>
        <w:sz w:val="24"/>
        <w:rPrChange w:id="1110" w:author="Unknown">
          <w:rPr>
            <w:rStyle w:val="Normal"/>
          </w:rPr>
        </w:rPrChange>
      </w:rPr>
    </w:sdtEndPr>
    <w:sdtContent>
      <w:p w14:paraId="70987AED" w14:textId="0E69407D" w:rsidR="006A1CFE" w:rsidRPr="00A87BD9" w:rsidRDefault="006A1CFE">
        <w:pPr>
          <w:pStyle w:val="Header"/>
          <w:jc w:val="right"/>
          <w:rPr>
            <w:rFonts w:ascii="Times New Roman" w:hAnsi="Times New Roman" w:cs="Times New Roman"/>
            <w:sz w:val="24"/>
            <w:rPrChange w:id="1111" w:author="Made Wardana" w:date="2020-06-11T21:35:00Z">
              <w:rPr/>
            </w:rPrChange>
          </w:rPr>
        </w:pPr>
        <w:r w:rsidRPr="00A87BD9">
          <w:rPr>
            <w:rFonts w:ascii="Times New Roman" w:hAnsi="Times New Roman" w:cs="Times New Roman"/>
            <w:sz w:val="24"/>
            <w:rPrChange w:id="1112" w:author="Made Wardana" w:date="2020-06-11T21:35:00Z">
              <w:rPr/>
            </w:rPrChange>
          </w:rPr>
          <w:fldChar w:fldCharType="begin"/>
        </w:r>
        <w:r w:rsidRPr="00A87BD9">
          <w:rPr>
            <w:rFonts w:ascii="Times New Roman" w:hAnsi="Times New Roman" w:cs="Times New Roman"/>
            <w:sz w:val="24"/>
            <w:rPrChange w:id="1113" w:author="Made Wardana" w:date="2020-06-11T21:35:00Z">
              <w:rPr/>
            </w:rPrChange>
          </w:rPr>
          <w:instrText xml:space="preserve"> PAGE   \* MERGEFORMAT </w:instrText>
        </w:r>
        <w:r w:rsidRPr="00A87BD9">
          <w:rPr>
            <w:rFonts w:ascii="Times New Roman" w:hAnsi="Times New Roman" w:cs="Times New Roman"/>
            <w:sz w:val="24"/>
            <w:rPrChange w:id="1114" w:author="Made Wardana" w:date="2020-06-11T21:35:00Z">
              <w:rPr/>
            </w:rPrChange>
          </w:rPr>
          <w:fldChar w:fldCharType="separate"/>
        </w:r>
        <w:r w:rsidR="00A87BD9">
          <w:rPr>
            <w:rFonts w:ascii="Times New Roman" w:hAnsi="Times New Roman" w:cs="Times New Roman"/>
            <w:noProof/>
            <w:sz w:val="24"/>
          </w:rPr>
          <w:t>6</w:t>
        </w:r>
        <w:r w:rsidRPr="00A87BD9">
          <w:rPr>
            <w:rFonts w:ascii="Times New Roman" w:hAnsi="Times New Roman" w:cs="Times New Roman"/>
            <w:noProof/>
            <w:sz w:val="24"/>
            <w:rPrChange w:id="1115" w:author="Made Wardana" w:date="2020-06-11T21:35:00Z">
              <w:rPr>
                <w:noProof/>
              </w:rPr>
            </w:rPrChange>
          </w:rPr>
          <w:fldChar w:fldCharType="end"/>
        </w:r>
      </w:p>
    </w:sdtContent>
  </w:sdt>
  <w:p w14:paraId="21732F39" w14:textId="77777777" w:rsidR="006A1CFE" w:rsidRDefault="006A1CFE"/>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E3BB2" w14:textId="77777777" w:rsidR="006A1CFE" w:rsidRDefault="006A1CFE"/>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716239"/>
      <w:docPartObj>
        <w:docPartGallery w:val="Page Numbers (Top of Page)"/>
        <w:docPartUnique/>
      </w:docPartObj>
    </w:sdtPr>
    <w:sdtEndPr>
      <w:rPr>
        <w:rFonts w:ascii="Times New Roman" w:hAnsi="Times New Roman" w:cs="Times New Roman"/>
        <w:noProof/>
        <w:sz w:val="24"/>
        <w:rPrChange w:id="1152" w:author="Unknown">
          <w:rPr>
            <w:rStyle w:val="Normal"/>
          </w:rPr>
        </w:rPrChange>
      </w:rPr>
    </w:sdtEndPr>
    <w:sdtContent>
      <w:p w14:paraId="05AAA1F9" w14:textId="74CF3AD1" w:rsidR="006A1CFE" w:rsidRPr="00A87BD9" w:rsidRDefault="006A1CFE">
        <w:pPr>
          <w:pStyle w:val="Header"/>
          <w:jc w:val="right"/>
          <w:rPr>
            <w:rFonts w:ascii="Times New Roman" w:hAnsi="Times New Roman" w:cs="Times New Roman"/>
            <w:sz w:val="24"/>
            <w:rPrChange w:id="1153" w:author="Made Wardana" w:date="2020-06-11T21:37:00Z">
              <w:rPr/>
            </w:rPrChange>
          </w:rPr>
        </w:pPr>
        <w:r w:rsidRPr="00A87BD9">
          <w:rPr>
            <w:rFonts w:ascii="Times New Roman" w:hAnsi="Times New Roman" w:cs="Times New Roman"/>
            <w:sz w:val="24"/>
            <w:rPrChange w:id="1154" w:author="Made Wardana" w:date="2020-06-11T21:37:00Z">
              <w:rPr/>
            </w:rPrChange>
          </w:rPr>
          <w:fldChar w:fldCharType="begin"/>
        </w:r>
        <w:r w:rsidRPr="00A87BD9">
          <w:rPr>
            <w:rFonts w:ascii="Times New Roman" w:hAnsi="Times New Roman" w:cs="Times New Roman"/>
            <w:sz w:val="24"/>
            <w:rPrChange w:id="1155" w:author="Made Wardana" w:date="2020-06-11T21:37:00Z">
              <w:rPr/>
            </w:rPrChange>
          </w:rPr>
          <w:instrText xml:space="preserve"> PAGE   \* MERGEFORMAT </w:instrText>
        </w:r>
        <w:r w:rsidRPr="00A87BD9">
          <w:rPr>
            <w:rFonts w:ascii="Times New Roman" w:hAnsi="Times New Roman" w:cs="Times New Roman"/>
            <w:sz w:val="24"/>
            <w:rPrChange w:id="1156" w:author="Made Wardana" w:date="2020-06-11T21:37:00Z">
              <w:rPr/>
            </w:rPrChange>
          </w:rPr>
          <w:fldChar w:fldCharType="separate"/>
        </w:r>
        <w:r w:rsidR="00A87BD9">
          <w:rPr>
            <w:rFonts w:ascii="Times New Roman" w:hAnsi="Times New Roman" w:cs="Times New Roman"/>
            <w:noProof/>
            <w:sz w:val="24"/>
          </w:rPr>
          <w:t>9</w:t>
        </w:r>
        <w:r w:rsidRPr="00A87BD9">
          <w:rPr>
            <w:rFonts w:ascii="Times New Roman" w:hAnsi="Times New Roman" w:cs="Times New Roman"/>
            <w:noProof/>
            <w:sz w:val="24"/>
            <w:rPrChange w:id="1157" w:author="Made Wardana" w:date="2020-06-11T21:37:00Z">
              <w:rPr>
                <w:noProof/>
              </w:rPr>
            </w:rPrChange>
          </w:rPr>
          <w:fldChar w:fldCharType="end"/>
        </w:r>
      </w:p>
    </w:sdtContent>
  </w:sdt>
  <w:p w14:paraId="5FD34D35" w14:textId="77777777" w:rsidR="006A1CFE" w:rsidRDefault="006A1CFE"/>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9597" w14:textId="16C431D0" w:rsidR="006A1CFE" w:rsidRDefault="006A1CFE">
    <w:pPr>
      <w:pStyle w:val="Header"/>
      <w:jc w:val="right"/>
    </w:pPr>
  </w:p>
  <w:p w14:paraId="21339CE5" w14:textId="77777777" w:rsidR="006A1CFE" w:rsidRDefault="006A1CFE"/>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193" w:author="Made Wardana" w:date="2020-06-11T21:16:00Z"/>
  <w:sdt>
    <w:sdtPr>
      <w:id w:val="-973291788"/>
      <w:docPartObj>
        <w:docPartGallery w:val="Page Numbers (Top of Page)"/>
        <w:docPartUnique/>
      </w:docPartObj>
    </w:sdtPr>
    <w:sdtEndPr>
      <w:rPr>
        <w:rFonts w:ascii="Times New Roman" w:hAnsi="Times New Roman" w:cs="Times New Roman"/>
        <w:noProof/>
        <w:sz w:val="24"/>
        <w:rPrChange w:id="1194" w:author="Unknown">
          <w:rPr>
            <w:rStyle w:val="Normal"/>
          </w:rPr>
        </w:rPrChange>
      </w:rPr>
    </w:sdtEndPr>
    <w:sdtContent>
      <w:customXmlInsRangeEnd w:id="1193"/>
      <w:p w14:paraId="376073CF" w14:textId="52E564B1" w:rsidR="006A1CFE" w:rsidRPr="00A87BD9" w:rsidRDefault="006A1CFE">
        <w:pPr>
          <w:pStyle w:val="Header"/>
          <w:jc w:val="right"/>
          <w:rPr>
            <w:ins w:id="1195" w:author="Made Wardana" w:date="2020-06-11T21:16:00Z"/>
            <w:rFonts w:ascii="Times New Roman" w:hAnsi="Times New Roman" w:cs="Times New Roman"/>
            <w:sz w:val="24"/>
            <w:rPrChange w:id="1196" w:author="Made Wardana" w:date="2020-06-11T21:37:00Z">
              <w:rPr>
                <w:ins w:id="1197" w:author="Made Wardana" w:date="2020-06-11T21:16:00Z"/>
              </w:rPr>
            </w:rPrChange>
          </w:rPr>
        </w:pPr>
        <w:ins w:id="1198" w:author="Made Wardana" w:date="2020-06-11T21:16:00Z">
          <w:r w:rsidRPr="00A87BD9">
            <w:rPr>
              <w:rFonts w:ascii="Times New Roman" w:hAnsi="Times New Roman" w:cs="Times New Roman"/>
              <w:sz w:val="24"/>
              <w:rPrChange w:id="1199" w:author="Made Wardana" w:date="2020-06-11T21:37:00Z">
                <w:rPr/>
              </w:rPrChange>
            </w:rPr>
            <w:fldChar w:fldCharType="begin"/>
          </w:r>
          <w:r w:rsidRPr="00A87BD9">
            <w:rPr>
              <w:rFonts w:ascii="Times New Roman" w:hAnsi="Times New Roman" w:cs="Times New Roman"/>
              <w:sz w:val="24"/>
              <w:rPrChange w:id="1200" w:author="Made Wardana" w:date="2020-06-11T21:37:00Z">
                <w:rPr/>
              </w:rPrChange>
            </w:rPr>
            <w:instrText xml:space="preserve"> PAGE   \* MERGEFORMAT </w:instrText>
          </w:r>
          <w:r w:rsidRPr="00A87BD9">
            <w:rPr>
              <w:rFonts w:ascii="Times New Roman" w:hAnsi="Times New Roman" w:cs="Times New Roman"/>
              <w:sz w:val="24"/>
              <w:rPrChange w:id="1201" w:author="Made Wardana" w:date="2020-06-11T21:37:00Z">
                <w:rPr/>
              </w:rPrChange>
            </w:rPr>
            <w:fldChar w:fldCharType="separate"/>
          </w:r>
        </w:ins>
        <w:r w:rsidR="00A87BD9">
          <w:rPr>
            <w:rFonts w:ascii="Times New Roman" w:hAnsi="Times New Roman" w:cs="Times New Roman"/>
            <w:noProof/>
            <w:sz w:val="24"/>
          </w:rPr>
          <w:t>15</w:t>
        </w:r>
        <w:ins w:id="1202" w:author="Made Wardana" w:date="2020-06-11T21:16:00Z">
          <w:r w:rsidRPr="00A87BD9">
            <w:rPr>
              <w:rFonts w:ascii="Times New Roman" w:hAnsi="Times New Roman" w:cs="Times New Roman"/>
              <w:noProof/>
              <w:sz w:val="24"/>
              <w:rPrChange w:id="1203" w:author="Made Wardana" w:date="2020-06-11T21:37:00Z">
                <w:rPr>
                  <w:noProof/>
                </w:rPr>
              </w:rPrChange>
            </w:rPr>
            <w:fldChar w:fldCharType="end"/>
          </w:r>
        </w:ins>
      </w:p>
      <w:customXmlInsRangeStart w:id="1204" w:author="Made Wardana" w:date="2020-06-11T21:16:00Z"/>
    </w:sdtContent>
  </w:sdt>
  <w:customXmlInsRangeEnd w:id="1204"/>
  <w:p w14:paraId="3CC557E0" w14:textId="77777777" w:rsidR="006A1CFE" w:rsidRDefault="006A1CFE"/>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235" w:author="Made Wardana" w:date="2020-06-11T21:16:00Z"/>
  <w:sdt>
    <w:sdtPr>
      <w:id w:val="-227839482"/>
      <w:docPartObj>
        <w:docPartGallery w:val="Page Numbers (Top of Page)"/>
        <w:docPartUnique/>
      </w:docPartObj>
    </w:sdtPr>
    <w:sdtEndPr>
      <w:rPr>
        <w:rFonts w:ascii="Times New Roman" w:hAnsi="Times New Roman" w:cs="Times New Roman"/>
        <w:noProof/>
        <w:sz w:val="24"/>
        <w:rPrChange w:id="1236" w:author="Unknown">
          <w:rPr>
            <w:rStyle w:val="Normal"/>
          </w:rPr>
        </w:rPrChange>
      </w:rPr>
    </w:sdtEndPr>
    <w:sdtContent>
      <w:customXmlInsRangeEnd w:id="1235"/>
      <w:p w14:paraId="59A4CE8E" w14:textId="3EE4283B" w:rsidR="009272CA" w:rsidRPr="00A87BD9" w:rsidRDefault="009272CA">
        <w:pPr>
          <w:pStyle w:val="Header"/>
          <w:jc w:val="right"/>
          <w:rPr>
            <w:ins w:id="1237" w:author="Made Wardana" w:date="2020-06-11T21:16:00Z"/>
            <w:rFonts w:ascii="Times New Roman" w:hAnsi="Times New Roman" w:cs="Times New Roman"/>
            <w:sz w:val="24"/>
            <w:rPrChange w:id="1238" w:author="Made Wardana" w:date="2020-06-11T21:37:00Z">
              <w:rPr>
                <w:ins w:id="1239" w:author="Made Wardana" w:date="2020-06-11T21:16:00Z"/>
              </w:rPr>
            </w:rPrChange>
          </w:rPr>
        </w:pPr>
        <w:ins w:id="1240" w:author="Made Wardana" w:date="2020-06-11T21:16:00Z">
          <w:r w:rsidRPr="00A87BD9">
            <w:rPr>
              <w:rFonts w:ascii="Times New Roman" w:hAnsi="Times New Roman" w:cs="Times New Roman"/>
              <w:sz w:val="24"/>
              <w:rPrChange w:id="1241" w:author="Made Wardana" w:date="2020-06-11T21:37:00Z">
                <w:rPr/>
              </w:rPrChange>
            </w:rPr>
            <w:fldChar w:fldCharType="begin"/>
          </w:r>
          <w:r w:rsidRPr="00A87BD9">
            <w:rPr>
              <w:rFonts w:ascii="Times New Roman" w:hAnsi="Times New Roman" w:cs="Times New Roman"/>
              <w:sz w:val="24"/>
              <w:rPrChange w:id="1242" w:author="Made Wardana" w:date="2020-06-11T21:37:00Z">
                <w:rPr/>
              </w:rPrChange>
            </w:rPr>
            <w:instrText xml:space="preserve"> PAGE   \* MERGEFORMAT </w:instrText>
          </w:r>
          <w:r w:rsidRPr="00A87BD9">
            <w:rPr>
              <w:rFonts w:ascii="Times New Roman" w:hAnsi="Times New Roman" w:cs="Times New Roman"/>
              <w:sz w:val="24"/>
              <w:rPrChange w:id="1243" w:author="Made Wardana" w:date="2020-06-11T21:37:00Z">
                <w:rPr/>
              </w:rPrChange>
            </w:rPr>
            <w:fldChar w:fldCharType="separate"/>
          </w:r>
        </w:ins>
        <w:r w:rsidR="00A87BD9">
          <w:rPr>
            <w:rFonts w:ascii="Times New Roman" w:hAnsi="Times New Roman" w:cs="Times New Roman"/>
            <w:noProof/>
            <w:sz w:val="24"/>
          </w:rPr>
          <w:t>20</w:t>
        </w:r>
        <w:ins w:id="1244" w:author="Made Wardana" w:date="2020-06-11T21:16:00Z">
          <w:r w:rsidRPr="00A87BD9">
            <w:rPr>
              <w:rFonts w:ascii="Times New Roman" w:hAnsi="Times New Roman" w:cs="Times New Roman"/>
              <w:noProof/>
              <w:sz w:val="24"/>
              <w:rPrChange w:id="1245" w:author="Made Wardana" w:date="2020-06-11T21:37:00Z">
                <w:rPr>
                  <w:noProof/>
                </w:rPr>
              </w:rPrChange>
            </w:rPr>
            <w:fldChar w:fldCharType="end"/>
          </w:r>
        </w:ins>
      </w:p>
      <w:customXmlInsRangeStart w:id="1246" w:author="Made Wardana" w:date="2020-06-11T21:16:00Z"/>
    </w:sdtContent>
  </w:sdt>
  <w:customXmlInsRangeEnd w:id="1246"/>
  <w:p w14:paraId="2294FCBF" w14:textId="77777777" w:rsidR="009272CA" w:rsidRDefault="009272C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27DC1" w14:textId="77777777" w:rsidR="009272CA" w:rsidRDefault="009272C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546" w:author="Made Wardana" w:date="2020-06-11T21:16:00Z"/>
  <w:sdt>
    <w:sdtPr>
      <w:id w:val="-2132548917"/>
      <w:docPartObj>
        <w:docPartGallery w:val="Page Numbers (Top of Page)"/>
        <w:docPartUnique/>
      </w:docPartObj>
    </w:sdtPr>
    <w:sdtEndPr>
      <w:rPr>
        <w:rFonts w:ascii="Times New Roman" w:hAnsi="Times New Roman" w:cs="Times New Roman"/>
        <w:noProof/>
        <w:sz w:val="24"/>
        <w:rPrChange w:id="2547" w:author="Unknown">
          <w:rPr>
            <w:rStyle w:val="Normal"/>
          </w:rPr>
        </w:rPrChange>
      </w:rPr>
    </w:sdtEndPr>
    <w:sdtContent>
      <w:customXmlInsRangeEnd w:id="2546"/>
      <w:p w14:paraId="6F862BD2" w14:textId="14B694C7" w:rsidR="009272CA" w:rsidRPr="00A87BD9" w:rsidRDefault="009272CA">
        <w:pPr>
          <w:pStyle w:val="Header"/>
          <w:jc w:val="right"/>
          <w:rPr>
            <w:ins w:id="2548" w:author="Made Wardana" w:date="2020-06-11T21:16:00Z"/>
            <w:rFonts w:ascii="Times New Roman" w:hAnsi="Times New Roman" w:cs="Times New Roman"/>
            <w:sz w:val="24"/>
            <w:rPrChange w:id="2549" w:author="Made Wardana" w:date="2020-06-11T21:36:00Z">
              <w:rPr>
                <w:ins w:id="2550" w:author="Made Wardana" w:date="2020-06-11T21:16:00Z"/>
              </w:rPr>
            </w:rPrChange>
          </w:rPr>
        </w:pPr>
        <w:ins w:id="2551" w:author="Made Wardana" w:date="2020-06-11T21:16:00Z">
          <w:r w:rsidRPr="00A87BD9">
            <w:rPr>
              <w:rFonts w:ascii="Times New Roman" w:hAnsi="Times New Roman" w:cs="Times New Roman"/>
              <w:sz w:val="24"/>
              <w:rPrChange w:id="2552" w:author="Made Wardana" w:date="2020-06-11T21:36:00Z">
                <w:rPr/>
              </w:rPrChange>
            </w:rPr>
            <w:fldChar w:fldCharType="begin"/>
          </w:r>
          <w:r w:rsidRPr="00A87BD9">
            <w:rPr>
              <w:rFonts w:ascii="Times New Roman" w:hAnsi="Times New Roman" w:cs="Times New Roman"/>
              <w:sz w:val="24"/>
              <w:rPrChange w:id="2553" w:author="Made Wardana" w:date="2020-06-11T21:36:00Z">
                <w:rPr/>
              </w:rPrChange>
            </w:rPr>
            <w:instrText xml:space="preserve"> PAGE   \* MERGEFORMAT </w:instrText>
          </w:r>
          <w:r w:rsidRPr="00A87BD9">
            <w:rPr>
              <w:rFonts w:ascii="Times New Roman" w:hAnsi="Times New Roman" w:cs="Times New Roman"/>
              <w:sz w:val="24"/>
              <w:rPrChange w:id="2554" w:author="Made Wardana" w:date="2020-06-11T21:36:00Z">
                <w:rPr/>
              </w:rPrChange>
            </w:rPr>
            <w:fldChar w:fldCharType="separate"/>
          </w:r>
        </w:ins>
        <w:r w:rsidR="00A87BD9">
          <w:rPr>
            <w:rFonts w:ascii="Times New Roman" w:hAnsi="Times New Roman" w:cs="Times New Roman"/>
            <w:noProof/>
            <w:sz w:val="24"/>
          </w:rPr>
          <w:t>72</w:t>
        </w:r>
        <w:ins w:id="2555" w:author="Made Wardana" w:date="2020-06-11T21:16:00Z">
          <w:r w:rsidRPr="00A87BD9">
            <w:rPr>
              <w:rFonts w:ascii="Times New Roman" w:hAnsi="Times New Roman" w:cs="Times New Roman"/>
              <w:noProof/>
              <w:sz w:val="24"/>
              <w:rPrChange w:id="2556" w:author="Made Wardana" w:date="2020-06-11T21:36:00Z">
                <w:rPr>
                  <w:noProof/>
                </w:rPr>
              </w:rPrChange>
            </w:rPr>
            <w:fldChar w:fldCharType="end"/>
          </w:r>
        </w:ins>
      </w:p>
      <w:customXmlInsRangeStart w:id="2557" w:author="Made Wardana" w:date="2020-06-11T21:16:00Z"/>
    </w:sdtContent>
  </w:sdt>
  <w:customXmlInsRangeEnd w:id="2557"/>
  <w:p w14:paraId="094BF8A0" w14:textId="77777777" w:rsidR="009272CA" w:rsidRDefault="009272C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207C"/>
    <w:multiLevelType w:val="hybridMultilevel"/>
    <w:tmpl w:val="E01AEE7C"/>
    <w:lvl w:ilvl="0" w:tplc="7CB83EA6">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1" w15:restartNumberingAfterBreak="0">
    <w:nsid w:val="01030D52"/>
    <w:multiLevelType w:val="multilevel"/>
    <w:tmpl w:val="BE0A137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320083"/>
    <w:multiLevelType w:val="hybridMultilevel"/>
    <w:tmpl w:val="B95C7E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904B02"/>
    <w:multiLevelType w:val="hybridMultilevel"/>
    <w:tmpl w:val="70468F06"/>
    <w:lvl w:ilvl="0" w:tplc="835CC52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07F74F3D"/>
    <w:multiLevelType w:val="hybridMultilevel"/>
    <w:tmpl w:val="73D052F8"/>
    <w:lvl w:ilvl="0" w:tplc="6EC02C0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CAA7EBB"/>
    <w:multiLevelType w:val="hybridMultilevel"/>
    <w:tmpl w:val="2D5A21C2"/>
    <w:lvl w:ilvl="0" w:tplc="7A4E8B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CAB3867"/>
    <w:multiLevelType w:val="hybridMultilevel"/>
    <w:tmpl w:val="25C6A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54E8E"/>
    <w:multiLevelType w:val="hybridMultilevel"/>
    <w:tmpl w:val="0F429404"/>
    <w:lvl w:ilvl="0" w:tplc="544C64B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12464D2D"/>
    <w:multiLevelType w:val="hybridMultilevel"/>
    <w:tmpl w:val="F9B09186"/>
    <w:lvl w:ilvl="0" w:tplc="2C4CC62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27F52B1"/>
    <w:multiLevelType w:val="hybridMultilevel"/>
    <w:tmpl w:val="A6A0C9D4"/>
    <w:lvl w:ilvl="0" w:tplc="CA9E8D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9904FD3"/>
    <w:multiLevelType w:val="hybridMultilevel"/>
    <w:tmpl w:val="30581192"/>
    <w:lvl w:ilvl="0" w:tplc="276E1C4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C4540D0"/>
    <w:multiLevelType w:val="hybridMultilevel"/>
    <w:tmpl w:val="6E32E74A"/>
    <w:lvl w:ilvl="0" w:tplc="9E000C90">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2" w15:restartNumberingAfterBreak="0">
    <w:nsid w:val="1C4F3DCC"/>
    <w:multiLevelType w:val="multilevel"/>
    <w:tmpl w:val="F92A4B1E"/>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1CE81CE7"/>
    <w:multiLevelType w:val="multilevel"/>
    <w:tmpl w:val="06786ABA"/>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49788A"/>
    <w:multiLevelType w:val="hybridMultilevel"/>
    <w:tmpl w:val="718A4998"/>
    <w:lvl w:ilvl="0" w:tplc="DFE271F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22B702ED"/>
    <w:multiLevelType w:val="hybridMultilevel"/>
    <w:tmpl w:val="75E08746"/>
    <w:lvl w:ilvl="0" w:tplc="BC6E47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6FF2FEE"/>
    <w:multiLevelType w:val="hybridMultilevel"/>
    <w:tmpl w:val="7BCE2562"/>
    <w:lvl w:ilvl="0" w:tplc="B6D0C59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2DE15B4E"/>
    <w:multiLevelType w:val="hybridMultilevel"/>
    <w:tmpl w:val="32D0CA42"/>
    <w:lvl w:ilvl="0" w:tplc="7C44D74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8" w15:restartNumberingAfterBreak="0">
    <w:nsid w:val="31A40AE2"/>
    <w:multiLevelType w:val="hybridMultilevel"/>
    <w:tmpl w:val="2A3A78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6EB085F"/>
    <w:multiLevelType w:val="hybridMultilevel"/>
    <w:tmpl w:val="C8142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7F02E20"/>
    <w:multiLevelType w:val="hybridMultilevel"/>
    <w:tmpl w:val="56705DB2"/>
    <w:lvl w:ilvl="0" w:tplc="27507C1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82A6F31"/>
    <w:multiLevelType w:val="multilevel"/>
    <w:tmpl w:val="C0C83676"/>
    <w:lvl w:ilvl="0">
      <w:start w:val="1"/>
      <w:numFmt w:val="decimal"/>
      <w:lvlText w:val="%1."/>
      <w:lvlJc w:val="left"/>
      <w:pPr>
        <w:ind w:left="1506" w:hanging="360"/>
      </w:pPr>
      <w:rPr>
        <w:rFonts w:hint="default"/>
      </w:rPr>
    </w:lvl>
    <w:lvl w:ilvl="1">
      <w:start w:val="1"/>
      <w:numFmt w:val="decimal"/>
      <w:isLgl/>
      <w:lvlText w:val="%1.%2."/>
      <w:lvlJc w:val="left"/>
      <w:pPr>
        <w:ind w:left="1686" w:hanging="54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22" w15:restartNumberingAfterBreak="0">
    <w:nsid w:val="3A285506"/>
    <w:multiLevelType w:val="hybridMultilevel"/>
    <w:tmpl w:val="F7B4503A"/>
    <w:lvl w:ilvl="0" w:tplc="41F6E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BD05A58"/>
    <w:multiLevelType w:val="multilevel"/>
    <w:tmpl w:val="B36CB21A"/>
    <w:lvl w:ilvl="0">
      <w:start w:val="1"/>
      <w:numFmt w:val="decimal"/>
      <w:lvlText w:val="%1."/>
      <w:lvlJc w:val="left"/>
      <w:pPr>
        <w:ind w:left="1353" w:hanging="360"/>
      </w:pPr>
      <w:rPr>
        <w:rFonts w:ascii="Times New Roman" w:hAnsi="Times New Roman" w:cs="Times New Roman" w:hint="default"/>
        <w:sz w:val="24"/>
      </w:rPr>
    </w:lvl>
    <w:lvl w:ilvl="1">
      <w:start w:val="2"/>
      <w:numFmt w:val="decimal"/>
      <w:isLgl/>
      <w:lvlText w:val="%1.%2."/>
      <w:lvlJc w:val="left"/>
      <w:pPr>
        <w:ind w:left="1533" w:hanging="540"/>
      </w:pPr>
      <w:rPr>
        <w:rFonts w:hint="default"/>
      </w:rPr>
    </w:lvl>
    <w:lvl w:ilvl="2">
      <w:start w:val="3"/>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4" w15:restartNumberingAfterBreak="0">
    <w:nsid w:val="3CA130A3"/>
    <w:multiLevelType w:val="hybridMultilevel"/>
    <w:tmpl w:val="0186EB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DB22835"/>
    <w:multiLevelType w:val="hybridMultilevel"/>
    <w:tmpl w:val="44225C3C"/>
    <w:lvl w:ilvl="0" w:tplc="93F805A8">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26" w15:restartNumberingAfterBreak="0">
    <w:nsid w:val="3F2A0292"/>
    <w:multiLevelType w:val="hybridMultilevel"/>
    <w:tmpl w:val="799A68B6"/>
    <w:lvl w:ilvl="0" w:tplc="2EDC082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3FA01310"/>
    <w:multiLevelType w:val="hybridMultilevel"/>
    <w:tmpl w:val="1C06939A"/>
    <w:lvl w:ilvl="0" w:tplc="34A865FE">
      <w:start w:val="1"/>
      <w:numFmt w:val="decimal"/>
      <w:lvlText w:val="%1."/>
      <w:lvlJc w:val="left"/>
      <w:pPr>
        <w:ind w:left="2203" w:hanging="360"/>
      </w:pPr>
      <w:rPr>
        <w:rFonts w:ascii="Times New Roman" w:hAnsi="Times New Roman" w:cs="Times New Roman" w:hint="default"/>
        <w:sz w:val="24"/>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28" w15:restartNumberingAfterBreak="0">
    <w:nsid w:val="45F809A7"/>
    <w:multiLevelType w:val="hybridMultilevel"/>
    <w:tmpl w:val="B342591C"/>
    <w:lvl w:ilvl="0" w:tplc="06E25094">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D3686C"/>
    <w:multiLevelType w:val="hybridMultilevel"/>
    <w:tmpl w:val="9B8A782A"/>
    <w:lvl w:ilvl="0" w:tplc="3484F81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44D4583"/>
    <w:multiLevelType w:val="hybridMultilevel"/>
    <w:tmpl w:val="712033EE"/>
    <w:lvl w:ilvl="0" w:tplc="150CDE0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557A733F"/>
    <w:multiLevelType w:val="hybridMultilevel"/>
    <w:tmpl w:val="547A3014"/>
    <w:lvl w:ilvl="0" w:tplc="BD5E5B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6710357"/>
    <w:multiLevelType w:val="hybridMultilevel"/>
    <w:tmpl w:val="37E0DDBC"/>
    <w:lvl w:ilvl="0" w:tplc="30BC0F02">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7B459CE"/>
    <w:multiLevelType w:val="hybridMultilevel"/>
    <w:tmpl w:val="7D405D1A"/>
    <w:lvl w:ilvl="0" w:tplc="858849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57F92805"/>
    <w:multiLevelType w:val="hybridMultilevel"/>
    <w:tmpl w:val="D1F0A3D0"/>
    <w:lvl w:ilvl="0" w:tplc="BDBA3AD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5EBB6F54"/>
    <w:multiLevelType w:val="hybridMultilevel"/>
    <w:tmpl w:val="3216F8B2"/>
    <w:lvl w:ilvl="0" w:tplc="FBCA27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4445297"/>
    <w:multiLevelType w:val="multilevel"/>
    <w:tmpl w:val="90CE9F7A"/>
    <w:lvl w:ilvl="0">
      <w:start w:val="1"/>
      <w:numFmt w:val="decimal"/>
      <w:lvlText w:val="%1."/>
      <w:lvlJc w:val="left"/>
      <w:pPr>
        <w:ind w:left="1506" w:hanging="360"/>
      </w:pPr>
      <w:rPr>
        <w:rFonts w:hint="default"/>
      </w:rPr>
    </w:lvl>
    <w:lvl w:ilvl="1">
      <w:start w:val="4"/>
      <w:numFmt w:val="decimal"/>
      <w:isLgl/>
      <w:lvlText w:val="%1.%2."/>
      <w:lvlJc w:val="left"/>
      <w:pPr>
        <w:ind w:left="1686" w:hanging="540"/>
      </w:pPr>
      <w:rPr>
        <w:rFonts w:hint="default"/>
      </w:rPr>
    </w:lvl>
    <w:lvl w:ilvl="2">
      <w:start w:val="2"/>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37" w15:restartNumberingAfterBreak="0">
    <w:nsid w:val="65553FBB"/>
    <w:multiLevelType w:val="hybridMultilevel"/>
    <w:tmpl w:val="B5724F42"/>
    <w:lvl w:ilvl="0" w:tplc="208613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66D42A7A"/>
    <w:multiLevelType w:val="hybridMultilevel"/>
    <w:tmpl w:val="7A824F0C"/>
    <w:lvl w:ilvl="0" w:tplc="F13ABD1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6DE0FD7"/>
    <w:multiLevelType w:val="hybridMultilevel"/>
    <w:tmpl w:val="B3684D94"/>
    <w:lvl w:ilvl="0" w:tplc="9954B37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A854C6E"/>
    <w:multiLevelType w:val="hybridMultilevel"/>
    <w:tmpl w:val="724C4DB8"/>
    <w:lvl w:ilvl="0" w:tplc="8F923E1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6D2E3F91"/>
    <w:multiLevelType w:val="hybridMultilevel"/>
    <w:tmpl w:val="9CFE4A3E"/>
    <w:lvl w:ilvl="0" w:tplc="20D01106">
      <w:start w:val="1"/>
      <w:numFmt w:val="decimal"/>
      <w:lvlText w:val="%1."/>
      <w:lvlJc w:val="left"/>
      <w:pPr>
        <w:ind w:left="927" w:hanging="360"/>
      </w:pPr>
      <w:rPr>
        <w:rFonts w:hint="default"/>
        <w:color w:val="000000"/>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2" w15:restartNumberingAfterBreak="0">
    <w:nsid w:val="73914B32"/>
    <w:multiLevelType w:val="multilevel"/>
    <w:tmpl w:val="B0A8B96E"/>
    <w:lvl w:ilvl="0">
      <w:start w:val="1"/>
      <w:numFmt w:val="decimal"/>
      <w:lvlText w:val="%1."/>
      <w:lvlJc w:val="left"/>
      <w:pPr>
        <w:ind w:left="1800" w:hanging="360"/>
      </w:pPr>
      <w:rPr>
        <w:rFonts w:hint="default"/>
      </w:rPr>
    </w:lvl>
    <w:lvl w:ilvl="1">
      <w:start w:val="5"/>
      <w:numFmt w:val="decimal"/>
      <w:isLgl/>
      <w:lvlText w:val="%1.%2."/>
      <w:lvlJc w:val="left"/>
      <w:pPr>
        <w:ind w:left="2160" w:hanging="720"/>
      </w:pPr>
      <w:rPr>
        <w:rFonts w:hint="default"/>
      </w:rPr>
    </w:lvl>
    <w:lvl w:ilvl="2">
      <w:start w:val="2"/>
      <w:numFmt w:val="decimal"/>
      <w:isLgl/>
      <w:lvlText w:val="%1.%2.%3."/>
      <w:lvlJc w:val="left"/>
      <w:pPr>
        <w:ind w:left="2160" w:hanging="720"/>
      </w:pPr>
      <w:rPr>
        <w:rFonts w:hint="default"/>
      </w:rPr>
    </w:lvl>
    <w:lvl w:ilvl="3">
      <w:start w:val="2"/>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3" w15:restartNumberingAfterBreak="0">
    <w:nsid w:val="73D75090"/>
    <w:multiLevelType w:val="multilevel"/>
    <w:tmpl w:val="93A23460"/>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7041B87"/>
    <w:multiLevelType w:val="hybridMultilevel"/>
    <w:tmpl w:val="EA1A8D78"/>
    <w:lvl w:ilvl="0" w:tplc="30B265B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5" w15:restartNumberingAfterBreak="0">
    <w:nsid w:val="7AD45BA0"/>
    <w:multiLevelType w:val="hybridMultilevel"/>
    <w:tmpl w:val="BAFA8F18"/>
    <w:lvl w:ilvl="0" w:tplc="FB80E69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B09537A"/>
    <w:multiLevelType w:val="hybridMultilevel"/>
    <w:tmpl w:val="5E9C0060"/>
    <w:lvl w:ilvl="0" w:tplc="C81457C8">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E6E0925"/>
    <w:multiLevelType w:val="hybridMultilevel"/>
    <w:tmpl w:val="88742F28"/>
    <w:lvl w:ilvl="0" w:tplc="BA167FDC">
      <w:start w:val="1"/>
      <w:numFmt w:val="decimal"/>
      <w:lvlText w:val="3.4.%1."/>
      <w:lvlJc w:val="left"/>
      <w:pPr>
        <w:ind w:left="-132" w:hanging="360"/>
      </w:pPr>
      <w:rPr>
        <w:rFonts w:hint="default"/>
      </w:rPr>
    </w:lvl>
    <w:lvl w:ilvl="1" w:tplc="38090019" w:tentative="1">
      <w:start w:val="1"/>
      <w:numFmt w:val="lowerLetter"/>
      <w:lvlText w:val="%2."/>
      <w:lvlJc w:val="left"/>
      <w:pPr>
        <w:ind w:left="588" w:hanging="360"/>
      </w:pPr>
    </w:lvl>
    <w:lvl w:ilvl="2" w:tplc="3809001B" w:tentative="1">
      <w:start w:val="1"/>
      <w:numFmt w:val="lowerRoman"/>
      <w:lvlText w:val="%3."/>
      <w:lvlJc w:val="right"/>
      <w:pPr>
        <w:ind w:left="1308" w:hanging="180"/>
      </w:pPr>
    </w:lvl>
    <w:lvl w:ilvl="3" w:tplc="3809000F" w:tentative="1">
      <w:start w:val="1"/>
      <w:numFmt w:val="decimal"/>
      <w:lvlText w:val="%4."/>
      <w:lvlJc w:val="left"/>
      <w:pPr>
        <w:ind w:left="2028" w:hanging="360"/>
      </w:pPr>
    </w:lvl>
    <w:lvl w:ilvl="4" w:tplc="38090019" w:tentative="1">
      <w:start w:val="1"/>
      <w:numFmt w:val="lowerLetter"/>
      <w:lvlText w:val="%5."/>
      <w:lvlJc w:val="left"/>
      <w:pPr>
        <w:ind w:left="2748" w:hanging="360"/>
      </w:pPr>
    </w:lvl>
    <w:lvl w:ilvl="5" w:tplc="3809001B" w:tentative="1">
      <w:start w:val="1"/>
      <w:numFmt w:val="lowerRoman"/>
      <w:lvlText w:val="%6."/>
      <w:lvlJc w:val="right"/>
      <w:pPr>
        <w:ind w:left="3468" w:hanging="180"/>
      </w:pPr>
    </w:lvl>
    <w:lvl w:ilvl="6" w:tplc="3809000F" w:tentative="1">
      <w:start w:val="1"/>
      <w:numFmt w:val="decimal"/>
      <w:lvlText w:val="%7."/>
      <w:lvlJc w:val="left"/>
      <w:pPr>
        <w:ind w:left="4188" w:hanging="360"/>
      </w:pPr>
    </w:lvl>
    <w:lvl w:ilvl="7" w:tplc="38090019" w:tentative="1">
      <w:start w:val="1"/>
      <w:numFmt w:val="lowerLetter"/>
      <w:lvlText w:val="%8."/>
      <w:lvlJc w:val="left"/>
      <w:pPr>
        <w:ind w:left="4908" w:hanging="360"/>
      </w:pPr>
    </w:lvl>
    <w:lvl w:ilvl="8" w:tplc="3809001B" w:tentative="1">
      <w:start w:val="1"/>
      <w:numFmt w:val="lowerRoman"/>
      <w:lvlText w:val="%9."/>
      <w:lvlJc w:val="right"/>
      <w:pPr>
        <w:ind w:left="5628" w:hanging="180"/>
      </w:pPr>
    </w:lvl>
  </w:abstractNum>
  <w:abstractNum w:abstractNumId="48" w15:restartNumberingAfterBreak="0">
    <w:nsid w:val="7FD85E49"/>
    <w:multiLevelType w:val="multilevel"/>
    <w:tmpl w:val="B7E42D30"/>
    <w:lvl w:ilvl="0">
      <w:start w:val="1"/>
      <w:numFmt w:val="decimal"/>
      <w:lvlText w:val="%1."/>
      <w:lvlJc w:val="left"/>
      <w:pPr>
        <w:ind w:left="720" w:hanging="360"/>
      </w:pPr>
      <w:rPr>
        <w:rFonts w:hint="default"/>
      </w:rPr>
    </w:lvl>
    <w:lvl w:ilvl="1">
      <w:start w:val="4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1"/>
  </w:num>
  <w:num w:numId="3">
    <w:abstractNumId w:val="6"/>
  </w:num>
  <w:num w:numId="4">
    <w:abstractNumId w:val="48"/>
  </w:num>
  <w:num w:numId="5">
    <w:abstractNumId w:val="45"/>
  </w:num>
  <w:num w:numId="6">
    <w:abstractNumId w:val="39"/>
  </w:num>
  <w:num w:numId="7">
    <w:abstractNumId w:val="47"/>
  </w:num>
  <w:num w:numId="8">
    <w:abstractNumId w:val="20"/>
  </w:num>
  <w:num w:numId="9">
    <w:abstractNumId w:val="46"/>
  </w:num>
  <w:num w:numId="10">
    <w:abstractNumId w:val="28"/>
  </w:num>
  <w:num w:numId="11">
    <w:abstractNumId w:val="32"/>
  </w:num>
  <w:num w:numId="12">
    <w:abstractNumId w:val="18"/>
  </w:num>
  <w:num w:numId="13">
    <w:abstractNumId w:val="36"/>
  </w:num>
  <w:num w:numId="14">
    <w:abstractNumId w:val="11"/>
  </w:num>
  <w:num w:numId="15">
    <w:abstractNumId w:val="21"/>
  </w:num>
  <w:num w:numId="16">
    <w:abstractNumId w:val="27"/>
  </w:num>
  <w:num w:numId="17">
    <w:abstractNumId w:val="41"/>
  </w:num>
  <w:num w:numId="18">
    <w:abstractNumId w:val="0"/>
  </w:num>
  <w:num w:numId="19">
    <w:abstractNumId w:val="24"/>
  </w:num>
  <w:num w:numId="20">
    <w:abstractNumId w:val="38"/>
  </w:num>
  <w:num w:numId="21">
    <w:abstractNumId w:val="33"/>
  </w:num>
  <w:num w:numId="22">
    <w:abstractNumId w:val="23"/>
  </w:num>
  <w:num w:numId="23">
    <w:abstractNumId w:val="17"/>
  </w:num>
  <w:num w:numId="24">
    <w:abstractNumId w:val="15"/>
  </w:num>
  <w:num w:numId="25">
    <w:abstractNumId w:val="3"/>
  </w:num>
  <w:num w:numId="26">
    <w:abstractNumId w:val="35"/>
  </w:num>
  <w:num w:numId="27">
    <w:abstractNumId w:val="5"/>
  </w:num>
  <w:num w:numId="28">
    <w:abstractNumId w:val="2"/>
  </w:num>
  <w:num w:numId="29">
    <w:abstractNumId w:val="26"/>
  </w:num>
  <w:num w:numId="30">
    <w:abstractNumId w:val="22"/>
  </w:num>
  <w:num w:numId="31">
    <w:abstractNumId w:val="9"/>
  </w:num>
  <w:num w:numId="32">
    <w:abstractNumId w:val="43"/>
  </w:num>
  <w:num w:numId="33">
    <w:abstractNumId w:val="34"/>
  </w:num>
  <w:num w:numId="34">
    <w:abstractNumId w:val="37"/>
  </w:num>
  <w:num w:numId="35">
    <w:abstractNumId w:val="30"/>
  </w:num>
  <w:num w:numId="36">
    <w:abstractNumId w:val="44"/>
  </w:num>
  <w:num w:numId="37">
    <w:abstractNumId w:val="42"/>
  </w:num>
  <w:num w:numId="38">
    <w:abstractNumId w:val="25"/>
  </w:num>
  <w:num w:numId="39">
    <w:abstractNumId w:val="12"/>
  </w:num>
  <w:num w:numId="40">
    <w:abstractNumId w:val="31"/>
  </w:num>
  <w:num w:numId="41">
    <w:abstractNumId w:val="4"/>
  </w:num>
  <w:num w:numId="42">
    <w:abstractNumId w:val="14"/>
  </w:num>
  <w:num w:numId="43">
    <w:abstractNumId w:val="29"/>
  </w:num>
  <w:num w:numId="44">
    <w:abstractNumId w:val="40"/>
  </w:num>
  <w:num w:numId="45">
    <w:abstractNumId w:val="16"/>
  </w:num>
  <w:num w:numId="46">
    <w:abstractNumId w:val="8"/>
  </w:num>
  <w:num w:numId="47">
    <w:abstractNumId w:val="10"/>
  </w:num>
  <w:num w:numId="48">
    <w:abstractNumId w:val="7"/>
  </w:num>
  <w:num w:numId="49">
    <w:abstractNumId w:val="19"/>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Ganeswara">
    <w15:presenceInfo w15:providerId="Windows Live" w15:userId="d4e49c8d57c4c7fa"/>
  </w15:person>
  <w15:person w15:author="IGA WIbawa">
    <w15:presenceInfo w15:providerId="None" w15:userId="IGA WIbawa"/>
  </w15:person>
  <w15:person w15:author="Made Wardana">
    <w15:presenceInfo w15:providerId="Windows Live" w15:userId="86b5eab3fd6d4826"/>
  </w15:person>
  <w15:person w15:author="Cokorda Rai Adi Pramartha">
    <w15:presenceInfo w15:providerId="AD" w15:userId="S::cpra4661@uni.sydney.edu.au::35eeaf76-5fee-4227-90c4-f9f6858cbe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7F5"/>
    <w:rsid w:val="00000A0A"/>
    <w:rsid w:val="00001954"/>
    <w:rsid w:val="0000228E"/>
    <w:rsid w:val="00003C24"/>
    <w:rsid w:val="00006A39"/>
    <w:rsid w:val="00011723"/>
    <w:rsid w:val="0001384B"/>
    <w:rsid w:val="000151D8"/>
    <w:rsid w:val="0001611B"/>
    <w:rsid w:val="0001662E"/>
    <w:rsid w:val="00017222"/>
    <w:rsid w:val="00020347"/>
    <w:rsid w:val="00021482"/>
    <w:rsid w:val="00021F37"/>
    <w:rsid w:val="00021FF1"/>
    <w:rsid w:val="00023B3A"/>
    <w:rsid w:val="00024383"/>
    <w:rsid w:val="000257C8"/>
    <w:rsid w:val="0002646B"/>
    <w:rsid w:val="000276FD"/>
    <w:rsid w:val="0003127F"/>
    <w:rsid w:val="00033C72"/>
    <w:rsid w:val="00033F3C"/>
    <w:rsid w:val="000358C9"/>
    <w:rsid w:val="00036FD6"/>
    <w:rsid w:val="000372C7"/>
    <w:rsid w:val="00040BAE"/>
    <w:rsid w:val="0004244E"/>
    <w:rsid w:val="000432EE"/>
    <w:rsid w:val="00044305"/>
    <w:rsid w:val="000467FE"/>
    <w:rsid w:val="00047042"/>
    <w:rsid w:val="0004716C"/>
    <w:rsid w:val="00050155"/>
    <w:rsid w:val="000523D1"/>
    <w:rsid w:val="00054089"/>
    <w:rsid w:val="00054114"/>
    <w:rsid w:val="000542F9"/>
    <w:rsid w:val="000551B0"/>
    <w:rsid w:val="00062004"/>
    <w:rsid w:val="00062E89"/>
    <w:rsid w:val="00065048"/>
    <w:rsid w:val="00066E66"/>
    <w:rsid w:val="000700B0"/>
    <w:rsid w:val="00074852"/>
    <w:rsid w:val="00074FED"/>
    <w:rsid w:val="000751A3"/>
    <w:rsid w:val="00076578"/>
    <w:rsid w:val="0007659A"/>
    <w:rsid w:val="00077823"/>
    <w:rsid w:val="000819CC"/>
    <w:rsid w:val="00082099"/>
    <w:rsid w:val="0008290E"/>
    <w:rsid w:val="00082D87"/>
    <w:rsid w:val="00082DEE"/>
    <w:rsid w:val="00083331"/>
    <w:rsid w:val="00084C7E"/>
    <w:rsid w:val="000853EE"/>
    <w:rsid w:val="00086980"/>
    <w:rsid w:val="000908BD"/>
    <w:rsid w:val="00091073"/>
    <w:rsid w:val="00092A3B"/>
    <w:rsid w:val="000939F0"/>
    <w:rsid w:val="00096663"/>
    <w:rsid w:val="00096676"/>
    <w:rsid w:val="00096DA9"/>
    <w:rsid w:val="00097EBD"/>
    <w:rsid w:val="000A002D"/>
    <w:rsid w:val="000A1475"/>
    <w:rsid w:val="000A3C2F"/>
    <w:rsid w:val="000A594E"/>
    <w:rsid w:val="000A5A6A"/>
    <w:rsid w:val="000A6E0F"/>
    <w:rsid w:val="000B0290"/>
    <w:rsid w:val="000B0FA2"/>
    <w:rsid w:val="000B29A7"/>
    <w:rsid w:val="000B3ED2"/>
    <w:rsid w:val="000B5185"/>
    <w:rsid w:val="000C1A48"/>
    <w:rsid w:val="000C2C23"/>
    <w:rsid w:val="000C3B44"/>
    <w:rsid w:val="000D1563"/>
    <w:rsid w:val="000D189F"/>
    <w:rsid w:val="000D1E22"/>
    <w:rsid w:val="000D2C23"/>
    <w:rsid w:val="000D5EFF"/>
    <w:rsid w:val="000D7856"/>
    <w:rsid w:val="000E151A"/>
    <w:rsid w:val="000E332A"/>
    <w:rsid w:val="000E4199"/>
    <w:rsid w:val="000E4524"/>
    <w:rsid w:val="000E4CFA"/>
    <w:rsid w:val="000E61EC"/>
    <w:rsid w:val="000E63C9"/>
    <w:rsid w:val="000E6B36"/>
    <w:rsid w:val="000F00DC"/>
    <w:rsid w:val="000F07FA"/>
    <w:rsid w:val="000F1179"/>
    <w:rsid w:val="000F15E9"/>
    <w:rsid w:val="000F1A9C"/>
    <w:rsid w:val="000F31C7"/>
    <w:rsid w:val="000F379B"/>
    <w:rsid w:val="000F556D"/>
    <w:rsid w:val="000F74ED"/>
    <w:rsid w:val="0010164F"/>
    <w:rsid w:val="0010250F"/>
    <w:rsid w:val="00103E81"/>
    <w:rsid w:val="00103FCB"/>
    <w:rsid w:val="00104E18"/>
    <w:rsid w:val="001051FE"/>
    <w:rsid w:val="001059B0"/>
    <w:rsid w:val="00105C33"/>
    <w:rsid w:val="00106066"/>
    <w:rsid w:val="001065AB"/>
    <w:rsid w:val="00107948"/>
    <w:rsid w:val="001119E4"/>
    <w:rsid w:val="001125D3"/>
    <w:rsid w:val="001135B1"/>
    <w:rsid w:val="001139F7"/>
    <w:rsid w:val="00114471"/>
    <w:rsid w:val="00115379"/>
    <w:rsid w:val="001158A6"/>
    <w:rsid w:val="00117DBD"/>
    <w:rsid w:val="00121174"/>
    <w:rsid w:val="00122A72"/>
    <w:rsid w:val="0012685D"/>
    <w:rsid w:val="00130EBE"/>
    <w:rsid w:val="00131325"/>
    <w:rsid w:val="001326DC"/>
    <w:rsid w:val="00132FF8"/>
    <w:rsid w:val="00133511"/>
    <w:rsid w:val="00134820"/>
    <w:rsid w:val="00134FB3"/>
    <w:rsid w:val="0013621E"/>
    <w:rsid w:val="00136D89"/>
    <w:rsid w:val="00140699"/>
    <w:rsid w:val="001409CE"/>
    <w:rsid w:val="00140D62"/>
    <w:rsid w:val="00142836"/>
    <w:rsid w:val="001473C5"/>
    <w:rsid w:val="00147B26"/>
    <w:rsid w:val="00147E08"/>
    <w:rsid w:val="0015080B"/>
    <w:rsid w:val="001513FE"/>
    <w:rsid w:val="001519AD"/>
    <w:rsid w:val="001545A9"/>
    <w:rsid w:val="00154FE0"/>
    <w:rsid w:val="0015527B"/>
    <w:rsid w:val="00155ADD"/>
    <w:rsid w:val="00155D82"/>
    <w:rsid w:val="00162BD6"/>
    <w:rsid w:val="00162E40"/>
    <w:rsid w:val="00165040"/>
    <w:rsid w:val="00165106"/>
    <w:rsid w:val="00165B5F"/>
    <w:rsid w:val="001661EE"/>
    <w:rsid w:val="00166BF1"/>
    <w:rsid w:val="00166EF6"/>
    <w:rsid w:val="00170569"/>
    <w:rsid w:val="001709E5"/>
    <w:rsid w:val="001738AE"/>
    <w:rsid w:val="001738AF"/>
    <w:rsid w:val="00173EB0"/>
    <w:rsid w:val="00175ED6"/>
    <w:rsid w:val="001766AF"/>
    <w:rsid w:val="001768A9"/>
    <w:rsid w:val="001772E6"/>
    <w:rsid w:val="0017757C"/>
    <w:rsid w:val="001778F6"/>
    <w:rsid w:val="00182971"/>
    <w:rsid w:val="00183012"/>
    <w:rsid w:val="00185008"/>
    <w:rsid w:val="001857E3"/>
    <w:rsid w:val="00186F4F"/>
    <w:rsid w:val="001879A4"/>
    <w:rsid w:val="001913E1"/>
    <w:rsid w:val="001925C2"/>
    <w:rsid w:val="00193964"/>
    <w:rsid w:val="00194B9D"/>
    <w:rsid w:val="00195963"/>
    <w:rsid w:val="001A0E4B"/>
    <w:rsid w:val="001A233A"/>
    <w:rsid w:val="001A2FAA"/>
    <w:rsid w:val="001A3133"/>
    <w:rsid w:val="001A3889"/>
    <w:rsid w:val="001A4A18"/>
    <w:rsid w:val="001A6BB6"/>
    <w:rsid w:val="001B15F6"/>
    <w:rsid w:val="001B2665"/>
    <w:rsid w:val="001B43A4"/>
    <w:rsid w:val="001B6D41"/>
    <w:rsid w:val="001C15CE"/>
    <w:rsid w:val="001C2966"/>
    <w:rsid w:val="001C2B96"/>
    <w:rsid w:val="001C5E30"/>
    <w:rsid w:val="001C62DF"/>
    <w:rsid w:val="001C76C6"/>
    <w:rsid w:val="001C7C90"/>
    <w:rsid w:val="001D01BE"/>
    <w:rsid w:val="001D11FC"/>
    <w:rsid w:val="001D2ED5"/>
    <w:rsid w:val="001D3EB6"/>
    <w:rsid w:val="001D4F83"/>
    <w:rsid w:val="001D7A5D"/>
    <w:rsid w:val="001D7FDE"/>
    <w:rsid w:val="001E167A"/>
    <w:rsid w:val="001E1CC0"/>
    <w:rsid w:val="001E26C1"/>
    <w:rsid w:val="001E3739"/>
    <w:rsid w:val="001E488C"/>
    <w:rsid w:val="001E7094"/>
    <w:rsid w:val="001F0F83"/>
    <w:rsid w:val="001F109F"/>
    <w:rsid w:val="001F17BE"/>
    <w:rsid w:val="001F17F0"/>
    <w:rsid w:val="001F233E"/>
    <w:rsid w:val="001F25C0"/>
    <w:rsid w:val="001F7449"/>
    <w:rsid w:val="0020010A"/>
    <w:rsid w:val="0020080A"/>
    <w:rsid w:val="00200B4B"/>
    <w:rsid w:val="00202759"/>
    <w:rsid w:val="0020339D"/>
    <w:rsid w:val="00203B89"/>
    <w:rsid w:val="00203CF2"/>
    <w:rsid w:val="0020487F"/>
    <w:rsid w:val="00207AFC"/>
    <w:rsid w:val="00210529"/>
    <w:rsid w:val="00211D4B"/>
    <w:rsid w:val="00211F6A"/>
    <w:rsid w:val="0021627C"/>
    <w:rsid w:val="00221B0F"/>
    <w:rsid w:val="00223DD6"/>
    <w:rsid w:val="00223F58"/>
    <w:rsid w:val="00224758"/>
    <w:rsid w:val="00224955"/>
    <w:rsid w:val="0022706A"/>
    <w:rsid w:val="002329E9"/>
    <w:rsid w:val="002332ED"/>
    <w:rsid w:val="00233A6D"/>
    <w:rsid w:val="0023407E"/>
    <w:rsid w:val="0023409B"/>
    <w:rsid w:val="00236B23"/>
    <w:rsid w:val="00237F7C"/>
    <w:rsid w:val="002404D7"/>
    <w:rsid w:val="00240E09"/>
    <w:rsid w:val="002423B5"/>
    <w:rsid w:val="00244EC2"/>
    <w:rsid w:val="00245043"/>
    <w:rsid w:val="002462FA"/>
    <w:rsid w:val="002463FA"/>
    <w:rsid w:val="00247933"/>
    <w:rsid w:val="002501DF"/>
    <w:rsid w:val="002502CC"/>
    <w:rsid w:val="002506BA"/>
    <w:rsid w:val="002524F5"/>
    <w:rsid w:val="0025318B"/>
    <w:rsid w:val="00254EFC"/>
    <w:rsid w:val="00255BF9"/>
    <w:rsid w:val="00256329"/>
    <w:rsid w:val="002607C9"/>
    <w:rsid w:val="00260AB8"/>
    <w:rsid w:val="0026128F"/>
    <w:rsid w:val="002634B3"/>
    <w:rsid w:val="00264352"/>
    <w:rsid w:val="00264E2E"/>
    <w:rsid w:val="002659C3"/>
    <w:rsid w:val="00267C68"/>
    <w:rsid w:val="002708F8"/>
    <w:rsid w:val="002720EC"/>
    <w:rsid w:val="002726F8"/>
    <w:rsid w:val="00274FEC"/>
    <w:rsid w:val="00275801"/>
    <w:rsid w:val="00277D64"/>
    <w:rsid w:val="00280A7F"/>
    <w:rsid w:val="0028138D"/>
    <w:rsid w:val="00281C41"/>
    <w:rsid w:val="002829B4"/>
    <w:rsid w:val="00283956"/>
    <w:rsid w:val="002844F9"/>
    <w:rsid w:val="002850B2"/>
    <w:rsid w:val="00286A87"/>
    <w:rsid w:val="00286F51"/>
    <w:rsid w:val="00290185"/>
    <w:rsid w:val="00290E18"/>
    <w:rsid w:val="0029105F"/>
    <w:rsid w:val="00291CCB"/>
    <w:rsid w:val="00294469"/>
    <w:rsid w:val="00296767"/>
    <w:rsid w:val="00297818"/>
    <w:rsid w:val="00297E36"/>
    <w:rsid w:val="002A0BD5"/>
    <w:rsid w:val="002A1D01"/>
    <w:rsid w:val="002A2C5B"/>
    <w:rsid w:val="002A3669"/>
    <w:rsid w:val="002A4693"/>
    <w:rsid w:val="002A6D15"/>
    <w:rsid w:val="002A74CE"/>
    <w:rsid w:val="002B07DF"/>
    <w:rsid w:val="002B1220"/>
    <w:rsid w:val="002B46BC"/>
    <w:rsid w:val="002B6505"/>
    <w:rsid w:val="002B6DC7"/>
    <w:rsid w:val="002B78B5"/>
    <w:rsid w:val="002C032C"/>
    <w:rsid w:val="002C2BEE"/>
    <w:rsid w:val="002C46AC"/>
    <w:rsid w:val="002C573A"/>
    <w:rsid w:val="002C7600"/>
    <w:rsid w:val="002C7AD1"/>
    <w:rsid w:val="002D0B52"/>
    <w:rsid w:val="002D1274"/>
    <w:rsid w:val="002D14DB"/>
    <w:rsid w:val="002D391C"/>
    <w:rsid w:val="002D4772"/>
    <w:rsid w:val="002D4C1A"/>
    <w:rsid w:val="002D7007"/>
    <w:rsid w:val="002E00DD"/>
    <w:rsid w:val="002E16F5"/>
    <w:rsid w:val="002E1D32"/>
    <w:rsid w:val="002E2E65"/>
    <w:rsid w:val="002E3B92"/>
    <w:rsid w:val="002E60B2"/>
    <w:rsid w:val="002E7A3D"/>
    <w:rsid w:val="002F106A"/>
    <w:rsid w:val="002F2494"/>
    <w:rsid w:val="002F2AE5"/>
    <w:rsid w:val="002F32F1"/>
    <w:rsid w:val="002F3866"/>
    <w:rsid w:val="002F3F7D"/>
    <w:rsid w:val="002F53AE"/>
    <w:rsid w:val="002F57F6"/>
    <w:rsid w:val="002F5BE6"/>
    <w:rsid w:val="002F62B1"/>
    <w:rsid w:val="002F7F64"/>
    <w:rsid w:val="00300E6A"/>
    <w:rsid w:val="00302265"/>
    <w:rsid w:val="00302D9E"/>
    <w:rsid w:val="003135B5"/>
    <w:rsid w:val="0031377F"/>
    <w:rsid w:val="003143F9"/>
    <w:rsid w:val="003200DE"/>
    <w:rsid w:val="00320BE8"/>
    <w:rsid w:val="00321D4C"/>
    <w:rsid w:val="00323575"/>
    <w:rsid w:val="0032430C"/>
    <w:rsid w:val="0032573F"/>
    <w:rsid w:val="00326025"/>
    <w:rsid w:val="00326327"/>
    <w:rsid w:val="00326840"/>
    <w:rsid w:val="00326A91"/>
    <w:rsid w:val="003270CF"/>
    <w:rsid w:val="003274A4"/>
    <w:rsid w:val="00332949"/>
    <w:rsid w:val="00332B1D"/>
    <w:rsid w:val="00333CF0"/>
    <w:rsid w:val="00337821"/>
    <w:rsid w:val="003400D4"/>
    <w:rsid w:val="00341DB8"/>
    <w:rsid w:val="003422D3"/>
    <w:rsid w:val="003431A7"/>
    <w:rsid w:val="00345AA0"/>
    <w:rsid w:val="00346C7F"/>
    <w:rsid w:val="00347362"/>
    <w:rsid w:val="003521DE"/>
    <w:rsid w:val="00352D7D"/>
    <w:rsid w:val="00353166"/>
    <w:rsid w:val="00353C1A"/>
    <w:rsid w:val="00354EAB"/>
    <w:rsid w:val="003559E1"/>
    <w:rsid w:val="00357CD8"/>
    <w:rsid w:val="003600E4"/>
    <w:rsid w:val="003604C3"/>
    <w:rsid w:val="00360B9C"/>
    <w:rsid w:val="0036116B"/>
    <w:rsid w:val="003617CB"/>
    <w:rsid w:val="00363F20"/>
    <w:rsid w:val="003651D5"/>
    <w:rsid w:val="003668CF"/>
    <w:rsid w:val="003673FA"/>
    <w:rsid w:val="003720B7"/>
    <w:rsid w:val="00374CC1"/>
    <w:rsid w:val="00375220"/>
    <w:rsid w:val="0037658E"/>
    <w:rsid w:val="0037753D"/>
    <w:rsid w:val="00377990"/>
    <w:rsid w:val="00380E3F"/>
    <w:rsid w:val="00383334"/>
    <w:rsid w:val="00383640"/>
    <w:rsid w:val="00384AD1"/>
    <w:rsid w:val="00386504"/>
    <w:rsid w:val="00387927"/>
    <w:rsid w:val="003902A5"/>
    <w:rsid w:val="00390A9A"/>
    <w:rsid w:val="00393555"/>
    <w:rsid w:val="0039416A"/>
    <w:rsid w:val="00394535"/>
    <w:rsid w:val="00395293"/>
    <w:rsid w:val="00396C07"/>
    <w:rsid w:val="003A06C7"/>
    <w:rsid w:val="003A1703"/>
    <w:rsid w:val="003A321B"/>
    <w:rsid w:val="003A3B9A"/>
    <w:rsid w:val="003A3C68"/>
    <w:rsid w:val="003A5834"/>
    <w:rsid w:val="003B040C"/>
    <w:rsid w:val="003B1852"/>
    <w:rsid w:val="003B1946"/>
    <w:rsid w:val="003B1E17"/>
    <w:rsid w:val="003B22B7"/>
    <w:rsid w:val="003B2A94"/>
    <w:rsid w:val="003B2F12"/>
    <w:rsid w:val="003B3B04"/>
    <w:rsid w:val="003B4F41"/>
    <w:rsid w:val="003B5926"/>
    <w:rsid w:val="003B6D96"/>
    <w:rsid w:val="003C0B00"/>
    <w:rsid w:val="003C0E03"/>
    <w:rsid w:val="003C25F4"/>
    <w:rsid w:val="003C2DC0"/>
    <w:rsid w:val="003C4049"/>
    <w:rsid w:val="003C6206"/>
    <w:rsid w:val="003C649D"/>
    <w:rsid w:val="003C7A7E"/>
    <w:rsid w:val="003D33A3"/>
    <w:rsid w:val="003D5DAB"/>
    <w:rsid w:val="003D5ED4"/>
    <w:rsid w:val="003E017F"/>
    <w:rsid w:val="003E1C67"/>
    <w:rsid w:val="003E2273"/>
    <w:rsid w:val="003E299D"/>
    <w:rsid w:val="003E3275"/>
    <w:rsid w:val="003E3828"/>
    <w:rsid w:val="003E59BA"/>
    <w:rsid w:val="003E5EB8"/>
    <w:rsid w:val="003E7CC9"/>
    <w:rsid w:val="003F00A1"/>
    <w:rsid w:val="003F037D"/>
    <w:rsid w:val="003F0B9B"/>
    <w:rsid w:val="003F1302"/>
    <w:rsid w:val="003F2FA1"/>
    <w:rsid w:val="003F37FF"/>
    <w:rsid w:val="003F53CF"/>
    <w:rsid w:val="003F5429"/>
    <w:rsid w:val="003F5B01"/>
    <w:rsid w:val="003F6B2B"/>
    <w:rsid w:val="0040149F"/>
    <w:rsid w:val="004026C7"/>
    <w:rsid w:val="00403A93"/>
    <w:rsid w:val="00405E65"/>
    <w:rsid w:val="004074DA"/>
    <w:rsid w:val="00412B82"/>
    <w:rsid w:val="0041319A"/>
    <w:rsid w:val="00414118"/>
    <w:rsid w:val="00415564"/>
    <w:rsid w:val="004166FB"/>
    <w:rsid w:val="00416B64"/>
    <w:rsid w:val="004172C3"/>
    <w:rsid w:val="00417860"/>
    <w:rsid w:val="00425305"/>
    <w:rsid w:val="004309AE"/>
    <w:rsid w:val="00431666"/>
    <w:rsid w:val="00431728"/>
    <w:rsid w:val="00432A8C"/>
    <w:rsid w:val="004341E4"/>
    <w:rsid w:val="00434E87"/>
    <w:rsid w:val="00435EF1"/>
    <w:rsid w:val="00436E20"/>
    <w:rsid w:val="00437127"/>
    <w:rsid w:val="00443EAE"/>
    <w:rsid w:val="00444DBC"/>
    <w:rsid w:val="00445C3C"/>
    <w:rsid w:val="00446BDE"/>
    <w:rsid w:val="00446F6A"/>
    <w:rsid w:val="0044739E"/>
    <w:rsid w:val="0045030E"/>
    <w:rsid w:val="004522C6"/>
    <w:rsid w:val="0045297A"/>
    <w:rsid w:val="00452F14"/>
    <w:rsid w:val="00453B74"/>
    <w:rsid w:val="0045694A"/>
    <w:rsid w:val="0045737A"/>
    <w:rsid w:val="00461D9B"/>
    <w:rsid w:val="00462F47"/>
    <w:rsid w:val="00463394"/>
    <w:rsid w:val="00463C0F"/>
    <w:rsid w:val="00464C2F"/>
    <w:rsid w:val="0046516F"/>
    <w:rsid w:val="0046660A"/>
    <w:rsid w:val="00471BAB"/>
    <w:rsid w:val="00472418"/>
    <w:rsid w:val="00474E3E"/>
    <w:rsid w:val="00474F07"/>
    <w:rsid w:val="00475940"/>
    <w:rsid w:val="00483C54"/>
    <w:rsid w:val="004849D8"/>
    <w:rsid w:val="004850BA"/>
    <w:rsid w:val="00486306"/>
    <w:rsid w:val="004864D9"/>
    <w:rsid w:val="00486B0A"/>
    <w:rsid w:val="004873C4"/>
    <w:rsid w:val="00491E64"/>
    <w:rsid w:val="00493336"/>
    <w:rsid w:val="0049549D"/>
    <w:rsid w:val="004957AB"/>
    <w:rsid w:val="0049595F"/>
    <w:rsid w:val="00495BF7"/>
    <w:rsid w:val="00495C5D"/>
    <w:rsid w:val="00495CC7"/>
    <w:rsid w:val="0049761D"/>
    <w:rsid w:val="00497FCF"/>
    <w:rsid w:val="004A17A6"/>
    <w:rsid w:val="004A1CA5"/>
    <w:rsid w:val="004A1CB8"/>
    <w:rsid w:val="004A1DC2"/>
    <w:rsid w:val="004A21F9"/>
    <w:rsid w:val="004A2D3C"/>
    <w:rsid w:val="004A58C4"/>
    <w:rsid w:val="004A7DB6"/>
    <w:rsid w:val="004A7F5A"/>
    <w:rsid w:val="004B04A5"/>
    <w:rsid w:val="004B0B20"/>
    <w:rsid w:val="004B112F"/>
    <w:rsid w:val="004B2D4C"/>
    <w:rsid w:val="004B37F8"/>
    <w:rsid w:val="004B67C7"/>
    <w:rsid w:val="004B6C67"/>
    <w:rsid w:val="004B7664"/>
    <w:rsid w:val="004B7858"/>
    <w:rsid w:val="004C093C"/>
    <w:rsid w:val="004C0FCA"/>
    <w:rsid w:val="004C179F"/>
    <w:rsid w:val="004C1C0C"/>
    <w:rsid w:val="004C247C"/>
    <w:rsid w:val="004C3158"/>
    <w:rsid w:val="004C3762"/>
    <w:rsid w:val="004C52C5"/>
    <w:rsid w:val="004C6A26"/>
    <w:rsid w:val="004C6AE2"/>
    <w:rsid w:val="004C7736"/>
    <w:rsid w:val="004D0337"/>
    <w:rsid w:val="004D0717"/>
    <w:rsid w:val="004D315A"/>
    <w:rsid w:val="004D3AA9"/>
    <w:rsid w:val="004D3FC9"/>
    <w:rsid w:val="004D54B3"/>
    <w:rsid w:val="004D6BA7"/>
    <w:rsid w:val="004D7604"/>
    <w:rsid w:val="004D7BF1"/>
    <w:rsid w:val="004D7E18"/>
    <w:rsid w:val="004E046E"/>
    <w:rsid w:val="004E37F5"/>
    <w:rsid w:val="004E43FA"/>
    <w:rsid w:val="004E64E9"/>
    <w:rsid w:val="004E7B2A"/>
    <w:rsid w:val="004F03A2"/>
    <w:rsid w:val="004F16D1"/>
    <w:rsid w:val="004F194D"/>
    <w:rsid w:val="004F2B4E"/>
    <w:rsid w:val="004F4093"/>
    <w:rsid w:val="004F508C"/>
    <w:rsid w:val="004F6230"/>
    <w:rsid w:val="004F6441"/>
    <w:rsid w:val="005054C3"/>
    <w:rsid w:val="005064EC"/>
    <w:rsid w:val="005076EE"/>
    <w:rsid w:val="00507AA0"/>
    <w:rsid w:val="0051008F"/>
    <w:rsid w:val="005118B8"/>
    <w:rsid w:val="005126D2"/>
    <w:rsid w:val="00513224"/>
    <w:rsid w:val="00515E8B"/>
    <w:rsid w:val="00516D2C"/>
    <w:rsid w:val="00517D00"/>
    <w:rsid w:val="005207A5"/>
    <w:rsid w:val="00521531"/>
    <w:rsid w:val="005235FD"/>
    <w:rsid w:val="005256B6"/>
    <w:rsid w:val="00526246"/>
    <w:rsid w:val="00526DBA"/>
    <w:rsid w:val="00527638"/>
    <w:rsid w:val="0053024B"/>
    <w:rsid w:val="00536D86"/>
    <w:rsid w:val="00537723"/>
    <w:rsid w:val="00537BB0"/>
    <w:rsid w:val="00541564"/>
    <w:rsid w:val="00541929"/>
    <w:rsid w:val="00542A6A"/>
    <w:rsid w:val="00546281"/>
    <w:rsid w:val="00547FB3"/>
    <w:rsid w:val="00550256"/>
    <w:rsid w:val="005506EA"/>
    <w:rsid w:val="0055091D"/>
    <w:rsid w:val="0055136D"/>
    <w:rsid w:val="005517ED"/>
    <w:rsid w:val="00552054"/>
    <w:rsid w:val="005521FC"/>
    <w:rsid w:val="00554E12"/>
    <w:rsid w:val="0055663A"/>
    <w:rsid w:val="00557F92"/>
    <w:rsid w:val="00560055"/>
    <w:rsid w:val="00562F8F"/>
    <w:rsid w:val="00563E12"/>
    <w:rsid w:val="005653E0"/>
    <w:rsid w:val="00566289"/>
    <w:rsid w:val="00570881"/>
    <w:rsid w:val="00571034"/>
    <w:rsid w:val="00574CC8"/>
    <w:rsid w:val="00577F54"/>
    <w:rsid w:val="00580211"/>
    <w:rsid w:val="005803E5"/>
    <w:rsid w:val="005809A4"/>
    <w:rsid w:val="00581498"/>
    <w:rsid w:val="0058258F"/>
    <w:rsid w:val="00582BDD"/>
    <w:rsid w:val="00583481"/>
    <w:rsid w:val="0058513C"/>
    <w:rsid w:val="005855B4"/>
    <w:rsid w:val="00585AC9"/>
    <w:rsid w:val="00587682"/>
    <w:rsid w:val="00590F66"/>
    <w:rsid w:val="005912B2"/>
    <w:rsid w:val="00592167"/>
    <w:rsid w:val="0059566B"/>
    <w:rsid w:val="00595B04"/>
    <w:rsid w:val="0059779C"/>
    <w:rsid w:val="005A05AD"/>
    <w:rsid w:val="005A10D1"/>
    <w:rsid w:val="005A140D"/>
    <w:rsid w:val="005A1BC7"/>
    <w:rsid w:val="005A203D"/>
    <w:rsid w:val="005A2E7E"/>
    <w:rsid w:val="005A30A0"/>
    <w:rsid w:val="005A40E2"/>
    <w:rsid w:val="005A46C9"/>
    <w:rsid w:val="005A4DDD"/>
    <w:rsid w:val="005A798B"/>
    <w:rsid w:val="005A7A27"/>
    <w:rsid w:val="005B028A"/>
    <w:rsid w:val="005B060C"/>
    <w:rsid w:val="005B0E4E"/>
    <w:rsid w:val="005B102F"/>
    <w:rsid w:val="005B1D49"/>
    <w:rsid w:val="005B2611"/>
    <w:rsid w:val="005B3453"/>
    <w:rsid w:val="005B7C8A"/>
    <w:rsid w:val="005C1328"/>
    <w:rsid w:val="005C2C13"/>
    <w:rsid w:val="005C2E92"/>
    <w:rsid w:val="005C3372"/>
    <w:rsid w:val="005C3832"/>
    <w:rsid w:val="005C5DAA"/>
    <w:rsid w:val="005C70C7"/>
    <w:rsid w:val="005D0094"/>
    <w:rsid w:val="005D1DDE"/>
    <w:rsid w:val="005D2155"/>
    <w:rsid w:val="005D417E"/>
    <w:rsid w:val="005D5931"/>
    <w:rsid w:val="005D650E"/>
    <w:rsid w:val="005D6BBE"/>
    <w:rsid w:val="005D756C"/>
    <w:rsid w:val="005D7E8C"/>
    <w:rsid w:val="005E0D96"/>
    <w:rsid w:val="005E1614"/>
    <w:rsid w:val="005E3597"/>
    <w:rsid w:val="005E438F"/>
    <w:rsid w:val="005E4B9B"/>
    <w:rsid w:val="005E72AE"/>
    <w:rsid w:val="005E7B6B"/>
    <w:rsid w:val="005F1578"/>
    <w:rsid w:val="005F3722"/>
    <w:rsid w:val="005F4808"/>
    <w:rsid w:val="005F4860"/>
    <w:rsid w:val="005F5B09"/>
    <w:rsid w:val="005F5FDA"/>
    <w:rsid w:val="005F6213"/>
    <w:rsid w:val="005F6A4A"/>
    <w:rsid w:val="005F6DB2"/>
    <w:rsid w:val="005F6DC2"/>
    <w:rsid w:val="005F6F1C"/>
    <w:rsid w:val="00602B24"/>
    <w:rsid w:val="00602D72"/>
    <w:rsid w:val="00602F80"/>
    <w:rsid w:val="006030DC"/>
    <w:rsid w:val="0060318E"/>
    <w:rsid w:val="0060415C"/>
    <w:rsid w:val="00604E82"/>
    <w:rsid w:val="00606556"/>
    <w:rsid w:val="00606F61"/>
    <w:rsid w:val="006070AE"/>
    <w:rsid w:val="00610EFD"/>
    <w:rsid w:val="006114A5"/>
    <w:rsid w:val="00612535"/>
    <w:rsid w:val="00612841"/>
    <w:rsid w:val="006139DA"/>
    <w:rsid w:val="00615E3B"/>
    <w:rsid w:val="0061653E"/>
    <w:rsid w:val="006177C0"/>
    <w:rsid w:val="00621DF2"/>
    <w:rsid w:val="006237D5"/>
    <w:rsid w:val="00624A50"/>
    <w:rsid w:val="00625933"/>
    <w:rsid w:val="0062597A"/>
    <w:rsid w:val="00626378"/>
    <w:rsid w:val="006276BD"/>
    <w:rsid w:val="00627940"/>
    <w:rsid w:val="006321E9"/>
    <w:rsid w:val="00632936"/>
    <w:rsid w:val="00633410"/>
    <w:rsid w:val="00634B77"/>
    <w:rsid w:val="00636F14"/>
    <w:rsid w:val="0063736E"/>
    <w:rsid w:val="00637F91"/>
    <w:rsid w:val="006425F7"/>
    <w:rsid w:val="00642B9B"/>
    <w:rsid w:val="00642D33"/>
    <w:rsid w:val="006430D3"/>
    <w:rsid w:val="00645025"/>
    <w:rsid w:val="006465A4"/>
    <w:rsid w:val="00647070"/>
    <w:rsid w:val="0064790E"/>
    <w:rsid w:val="00650AAE"/>
    <w:rsid w:val="006510D3"/>
    <w:rsid w:val="00651F6C"/>
    <w:rsid w:val="00652F73"/>
    <w:rsid w:val="006535BB"/>
    <w:rsid w:val="00653F49"/>
    <w:rsid w:val="006542B2"/>
    <w:rsid w:val="00654407"/>
    <w:rsid w:val="006569C4"/>
    <w:rsid w:val="00656BA5"/>
    <w:rsid w:val="00657CFE"/>
    <w:rsid w:val="00657FAE"/>
    <w:rsid w:val="006602B0"/>
    <w:rsid w:val="00661F7B"/>
    <w:rsid w:val="00663E66"/>
    <w:rsid w:val="00664C81"/>
    <w:rsid w:val="006660B3"/>
    <w:rsid w:val="00667E1F"/>
    <w:rsid w:val="00670A96"/>
    <w:rsid w:val="00674023"/>
    <w:rsid w:val="00676C10"/>
    <w:rsid w:val="00680BFE"/>
    <w:rsid w:val="00681B53"/>
    <w:rsid w:val="00681F27"/>
    <w:rsid w:val="00682B5C"/>
    <w:rsid w:val="00682DC9"/>
    <w:rsid w:val="00690A44"/>
    <w:rsid w:val="00691B3E"/>
    <w:rsid w:val="0069298B"/>
    <w:rsid w:val="00692C72"/>
    <w:rsid w:val="00693BFF"/>
    <w:rsid w:val="00694926"/>
    <w:rsid w:val="00695AE8"/>
    <w:rsid w:val="0069744E"/>
    <w:rsid w:val="00697E92"/>
    <w:rsid w:val="006A1784"/>
    <w:rsid w:val="006A1CFE"/>
    <w:rsid w:val="006A49E3"/>
    <w:rsid w:val="006A4D59"/>
    <w:rsid w:val="006A5867"/>
    <w:rsid w:val="006A5FE1"/>
    <w:rsid w:val="006A6357"/>
    <w:rsid w:val="006A6B95"/>
    <w:rsid w:val="006B0113"/>
    <w:rsid w:val="006B0567"/>
    <w:rsid w:val="006B0BE7"/>
    <w:rsid w:val="006B142F"/>
    <w:rsid w:val="006B17CA"/>
    <w:rsid w:val="006B28DD"/>
    <w:rsid w:val="006B4476"/>
    <w:rsid w:val="006B50A0"/>
    <w:rsid w:val="006B5415"/>
    <w:rsid w:val="006B5550"/>
    <w:rsid w:val="006C0993"/>
    <w:rsid w:val="006C1998"/>
    <w:rsid w:val="006C4B63"/>
    <w:rsid w:val="006C59B1"/>
    <w:rsid w:val="006D0359"/>
    <w:rsid w:val="006D0E05"/>
    <w:rsid w:val="006D1EC5"/>
    <w:rsid w:val="006D2292"/>
    <w:rsid w:val="006D2F6B"/>
    <w:rsid w:val="006D4A4E"/>
    <w:rsid w:val="006D50AE"/>
    <w:rsid w:val="006D51B4"/>
    <w:rsid w:val="006D5F32"/>
    <w:rsid w:val="006D6647"/>
    <w:rsid w:val="006D66A5"/>
    <w:rsid w:val="006D74C9"/>
    <w:rsid w:val="006E046C"/>
    <w:rsid w:val="006E2319"/>
    <w:rsid w:val="006F04F1"/>
    <w:rsid w:val="006F064E"/>
    <w:rsid w:val="006F1EC0"/>
    <w:rsid w:val="006F258F"/>
    <w:rsid w:val="006F3353"/>
    <w:rsid w:val="006F3E65"/>
    <w:rsid w:val="006F5A84"/>
    <w:rsid w:val="006F6A48"/>
    <w:rsid w:val="006F7C74"/>
    <w:rsid w:val="007006F3"/>
    <w:rsid w:val="00702383"/>
    <w:rsid w:val="007039D5"/>
    <w:rsid w:val="007053D3"/>
    <w:rsid w:val="0070643C"/>
    <w:rsid w:val="0070693B"/>
    <w:rsid w:val="00707300"/>
    <w:rsid w:val="00710A68"/>
    <w:rsid w:val="00711614"/>
    <w:rsid w:val="00711970"/>
    <w:rsid w:val="00711CBD"/>
    <w:rsid w:val="00712721"/>
    <w:rsid w:val="00712D74"/>
    <w:rsid w:val="00712E69"/>
    <w:rsid w:val="00715969"/>
    <w:rsid w:val="00717000"/>
    <w:rsid w:val="00724842"/>
    <w:rsid w:val="00724AF8"/>
    <w:rsid w:val="00725467"/>
    <w:rsid w:val="00726459"/>
    <w:rsid w:val="0072675E"/>
    <w:rsid w:val="007272D6"/>
    <w:rsid w:val="007308A3"/>
    <w:rsid w:val="00732E5A"/>
    <w:rsid w:val="0073367B"/>
    <w:rsid w:val="00733792"/>
    <w:rsid w:val="00733B6C"/>
    <w:rsid w:val="00734AD8"/>
    <w:rsid w:val="00735F8B"/>
    <w:rsid w:val="00736FFC"/>
    <w:rsid w:val="00737250"/>
    <w:rsid w:val="00737917"/>
    <w:rsid w:val="00741704"/>
    <w:rsid w:val="00741DB9"/>
    <w:rsid w:val="007420F9"/>
    <w:rsid w:val="0074277D"/>
    <w:rsid w:val="00742C6A"/>
    <w:rsid w:val="0074328A"/>
    <w:rsid w:val="00743795"/>
    <w:rsid w:val="007443CF"/>
    <w:rsid w:val="00744A69"/>
    <w:rsid w:val="00744E4D"/>
    <w:rsid w:val="00746874"/>
    <w:rsid w:val="00747A18"/>
    <w:rsid w:val="0075036A"/>
    <w:rsid w:val="0075174E"/>
    <w:rsid w:val="00751CE6"/>
    <w:rsid w:val="0075442E"/>
    <w:rsid w:val="00757CCA"/>
    <w:rsid w:val="007602EF"/>
    <w:rsid w:val="007611D8"/>
    <w:rsid w:val="007611F7"/>
    <w:rsid w:val="007612A6"/>
    <w:rsid w:val="00761B6A"/>
    <w:rsid w:val="00761ED1"/>
    <w:rsid w:val="00762F0A"/>
    <w:rsid w:val="0076326E"/>
    <w:rsid w:val="0076428C"/>
    <w:rsid w:val="00767EC8"/>
    <w:rsid w:val="00770895"/>
    <w:rsid w:val="00770D13"/>
    <w:rsid w:val="00771C0E"/>
    <w:rsid w:val="00772999"/>
    <w:rsid w:val="007737BA"/>
    <w:rsid w:val="00773DB7"/>
    <w:rsid w:val="00773E88"/>
    <w:rsid w:val="00774E24"/>
    <w:rsid w:val="00775064"/>
    <w:rsid w:val="00775AD1"/>
    <w:rsid w:val="0077657D"/>
    <w:rsid w:val="00776DB0"/>
    <w:rsid w:val="00776EE6"/>
    <w:rsid w:val="007779CA"/>
    <w:rsid w:val="00777BEA"/>
    <w:rsid w:val="007813E9"/>
    <w:rsid w:val="007814A0"/>
    <w:rsid w:val="00785099"/>
    <w:rsid w:val="0078591B"/>
    <w:rsid w:val="00785BEB"/>
    <w:rsid w:val="00785C61"/>
    <w:rsid w:val="00786053"/>
    <w:rsid w:val="00786998"/>
    <w:rsid w:val="00790046"/>
    <w:rsid w:val="0079009E"/>
    <w:rsid w:val="007920F1"/>
    <w:rsid w:val="007932C3"/>
    <w:rsid w:val="00793326"/>
    <w:rsid w:val="00793A68"/>
    <w:rsid w:val="00794E0A"/>
    <w:rsid w:val="00795D7D"/>
    <w:rsid w:val="00796143"/>
    <w:rsid w:val="00796425"/>
    <w:rsid w:val="00796EBF"/>
    <w:rsid w:val="007972CA"/>
    <w:rsid w:val="007A0F77"/>
    <w:rsid w:val="007A2C5F"/>
    <w:rsid w:val="007A3266"/>
    <w:rsid w:val="007A33F4"/>
    <w:rsid w:val="007A390D"/>
    <w:rsid w:val="007A4336"/>
    <w:rsid w:val="007A5B97"/>
    <w:rsid w:val="007A5E3F"/>
    <w:rsid w:val="007A5ECD"/>
    <w:rsid w:val="007A76EF"/>
    <w:rsid w:val="007A7F4E"/>
    <w:rsid w:val="007B06C9"/>
    <w:rsid w:val="007B18A5"/>
    <w:rsid w:val="007B2280"/>
    <w:rsid w:val="007B230A"/>
    <w:rsid w:val="007B2AB2"/>
    <w:rsid w:val="007B3227"/>
    <w:rsid w:val="007B41DE"/>
    <w:rsid w:val="007B440A"/>
    <w:rsid w:val="007B4FA1"/>
    <w:rsid w:val="007B554F"/>
    <w:rsid w:val="007B64C0"/>
    <w:rsid w:val="007B65A1"/>
    <w:rsid w:val="007B7AAA"/>
    <w:rsid w:val="007C0E08"/>
    <w:rsid w:val="007C45B4"/>
    <w:rsid w:val="007C4793"/>
    <w:rsid w:val="007C5452"/>
    <w:rsid w:val="007C5AB4"/>
    <w:rsid w:val="007C7B3C"/>
    <w:rsid w:val="007D1112"/>
    <w:rsid w:val="007D3BAE"/>
    <w:rsid w:val="007D3F05"/>
    <w:rsid w:val="007D5AFD"/>
    <w:rsid w:val="007E1ACE"/>
    <w:rsid w:val="007E254D"/>
    <w:rsid w:val="007E2C17"/>
    <w:rsid w:val="007E2F87"/>
    <w:rsid w:val="007E4140"/>
    <w:rsid w:val="007E456B"/>
    <w:rsid w:val="007E48CA"/>
    <w:rsid w:val="007E4DF2"/>
    <w:rsid w:val="007E7BBC"/>
    <w:rsid w:val="007F5060"/>
    <w:rsid w:val="007F6353"/>
    <w:rsid w:val="007F6BA9"/>
    <w:rsid w:val="008008A8"/>
    <w:rsid w:val="00801398"/>
    <w:rsid w:val="008018AC"/>
    <w:rsid w:val="00802DA3"/>
    <w:rsid w:val="00804B31"/>
    <w:rsid w:val="00805D7B"/>
    <w:rsid w:val="00807CAE"/>
    <w:rsid w:val="008104D4"/>
    <w:rsid w:val="00810C63"/>
    <w:rsid w:val="00812720"/>
    <w:rsid w:val="008149A1"/>
    <w:rsid w:val="00814A15"/>
    <w:rsid w:val="00814E04"/>
    <w:rsid w:val="008163B1"/>
    <w:rsid w:val="00817D9A"/>
    <w:rsid w:val="00817DF8"/>
    <w:rsid w:val="008228F1"/>
    <w:rsid w:val="0082302D"/>
    <w:rsid w:val="00823296"/>
    <w:rsid w:val="00824CEF"/>
    <w:rsid w:val="00825669"/>
    <w:rsid w:val="00827CF0"/>
    <w:rsid w:val="008305B4"/>
    <w:rsid w:val="00830C37"/>
    <w:rsid w:val="0083133E"/>
    <w:rsid w:val="00831CF8"/>
    <w:rsid w:val="00831D2B"/>
    <w:rsid w:val="00833291"/>
    <w:rsid w:val="00833D3D"/>
    <w:rsid w:val="00836398"/>
    <w:rsid w:val="008366A7"/>
    <w:rsid w:val="00836BDE"/>
    <w:rsid w:val="0084132E"/>
    <w:rsid w:val="00842D1D"/>
    <w:rsid w:val="008435E3"/>
    <w:rsid w:val="00844A44"/>
    <w:rsid w:val="00846B87"/>
    <w:rsid w:val="00851140"/>
    <w:rsid w:val="008517FF"/>
    <w:rsid w:val="008524A5"/>
    <w:rsid w:val="00852FC4"/>
    <w:rsid w:val="0085391C"/>
    <w:rsid w:val="00853DAA"/>
    <w:rsid w:val="008562C1"/>
    <w:rsid w:val="00856B91"/>
    <w:rsid w:val="00860DA5"/>
    <w:rsid w:val="00860FA4"/>
    <w:rsid w:val="008614E7"/>
    <w:rsid w:val="00861CF4"/>
    <w:rsid w:val="00861F2F"/>
    <w:rsid w:val="008632C0"/>
    <w:rsid w:val="008639EC"/>
    <w:rsid w:val="008649BB"/>
    <w:rsid w:val="00864E2F"/>
    <w:rsid w:val="00865355"/>
    <w:rsid w:val="00866E62"/>
    <w:rsid w:val="00867EC7"/>
    <w:rsid w:val="00875FCE"/>
    <w:rsid w:val="008761F3"/>
    <w:rsid w:val="00876ACE"/>
    <w:rsid w:val="00880B28"/>
    <w:rsid w:val="0088630C"/>
    <w:rsid w:val="0089108A"/>
    <w:rsid w:val="008926D1"/>
    <w:rsid w:val="00892D4A"/>
    <w:rsid w:val="0089348F"/>
    <w:rsid w:val="00894A8D"/>
    <w:rsid w:val="00894B9D"/>
    <w:rsid w:val="00895F2B"/>
    <w:rsid w:val="00895F9E"/>
    <w:rsid w:val="00896221"/>
    <w:rsid w:val="008978F0"/>
    <w:rsid w:val="008A08BC"/>
    <w:rsid w:val="008A1B25"/>
    <w:rsid w:val="008A1F9E"/>
    <w:rsid w:val="008A21C9"/>
    <w:rsid w:val="008A2CD7"/>
    <w:rsid w:val="008A3046"/>
    <w:rsid w:val="008A34D1"/>
    <w:rsid w:val="008A6A38"/>
    <w:rsid w:val="008B0347"/>
    <w:rsid w:val="008B3318"/>
    <w:rsid w:val="008B3FE9"/>
    <w:rsid w:val="008B4A97"/>
    <w:rsid w:val="008B683A"/>
    <w:rsid w:val="008B7B14"/>
    <w:rsid w:val="008C11A8"/>
    <w:rsid w:val="008C12D8"/>
    <w:rsid w:val="008C1578"/>
    <w:rsid w:val="008C1BD2"/>
    <w:rsid w:val="008C43AA"/>
    <w:rsid w:val="008C462F"/>
    <w:rsid w:val="008C5B13"/>
    <w:rsid w:val="008C690B"/>
    <w:rsid w:val="008D087B"/>
    <w:rsid w:val="008D08E7"/>
    <w:rsid w:val="008D2A1D"/>
    <w:rsid w:val="008D3A2D"/>
    <w:rsid w:val="008D3F60"/>
    <w:rsid w:val="008D44A6"/>
    <w:rsid w:val="008D4FA5"/>
    <w:rsid w:val="008D53D4"/>
    <w:rsid w:val="008D63A3"/>
    <w:rsid w:val="008D6B89"/>
    <w:rsid w:val="008E0497"/>
    <w:rsid w:val="008E10AD"/>
    <w:rsid w:val="008E1F62"/>
    <w:rsid w:val="008E30B8"/>
    <w:rsid w:val="008E32D1"/>
    <w:rsid w:val="008E36B1"/>
    <w:rsid w:val="008E3B5D"/>
    <w:rsid w:val="008E5428"/>
    <w:rsid w:val="008E6C2D"/>
    <w:rsid w:val="008F2AAD"/>
    <w:rsid w:val="008F2E73"/>
    <w:rsid w:val="008F4775"/>
    <w:rsid w:val="008F559B"/>
    <w:rsid w:val="008F57D9"/>
    <w:rsid w:val="008F6271"/>
    <w:rsid w:val="008F698B"/>
    <w:rsid w:val="008F6F15"/>
    <w:rsid w:val="008F7CD6"/>
    <w:rsid w:val="00900FE1"/>
    <w:rsid w:val="00901D20"/>
    <w:rsid w:val="00902527"/>
    <w:rsid w:val="00903077"/>
    <w:rsid w:val="00903F90"/>
    <w:rsid w:val="009041F4"/>
    <w:rsid w:val="0090443C"/>
    <w:rsid w:val="00905744"/>
    <w:rsid w:val="00906EEF"/>
    <w:rsid w:val="00912650"/>
    <w:rsid w:val="0091338F"/>
    <w:rsid w:val="00914ECF"/>
    <w:rsid w:val="009153AB"/>
    <w:rsid w:val="0091634E"/>
    <w:rsid w:val="009171AD"/>
    <w:rsid w:val="00920733"/>
    <w:rsid w:val="00921682"/>
    <w:rsid w:val="00922281"/>
    <w:rsid w:val="009234CB"/>
    <w:rsid w:val="00924C51"/>
    <w:rsid w:val="00925A83"/>
    <w:rsid w:val="00926B6C"/>
    <w:rsid w:val="009272CA"/>
    <w:rsid w:val="00930FA2"/>
    <w:rsid w:val="00931336"/>
    <w:rsid w:val="00931525"/>
    <w:rsid w:val="00931FFE"/>
    <w:rsid w:val="00932115"/>
    <w:rsid w:val="009322AC"/>
    <w:rsid w:val="00932864"/>
    <w:rsid w:val="009338C7"/>
    <w:rsid w:val="00934441"/>
    <w:rsid w:val="00934BAA"/>
    <w:rsid w:val="00935869"/>
    <w:rsid w:val="00935E08"/>
    <w:rsid w:val="00936628"/>
    <w:rsid w:val="00936F95"/>
    <w:rsid w:val="009378DD"/>
    <w:rsid w:val="009401ED"/>
    <w:rsid w:val="00941922"/>
    <w:rsid w:val="00942C5B"/>
    <w:rsid w:val="00943E46"/>
    <w:rsid w:val="0094418B"/>
    <w:rsid w:val="00945A37"/>
    <w:rsid w:val="009461BC"/>
    <w:rsid w:val="00946268"/>
    <w:rsid w:val="00947CB1"/>
    <w:rsid w:val="009516B3"/>
    <w:rsid w:val="0095177F"/>
    <w:rsid w:val="0095292F"/>
    <w:rsid w:val="009532D1"/>
    <w:rsid w:val="0095334A"/>
    <w:rsid w:val="00954303"/>
    <w:rsid w:val="00954901"/>
    <w:rsid w:val="00955380"/>
    <w:rsid w:val="00960313"/>
    <w:rsid w:val="0096087B"/>
    <w:rsid w:val="009611A6"/>
    <w:rsid w:val="009618BA"/>
    <w:rsid w:val="00961CC7"/>
    <w:rsid w:val="00962243"/>
    <w:rsid w:val="00962B14"/>
    <w:rsid w:val="0096420B"/>
    <w:rsid w:val="009648BE"/>
    <w:rsid w:val="00964FCD"/>
    <w:rsid w:val="00965E13"/>
    <w:rsid w:val="00966D2C"/>
    <w:rsid w:val="00966F46"/>
    <w:rsid w:val="0096749E"/>
    <w:rsid w:val="00970371"/>
    <w:rsid w:val="00970CDE"/>
    <w:rsid w:val="009719E9"/>
    <w:rsid w:val="009728F3"/>
    <w:rsid w:val="00973090"/>
    <w:rsid w:val="009732EF"/>
    <w:rsid w:val="0097528D"/>
    <w:rsid w:val="0097532F"/>
    <w:rsid w:val="00975A9B"/>
    <w:rsid w:val="00976561"/>
    <w:rsid w:val="00977BAA"/>
    <w:rsid w:val="0098119F"/>
    <w:rsid w:val="00981749"/>
    <w:rsid w:val="00981D22"/>
    <w:rsid w:val="00982397"/>
    <w:rsid w:val="009828A3"/>
    <w:rsid w:val="00982957"/>
    <w:rsid w:val="00982D2E"/>
    <w:rsid w:val="00984B6F"/>
    <w:rsid w:val="009856F1"/>
    <w:rsid w:val="00987E49"/>
    <w:rsid w:val="00990BA5"/>
    <w:rsid w:val="00991B09"/>
    <w:rsid w:val="009930E5"/>
    <w:rsid w:val="009962CC"/>
    <w:rsid w:val="009966F8"/>
    <w:rsid w:val="00996D50"/>
    <w:rsid w:val="00997500"/>
    <w:rsid w:val="009A0782"/>
    <w:rsid w:val="009A0A83"/>
    <w:rsid w:val="009A1348"/>
    <w:rsid w:val="009A39F0"/>
    <w:rsid w:val="009B2FCA"/>
    <w:rsid w:val="009B6261"/>
    <w:rsid w:val="009C008A"/>
    <w:rsid w:val="009C0C00"/>
    <w:rsid w:val="009C0C29"/>
    <w:rsid w:val="009C3346"/>
    <w:rsid w:val="009C479C"/>
    <w:rsid w:val="009C5796"/>
    <w:rsid w:val="009C6405"/>
    <w:rsid w:val="009C7F68"/>
    <w:rsid w:val="009D1351"/>
    <w:rsid w:val="009D2F8F"/>
    <w:rsid w:val="009D584A"/>
    <w:rsid w:val="009D6300"/>
    <w:rsid w:val="009E12D5"/>
    <w:rsid w:val="009E1760"/>
    <w:rsid w:val="009E1AD8"/>
    <w:rsid w:val="009E34ED"/>
    <w:rsid w:val="009E4F63"/>
    <w:rsid w:val="009F02FE"/>
    <w:rsid w:val="009F0BA0"/>
    <w:rsid w:val="009F0E55"/>
    <w:rsid w:val="009F14D8"/>
    <w:rsid w:val="009F2038"/>
    <w:rsid w:val="009F363F"/>
    <w:rsid w:val="009F6125"/>
    <w:rsid w:val="00A017FE"/>
    <w:rsid w:val="00A0217A"/>
    <w:rsid w:val="00A058BA"/>
    <w:rsid w:val="00A07F38"/>
    <w:rsid w:val="00A07F6C"/>
    <w:rsid w:val="00A10EF8"/>
    <w:rsid w:val="00A11420"/>
    <w:rsid w:val="00A11825"/>
    <w:rsid w:val="00A119B8"/>
    <w:rsid w:val="00A11C6E"/>
    <w:rsid w:val="00A1289F"/>
    <w:rsid w:val="00A130D6"/>
    <w:rsid w:val="00A14D79"/>
    <w:rsid w:val="00A15B74"/>
    <w:rsid w:val="00A170AB"/>
    <w:rsid w:val="00A202FE"/>
    <w:rsid w:val="00A21EC7"/>
    <w:rsid w:val="00A224D4"/>
    <w:rsid w:val="00A24745"/>
    <w:rsid w:val="00A24A9B"/>
    <w:rsid w:val="00A25249"/>
    <w:rsid w:val="00A26D65"/>
    <w:rsid w:val="00A2736F"/>
    <w:rsid w:val="00A31234"/>
    <w:rsid w:val="00A32903"/>
    <w:rsid w:val="00A34B71"/>
    <w:rsid w:val="00A34DDD"/>
    <w:rsid w:val="00A362C4"/>
    <w:rsid w:val="00A37258"/>
    <w:rsid w:val="00A37543"/>
    <w:rsid w:val="00A375E4"/>
    <w:rsid w:val="00A37789"/>
    <w:rsid w:val="00A37C4C"/>
    <w:rsid w:val="00A401DA"/>
    <w:rsid w:val="00A40B81"/>
    <w:rsid w:val="00A42D0F"/>
    <w:rsid w:val="00A45283"/>
    <w:rsid w:val="00A46737"/>
    <w:rsid w:val="00A47937"/>
    <w:rsid w:val="00A50A24"/>
    <w:rsid w:val="00A50B91"/>
    <w:rsid w:val="00A50FC6"/>
    <w:rsid w:val="00A51587"/>
    <w:rsid w:val="00A51709"/>
    <w:rsid w:val="00A51812"/>
    <w:rsid w:val="00A524C6"/>
    <w:rsid w:val="00A53DAD"/>
    <w:rsid w:val="00A564E4"/>
    <w:rsid w:val="00A56957"/>
    <w:rsid w:val="00A576F9"/>
    <w:rsid w:val="00A604FB"/>
    <w:rsid w:val="00A61511"/>
    <w:rsid w:val="00A61B9E"/>
    <w:rsid w:val="00A64E67"/>
    <w:rsid w:val="00A658FD"/>
    <w:rsid w:val="00A6651E"/>
    <w:rsid w:val="00A66900"/>
    <w:rsid w:val="00A66EA9"/>
    <w:rsid w:val="00A671D8"/>
    <w:rsid w:val="00A731CA"/>
    <w:rsid w:val="00A732F3"/>
    <w:rsid w:val="00A81BAA"/>
    <w:rsid w:val="00A84B9B"/>
    <w:rsid w:val="00A87BD9"/>
    <w:rsid w:val="00A87C6E"/>
    <w:rsid w:val="00A87D8D"/>
    <w:rsid w:val="00A9058B"/>
    <w:rsid w:val="00A91376"/>
    <w:rsid w:val="00A95871"/>
    <w:rsid w:val="00A96E01"/>
    <w:rsid w:val="00A97AAE"/>
    <w:rsid w:val="00AA19A6"/>
    <w:rsid w:val="00AA1E3F"/>
    <w:rsid w:val="00AA3020"/>
    <w:rsid w:val="00AA36BA"/>
    <w:rsid w:val="00AA3B51"/>
    <w:rsid w:val="00AA4D56"/>
    <w:rsid w:val="00AA5523"/>
    <w:rsid w:val="00AA6EE1"/>
    <w:rsid w:val="00AB068B"/>
    <w:rsid w:val="00AB12B4"/>
    <w:rsid w:val="00AB1FE3"/>
    <w:rsid w:val="00AB3123"/>
    <w:rsid w:val="00AB470C"/>
    <w:rsid w:val="00AB4780"/>
    <w:rsid w:val="00AB7D2C"/>
    <w:rsid w:val="00AC0E97"/>
    <w:rsid w:val="00AC4A5C"/>
    <w:rsid w:val="00AC5D17"/>
    <w:rsid w:val="00AC5F98"/>
    <w:rsid w:val="00AC6048"/>
    <w:rsid w:val="00AD0919"/>
    <w:rsid w:val="00AD224F"/>
    <w:rsid w:val="00AD26E6"/>
    <w:rsid w:val="00AD33A1"/>
    <w:rsid w:val="00AD3792"/>
    <w:rsid w:val="00AD4470"/>
    <w:rsid w:val="00AD5A06"/>
    <w:rsid w:val="00AD6B1E"/>
    <w:rsid w:val="00AD752D"/>
    <w:rsid w:val="00AD7F9B"/>
    <w:rsid w:val="00AE08A6"/>
    <w:rsid w:val="00AE2121"/>
    <w:rsid w:val="00AE4284"/>
    <w:rsid w:val="00AE4868"/>
    <w:rsid w:val="00AE505C"/>
    <w:rsid w:val="00AE765F"/>
    <w:rsid w:val="00AE7ABD"/>
    <w:rsid w:val="00AF0312"/>
    <w:rsid w:val="00AF1437"/>
    <w:rsid w:val="00AF4B45"/>
    <w:rsid w:val="00AF52BE"/>
    <w:rsid w:val="00AF5563"/>
    <w:rsid w:val="00AF5E0F"/>
    <w:rsid w:val="00AF615D"/>
    <w:rsid w:val="00AF6F3E"/>
    <w:rsid w:val="00AF74A2"/>
    <w:rsid w:val="00AF7C8F"/>
    <w:rsid w:val="00B00CE5"/>
    <w:rsid w:val="00B01E79"/>
    <w:rsid w:val="00B02065"/>
    <w:rsid w:val="00B0348A"/>
    <w:rsid w:val="00B04064"/>
    <w:rsid w:val="00B04933"/>
    <w:rsid w:val="00B05D45"/>
    <w:rsid w:val="00B10E50"/>
    <w:rsid w:val="00B11F94"/>
    <w:rsid w:val="00B1211F"/>
    <w:rsid w:val="00B12BBB"/>
    <w:rsid w:val="00B12D0F"/>
    <w:rsid w:val="00B139F5"/>
    <w:rsid w:val="00B146CD"/>
    <w:rsid w:val="00B15A34"/>
    <w:rsid w:val="00B15BD5"/>
    <w:rsid w:val="00B16645"/>
    <w:rsid w:val="00B20C20"/>
    <w:rsid w:val="00B212E2"/>
    <w:rsid w:val="00B232F7"/>
    <w:rsid w:val="00B259DF"/>
    <w:rsid w:val="00B25A3F"/>
    <w:rsid w:val="00B25B7A"/>
    <w:rsid w:val="00B26516"/>
    <w:rsid w:val="00B276F4"/>
    <w:rsid w:val="00B30EEF"/>
    <w:rsid w:val="00B30F8D"/>
    <w:rsid w:val="00B31193"/>
    <w:rsid w:val="00B316CE"/>
    <w:rsid w:val="00B31B61"/>
    <w:rsid w:val="00B33D7A"/>
    <w:rsid w:val="00B40018"/>
    <w:rsid w:val="00B410F0"/>
    <w:rsid w:val="00B4112F"/>
    <w:rsid w:val="00B4237D"/>
    <w:rsid w:val="00B4280A"/>
    <w:rsid w:val="00B42BF6"/>
    <w:rsid w:val="00B42D7C"/>
    <w:rsid w:val="00B432DC"/>
    <w:rsid w:val="00B445F0"/>
    <w:rsid w:val="00B46409"/>
    <w:rsid w:val="00B472E2"/>
    <w:rsid w:val="00B47FA4"/>
    <w:rsid w:val="00B50139"/>
    <w:rsid w:val="00B51943"/>
    <w:rsid w:val="00B52434"/>
    <w:rsid w:val="00B525C1"/>
    <w:rsid w:val="00B538CF"/>
    <w:rsid w:val="00B539D2"/>
    <w:rsid w:val="00B53BE5"/>
    <w:rsid w:val="00B541BC"/>
    <w:rsid w:val="00B54A5F"/>
    <w:rsid w:val="00B5661A"/>
    <w:rsid w:val="00B56926"/>
    <w:rsid w:val="00B57791"/>
    <w:rsid w:val="00B61E80"/>
    <w:rsid w:val="00B6429E"/>
    <w:rsid w:val="00B64732"/>
    <w:rsid w:val="00B6477A"/>
    <w:rsid w:val="00B71335"/>
    <w:rsid w:val="00B745D0"/>
    <w:rsid w:val="00B75FA1"/>
    <w:rsid w:val="00B76542"/>
    <w:rsid w:val="00B76884"/>
    <w:rsid w:val="00B77AE5"/>
    <w:rsid w:val="00B81281"/>
    <w:rsid w:val="00B82AA7"/>
    <w:rsid w:val="00B85C16"/>
    <w:rsid w:val="00B86626"/>
    <w:rsid w:val="00B87CE3"/>
    <w:rsid w:val="00B87E03"/>
    <w:rsid w:val="00B90E77"/>
    <w:rsid w:val="00B92198"/>
    <w:rsid w:val="00B929D2"/>
    <w:rsid w:val="00B93C46"/>
    <w:rsid w:val="00B93DD6"/>
    <w:rsid w:val="00B93F29"/>
    <w:rsid w:val="00B94E0D"/>
    <w:rsid w:val="00B956A5"/>
    <w:rsid w:val="00B96F48"/>
    <w:rsid w:val="00B974D3"/>
    <w:rsid w:val="00B9764F"/>
    <w:rsid w:val="00B97C03"/>
    <w:rsid w:val="00B97E05"/>
    <w:rsid w:val="00BA177D"/>
    <w:rsid w:val="00BA2242"/>
    <w:rsid w:val="00BA2CD4"/>
    <w:rsid w:val="00BA3178"/>
    <w:rsid w:val="00BA3AE8"/>
    <w:rsid w:val="00BA4624"/>
    <w:rsid w:val="00BA4C2A"/>
    <w:rsid w:val="00BA4D43"/>
    <w:rsid w:val="00BA71BB"/>
    <w:rsid w:val="00BB2CD8"/>
    <w:rsid w:val="00BB3DA4"/>
    <w:rsid w:val="00BB4465"/>
    <w:rsid w:val="00BB62F7"/>
    <w:rsid w:val="00BB6DCF"/>
    <w:rsid w:val="00BC03A0"/>
    <w:rsid w:val="00BC0E80"/>
    <w:rsid w:val="00BC0EC7"/>
    <w:rsid w:val="00BC23D8"/>
    <w:rsid w:val="00BC373A"/>
    <w:rsid w:val="00BC47C5"/>
    <w:rsid w:val="00BC4A5B"/>
    <w:rsid w:val="00BC5107"/>
    <w:rsid w:val="00BC692E"/>
    <w:rsid w:val="00BC6E14"/>
    <w:rsid w:val="00BC7BCB"/>
    <w:rsid w:val="00BD0713"/>
    <w:rsid w:val="00BD0C25"/>
    <w:rsid w:val="00BD0DE3"/>
    <w:rsid w:val="00BD1580"/>
    <w:rsid w:val="00BD1768"/>
    <w:rsid w:val="00BD3DD7"/>
    <w:rsid w:val="00BD4DD1"/>
    <w:rsid w:val="00BD5CEA"/>
    <w:rsid w:val="00BD5EA6"/>
    <w:rsid w:val="00BD6ACB"/>
    <w:rsid w:val="00BD6E07"/>
    <w:rsid w:val="00BE01B3"/>
    <w:rsid w:val="00BE08F1"/>
    <w:rsid w:val="00BE0CCD"/>
    <w:rsid w:val="00BE2203"/>
    <w:rsid w:val="00BE3825"/>
    <w:rsid w:val="00BE5033"/>
    <w:rsid w:val="00BE65EA"/>
    <w:rsid w:val="00BE7550"/>
    <w:rsid w:val="00BF1111"/>
    <w:rsid w:val="00BF4BA2"/>
    <w:rsid w:val="00BF50A2"/>
    <w:rsid w:val="00BF5AB6"/>
    <w:rsid w:val="00BF5B8D"/>
    <w:rsid w:val="00BF6F27"/>
    <w:rsid w:val="00BF6F7A"/>
    <w:rsid w:val="00BF70E6"/>
    <w:rsid w:val="00C00031"/>
    <w:rsid w:val="00C01C02"/>
    <w:rsid w:val="00C02599"/>
    <w:rsid w:val="00C03B4E"/>
    <w:rsid w:val="00C069AF"/>
    <w:rsid w:val="00C07693"/>
    <w:rsid w:val="00C134EB"/>
    <w:rsid w:val="00C144C2"/>
    <w:rsid w:val="00C150F5"/>
    <w:rsid w:val="00C16844"/>
    <w:rsid w:val="00C1686C"/>
    <w:rsid w:val="00C204FF"/>
    <w:rsid w:val="00C20B47"/>
    <w:rsid w:val="00C215B5"/>
    <w:rsid w:val="00C215D3"/>
    <w:rsid w:val="00C24DF8"/>
    <w:rsid w:val="00C2575A"/>
    <w:rsid w:val="00C278F8"/>
    <w:rsid w:val="00C27F96"/>
    <w:rsid w:val="00C304C7"/>
    <w:rsid w:val="00C30910"/>
    <w:rsid w:val="00C3095C"/>
    <w:rsid w:val="00C32CF8"/>
    <w:rsid w:val="00C33E1C"/>
    <w:rsid w:val="00C34EC8"/>
    <w:rsid w:val="00C35DDE"/>
    <w:rsid w:val="00C36249"/>
    <w:rsid w:val="00C37CCB"/>
    <w:rsid w:val="00C403A0"/>
    <w:rsid w:val="00C407BB"/>
    <w:rsid w:val="00C45E14"/>
    <w:rsid w:val="00C4639C"/>
    <w:rsid w:val="00C47ABC"/>
    <w:rsid w:val="00C5113B"/>
    <w:rsid w:val="00C518B6"/>
    <w:rsid w:val="00C52235"/>
    <w:rsid w:val="00C5234C"/>
    <w:rsid w:val="00C57A7E"/>
    <w:rsid w:val="00C62886"/>
    <w:rsid w:val="00C639D0"/>
    <w:rsid w:val="00C63BB5"/>
    <w:rsid w:val="00C63D3E"/>
    <w:rsid w:val="00C6451F"/>
    <w:rsid w:val="00C664F8"/>
    <w:rsid w:val="00C67AD1"/>
    <w:rsid w:val="00C71E85"/>
    <w:rsid w:val="00C71FCD"/>
    <w:rsid w:val="00C721A6"/>
    <w:rsid w:val="00C72867"/>
    <w:rsid w:val="00C728B5"/>
    <w:rsid w:val="00C728D6"/>
    <w:rsid w:val="00C7373A"/>
    <w:rsid w:val="00C80E06"/>
    <w:rsid w:val="00C820D7"/>
    <w:rsid w:val="00C82446"/>
    <w:rsid w:val="00C82F6F"/>
    <w:rsid w:val="00C83785"/>
    <w:rsid w:val="00C83D8F"/>
    <w:rsid w:val="00C83F2A"/>
    <w:rsid w:val="00C85D35"/>
    <w:rsid w:val="00C86C21"/>
    <w:rsid w:val="00C87625"/>
    <w:rsid w:val="00C878AC"/>
    <w:rsid w:val="00C8799D"/>
    <w:rsid w:val="00C9065E"/>
    <w:rsid w:val="00C91600"/>
    <w:rsid w:val="00C91994"/>
    <w:rsid w:val="00C91A7A"/>
    <w:rsid w:val="00C93766"/>
    <w:rsid w:val="00C95182"/>
    <w:rsid w:val="00C97894"/>
    <w:rsid w:val="00CA0FE2"/>
    <w:rsid w:val="00CA1FD1"/>
    <w:rsid w:val="00CA3987"/>
    <w:rsid w:val="00CA3A40"/>
    <w:rsid w:val="00CA492F"/>
    <w:rsid w:val="00CA65C8"/>
    <w:rsid w:val="00CA768D"/>
    <w:rsid w:val="00CA76D8"/>
    <w:rsid w:val="00CA7BE4"/>
    <w:rsid w:val="00CB0CE8"/>
    <w:rsid w:val="00CB16BD"/>
    <w:rsid w:val="00CB3919"/>
    <w:rsid w:val="00CB3BEC"/>
    <w:rsid w:val="00CB41DF"/>
    <w:rsid w:val="00CB6285"/>
    <w:rsid w:val="00CC0B6B"/>
    <w:rsid w:val="00CC0CB5"/>
    <w:rsid w:val="00CC0FC1"/>
    <w:rsid w:val="00CC1142"/>
    <w:rsid w:val="00CC6C54"/>
    <w:rsid w:val="00CC73AA"/>
    <w:rsid w:val="00CC7918"/>
    <w:rsid w:val="00CD013E"/>
    <w:rsid w:val="00CD1500"/>
    <w:rsid w:val="00CD2CCB"/>
    <w:rsid w:val="00CD3330"/>
    <w:rsid w:val="00CD3729"/>
    <w:rsid w:val="00CD3A84"/>
    <w:rsid w:val="00CD402E"/>
    <w:rsid w:val="00CD5392"/>
    <w:rsid w:val="00CD57F6"/>
    <w:rsid w:val="00CD64FF"/>
    <w:rsid w:val="00CE028D"/>
    <w:rsid w:val="00CE21F2"/>
    <w:rsid w:val="00CE26F5"/>
    <w:rsid w:val="00CE430A"/>
    <w:rsid w:val="00CE4E0F"/>
    <w:rsid w:val="00CE5548"/>
    <w:rsid w:val="00CE733D"/>
    <w:rsid w:val="00CE74BA"/>
    <w:rsid w:val="00CE776B"/>
    <w:rsid w:val="00CF03B0"/>
    <w:rsid w:val="00CF50A9"/>
    <w:rsid w:val="00CF60EC"/>
    <w:rsid w:val="00D0019A"/>
    <w:rsid w:val="00D00D02"/>
    <w:rsid w:val="00D00EB1"/>
    <w:rsid w:val="00D02446"/>
    <w:rsid w:val="00D04244"/>
    <w:rsid w:val="00D04C2B"/>
    <w:rsid w:val="00D051B2"/>
    <w:rsid w:val="00D053AF"/>
    <w:rsid w:val="00D05720"/>
    <w:rsid w:val="00D05729"/>
    <w:rsid w:val="00D06E35"/>
    <w:rsid w:val="00D0777C"/>
    <w:rsid w:val="00D07C7D"/>
    <w:rsid w:val="00D128E0"/>
    <w:rsid w:val="00D13C58"/>
    <w:rsid w:val="00D14847"/>
    <w:rsid w:val="00D1588B"/>
    <w:rsid w:val="00D15EB2"/>
    <w:rsid w:val="00D17235"/>
    <w:rsid w:val="00D2168D"/>
    <w:rsid w:val="00D21EFB"/>
    <w:rsid w:val="00D22A2C"/>
    <w:rsid w:val="00D23104"/>
    <w:rsid w:val="00D24DC4"/>
    <w:rsid w:val="00D25563"/>
    <w:rsid w:val="00D25902"/>
    <w:rsid w:val="00D32CC6"/>
    <w:rsid w:val="00D32DA6"/>
    <w:rsid w:val="00D362CC"/>
    <w:rsid w:val="00D36A66"/>
    <w:rsid w:val="00D407A4"/>
    <w:rsid w:val="00D42084"/>
    <w:rsid w:val="00D4270C"/>
    <w:rsid w:val="00D42D94"/>
    <w:rsid w:val="00D43DE2"/>
    <w:rsid w:val="00D4403B"/>
    <w:rsid w:val="00D45C04"/>
    <w:rsid w:val="00D46984"/>
    <w:rsid w:val="00D46DAB"/>
    <w:rsid w:val="00D502F9"/>
    <w:rsid w:val="00D50CB1"/>
    <w:rsid w:val="00D52AB2"/>
    <w:rsid w:val="00D52DB3"/>
    <w:rsid w:val="00D54990"/>
    <w:rsid w:val="00D563F6"/>
    <w:rsid w:val="00D5705B"/>
    <w:rsid w:val="00D61628"/>
    <w:rsid w:val="00D63568"/>
    <w:rsid w:val="00D63FD0"/>
    <w:rsid w:val="00D65C54"/>
    <w:rsid w:val="00D65F9C"/>
    <w:rsid w:val="00D66144"/>
    <w:rsid w:val="00D6677A"/>
    <w:rsid w:val="00D6692F"/>
    <w:rsid w:val="00D6693B"/>
    <w:rsid w:val="00D71F61"/>
    <w:rsid w:val="00D74225"/>
    <w:rsid w:val="00D759AC"/>
    <w:rsid w:val="00D80432"/>
    <w:rsid w:val="00D80A1D"/>
    <w:rsid w:val="00D811DA"/>
    <w:rsid w:val="00D81C8F"/>
    <w:rsid w:val="00D841BB"/>
    <w:rsid w:val="00D8472F"/>
    <w:rsid w:val="00D85A58"/>
    <w:rsid w:val="00D87A7E"/>
    <w:rsid w:val="00D90B29"/>
    <w:rsid w:val="00D910E0"/>
    <w:rsid w:val="00D93823"/>
    <w:rsid w:val="00D958D7"/>
    <w:rsid w:val="00D95FBC"/>
    <w:rsid w:val="00D96497"/>
    <w:rsid w:val="00D96DCB"/>
    <w:rsid w:val="00D971B3"/>
    <w:rsid w:val="00DA012F"/>
    <w:rsid w:val="00DA0EA2"/>
    <w:rsid w:val="00DA3048"/>
    <w:rsid w:val="00DA4E82"/>
    <w:rsid w:val="00DA5800"/>
    <w:rsid w:val="00DA622A"/>
    <w:rsid w:val="00DA6EAC"/>
    <w:rsid w:val="00DA7528"/>
    <w:rsid w:val="00DB1C5A"/>
    <w:rsid w:val="00DB1D66"/>
    <w:rsid w:val="00DB303D"/>
    <w:rsid w:val="00DB35BD"/>
    <w:rsid w:val="00DB529B"/>
    <w:rsid w:val="00DC085A"/>
    <w:rsid w:val="00DC1972"/>
    <w:rsid w:val="00DC22F1"/>
    <w:rsid w:val="00DC3268"/>
    <w:rsid w:val="00DC3407"/>
    <w:rsid w:val="00DC4109"/>
    <w:rsid w:val="00DC6993"/>
    <w:rsid w:val="00DC6D68"/>
    <w:rsid w:val="00DD09CD"/>
    <w:rsid w:val="00DD0B96"/>
    <w:rsid w:val="00DD168B"/>
    <w:rsid w:val="00DD1C1D"/>
    <w:rsid w:val="00DD3130"/>
    <w:rsid w:val="00DD31DA"/>
    <w:rsid w:val="00DD3C80"/>
    <w:rsid w:val="00DD40B4"/>
    <w:rsid w:val="00DD4312"/>
    <w:rsid w:val="00DD6C02"/>
    <w:rsid w:val="00DE0C55"/>
    <w:rsid w:val="00DE167C"/>
    <w:rsid w:val="00DE29C5"/>
    <w:rsid w:val="00DE4034"/>
    <w:rsid w:val="00DE4C87"/>
    <w:rsid w:val="00DE56BD"/>
    <w:rsid w:val="00DE5AB2"/>
    <w:rsid w:val="00DE6EA5"/>
    <w:rsid w:val="00DE7752"/>
    <w:rsid w:val="00DF002D"/>
    <w:rsid w:val="00DF4ADE"/>
    <w:rsid w:val="00DF5305"/>
    <w:rsid w:val="00DF655E"/>
    <w:rsid w:val="00E0081B"/>
    <w:rsid w:val="00E00E08"/>
    <w:rsid w:val="00E0140E"/>
    <w:rsid w:val="00E017EA"/>
    <w:rsid w:val="00E018E8"/>
    <w:rsid w:val="00E04DDA"/>
    <w:rsid w:val="00E07079"/>
    <w:rsid w:val="00E11415"/>
    <w:rsid w:val="00E11E6E"/>
    <w:rsid w:val="00E12661"/>
    <w:rsid w:val="00E1385E"/>
    <w:rsid w:val="00E138A4"/>
    <w:rsid w:val="00E13D62"/>
    <w:rsid w:val="00E14768"/>
    <w:rsid w:val="00E150F3"/>
    <w:rsid w:val="00E15737"/>
    <w:rsid w:val="00E17130"/>
    <w:rsid w:val="00E1756E"/>
    <w:rsid w:val="00E21206"/>
    <w:rsid w:val="00E252F5"/>
    <w:rsid w:val="00E25422"/>
    <w:rsid w:val="00E254AB"/>
    <w:rsid w:val="00E25C34"/>
    <w:rsid w:val="00E27887"/>
    <w:rsid w:val="00E306FD"/>
    <w:rsid w:val="00E31AF1"/>
    <w:rsid w:val="00E32A5C"/>
    <w:rsid w:val="00E32AA8"/>
    <w:rsid w:val="00E334E7"/>
    <w:rsid w:val="00E34000"/>
    <w:rsid w:val="00E36CD6"/>
    <w:rsid w:val="00E37C7D"/>
    <w:rsid w:val="00E40AC9"/>
    <w:rsid w:val="00E41F06"/>
    <w:rsid w:val="00E42DAC"/>
    <w:rsid w:val="00E437F5"/>
    <w:rsid w:val="00E43C86"/>
    <w:rsid w:val="00E44E0A"/>
    <w:rsid w:val="00E45646"/>
    <w:rsid w:val="00E46771"/>
    <w:rsid w:val="00E502B1"/>
    <w:rsid w:val="00E50F3A"/>
    <w:rsid w:val="00E5312C"/>
    <w:rsid w:val="00E54F64"/>
    <w:rsid w:val="00E5547E"/>
    <w:rsid w:val="00E5682A"/>
    <w:rsid w:val="00E573A5"/>
    <w:rsid w:val="00E57E75"/>
    <w:rsid w:val="00E60277"/>
    <w:rsid w:val="00E6191F"/>
    <w:rsid w:val="00E61DDC"/>
    <w:rsid w:val="00E63242"/>
    <w:rsid w:val="00E63F60"/>
    <w:rsid w:val="00E661DC"/>
    <w:rsid w:val="00E6664D"/>
    <w:rsid w:val="00E71FCF"/>
    <w:rsid w:val="00E73962"/>
    <w:rsid w:val="00E73D61"/>
    <w:rsid w:val="00E74CF7"/>
    <w:rsid w:val="00E75213"/>
    <w:rsid w:val="00E75A61"/>
    <w:rsid w:val="00E81448"/>
    <w:rsid w:val="00E81722"/>
    <w:rsid w:val="00E81A12"/>
    <w:rsid w:val="00E82FFC"/>
    <w:rsid w:val="00E83092"/>
    <w:rsid w:val="00E83E9B"/>
    <w:rsid w:val="00E850B8"/>
    <w:rsid w:val="00E85102"/>
    <w:rsid w:val="00E85686"/>
    <w:rsid w:val="00E860ED"/>
    <w:rsid w:val="00E9140E"/>
    <w:rsid w:val="00E927AD"/>
    <w:rsid w:val="00E92E56"/>
    <w:rsid w:val="00E944AF"/>
    <w:rsid w:val="00E948EB"/>
    <w:rsid w:val="00E94CA7"/>
    <w:rsid w:val="00E96CD8"/>
    <w:rsid w:val="00E9713C"/>
    <w:rsid w:val="00E973B8"/>
    <w:rsid w:val="00E97857"/>
    <w:rsid w:val="00EA0299"/>
    <w:rsid w:val="00EA094B"/>
    <w:rsid w:val="00EA2387"/>
    <w:rsid w:val="00EA5A1A"/>
    <w:rsid w:val="00EA6C2D"/>
    <w:rsid w:val="00EA7298"/>
    <w:rsid w:val="00EA7415"/>
    <w:rsid w:val="00EA7CF0"/>
    <w:rsid w:val="00EB13F1"/>
    <w:rsid w:val="00EB1BFD"/>
    <w:rsid w:val="00EB1CA3"/>
    <w:rsid w:val="00EB2B0D"/>
    <w:rsid w:val="00EB2BBA"/>
    <w:rsid w:val="00EB53D6"/>
    <w:rsid w:val="00EC1765"/>
    <w:rsid w:val="00EC1842"/>
    <w:rsid w:val="00EC1CEE"/>
    <w:rsid w:val="00EC2D61"/>
    <w:rsid w:val="00EC493B"/>
    <w:rsid w:val="00EC4CE1"/>
    <w:rsid w:val="00EC5C25"/>
    <w:rsid w:val="00EC7463"/>
    <w:rsid w:val="00ED0A79"/>
    <w:rsid w:val="00ED15FF"/>
    <w:rsid w:val="00ED3C96"/>
    <w:rsid w:val="00ED3EA9"/>
    <w:rsid w:val="00ED4BA9"/>
    <w:rsid w:val="00ED4ECB"/>
    <w:rsid w:val="00ED5B39"/>
    <w:rsid w:val="00ED63A0"/>
    <w:rsid w:val="00ED7383"/>
    <w:rsid w:val="00EE0BA4"/>
    <w:rsid w:val="00EE1E8A"/>
    <w:rsid w:val="00EE207F"/>
    <w:rsid w:val="00EE2265"/>
    <w:rsid w:val="00EE3E4B"/>
    <w:rsid w:val="00EF0D09"/>
    <w:rsid w:val="00EF1C04"/>
    <w:rsid w:val="00EF26B5"/>
    <w:rsid w:val="00EF2AC3"/>
    <w:rsid w:val="00EF704B"/>
    <w:rsid w:val="00EF714D"/>
    <w:rsid w:val="00EF71F0"/>
    <w:rsid w:val="00F001F6"/>
    <w:rsid w:val="00F003CB"/>
    <w:rsid w:val="00F04CB7"/>
    <w:rsid w:val="00F1090B"/>
    <w:rsid w:val="00F11973"/>
    <w:rsid w:val="00F13DD6"/>
    <w:rsid w:val="00F16308"/>
    <w:rsid w:val="00F20C06"/>
    <w:rsid w:val="00F2111F"/>
    <w:rsid w:val="00F213A4"/>
    <w:rsid w:val="00F238B4"/>
    <w:rsid w:val="00F2450C"/>
    <w:rsid w:val="00F24DF5"/>
    <w:rsid w:val="00F24FBC"/>
    <w:rsid w:val="00F25851"/>
    <w:rsid w:val="00F2690D"/>
    <w:rsid w:val="00F27A9C"/>
    <w:rsid w:val="00F27EE1"/>
    <w:rsid w:val="00F3234D"/>
    <w:rsid w:val="00F324B6"/>
    <w:rsid w:val="00F334A9"/>
    <w:rsid w:val="00F3372D"/>
    <w:rsid w:val="00F33942"/>
    <w:rsid w:val="00F33FA2"/>
    <w:rsid w:val="00F34098"/>
    <w:rsid w:val="00F3438A"/>
    <w:rsid w:val="00F360C5"/>
    <w:rsid w:val="00F374D1"/>
    <w:rsid w:val="00F45202"/>
    <w:rsid w:val="00F46140"/>
    <w:rsid w:val="00F4723A"/>
    <w:rsid w:val="00F54287"/>
    <w:rsid w:val="00F5459F"/>
    <w:rsid w:val="00F54EF9"/>
    <w:rsid w:val="00F56174"/>
    <w:rsid w:val="00F564E6"/>
    <w:rsid w:val="00F568CA"/>
    <w:rsid w:val="00F57528"/>
    <w:rsid w:val="00F57661"/>
    <w:rsid w:val="00F57A22"/>
    <w:rsid w:val="00F60555"/>
    <w:rsid w:val="00F60CB5"/>
    <w:rsid w:val="00F633DB"/>
    <w:rsid w:val="00F63D38"/>
    <w:rsid w:val="00F64382"/>
    <w:rsid w:val="00F644AD"/>
    <w:rsid w:val="00F64542"/>
    <w:rsid w:val="00F6535E"/>
    <w:rsid w:val="00F66917"/>
    <w:rsid w:val="00F66A20"/>
    <w:rsid w:val="00F67F8C"/>
    <w:rsid w:val="00F706E0"/>
    <w:rsid w:val="00F70911"/>
    <w:rsid w:val="00F70C1C"/>
    <w:rsid w:val="00F711B4"/>
    <w:rsid w:val="00F73A55"/>
    <w:rsid w:val="00F73ED1"/>
    <w:rsid w:val="00F73F6A"/>
    <w:rsid w:val="00F7791F"/>
    <w:rsid w:val="00F8345E"/>
    <w:rsid w:val="00F8616E"/>
    <w:rsid w:val="00F87A15"/>
    <w:rsid w:val="00F93C52"/>
    <w:rsid w:val="00F948E7"/>
    <w:rsid w:val="00F95083"/>
    <w:rsid w:val="00F95A6E"/>
    <w:rsid w:val="00F964F7"/>
    <w:rsid w:val="00F96C79"/>
    <w:rsid w:val="00F972B3"/>
    <w:rsid w:val="00FA142F"/>
    <w:rsid w:val="00FA159F"/>
    <w:rsid w:val="00FA1AC3"/>
    <w:rsid w:val="00FA21F5"/>
    <w:rsid w:val="00FA3E8E"/>
    <w:rsid w:val="00FA5181"/>
    <w:rsid w:val="00FA6D74"/>
    <w:rsid w:val="00FB044E"/>
    <w:rsid w:val="00FB264D"/>
    <w:rsid w:val="00FB4049"/>
    <w:rsid w:val="00FB4799"/>
    <w:rsid w:val="00FB5822"/>
    <w:rsid w:val="00FB767F"/>
    <w:rsid w:val="00FC0D11"/>
    <w:rsid w:val="00FC2993"/>
    <w:rsid w:val="00FC5346"/>
    <w:rsid w:val="00FC6353"/>
    <w:rsid w:val="00FC6D35"/>
    <w:rsid w:val="00FD0413"/>
    <w:rsid w:val="00FD0893"/>
    <w:rsid w:val="00FD0F43"/>
    <w:rsid w:val="00FD2379"/>
    <w:rsid w:val="00FD290F"/>
    <w:rsid w:val="00FD3103"/>
    <w:rsid w:val="00FD4B05"/>
    <w:rsid w:val="00FD562F"/>
    <w:rsid w:val="00FD5FF8"/>
    <w:rsid w:val="00FD7869"/>
    <w:rsid w:val="00FE117B"/>
    <w:rsid w:val="00FE22CB"/>
    <w:rsid w:val="00FE31C0"/>
    <w:rsid w:val="00FE4918"/>
    <w:rsid w:val="00FE4935"/>
    <w:rsid w:val="00FE56E5"/>
    <w:rsid w:val="00FE595E"/>
    <w:rsid w:val="00FE7293"/>
    <w:rsid w:val="00FE7398"/>
    <w:rsid w:val="00FE7CA1"/>
    <w:rsid w:val="00FF106C"/>
    <w:rsid w:val="00FF138F"/>
    <w:rsid w:val="00FF37EC"/>
    <w:rsid w:val="00FF4887"/>
    <w:rsid w:val="00FF551B"/>
    <w:rsid w:val="00FF66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BAB23"/>
  <w15:chartTrackingRefBased/>
  <w15:docId w15:val="{7DDDC141-31EF-4AAC-BE3B-1A97A880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7A7E"/>
    <w:pPr>
      <w:keepNext/>
      <w:keepLines/>
      <w:spacing w:before="240" w:after="0" w:line="360" w:lineRule="auto"/>
      <w:outlineLvl w:val="0"/>
    </w:pPr>
    <w:rPr>
      <w:rFonts w:ascii="Times New Roman" w:eastAsiaTheme="majorEastAsia" w:hAnsi="Times New Roman" w:cstheme="majorBidi"/>
      <w:b/>
      <w:sz w:val="24"/>
      <w:szCs w:val="32"/>
      <w:lang w:val="en-US"/>
    </w:rPr>
  </w:style>
  <w:style w:type="paragraph" w:styleId="Heading2">
    <w:name w:val="heading 2"/>
    <w:basedOn w:val="Normal"/>
    <w:next w:val="Normal"/>
    <w:link w:val="Heading2Char"/>
    <w:uiPriority w:val="9"/>
    <w:unhideWhenUsed/>
    <w:qFormat/>
    <w:rsid w:val="00BE01B3"/>
    <w:pPr>
      <w:keepNext/>
      <w:keepLines/>
      <w:spacing w:before="40" w:after="0" w:line="48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BE01B3"/>
    <w:pPr>
      <w:keepNext/>
      <w:keepLines/>
      <w:spacing w:before="40" w:after="0" w:line="480" w:lineRule="auto"/>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AD0919"/>
    <w:pPr>
      <w:keepNext/>
      <w:keepLines/>
      <w:spacing w:before="40" w:after="0" w:line="480" w:lineRule="auto"/>
      <w:jc w:val="center"/>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AD0919"/>
    <w:pPr>
      <w:keepNext/>
      <w:keepLines/>
      <w:spacing w:before="40" w:after="0" w:line="480" w:lineRule="auto"/>
      <w:jc w:val="center"/>
      <w:outlineLvl w:val="4"/>
    </w:pPr>
    <w:rPr>
      <w:rFonts w:ascii="Times New Roman" w:eastAsiaTheme="majorEastAsia" w:hAnsi="Times New Roman"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B13F1"/>
    <w:pPr>
      <w:ind w:left="720"/>
      <w:contextualSpacing/>
    </w:pPr>
  </w:style>
  <w:style w:type="character" w:styleId="Hyperlink">
    <w:name w:val="Hyperlink"/>
    <w:basedOn w:val="DefaultParagraphFont"/>
    <w:uiPriority w:val="99"/>
    <w:unhideWhenUsed/>
    <w:rsid w:val="00B51943"/>
    <w:rPr>
      <w:color w:val="0563C1" w:themeColor="hyperlink"/>
      <w:u w:val="single"/>
    </w:rPr>
  </w:style>
  <w:style w:type="character" w:customStyle="1" w:styleId="UnresolvedMention">
    <w:name w:val="Unresolved Mention"/>
    <w:basedOn w:val="DefaultParagraphFont"/>
    <w:uiPriority w:val="99"/>
    <w:semiHidden/>
    <w:unhideWhenUsed/>
    <w:rsid w:val="00B51943"/>
    <w:rPr>
      <w:color w:val="605E5C"/>
      <w:shd w:val="clear" w:color="auto" w:fill="E1DFDD"/>
    </w:rPr>
  </w:style>
  <w:style w:type="character" w:styleId="PlaceholderText">
    <w:name w:val="Placeholder Text"/>
    <w:basedOn w:val="DefaultParagraphFont"/>
    <w:uiPriority w:val="99"/>
    <w:semiHidden/>
    <w:rsid w:val="00F4723A"/>
    <w:rPr>
      <w:color w:val="808080"/>
    </w:rPr>
  </w:style>
  <w:style w:type="table" w:styleId="TableGrid">
    <w:name w:val="Table Grid"/>
    <w:basedOn w:val="TableNormal"/>
    <w:uiPriority w:val="39"/>
    <w:rsid w:val="00234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7A7E"/>
    <w:rPr>
      <w:rFonts w:ascii="Times New Roman" w:eastAsiaTheme="majorEastAsia" w:hAnsi="Times New Roman" w:cstheme="majorBidi"/>
      <w:b/>
      <w:sz w:val="24"/>
      <w:szCs w:val="32"/>
      <w:lang w:val="en-US"/>
    </w:rPr>
  </w:style>
  <w:style w:type="paragraph" w:styleId="Bibliography">
    <w:name w:val="Bibliography"/>
    <w:basedOn w:val="Normal"/>
    <w:next w:val="Normal"/>
    <w:uiPriority w:val="37"/>
    <w:unhideWhenUsed/>
    <w:rsid w:val="00FD0893"/>
  </w:style>
  <w:style w:type="character" w:customStyle="1" w:styleId="Heading2Char">
    <w:name w:val="Heading 2 Char"/>
    <w:basedOn w:val="DefaultParagraphFont"/>
    <w:link w:val="Heading2"/>
    <w:uiPriority w:val="9"/>
    <w:rsid w:val="00BE01B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E01B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BE01B3"/>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E01B3"/>
    <w:pPr>
      <w:spacing w:after="100"/>
    </w:pPr>
  </w:style>
  <w:style w:type="paragraph" w:styleId="TOC2">
    <w:name w:val="toc 2"/>
    <w:basedOn w:val="Normal"/>
    <w:next w:val="Normal"/>
    <w:autoRedefine/>
    <w:uiPriority w:val="39"/>
    <w:unhideWhenUsed/>
    <w:rsid w:val="00BE01B3"/>
    <w:pPr>
      <w:spacing w:after="100"/>
      <w:ind w:left="220"/>
    </w:pPr>
  </w:style>
  <w:style w:type="paragraph" w:styleId="TOC3">
    <w:name w:val="toc 3"/>
    <w:basedOn w:val="Normal"/>
    <w:next w:val="Normal"/>
    <w:autoRedefine/>
    <w:uiPriority w:val="39"/>
    <w:unhideWhenUsed/>
    <w:rsid w:val="00BE01B3"/>
    <w:pPr>
      <w:spacing w:after="100"/>
      <w:ind w:left="440"/>
    </w:pPr>
  </w:style>
  <w:style w:type="character" w:customStyle="1" w:styleId="Heading4Char">
    <w:name w:val="Heading 4 Char"/>
    <w:basedOn w:val="DefaultParagraphFont"/>
    <w:link w:val="Heading4"/>
    <w:uiPriority w:val="9"/>
    <w:rsid w:val="00AD091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D0919"/>
    <w:rPr>
      <w:rFonts w:ascii="Times New Roman" w:eastAsiaTheme="majorEastAsia" w:hAnsi="Times New Roman" w:cstheme="majorBidi"/>
      <w:b/>
      <w:sz w:val="24"/>
    </w:rPr>
  </w:style>
  <w:style w:type="paragraph" w:styleId="Header">
    <w:name w:val="header"/>
    <w:basedOn w:val="Normal"/>
    <w:link w:val="HeaderChar"/>
    <w:uiPriority w:val="99"/>
    <w:unhideWhenUsed/>
    <w:rsid w:val="004573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37A"/>
  </w:style>
  <w:style w:type="paragraph" w:styleId="Footer">
    <w:name w:val="footer"/>
    <w:basedOn w:val="Normal"/>
    <w:link w:val="FooterChar"/>
    <w:uiPriority w:val="99"/>
    <w:unhideWhenUsed/>
    <w:rsid w:val="00457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37A"/>
  </w:style>
  <w:style w:type="character" w:customStyle="1" w:styleId="ListParagraphChar">
    <w:name w:val="List Paragraph Char"/>
    <w:basedOn w:val="DefaultParagraphFont"/>
    <w:link w:val="ListParagraph"/>
    <w:uiPriority w:val="34"/>
    <w:rsid w:val="000C1A48"/>
  </w:style>
  <w:style w:type="paragraph" w:styleId="NoSpacing">
    <w:name w:val="No Spacing"/>
    <w:uiPriority w:val="1"/>
    <w:qFormat/>
    <w:rsid w:val="008D53D4"/>
    <w:pPr>
      <w:spacing w:after="0" w:line="240" w:lineRule="auto"/>
      <w:jc w:val="center"/>
    </w:pPr>
    <w:rPr>
      <w:lang w:val="id-ID"/>
    </w:rPr>
  </w:style>
  <w:style w:type="paragraph" w:styleId="BodyText">
    <w:name w:val="Body Text"/>
    <w:basedOn w:val="Normal"/>
    <w:link w:val="BodyTextChar"/>
    <w:semiHidden/>
    <w:rsid w:val="00E6664D"/>
    <w:pPr>
      <w:widowControl w:val="0"/>
      <w:suppressAutoHyphens/>
      <w:spacing w:after="120" w:line="240" w:lineRule="auto"/>
    </w:pPr>
    <w:rPr>
      <w:rFonts w:ascii="Times New Roman" w:eastAsia="Lucida Sans Unicode" w:hAnsi="Times New Roman" w:cs="Times New Roman"/>
      <w:kern w:val="1"/>
      <w:sz w:val="24"/>
      <w:szCs w:val="24"/>
      <w:lang w:val="en-US"/>
    </w:rPr>
  </w:style>
  <w:style w:type="character" w:customStyle="1" w:styleId="BodyTextChar">
    <w:name w:val="Body Text Char"/>
    <w:basedOn w:val="DefaultParagraphFont"/>
    <w:link w:val="BodyText"/>
    <w:semiHidden/>
    <w:rsid w:val="00E6664D"/>
    <w:rPr>
      <w:rFonts w:ascii="Times New Roman" w:eastAsia="Lucida Sans Unicode" w:hAnsi="Times New Roman" w:cs="Times New Roman"/>
      <w:kern w:val="1"/>
      <w:sz w:val="24"/>
      <w:szCs w:val="24"/>
      <w:lang w:val="en-US"/>
    </w:rPr>
  </w:style>
  <w:style w:type="paragraph" w:styleId="TOC4">
    <w:name w:val="toc 4"/>
    <w:basedOn w:val="Normal"/>
    <w:next w:val="Normal"/>
    <w:autoRedefine/>
    <w:uiPriority w:val="39"/>
    <w:unhideWhenUsed/>
    <w:rsid w:val="004F2B4E"/>
    <w:pPr>
      <w:spacing w:after="100"/>
      <w:ind w:left="660"/>
    </w:pPr>
    <w:rPr>
      <w:rFonts w:eastAsiaTheme="minorEastAsia"/>
      <w:lang w:eastAsia="en-ID"/>
    </w:rPr>
  </w:style>
  <w:style w:type="paragraph" w:styleId="TOC5">
    <w:name w:val="toc 5"/>
    <w:basedOn w:val="Normal"/>
    <w:next w:val="Normal"/>
    <w:autoRedefine/>
    <w:uiPriority w:val="39"/>
    <w:unhideWhenUsed/>
    <w:rsid w:val="004F2B4E"/>
    <w:pPr>
      <w:spacing w:after="100"/>
      <w:ind w:left="880"/>
    </w:pPr>
    <w:rPr>
      <w:rFonts w:eastAsiaTheme="minorEastAsia"/>
      <w:lang w:eastAsia="en-ID"/>
    </w:rPr>
  </w:style>
  <w:style w:type="paragraph" w:styleId="TOC6">
    <w:name w:val="toc 6"/>
    <w:basedOn w:val="Normal"/>
    <w:next w:val="Normal"/>
    <w:autoRedefine/>
    <w:uiPriority w:val="39"/>
    <w:unhideWhenUsed/>
    <w:rsid w:val="004F2B4E"/>
    <w:pPr>
      <w:spacing w:after="100"/>
      <w:ind w:left="1100"/>
    </w:pPr>
    <w:rPr>
      <w:rFonts w:eastAsiaTheme="minorEastAsia"/>
      <w:lang w:eastAsia="en-ID"/>
    </w:rPr>
  </w:style>
  <w:style w:type="paragraph" w:styleId="TOC7">
    <w:name w:val="toc 7"/>
    <w:basedOn w:val="Normal"/>
    <w:next w:val="Normal"/>
    <w:autoRedefine/>
    <w:uiPriority w:val="39"/>
    <w:unhideWhenUsed/>
    <w:rsid w:val="004F2B4E"/>
    <w:pPr>
      <w:spacing w:after="100"/>
      <w:ind w:left="1320"/>
    </w:pPr>
    <w:rPr>
      <w:rFonts w:eastAsiaTheme="minorEastAsia"/>
      <w:lang w:eastAsia="en-ID"/>
    </w:rPr>
  </w:style>
  <w:style w:type="paragraph" w:styleId="TOC8">
    <w:name w:val="toc 8"/>
    <w:basedOn w:val="Normal"/>
    <w:next w:val="Normal"/>
    <w:autoRedefine/>
    <w:uiPriority w:val="39"/>
    <w:unhideWhenUsed/>
    <w:rsid w:val="004F2B4E"/>
    <w:pPr>
      <w:spacing w:after="100"/>
      <w:ind w:left="1540"/>
    </w:pPr>
    <w:rPr>
      <w:rFonts w:eastAsiaTheme="minorEastAsia"/>
      <w:lang w:eastAsia="en-ID"/>
    </w:rPr>
  </w:style>
  <w:style w:type="paragraph" w:styleId="TOC9">
    <w:name w:val="toc 9"/>
    <w:basedOn w:val="Normal"/>
    <w:next w:val="Normal"/>
    <w:autoRedefine/>
    <w:uiPriority w:val="39"/>
    <w:unhideWhenUsed/>
    <w:rsid w:val="004F2B4E"/>
    <w:pPr>
      <w:spacing w:after="100"/>
      <w:ind w:left="1760"/>
    </w:pPr>
    <w:rPr>
      <w:rFonts w:eastAsiaTheme="minorEastAsia"/>
      <w:lang w:eastAsia="en-ID"/>
    </w:rPr>
  </w:style>
  <w:style w:type="paragraph" w:customStyle="1" w:styleId="BAB">
    <w:name w:val="BAB"/>
    <w:basedOn w:val="Heading1"/>
    <w:link w:val="BABChar"/>
    <w:qFormat/>
    <w:rsid w:val="008305B4"/>
    <w:pPr>
      <w:keepNext w:val="0"/>
      <w:keepLines w:val="0"/>
      <w:spacing w:before="0"/>
      <w:jc w:val="center"/>
    </w:pPr>
    <w:rPr>
      <w:rFonts w:cs="Times New Roman"/>
      <w:bCs/>
      <w:sz w:val="28"/>
      <w:szCs w:val="28"/>
      <w:lang w:eastAsia="id-ID"/>
    </w:rPr>
  </w:style>
  <w:style w:type="character" w:customStyle="1" w:styleId="BABChar">
    <w:name w:val="BAB Char"/>
    <w:basedOn w:val="Heading1Char"/>
    <w:link w:val="BAB"/>
    <w:rsid w:val="008305B4"/>
    <w:rPr>
      <w:rFonts w:ascii="Times New Roman" w:eastAsiaTheme="majorEastAsia" w:hAnsi="Times New Roman" w:cs="Times New Roman"/>
      <w:b/>
      <w:bCs/>
      <w:sz w:val="28"/>
      <w:szCs w:val="28"/>
      <w:lang w:val="en-US" w:eastAsia="id-ID"/>
    </w:rPr>
  </w:style>
  <w:style w:type="paragraph" w:styleId="Caption">
    <w:name w:val="caption"/>
    <w:basedOn w:val="Normal"/>
    <w:next w:val="Normal"/>
    <w:uiPriority w:val="35"/>
    <w:unhideWhenUsed/>
    <w:qFormat/>
    <w:rsid w:val="007F6BA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D1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580"/>
    <w:rPr>
      <w:rFonts w:ascii="Segoe UI" w:hAnsi="Segoe UI" w:cs="Segoe UI"/>
      <w:sz w:val="18"/>
      <w:szCs w:val="18"/>
    </w:rPr>
  </w:style>
  <w:style w:type="character" w:styleId="LineNumber">
    <w:name w:val="line number"/>
    <w:basedOn w:val="DefaultParagraphFont"/>
    <w:uiPriority w:val="99"/>
    <w:semiHidden/>
    <w:unhideWhenUsed/>
    <w:rsid w:val="007814A0"/>
  </w:style>
  <w:style w:type="character" w:styleId="CommentReference">
    <w:name w:val="annotation reference"/>
    <w:basedOn w:val="DefaultParagraphFont"/>
    <w:uiPriority w:val="99"/>
    <w:semiHidden/>
    <w:unhideWhenUsed/>
    <w:rsid w:val="002B6505"/>
    <w:rPr>
      <w:sz w:val="16"/>
      <w:szCs w:val="16"/>
    </w:rPr>
  </w:style>
  <w:style w:type="paragraph" w:styleId="CommentText">
    <w:name w:val="annotation text"/>
    <w:basedOn w:val="Normal"/>
    <w:link w:val="CommentTextChar"/>
    <w:uiPriority w:val="99"/>
    <w:semiHidden/>
    <w:unhideWhenUsed/>
    <w:rsid w:val="002B6505"/>
    <w:pPr>
      <w:spacing w:line="240" w:lineRule="auto"/>
    </w:pPr>
    <w:rPr>
      <w:sz w:val="20"/>
      <w:szCs w:val="20"/>
    </w:rPr>
  </w:style>
  <w:style w:type="character" w:customStyle="1" w:styleId="CommentTextChar">
    <w:name w:val="Comment Text Char"/>
    <w:basedOn w:val="DefaultParagraphFont"/>
    <w:link w:val="CommentText"/>
    <w:uiPriority w:val="99"/>
    <w:semiHidden/>
    <w:rsid w:val="002B6505"/>
    <w:rPr>
      <w:sz w:val="20"/>
      <w:szCs w:val="20"/>
    </w:rPr>
  </w:style>
  <w:style w:type="paragraph" w:styleId="CommentSubject">
    <w:name w:val="annotation subject"/>
    <w:basedOn w:val="CommentText"/>
    <w:next w:val="CommentText"/>
    <w:link w:val="CommentSubjectChar"/>
    <w:uiPriority w:val="99"/>
    <w:semiHidden/>
    <w:unhideWhenUsed/>
    <w:rsid w:val="002B6505"/>
    <w:rPr>
      <w:b/>
      <w:bCs/>
    </w:rPr>
  </w:style>
  <w:style w:type="character" w:customStyle="1" w:styleId="CommentSubjectChar">
    <w:name w:val="Comment Subject Char"/>
    <w:basedOn w:val="CommentTextChar"/>
    <w:link w:val="CommentSubject"/>
    <w:uiPriority w:val="99"/>
    <w:semiHidden/>
    <w:rsid w:val="002B650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405">
      <w:bodyDiv w:val="1"/>
      <w:marLeft w:val="0"/>
      <w:marRight w:val="0"/>
      <w:marTop w:val="0"/>
      <w:marBottom w:val="0"/>
      <w:divBdr>
        <w:top w:val="none" w:sz="0" w:space="0" w:color="auto"/>
        <w:left w:val="none" w:sz="0" w:space="0" w:color="auto"/>
        <w:bottom w:val="none" w:sz="0" w:space="0" w:color="auto"/>
        <w:right w:val="none" w:sz="0" w:space="0" w:color="auto"/>
      </w:divBdr>
    </w:div>
    <w:div w:id="5062635">
      <w:bodyDiv w:val="1"/>
      <w:marLeft w:val="0"/>
      <w:marRight w:val="0"/>
      <w:marTop w:val="0"/>
      <w:marBottom w:val="0"/>
      <w:divBdr>
        <w:top w:val="none" w:sz="0" w:space="0" w:color="auto"/>
        <w:left w:val="none" w:sz="0" w:space="0" w:color="auto"/>
        <w:bottom w:val="none" w:sz="0" w:space="0" w:color="auto"/>
        <w:right w:val="none" w:sz="0" w:space="0" w:color="auto"/>
      </w:divBdr>
    </w:div>
    <w:div w:id="13267460">
      <w:bodyDiv w:val="1"/>
      <w:marLeft w:val="0"/>
      <w:marRight w:val="0"/>
      <w:marTop w:val="0"/>
      <w:marBottom w:val="0"/>
      <w:divBdr>
        <w:top w:val="none" w:sz="0" w:space="0" w:color="auto"/>
        <w:left w:val="none" w:sz="0" w:space="0" w:color="auto"/>
        <w:bottom w:val="none" w:sz="0" w:space="0" w:color="auto"/>
        <w:right w:val="none" w:sz="0" w:space="0" w:color="auto"/>
      </w:divBdr>
    </w:div>
    <w:div w:id="14157035">
      <w:bodyDiv w:val="1"/>
      <w:marLeft w:val="0"/>
      <w:marRight w:val="0"/>
      <w:marTop w:val="0"/>
      <w:marBottom w:val="0"/>
      <w:divBdr>
        <w:top w:val="none" w:sz="0" w:space="0" w:color="auto"/>
        <w:left w:val="none" w:sz="0" w:space="0" w:color="auto"/>
        <w:bottom w:val="none" w:sz="0" w:space="0" w:color="auto"/>
        <w:right w:val="none" w:sz="0" w:space="0" w:color="auto"/>
      </w:divBdr>
    </w:div>
    <w:div w:id="17435682">
      <w:bodyDiv w:val="1"/>
      <w:marLeft w:val="0"/>
      <w:marRight w:val="0"/>
      <w:marTop w:val="0"/>
      <w:marBottom w:val="0"/>
      <w:divBdr>
        <w:top w:val="none" w:sz="0" w:space="0" w:color="auto"/>
        <w:left w:val="none" w:sz="0" w:space="0" w:color="auto"/>
        <w:bottom w:val="none" w:sz="0" w:space="0" w:color="auto"/>
        <w:right w:val="none" w:sz="0" w:space="0" w:color="auto"/>
      </w:divBdr>
    </w:div>
    <w:div w:id="18118694">
      <w:bodyDiv w:val="1"/>
      <w:marLeft w:val="0"/>
      <w:marRight w:val="0"/>
      <w:marTop w:val="0"/>
      <w:marBottom w:val="0"/>
      <w:divBdr>
        <w:top w:val="none" w:sz="0" w:space="0" w:color="auto"/>
        <w:left w:val="none" w:sz="0" w:space="0" w:color="auto"/>
        <w:bottom w:val="none" w:sz="0" w:space="0" w:color="auto"/>
        <w:right w:val="none" w:sz="0" w:space="0" w:color="auto"/>
      </w:divBdr>
    </w:div>
    <w:div w:id="18899102">
      <w:bodyDiv w:val="1"/>
      <w:marLeft w:val="0"/>
      <w:marRight w:val="0"/>
      <w:marTop w:val="0"/>
      <w:marBottom w:val="0"/>
      <w:divBdr>
        <w:top w:val="none" w:sz="0" w:space="0" w:color="auto"/>
        <w:left w:val="none" w:sz="0" w:space="0" w:color="auto"/>
        <w:bottom w:val="none" w:sz="0" w:space="0" w:color="auto"/>
        <w:right w:val="none" w:sz="0" w:space="0" w:color="auto"/>
      </w:divBdr>
    </w:div>
    <w:div w:id="30109775">
      <w:bodyDiv w:val="1"/>
      <w:marLeft w:val="0"/>
      <w:marRight w:val="0"/>
      <w:marTop w:val="0"/>
      <w:marBottom w:val="0"/>
      <w:divBdr>
        <w:top w:val="none" w:sz="0" w:space="0" w:color="auto"/>
        <w:left w:val="none" w:sz="0" w:space="0" w:color="auto"/>
        <w:bottom w:val="none" w:sz="0" w:space="0" w:color="auto"/>
        <w:right w:val="none" w:sz="0" w:space="0" w:color="auto"/>
      </w:divBdr>
    </w:div>
    <w:div w:id="34429195">
      <w:bodyDiv w:val="1"/>
      <w:marLeft w:val="0"/>
      <w:marRight w:val="0"/>
      <w:marTop w:val="0"/>
      <w:marBottom w:val="0"/>
      <w:divBdr>
        <w:top w:val="none" w:sz="0" w:space="0" w:color="auto"/>
        <w:left w:val="none" w:sz="0" w:space="0" w:color="auto"/>
        <w:bottom w:val="none" w:sz="0" w:space="0" w:color="auto"/>
        <w:right w:val="none" w:sz="0" w:space="0" w:color="auto"/>
      </w:divBdr>
    </w:div>
    <w:div w:id="36702782">
      <w:bodyDiv w:val="1"/>
      <w:marLeft w:val="0"/>
      <w:marRight w:val="0"/>
      <w:marTop w:val="0"/>
      <w:marBottom w:val="0"/>
      <w:divBdr>
        <w:top w:val="none" w:sz="0" w:space="0" w:color="auto"/>
        <w:left w:val="none" w:sz="0" w:space="0" w:color="auto"/>
        <w:bottom w:val="none" w:sz="0" w:space="0" w:color="auto"/>
        <w:right w:val="none" w:sz="0" w:space="0" w:color="auto"/>
      </w:divBdr>
    </w:div>
    <w:div w:id="38172099">
      <w:bodyDiv w:val="1"/>
      <w:marLeft w:val="0"/>
      <w:marRight w:val="0"/>
      <w:marTop w:val="0"/>
      <w:marBottom w:val="0"/>
      <w:divBdr>
        <w:top w:val="none" w:sz="0" w:space="0" w:color="auto"/>
        <w:left w:val="none" w:sz="0" w:space="0" w:color="auto"/>
        <w:bottom w:val="none" w:sz="0" w:space="0" w:color="auto"/>
        <w:right w:val="none" w:sz="0" w:space="0" w:color="auto"/>
      </w:divBdr>
    </w:div>
    <w:div w:id="57363699">
      <w:bodyDiv w:val="1"/>
      <w:marLeft w:val="0"/>
      <w:marRight w:val="0"/>
      <w:marTop w:val="0"/>
      <w:marBottom w:val="0"/>
      <w:divBdr>
        <w:top w:val="none" w:sz="0" w:space="0" w:color="auto"/>
        <w:left w:val="none" w:sz="0" w:space="0" w:color="auto"/>
        <w:bottom w:val="none" w:sz="0" w:space="0" w:color="auto"/>
        <w:right w:val="none" w:sz="0" w:space="0" w:color="auto"/>
      </w:divBdr>
    </w:div>
    <w:div w:id="57367916">
      <w:bodyDiv w:val="1"/>
      <w:marLeft w:val="0"/>
      <w:marRight w:val="0"/>
      <w:marTop w:val="0"/>
      <w:marBottom w:val="0"/>
      <w:divBdr>
        <w:top w:val="none" w:sz="0" w:space="0" w:color="auto"/>
        <w:left w:val="none" w:sz="0" w:space="0" w:color="auto"/>
        <w:bottom w:val="none" w:sz="0" w:space="0" w:color="auto"/>
        <w:right w:val="none" w:sz="0" w:space="0" w:color="auto"/>
      </w:divBdr>
    </w:div>
    <w:div w:id="65884571">
      <w:bodyDiv w:val="1"/>
      <w:marLeft w:val="0"/>
      <w:marRight w:val="0"/>
      <w:marTop w:val="0"/>
      <w:marBottom w:val="0"/>
      <w:divBdr>
        <w:top w:val="none" w:sz="0" w:space="0" w:color="auto"/>
        <w:left w:val="none" w:sz="0" w:space="0" w:color="auto"/>
        <w:bottom w:val="none" w:sz="0" w:space="0" w:color="auto"/>
        <w:right w:val="none" w:sz="0" w:space="0" w:color="auto"/>
      </w:divBdr>
    </w:div>
    <w:div w:id="74056765">
      <w:bodyDiv w:val="1"/>
      <w:marLeft w:val="0"/>
      <w:marRight w:val="0"/>
      <w:marTop w:val="0"/>
      <w:marBottom w:val="0"/>
      <w:divBdr>
        <w:top w:val="none" w:sz="0" w:space="0" w:color="auto"/>
        <w:left w:val="none" w:sz="0" w:space="0" w:color="auto"/>
        <w:bottom w:val="none" w:sz="0" w:space="0" w:color="auto"/>
        <w:right w:val="none" w:sz="0" w:space="0" w:color="auto"/>
      </w:divBdr>
    </w:div>
    <w:div w:id="77755328">
      <w:bodyDiv w:val="1"/>
      <w:marLeft w:val="0"/>
      <w:marRight w:val="0"/>
      <w:marTop w:val="0"/>
      <w:marBottom w:val="0"/>
      <w:divBdr>
        <w:top w:val="none" w:sz="0" w:space="0" w:color="auto"/>
        <w:left w:val="none" w:sz="0" w:space="0" w:color="auto"/>
        <w:bottom w:val="none" w:sz="0" w:space="0" w:color="auto"/>
        <w:right w:val="none" w:sz="0" w:space="0" w:color="auto"/>
      </w:divBdr>
    </w:div>
    <w:div w:id="78018823">
      <w:bodyDiv w:val="1"/>
      <w:marLeft w:val="0"/>
      <w:marRight w:val="0"/>
      <w:marTop w:val="0"/>
      <w:marBottom w:val="0"/>
      <w:divBdr>
        <w:top w:val="none" w:sz="0" w:space="0" w:color="auto"/>
        <w:left w:val="none" w:sz="0" w:space="0" w:color="auto"/>
        <w:bottom w:val="none" w:sz="0" w:space="0" w:color="auto"/>
        <w:right w:val="none" w:sz="0" w:space="0" w:color="auto"/>
      </w:divBdr>
    </w:div>
    <w:div w:id="78985012">
      <w:bodyDiv w:val="1"/>
      <w:marLeft w:val="0"/>
      <w:marRight w:val="0"/>
      <w:marTop w:val="0"/>
      <w:marBottom w:val="0"/>
      <w:divBdr>
        <w:top w:val="none" w:sz="0" w:space="0" w:color="auto"/>
        <w:left w:val="none" w:sz="0" w:space="0" w:color="auto"/>
        <w:bottom w:val="none" w:sz="0" w:space="0" w:color="auto"/>
        <w:right w:val="none" w:sz="0" w:space="0" w:color="auto"/>
      </w:divBdr>
    </w:div>
    <w:div w:id="80293996">
      <w:bodyDiv w:val="1"/>
      <w:marLeft w:val="0"/>
      <w:marRight w:val="0"/>
      <w:marTop w:val="0"/>
      <w:marBottom w:val="0"/>
      <w:divBdr>
        <w:top w:val="none" w:sz="0" w:space="0" w:color="auto"/>
        <w:left w:val="none" w:sz="0" w:space="0" w:color="auto"/>
        <w:bottom w:val="none" w:sz="0" w:space="0" w:color="auto"/>
        <w:right w:val="none" w:sz="0" w:space="0" w:color="auto"/>
      </w:divBdr>
    </w:div>
    <w:div w:id="84543138">
      <w:bodyDiv w:val="1"/>
      <w:marLeft w:val="0"/>
      <w:marRight w:val="0"/>
      <w:marTop w:val="0"/>
      <w:marBottom w:val="0"/>
      <w:divBdr>
        <w:top w:val="none" w:sz="0" w:space="0" w:color="auto"/>
        <w:left w:val="none" w:sz="0" w:space="0" w:color="auto"/>
        <w:bottom w:val="none" w:sz="0" w:space="0" w:color="auto"/>
        <w:right w:val="none" w:sz="0" w:space="0" w:color="auto"/>
      </w:divBdr>
    </w:div>
    <w:div w:id="86313957">
      <w:bodyDiv w:val="1"/>
      <w:marLeft w:val="0"/>
      <w:marRight w:val="0"/>
      <w:marTop w:val="0"/>
      <w:marBottom w:val="0"/>
      <w:divBdr>
        <w:top w:val="none" w:sz="0" w:space="0" w:color="auto"/>
        <w:left w:val="none" w:sz="0" w:space="0" w:color="auto"/>
        <w:bottom w:val="none" w:sz="0" w:space="0" w:color="auto"/>
        <w:right w:val="none" w:sz="0" w:space="0" w:color="auto"/>
      </w:divBdr>
    </w:div>
    <w:div w:id="91244512">
      <w:bodyDiv w:val="1"/>
      <w:marLeft w:val="0"/>
      <w:marRight w:val="0"/>
      <w:marTop w:val="0"/>
      <w:marBottom w:val="0"/>
      <w:divBdr>
        <w:top w:val="none" w:sz="0" w:space="0" w:color="auto"/>
        <w:left w:val="none" w:sz="0" w:space="0" w:color="auto"/>
        <w:bottom w:val="none" w:sz="0" w:space="0" w:color="auto"/>
        <w:right w:val="none" w:sz="0" w:space="0" w:color="auto"/>
      </w:divBdr>
    </w:div>
    <w:div w:id="93064840">
      <w:bodyDiv w:val="1"/>
      <w:marLeft w:val="0"/>
      <w:marRight w:val="0"/>
      <w:marTop w:val="0"/>
      <w:marBottom w:val="0"/>
      <w:divBdr>
        <w:top w:val="none" w:sz="0" w:space="0" w:color="auto"/>
        <w:left w:val="none" w:sz="0" w:space="0" w:color="auto"/>
        <w:bottom w:val="none" w:sz="0" w:space="0" w:color="auto"/>
        <w:right w:val="none" w:sz="0" w:space="0" w:color="auto"/>
      </w:divBdr>
    </w:div>
    <w:div w:id="97068896">
      <w:bodyDiv w:val="1"/>
      <w:marLeft w:val="0"/>
      <w:marRight w:val="0"/>
      <w:marTop w:val="0"/>
      <w:marBottom w:val="0"/>
      <w:divBdr>
        <w:top w:val="none" w:sz="0" w:space="0" w:color="auto"/>
        <w:left w:val="none" w:sz="0" w:space="0" w:color="auto"/>
        <w:bottom w:val="none" w:sz="0" w:space="0" w:color="auto"/>
        <w:right w:val="none" w:sz="0" w:space="0" w:color="auto"/>
      </w:divBdr>
    </w:div>
    <w:div w:id="115872759">
      <w:bodyDiv w:val="1"/>
      <w:marLeft w:val="0"/>
      <w:marRight w:val="0"/>
      <w:marTop w:val="0"/>
      <w:marBottom w:val="0"/>
      <w:divBdr>
        <w:top w:val="none" w:sz="0" w:space="0" w:color="auto"/>
        <w:left w:val="none" w:sz="0" w:space="0" w:color="auto"/>
        <w:bottom w:val="none" w:sz="0" w:space="0" w:color="auto"/>
        <w:right w:val="none" w:sz="0" w:space="0" w:color="auto"/>
      </w:divBdr>
    </w:div>
    <w:div w:id="116680711">
      <w:bodyDiv w:val="1"/>
      <w:marLeft w:val="0"/>
      <w:marRight w:val="0"/>
      <w:marTop w:val="0"/>
      <w:marBottom w:val="0"/>
      <w:divBdr>
        <w:top w:val="none" w:sz="0" w:space="0" w:color="auto"/>
        <w:left w:val="none" w:sz="0" w:space="0" w:color="auto"/>
        <w:bottom w:val="none" w:sz="0" w:space="0" w:color="auto"/>
        <w:right w:val="none" w:sz="0" w:space="0" w:color="auto"/>
      </w:divBdr>
    </w:div>
    <w:div w:id="120073229">
      <w:bodyDiv w:val="1"/>
      <w:marLeft w:val="0"/>
      <w:marRight w:val="0"/>
      <w:marTop w:val="0"/>
      <w:marBottom w:val="0"/>
      <w:divBdr>
        <w:top w:val="none" w:sz="0" w:space="0" w:color="auto"/>
        <w:left w:val="none" w:sz="0" w:space="0" w:color="auto"/>
        <w:bottom w:val="none" w:sz="0" w:space="0" w:color="auto"/>
        <w:right w:val="none" w:sz="0" w:space="0" w:color="auto"/>
      </w:divBdr>
    </w:div>
    <w:div w:id="131093644">
      <w:bodyDiv w:val="1"/>
      <w:marLeft w:val="0"/>
      <w:marRight w:val="0"/>
      <w:marTop w:val="0"/>
      <w:marBottom w:val="0"/>
      <w:divBdr>
        <w:top w:val="none" w:sz="0" w:space="0" w:color="auto"/>
        <w:left w:val="none" w:sz="0" w:space="0" w:color="auto"/>
        <w:bottom w:val="none" w:sz="0" w:space="0" w:color="auto"/>
        <w:right w:val="none" w:sz="0" w:space="0" w:color="auto"/>
      </w:divBdr>
    </w:div>
    <w:div w:id="132797358">
      <w:bodyDiv w:val="1"/>
      <w:marLeft w:val="0"/>
      <w:marRight w:val="0"/>
      <w:marTop w:val="0"/>
      <w:marBottom w:val="0"/>
      <w:divBdr>
        <w:top w:val="none" w:sz="0" w:space="0" w:color="auto"/>
        <w:left w:val="none" w:sz="0" w:space="0" w:color="auto"/>
        <w:bottom w:val="none" w:sz="0" w:space="0" w:color="auto"/>
        <w:right w:val="none" w:sz="0" w:space="0" w:color="auto"/>
      </w:divBdr>
    </w:div>
    <w:div w:id="138419762">
      <w:bodyDiv w:val="1"/>
      <w:marLeft w:val="0"/>
      <w:marRight w:val="0"/>
      <w:marTop w:val="0"/>
      <w:marBottom w:val="0"/>
      <w:divBdr>
        <w:top w:val="none" w:sz="0" w:space="0" w:color="auto"/>
        <w:left w:val="none" w:sz="0" w:space="0" w:color="auto"/>
        <w:bottom w:val="none" w:sz="0" w:space="0" w:color="auto"/>
        <w:right w:val="none" w:sz="0" w:space="0" w:color="auto"/>
      </w:divBdr>
    </w:div>
    <w:div w:id="138618927">
      <w:bodyDiv w:val="1"/>
      <w:marLeft w:val="0"/>
      <w:marRight w:val="0"/>
      <w:marTop w:val="0"/>
      <w:marBottom w:val="0"/>
      <w:divBdr>
        <w:top w:val="none" w:sz="0" w:space="0" w:color="auto"/>
        <w:left w:val="none" w:sz="0" w:space="0" w:color="auto"/>
        <w:bottom w:val="none" w:sz="0" w:space="0" w:color="auto"/>
        <w:right w:val="none" w:sz="0" w:space="0" w:color="auto"/>
      </w:divBdr>
    </w:div>
    <w:div w:id="141624364">
      <w:bodyDiv w:val="1"/>
      <w:marLeft w:val="0"/>
      <w:marRight w:val="0"/>
      <w:marTop w:val="0"/>
      <w:marBottom w:val="0"/>
      <w:divBdr>
        <w:top w:val="none" w:sz="0" w:space="0" w:color="auto"/>
        <w:left w:val="none" w:sz="0" w:space="0" w:color="auto"/>
        <w:bottom w:val="none" w:sz="0" w:space="0" w:color="auto"/>
        <w:right w:val="none" w:sz="0" w:space="0" w:color="auto"/>
      </w:divBdr>
    </w:div>
    <w:div w:id="142888361">
      <w:bodyDiv w:val="1"/>
      <w:marLeft w:val="0"/>
      <w:marRight w:val="0"/>
      <w:marTop w:val="0"/>
      <w:marBottom w:val="0"/>
      <w:divBdr>
        <w:top w:val="none" w:sz="0" w:space="0" w:color="auto"/>
        <w:left w:val="none" w:sz="0" w:space="0" w:color="auto"/>
        <w:bottom w:val="none" w:sz="0" w:space="0" w:color="auto"/>
        <w:right w:val="none" w:sz="0" w:space="0" w:color="auto"/>
      </w:divBdr>
    </w:div>
    <w:div w:id="143737162">
      <w:bodyDiv w:val="1"/>
      <w:marLeft w:val="0"/>
      <w:marRight w:val="0"/>
      <w:marTop w:val="0"/>
      <w:marBottom w:val="0"/>
      <w:divBdr>
        <w:top w:val="none" w:sz="0" w:space="0" w:color="auto"/>
        <w:left w:val="none" w:sz="0" w:space="0" w:color="auto"/>
        <w:bottom w:val="none" w:sz="0" w:space="0" w:color="auto"/>
        <w:right w:val="none" w:sz="0" w:space="0" w:color="auto"/>
      </w:divBdr>
    </w:div>
    <w:div w:id="152646598">
      <w:bodyDiv w:val="1"/>
      <w:marLeft w:val="0"/>
      <w:marRight w:val="0"/>
      <w:marTop w:val="0"/>
      <w:marBottom w:val="0"/>
      <w:divBdr>
        <w:top w:val="none" w:sz="0" w:space="0" w:color="auto"/>
        <w:left w:val="none" w:sz="0" w:space="0" w:color="auto"/>
        <w:bottom w:val="none" w:sz="0" w:space="0" w:color="auto"/>
        <w:right w:val="none" w:sz="0" w:space="0" w:color="auto"/>
      </w:divBdr>
    </w:div>
    <w:div w:id="158009464">
      <w:bodyDiv w:val="1"/>
      <w:marLeft w:val="0"/>
      <w:marRight w:val="0"/>
      <w:marTop w:val="0"/>
      <w:marBottom w:val="0"/>
      <w:divBdr>
        <w:top w:val="none" w:sz="0" w:space="0" w:color="auto"/>
        <w:left w:val="none" w:sz="0" w:space="0" w:color="auto"/>
        <w:bottom w:val="none" w:sz="0" w:space="0" w:color="auto"/>
        <w:right w:val="none" w:sz="0" w:space="0" w:color="auto"/>
      </w:divBdr>
    </w:div>
    <w:div w:id="161313824">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64902162">
      <w:bodyDiv w:val="1"/>
      <w:marLeft w:val="0"/>
      <w:marRight w:val="0"/>
      <w:marTop w:val="0"/>
      <w:marBottom w:val="0"/>
      <w:divBdr>
        <w:top w:val="none" w:sz="0" w:space="0" w:color="auto"/>
        <w:left w:val="none" w:sz="0" w:space="0" w:color="auto"/>
        <w:bottom w:val="none" w:sz="0" w:space="0" w:color="auto"/>
        <w:right w:val="none" w:sz="0" w:space="0" w:color="auto"/>
      </w:divBdr>
    </w:div>
    <w:div w:id="170611872">
      <w:bodyDiv w:val="1"/>
      <w:marLeft w:val="0"/>
      <w:marRight w:val="0"/>
      <w:marTop w:val="0"/>
      <w:marBottom w:val="0"/>
      <w:divBdr>
        <w:top w:val="none" w:sz="0" w:space="0" w:color="auto"/>
        <w:left w:val="none" w:sz="0" w:space="0" w:color="auto"/>
        <w:bottom w:val="none" w:sz="0" w:space="0" w:color="auto"/>
        <w:right w:val="none" w:sz="0" w:space="0" w:color="auto"/>
      </w:divBdr>
    </w:div>
    <w:div w:id="171648966">
      <w:bodyDiv w:val="1"/>
      <w:marLeft w:val="0"/>
      <w:marRight w:val="0"/>
      <w:marTop w:val="0"/>
      <w:marBottom w:val="0"/>
      <w:divBdr>
        <w:top w:val="none" w:sz="0" w:space="0" w:color="auto"/>
        <w:left w:val="none" w:sz="0" w:space="0" w:color="auto"/>
        <w:bottom w:val="none" w:sz="0" w:space="0" w:color="auto"/>
        <w:right w:val="none" w:sz="0" w:space="0" w:color="auto"/>
      </w:divBdr>
    </w:div>
    <w:div w:id="174078584">
      <w:bodyDiv w:val="1"/>
      <w:marLeft w:val="0"/>
      <w:marRight w:val="0"/>
      <w:marTop w:val="0"/>
      <w:marBottom w:val="0"/>
      <w:divBdr>
        <w:top w:val="none" w:sz="0" w:space="0" w:color="auto"/>
        <w:left w:val="none" w:sz="0" w:space="0" w:color="auto"/>
        <w:bottom w:val="none" w:sz="0" w:space="0" w:color="auto"/>
        <w:right w:val="none" w:sz="0" w:space="0" w:color="auto"/>
      </w:divBdr>
    </w:div>
    <w:div w:id="177275794">
      <w:bodyDiv w:val="1"/>
      <w:marLeft w:val="0"/>
      <w:marRight w:val="0"/>
      <w:marTop w:val="0"/>
      <w:marBottom w:val="0"/>
      <w:divBdr>
        <w:top w:val="none" w:sz="0" w:space="0" w:color="auto"/>
        <w:left w:val="none" w:sz="0" w:space="0" w:color="auto"/>
        <w:bottom w:val="none" w:sz="0" w:space="0" w:color="auto"/>
        <w:right w:val="none" w:sz="0" w:space="0" w:color="auto"/>
      </w:divBdr>
    </w:div>
    <w:div w:id="180779175">
      <w:bodyDiv w:val="1"/>
      <w:marLeft w:val="0"/>
      <w:marRight w:val="0"/>
      <w:marTop w:val="0"/>
      <w:marBottom w:val="0"/>
      <w:divBdr>
        <w:top w:val="none" w:sz="0" w:space="0" w:color="auto"/>
        <w:left w:val="none" w:sz="0" w:space="0" w:color="auto"/>
        <w:bottom w:val="none" w:sz="0" w:space="0" w:color="auto"/>
        <w:right w:val="none" w:sz="0" w:space="0" w:color="auto"/>
      </w:divBdr>
    </w:div>
    <w:div w:id="180902695">
      <w:bodyDiv w:val="1"/>
      <w:marLeft w:val="0"/>
      <w:marRight w:val="0"/>
      <w:marTop w:val="0"/>
      <w:marBottom w:val="0"/>
      <w:divBdr>
        <w:top w:val="none" w:sz="0" w:space="0" w:color="auto"/>
        <w:left w:val="none" w:sz="0" w:space="0" w:color="auto"/>
        <w:bottom w:val="none" w:sz="0" w:space="0" w:color="auto"/>
        <w:right w:val="none" w:sz="0" w:space="0" w:color="auto"/>
      </w:divBdr>
    </w:div>
    <w:div w:id="189414166">
      <w:bodyDiv w:val="1"/>
      <w:marLeft w:val="0"/>
      <w:marRight w:val="0"/>
      <w:marTop w:val="0"/>
      <w:marBottom w:val="0"/>
      <w:divBdr>
        <w:top w:val="none" w:sz="0" w:space="0" w:color="auto"/>
        <w:left w:val="none" w:sz="0" w:space="0" w:color="auto"/>
        <w:bottom w:val="none" w:sz="0" w:space="0" w:color="auto"/>
        <w:right w:val="none" w:sz="0" w:space="0" w:color="auto"/>
      </w:divBdr>
    </w:div>
    <w:div w:id="198670502">
      <w:bodyDiv w:val="1"/>
      <w:marLeft w:val="0"/>
      <w:marRight w:val="0"/>
      <w:marTop w:val="0"/>
      <w:marBottom w:val="0"/>
      <w:divBdr>
        <w:top w:val="none" w:sz="0" w:space="0" w:color="auto"/>
        <w:left w:val="none" w:sz="0" w:space="0" w:color="auto"/>
        <w:bottom w:val="none" w:sz="0" w:space="0" w:color="auto"/>
        <w:right w:val="none" w:sz="0" w:space="0" w:color="auto"/>
      </w:divBdr>
    </w:div>
    <w:div w:id="202332296">
      <w:bodyDiv w:val="1"/>
      <w:marLeft w:val="0"/>
      <w:marRight w:val="0"/>
      <w:marTop w:val="0"/>
      <w:marBottom w:val="0"/>
      <w:divBdr>
        <w:top w:val="none" w:sz="0" w:space="0" w:color="auto"/>
        <w:left w:val="none" w:sz="0" w:space="0" w:color="auto"/>
        <w:bottom w:val="none" w:sz="0" w:space="0" w:color="auto"/>
        <w:right w:val="none" w:sz="0" w:space="0" w:color="auto"/>
      </w:divBdr>
    </w:div>
    <w:div w:id="203296014">
      <w:bodyDiv w:val="1"/>
      <w:marLeft w:val="0"/>
      <w:marRight w:val="0"/>
      <w:marTop w:val="0"/>
      <w:marBottom w:val="0"/>
      <w:divBdr>
        <w:top w:val="none" w:sz="0" w:space="0" w:color="auto"/>
        <w:left w:val="none" w:sz="0" w:space="0" w:color="auto"/>
        <w:bottom w:val="none" w:sz="0" w:space="0" w:color="auto"/>
        <w:right w:val="none" w:sz="0" w:space="0" w:color="auto"/>
      </w:divBdr>
    </w:div>
    <w:div w:id="203567986">
      <w:bodyDiv w:val="1"/>
      <w:marLeft w:val="0"/>
      <w:marRight w:val="0"/>
      <w:marTop w:val="0"/>
      <w:marBottom w:val="0"/>
      <w:divBdr>
        <w:top w:val="none" w:sz="0" w:space="0" w:color="auto"/>
        <w:left w:val="none" w:sz="0" w:space="0" w:color="auto"/>
        <w:bottom w:val="none" w:sz="0" w:space="0" w:color="auto"/>
        <w:right w:val="none" w:sz="0" w:space="0" w:color="auto"/>
      </w:divBdr>
    </w:div>
    <w:div w:id="205214985">
      <w:bodyDiv w:val="1"/>
      <w:marLeft w:val="0"/>
      <w:marRight w:val="0"/>
      <w:marTop w:val="0"/>
      <w:marBottom w:val="0"/>
      <w:divBdr>
        <w:top w:val="none" w:sz="0" w:space="0" w:color="auto"/>
        <w:left w:val="none" w:sz="0" w:space="0" w:color="auto"/>
        <w:bottom w:val="none" w:sz="0" w:space="0" w:color="auto"/>
        <w:right w:val="none" w:sz="0" w:space="0" w:color="auto"/>
      </w:divBdr>
    </w:div>
    <w:div w:id="207575629">
      <w:bodyDiv w:val="1"/>
      <w:marLeft w:val="0"/>
      <w:marRight w:val="0"/>
      <w:marTop w:val="0"/>
      <w:marBottom w:val="0"/>
      <w:divBdr>
        <w:top w:val="none" w:sz="0" w:space="0" w:color="auto"/>
        <w:left w:val="none" w:sz="0" w:space="0" w:color="auto"/>
        <w:bottom w:val="none" w:sz="0" w:space="0" w:color="auto"/>
        <w:right w:val="none" w:sz="0" w:space="0" w:color="auto"/>
      </w:divBdr>
    </w:div>
    <w:div w:id="211887437">
      <w:bodyDiv w:val="1"/>
      <w:marLeft w:val="0"/>
      <w:marRight w:val="0"/>
      <w:marTop w:val="0"/>
      <w:marBottom w:val="0"/>
      <w:divBdr>
        <w:top w:val="none" w:sz="0" w:space="0" w:color="auto"/>
        <w:left w:val="none" w:sz="0" w:space="0" w:color="auto"/>
        <w:bottom w:val="none" w:sz="0" w:space="0" w:color="auto"/>
        <w:right w:val="none" w:sz="0" w:space="0" w:color="auto"/>
      </w:divBdr>
    </w:div>
    <w:div w:id="225840664">
      <w:bodyDiv w:val="1"/>
      <w:marLeft w:val="0"/>
      <w:marRight w:val="0"/>
      <w:marTop w:val="0"/>
      <w:marBottom w:val="0"/>
      <w:divBdr>
        <w:top w:val="none" w:sz="0" w:space="0" w:color="auto"/>
        <w:left w:val="none" w:sz="0" w:space="0" w:color="auto"/>
        <w:bottom w:val="none" w:sz="0" w:space="0" w:color="auto"/>
        <w:right w:val="none" w:sz="0" w:space="0" w:color="auto"/>
      </w:divBdr>
    </w:div>
    <w:div w:id="227694024">
      <w:bodyDiv w:val="1"/>
      <w:marLeft w:val="0"/>
      <w:marRight w:val="0"/>
      <w:marTop w:val="0"/>
      <w:marBottom w:val="0"/>
      <w:divBdr>
        <w:top w:val="none" w:sz="0" w:space="0" w:color="auto"/>
        <w:left w:val="none" w:sz="0" w:space="0" w:color="auto"/>
        <w:bottom w:val="none" w:sz="0" w:space="0" w:color="auto"/>
        <w:right w:val="none" w:sz="0" w:space="0" w:color="auto"/>
      </w:divBdr>
    </w:div>
    <w:div w:id="229001196">
      <w:bodyDiv w:val="1"/>
      <w:marLeft w:val="0"/>
      <w:marRight w:val="0"/>
      <w:marTop w:val="0"/>
      <w:marBottom w:val="0"/>
      <w:divBdr>
        <w:top w:val="none" w:sz="0" w:space="0" w:color="auto"/>
        <w:left w:val="none" w:sz="0" w:space="0" w:color="auto"/>
        <w:bottom w:val="none" w:sz="0" w:space="0" w:color="auto"/>
        <w:right w:val="none" w:sz="0" w:space="0" w:color="auto"/>
      </w:divBdr>
    </w:div>
    <w:div w:id="229585180">
      <w:bodyDiv w:val="1"/>
      <w:marLeft w:val="0"/>
      <w:marRight w:val="0"/>
      <w:marTop w:val="0"/>
      <w:marBottom w:val="0"/>
      <w:divBdr>
        <w:top w:val="none" w:sz="0" w:space="0" w:color="auto"/>
        <w:left w:val="none" w:sz="0" w:space="0" w:color="auto"/>
        <w:bottom w:val="none" w:sz="0" w:space="0" w:color="auto"/>
        <w:right w:val="none" w:sz="0" w:space="0" w:color="auto"/>
      </w:divBdr>
    </w:div>
    <w:div w:id="234362949">
      <w:bodyDiv w:val="1"/>
      <w:marLeft w:val="0"/>
      <w:marRight w:val="0"/>
      <w:marTop w:val="0"/>
      <w:marBottom w:val="0"/>
      <w:divBdr>
        <w:top w:val="none" w:sz="0" w:space="0" w:color="auto"/>
        <w:left w:val="none" w:sz="0" w:space="0" w:color="auto"/>
        <w:bottom w:val="none" w:sz="0" w:space="0" w:color="auto"/>
        <w:right w:val="none" w:sz="0" w:space="0" w:color="auto"/>
      </w:divBdr>
    </w:div>
    <w:div w:id="235016126">
      <w:bodyDiv w:val="1"/>
      <w:marLeft w:val="0"/>
      <w:marRight w:val="0"/>
      <w:marTop w:val="0"/>
      <w:marBottom w:val="0"/>
      <w:divBdr>
        <w:top w:val="none" w:sz="0" w:space="0" w:color="auto"/>
        <w:left w:val="none" w:sz="0" w:space="0" w:color="auto"/>
        <w:bottom w:val="none" w:sz="0" w:space="0" w:color="auto"/>
        <w:right w:val="none" w:sz="0" w:space="0" w:color="auto"/>
      </w:divBdr>
    </w:div>
    <w:div w:id="245959061">
      <w:bodyDiv w:val="1"/>
      <w:marLeft w:val="0"/>
      <w:marRight w:val="0"/>
      <w:marTop w:val="0"/>
      <w:marBottom w:val="0"/>
      <w:divBdr>
        <w:top w:val="none" w:sz="0" w:space="0" w:color="auto"/>
        <w:left w:val="none" w:sz="0" w:space="0" w:color="auto"/>
        <w:bottom w:val="none" w:sz="0" w:space="0" w:color="auto"/>
        <w:right w:val="none" w:sz="0" w:space="0" w:color="auto"/>
      </w:divBdr>
    </w:div>
    <w:div w:id="247886958">
      <w:bodyDiv w:val="1"/>
      <w:marLeft w:val="0"/>
      <w:marRight w:val="0"/>
      <w:marTop w:val="0"/>
      <w:marBottom w:val="0"/>
      <w:divBdr>
        <w:top w:val="none" w:sz="0" w:space="0" w:color="auto"/>
        <w:left w:val="none" w:sz="0" w:space="0" w:color="auto"/>
        <w:bottom w:val="none" w:sz="0" w:space="0" w:color="auto"/>
        <w:right w:val="none" w:sz="0" w:space="0" w:color="auto"/>
      </w:divBdr>
    </w:div>
    <w:div w:id="259529416">
      <w:bodyDiv w:val="1"/>
      <w:marLeft w:val="0"/>
      <w:marRight w:val="0"/>
      <w:marTop w:val="0"/>
      <w:marBottom w:val="0"/>
      <w:divBdr>
        <w:top w:val="none" w:sz="0" w:space="0" w:color="auto"/>
        <w:left w:val="none" w:sz="0" w:space="0" w:color="auto"/>
        <w:bottom w:val="none" w:sz="0" w:space="0" w:color="auto"/>
        <w:right w:val="none" w:sz="0" w:space="0" w:color="auto"/>
      </w:divBdr>
    </w:div>
    <w:div w:id="266279759">
      <w:bodyDiv w:val="1"/>
      <w:marLeft w:val="0"/>
      <w:marRight w:val="0"/>
      <w:marTop w:val="0"/>
      <w:marBottom w:val="0"/>
      <w:divBdr>
        <w:top w:val="none" w:sz="0" w:space="0" w:color="auto"/>
        <w:left w:val="none" w:sz="0" w:space="0" w:color="auto"/>
        <w:bottom w:val="none" w:sz="0" w:space="0" w:color="auto"/>
        <w:right w:val="none" w:sz="0" w:space="0" w:color="auto"/>
      </w:divBdr>
    </w:div>
    <w:div w:id="272245401">
      <w:bodyDiv w:val="1"/>
      <w:marLeft w:val="0"/>
      <w:marRight w:val="0"/>
      <w:marTop w:val="0"/>
      <w:marBottom w:val="0"/>
      <w:divBdr>
        <w:top w:val="none" w:sz="0" w:space="0" w:color="auto"/>
        <w:left w:val="none" w:sz="0" w:space="0" w:color="auto"/>
        <w:bottom w:val="none" w:sz="0" w:space="0" w:color="auto"/>
        <w:right w:val="none" w:sz="0" w:space="0" w:color="auto"/>
      </w:divBdr>
    </w:div>
    <w:div w:id="273174844">
      <w:bodyDiv w:val="1"/>
      <w:marLeft w:val="0"/>
      <w:marRight w:val="0"/>
      <w:marTop w:val="0"/>
      <w:marBottom w:val="0"/>
      <w:divBdr>
        <w:top w:val="none" w:sz="0" w:space="0" w:color="auto"/>
        <w:left w:val="none" w:sz="0" w:space="0" w:color="auto"/>
        <w:bottom w:val="none" w:sz="0" w:space="0" w:color="auto"/>
        <w:right w:val="none" w:sz="0" w:space="0" w:color="auto"/>
      </w:divBdr>
    </w:div>
    <w:div w:id="275412598">
      <w:bodyDiv w:val="1"/>
      <w:marLeft w:val="0"/>
      <w:marRight w:val="0"/>
      <w:marTop w:val="0"/>
      <w:marBottom w:val="0"/>
      <w:divBdr>
        <w:top w:val="none" w:sz="0" w:space="0" w:color="auto"/>
        <w:left w:val="none" w:sz="0" w:space="0" w:color="auto"/>
        <w:bottom w:val="none" w:sz="0" w:space="0" w:color="auto"/>
        <w:right w:val="none" w:sz="0" w:space="0" w:color="auto"/>
      </w:divBdr>
    </w:div>
    <w:div w:id="276957800">
      <w:bodyDiv w:val="1"/>
      <w:marLeft w:val="0"/>
      <w:marRight w:val="0"/>
      <w:marTop w:val="0"/>
      <w:marBottom w:val="0"/>
      <w:divBdr>
        <w:top w:val="none" w:sz="0" w:space="0" w:color="auto"/>
        <w:left w:val="none" w:sz="0" w:space="0" w:color="auto"/>
        <w:bottom w:val="none" w:sz="0" w:space="0" w:color="auto"/>
        <w:right w:val="none" w:sz="0" w:space="0" w:color="auto"/>
      </w:divBdr>
    </w:div>
    <w:div w:id="276984609">
      <w:bodyDiv w:val="1"/>
      <w:marLeft w:val="0"/>
      <w:marRight w:val="0"/>
      <w:marTop w:val="0"/>
      <w:marBottom w:val="0"/>
      <w:divBdr>
        <w:top w:val="none" w:sz="0" w:space="0" w:color="auto"/>
        <w:left w:val="none" w:sz="0" w:space="0" w:color="auto"/>
        <w:bottom w:val="none" w:sz="0" w:space="0" w:color="auto"/>
        <w:right w:val="none" w:sz="0" w:space="0" w:color="auto"/>
      </w:divBdr>
    </w:div>
    <w:div w:id="278025834">
      <w:bodyDiv w:val="1"/>
      <w:marLeft w:val="0"/>
      <w:marRight w:val="0"/>
      <w:marTop w:val="0"/>
      <w:marBottom w:val="0"/>
      <w:divBdr>
        <w:top w:val="none" w:sz="0" w:space="0" w:color="auto"/>
        <w:left w:val="none" w:sz="0" w:space="0" w:color="auto"/>
        <w:bottom w:val="none" w:sz="0" w:space="0" w:color="auto"/>
        <w:right w:val="none" w:sz="0" w:space="0" w:color="auto"/>
      </w:divBdr>
    </w:div>
    <w:div w:id="283968646">
      <w:bodyDiv w:val="1"/>
      <w:marLeft w:val="0"/>
      <w:marRight w:val="0"/>
      <w:marTop w:val="0"/>
      <w:marBottom w:val="0"/>
      <w:divBdr>
        <w:top w:val="none" w:sz="0" w:space="0" w:color="auto"/>
        <w:left w:val="none" w:sz="0" w:space="0" w:color="auto"/>
        <w:bottom w:val="none" w:sz="0" w:space="0" w:color="auto"/>
        <w:right w:val="none" w:sz="0" w:space="0" w:color="auto"/>
      </w:divBdr>
    </w:div>
    <w:div w:id="292564620">
      <w:bodyDiv w:val="1"/>
      <w:marLeft w:val="0"/>
      <w:marRight w:val="0"/>
      <w:marTop w:val="0"/>
      <w:marBottom w:val="0"/>
      <w:divBdr>
        <w:top w:val="none" w:sz="0" w:space="0" w:color="auto"/>
        <w:left w:val="none" w:sz="0" w:space="0" w:color="auto"/>
        <w:bottom w:val="none" w:sz="0" w:space="0" w:color="auto"/>
        <w:right w:val="none" w:sz="0" w:space="0" w:color="auto"/>
      </w:divBdr>
    </w:div>
    <w:div w:id="293755074">
      <w:bodyDiv w:val="1"/>
      <w:marLeft w:val="0"/>
      <w:marRight w:val="0"/>
      <w:marTop w:val="0"/>
      <w:marBottom w:val="0"/>
      <w:divBdr>
        <w:top w:val="none" w:sz="0" w:space="0" w:color="auto"/>
        <w:left w:val="none" w:sz="0" w:space="0" w:color="auto"/>
        <w:bottom w:val="none" w:sz="0" w:space="0" w:color="auto"/>
        <w:right w:val="none" w:sz="0" w:space="0" w:color="auto"/>
      </w:divBdr>
    </w:div>
    <w:div w:id="297880706">
      <w:bodyDiv w:val="1"/>
      <w:marLeft w:val="0"/>
      <w:marRight w:val="0"/>
      <w:marTop w:val="0"/>
      <w:marBottom w:val="0"/>
      <w:divBdr>
        <w:top w:val="none" w:sz="0" w:space="0" w:color="auto"/>
        <w:left w:val="none" w:sz="0" w:space="0" w:color="auto"/>
        <w:bottom w:val="none" w:sz="0" w:space="0" w:color="auto"/>
        <w:right w:val="none" w:sz="0" w:space="0" w:color="auto"/>
      </w:divBdr>
    </w:div>
    <w:div w:id="299113236">
      <w:bodyDiv w:val="1"/>
      <w:marLeft w:val="0"/>
      <w:marRight w:val="0"/>
      <w:marTop w:val="0"/>
      <w:marBottom w:val="0"/>
      <w:divBdr>
        <w:top w:val="none" w:sz="0" w:space="0" w:color="auto"/>
        <w:left w:val="none" w:sz="0" w:space="0" w:color="auto"/>
        <w:bottom w:val="none" w:sz="0" w:space="0" w:color="auto"/>
        <w:right w:val="none" w:sz="0" w:space="0" w:color="auto"/>
      </w:divBdr>
    </w:div>
    <w:div w:id="299920572">
      <w:bodyDiv w:val="1"/>
      <w:marLeft w:val="0"/>
      <w:marRight w:val="0"/>
      <w:marTop w:val="0"/>
      <w:marBottom w:val="0"/>
      <w:divBdr>
        <w:top w:val="none" w:sz="0" w:space="0" w:color="auto"/>
        <w:left w:val="none" w:sz="0" w:space="0" w:color="auto"/>
        <w:bottom w:val="none" w:sz="0" w:space="0" w:color="auto"/>
        <w:right w:val="none" w:sz="0" w:space="0" w:color="auto"/>
      </w:divBdr>
    </w:div>
    <w:div w:id="304699372">
      <w:bodyDiv w:val="1"/>
      <w:marLeft w:val="0"/>
      <w:marRight w:val="0"/>
      <w:marTop w:val="0"/>
      <w:marBottom w:val="0"/>
      <w:divBdr>
        <w:top w:val="none" w:sz="0" w:space="0" w:color="auto"/>
        <w:left w:val="none" w:sz="0" w:space="0" w:color="auto"/>
        <w:bottom w:val="none" w:sz="0" w:space="0" w:color="auto"/>
        <w:right w:val="none" w:sz="0" w:space="0" w:color="auto"/>
      </w:divBdr>
    </w:div>
    <w:div w:id="309021839">
      <w:bodyDiv w:val="1"/>
      <w:marLeft w:val="0"/>
      <w:marRight w:val="0"/>
      <w:marTop w:val="0"/>
      <w:marBottom w:val="0"/>
      <w:divBdr>
        <w:top w:val="none" w:sz="0" w:space="0" w:color="auto"/>
        <w:left w:val="none" w:sz="0" w:space="0" w:color="auto"/>
        <w:bottom w:val="none" w:sz="0" w:space="0" w:color="auto"/>
        <w:right w:val="none" w:sz="0" w:space="0" w:color="auto"/>
      </w:divBdr>
    </w:div>
    <w:div w:id="309673393">
      <w:bodyDiv w:val="1"/>
      <w:marLeft w:val="0"/>
      <w:marRight w:val="0"/>
      <w:marTop w:val="0"/>
      <w:marBottom w:val="0"/>
      <w:divBdr>
        <w:top w:val="none" w:sz="0" w:space="0" w:color="auto"/>
        <w:left w:val="none" w:sz="0" w:space="0" w:color="auto"/>
        <w:bottom w:val="none" w:sz="0" w:space="0" w:color="auto"/>
        <w:right w:val="none" w:sz="0" w:space="0" w:color="auto"/>
      </w:divBdr>
    </w:div>
    <w:div w:id="310720285">
      <w:bodyDiv w:val="1"/>
      <w:marLeft w:val="0"/>
      <w:marRight w:val="0"/>
      <w:marTop w:val="0"/>
      <w:marBottom w:val="0"/>
      <w:divBdr>
        <w:top w:val="none" w:sz="0" w:space="0" w:color="auto"/>
        <w:left w:val="none" w:sz="0" w:space="0" w:color="auto"/>
        <w:bottom w:val="none" w:sz="0" w:space="0" w:color="auto"/>
        <w:right w:val="none" w:sz="0" w:space="0" w:color="auto"/>
      </w:divBdr>
    </w:div>
    <w:div w:id="311103451">
      <w:bodyDiv w:val="1"/>
      <w:marLeft w:val="0"/>
      <w:marRight w:val="0"/>
      <w:marTop w:val="0"/>
      <w:marBottom w:val="0"/>
      <w:divBdr>
        <w:top w:val="none" w:sz="0" w:space="0" w:color="auto"/>
        <w:left w:val="none" w:sz="0" w:space="0" w:color="auto"/>
        <w:bottom w:val="none" w:sz="0" w:space="0" w:color="auto"/>
        <w:right w:val="none" w:sz="0" w:space="0" w:color="auto"/>
      </w:divBdr>
    </w:div>
    <w:div w:id="321197223">
      <w:bodyDiv w:val="1"/>
      <w:marLeft w:val="0"/>
      <w:marRight w:val="0"/>
      <w:marTop w:val="0"/>
      <w:marBottom w:val="0"/>
      <w:divBdr>
        <w:top w:val="none" w:sz="0" w:space="0" w:color="auto"/>
        <w:left w:val="none" w:sz="0" w:space="0" w:color="auto"/>
        <w:bottom w:val="none" w:sz="0" w:space="0" w:color="auto"/>
        <w:right w:val="none" w:sz="0" w:space="0" w:color="auto"/>
      </w:divBdr>
    </w:div>
    <w:div w:id="324211385">
      <w:bodyDiv w:val="1"/>
      <w:marLeft w:val="0"/>
      <w:marRight w:val="0"/>
      <w:marTop w:val="0"/>
      <w:marBottom w:val="0"/>
      <w:divBdr>
        <w:top w:val="none" w:sz="0" w:space="0" w:color="auto"/>
        <w:left w:val="none" w:sz="0" w:space="0" w:color="auto"/>
        <w:bottom w:val="none" w:sz="0" w:space="0" w:color="auto"/>
        <w:right w:val="none" w:sz="0" w:space="0" w:color="auto"/>
      </w:divBdr>
    </w:div>
    <w:div w:id="324360141">
      <w:bodyDiv w:val="1"/>
      <w:marLeft w:val="0"/>
      <w:marRight w:val="0"/>
      <w:marTop w:val="0"/>
      <w:marBottom w:val="0"/>
      <w:divBdr>
        <w:top w:val="none" w:sz="0" w:space="0" w:color="auto"/>
        <w:left w:val="none" w:sz="0" w:space="0" w:color="auto"/>
        <w:bottom w:val="none" w:sz="0" w:space="0" w:color="auto"/>
        <w:right w:val="none" w:sz="0" w:space="0" w:color="auto"/>
      </w:divBdr>
    </w:div>
    <w:div w:id="331299654">
      <w:bodyDiv w:val="1"/>
      <w:marLeft w:val="0"/>
      <w:marRight w:val="0"/>
      <w:marTop w:val="0"/>
      <w:marBottom w:val="0"/>
      <w:divBdr>
        <w:top w:val="none" w:sz="0" w:space="0" w:color="auto"/>
        <w:left w:val="none" w:sz="0" w:space="0" w:color="auto"/>
        <w:bottom w:val="none" w:sz="0" w:space="0" w:color="auto"/>
        <w:right w:val="none" w:sz="0" w:space="0" w:color="auto"/>
      </w:divBdr>
    </w:div>
    <w:div w:id="338697737">
      <w:bodyDiv w:val="1"/>
      <w:marLeft w:val="0"/>
      <w:marRight w:val="0"/>
      <w:marTop w:val="0"/>
      <w:marBottom w:val="0"/>
      <w:divBdr>
        <w:top w:val="none" w:sz="0" w:space="0" w:color="auto"/>
        <w:left w:val="none" w:sz="0" w:space="0" w:color="auto"/>
        <w:bottom w:val="none" w:sz="0" w:space="0" w:color="auto"/>
        <w:right w:val="none" w:sz="0" w:space="0" w:color="auto"/>
      </w:divBdr>
    </w:div>
    <w:div w:id="342901547">
      <w:bodyDiv w:val="1"/>
      <w:marLeft w:val="0"/>
      <w:marRight w:val="0"/>
      <w:marTop w:val="0"/>
      <w:marBottom w:val="0"/>
      <w:divBdr>
        <w:top w:val="none" w:sz="0" w:space="0" w:color="auto"/>
        <w:left w:val="none" w:sz="0" w:space="0" w:color="auto"/>
        <w:bottom w:val="none" w:sz="0" w:space="0" w:color="auto"/>
        <w:right w:val="none" w:sz="0" w:space="0" w:color="auto"/>
      </w:divBdr>
    </w:div>
    <w:div w:id="350033013">
      <w:bodyDiv w:val="1"/>
      <w:marLeft w:val="0"/>
      <w:marRight w:val="0"/>
      <w:marTop w:val="0"/>
      <w:marBottom w:val="0"/>
      <w:divBdr>
        <w:top w:val="none" w:sz="0" w:space="0" w:color="auto"/>
        <w:left w:val="none" w:sz="0" w:space="0" w:color="auto"/>
        <w:bottom w:val="none" w:sz="0" w:space="0" w:color="auto"/>
        <w:right w:val="none" w:sz="0" w:space="0" w:color="auto"/>
      </w:divBdr>
    </w:div>
    <w:div w:id="351030838">
      <w:bodyDiv w:val="1"/>
      <w:marLeft w:val="0"/>
      <w:marRight w:val="0"/>
      <w:marTop w:val="0"/>
      <w:marBottom w:val="0"/>
      <w:divBdr>
        <w:top w:val="none" w:sz="0" w:space="0" w:color="auto"/>
        <w:left w:val="none" w:sz="0" w:space="0" w:color="auto"/>
        <w:bottom w:val="none" w:sz="0" w:space="0" w:color="auto"/>
        <w:right w:val="none" w:sz="0" w:space="0" w:color="auto"/>
      </w:divBdr>
    </w:div>
    <w:div w:id="351758707">
      <w:bodyDiv w:val="1"/>
      <w:marLeft w:val="0"/>
      <w:marRight w:val="0"/>
      <w:marTop w:val="0"/>
      <w:marBottom w:val="0"/>
      <w:divBdr>
        <w:top w:val="none" w:sz="0" w:space="0" w:color="auto"/>
        <w:left w:val="none" w:sz="0" w:space="0" w:color="auto"/>
        <w:bottom w:val="none" w:sz="0" w:space="0" w:color="auto"/>
        <w:right w:val="none" w:sz="0" w:space="0" w:color="auto"/>
      </w:divBdr>
    </w:div>
    <w:div w:id="356660119">
      <w:bodyDiv w:val="1"/>
      <w:marLeft w:val="0"/>
      <w:marRight w:val="0"/>
      <w:marTop w:val="0"/>
      <w:marBottom w:val="0"/>
      <w:divBdr>
        <w:top w:val="none" w:sz="0" w:space="0" w:color="auto"/>
        <w:left w:val="none" w:sz="0" w:space="0" w:color="auto"/>
        <w:bottom w:val="none" w:sz="0" w:space="0" w:color="auto"/>
        <w:right w:val="none" w:sz="0" w:space="0" w:color="auto"/>
      </w:divBdr>
    </w:div>
    <w:div w:id="359744012">
      <w:bodyDiv w:val="1"/>
      <w:marLeft w:val="0"/>
      <w:marRight w:val="0"/>
      <w:marTop w:val="0"/>
      <w:marBottom w:val="0"/>
      <w:divBdr>
        <w:top w:val="none" w:sz="0" w:space="0" w:color="auto"/>
        <w:left w:val="none" w:sz="0" w:space="0" w:color="auto"/>
        <w:bottom w:val="none" w:sz="0" w:space="0" w:color="auto"/>
        <w:right w:val="none" w:sz="0" w:space="0" w:color="auto"/>
      </w:divBdr>
    </w:div>
    <w:div w:id="360324161">
      <w:bodyDiv w:val="1"/>
      <w:marLeft w:val="0"/>
      <w:marRight w:val="0"/>
      <w:marTop w:val="0"/>
      <w:marBottom w:val="0"/>
      <w:divBdr>
        <w:top w:val="none" w:sz="0" w:space="0" w:color="auto"/>
        <w:left w:val="none" w:sz="0" w:space="0" w:color="auto"/>
        <w:bottom w:val="none" w:sz="0" w:space="0" w:color="auto"/>
        <w:right w:val="none" w:sz="0" w:space="0" w:color="auto"/>
      </w:divBdr>
    </w:div>
    <w:div w:id="361050628">
      <w:bodyDiv w:val="1"/>
      <w:marLeft w:val="0"/>
      <w:marRight w:val="0"/>
      <w:marTop w:val="0"/>
      <w:marBottom w:val="0"/>
      <w:divBdr>
        <w:top w:val="none" w:sz="0" w:space="0" w:color="auto"/>
        <w:left w:val="none" w:sz="0" w:space="0" w:color="auto"/>
        <w:bottom w:val="none" w:sz="0" w:space="0" w:color="auto"/>
        <w:right w:val="none" w:sz="0" w:space="0" w:color="auto"/>
      </w:divBdr>
    </w:div>
    <w:div w:id="362100071">
      <w:bodyDiv w:val="1"/>
      <w:marLeft w:val="0"/>
      <w:marRight w:val="0"/>
      <w:marTop w:val="0"/>
      <w:marBottom w:val="0"/>
      <w:divBdr>
        <w:top w:val="none" w:sz="0" w:space="0" w:color="auto"/>
        <w:left w:val="none" w:sz="0" w:space="0" w:color="auto"/>
        <w:bottom w:val="none" w:sz="0" w:space="0" w:color="auto"/>
        <w:right w:val="none" w:sz="0" w:space="0" w:color="auto"/>
      </w:divBdr>
    </w:div>
    <w:div w:id="367531403">
      <w:bodyDiv w:val="1"/>
      <w:marLeft w:val="0"/>
      <w:marRight w:val="0"/>
      <w:marTop w:val="0"/>
      <w:marBottom w:val="0"/>
      <w:divBdr>
        <w:top w:val="none" w:sz="0" w:space="0" w:color="auto"/>
        <w:left w:val="none" w:sz="0" w:space="0" w:color="auto"/>
        <w:bottom w:val="none" w:sz="0" w:space="0" w:color="auto"/>
        <w:right w:val="none" w:sz="0" w:space="0" w:color="auto"/>
      </w:divBdr>
    </w:div>
    <w:div w:id="370040510">
      <w:bodyDiv w:val="1"/>
      <w:marLeft w:val="0"/>
      <w:marRight w:val="0"/>
      <w:marTop w:val="0"/>
      <w:marBottom w:val="0"/>
      <w:divBdr>
        <w:top w:val="none" w:sz="0" w:space="0" w:color="auto"/>
        <w:left w:val="none" w:sz="0" w:space="0" w:color="auto"/>
        <w:bottom w:val="none" w:sz="0" w:space="0" w:color="auto"/>
        <w:right w:val="none" w:sz="0" w:space="0" w:color="auto"/>
      </w:divBdr>
    </w:div>
    <w:div w:id="374085183">
      <w:bodyDiv w:val="1"/>
      <w:marLeft w:val="0"/>
      <w:marRight w:val="0"/>
      <w:marTop w:val="0"/>
      <w:marBottom w:val="0"/>
      <w:divBdr>
        <w:top w:val="none" w:sz="0" w:space="0" w:color="auto"/>
        <w:left w:val="none" w:sz="0" w:space="0" w:color="auto"/>
        <w:bottom w:val="none" w:sz="0" w:space="0" w:color="auto"/>
        <w:right w:val="none" w:sz="0" w:space="0" w:color="auto"/>
      </w:divBdr>
    </w:div>
    <w:div w:id="381096719">
      <w:bodyDiv w:val="1"/>
      <w:marLeft w:val="0"/>
      <w:marRight w:val="0"/>
      <w:marTop w:val="0"/>
      <w:marBottom w:val="0"/>
      <w:divBdr>
        <w:top w:val="none" w:sz="0" w:space="0" w:color="auto"/>
        <w:left w:val="none" w:sz="0" w:space="0" w:color="auto"/>
        <w:bottom w:val="none" w:sz="0" w:space="0" w:color="auto"/>
        <w:right w:val="none" w:sz="0" w:space="0" w:color="auto"/>
      </w:divBdr>
    </w:div>
    <w:div w:id="381488360">
      <w:bodyDiv w:val="1"/>
      <w:marLeft w:val="0"/>
      <w:marRight w:val="0"/>
      <w:marTop w:val="0"/>
      <w:marBottom w:val="0"/>
      <w:divBdr>
        <w:top w:val="none" w:sz="0" w:space="0" w:color="auto"/>
        <w:left w:val="none" w:sz="0" w:space="0" w:color="auto"/>
        <w:bottom w:val="none" w:sz="0" w:space="0" w:color="auto"/>
        <w:right w:val="none" w:sz="0" w:space="0" w:color="auto"/>
      </w:divBdr>
    </w:div>
    <w:div w:id="387193819">
      <w:bodyDiv w:val="1"/>
      <w:marLeft w:val="0"/>
      <w:marRight w:val="0"/>
      <w:marTop w:val="0"/>
      <w:marBottom w:val="0"/>
      <w:divBdr>
        <w:top w:val="none" w:sz="0" w:space="0" w:color="auto"/>
        <w:left w:val="none" w:sz="0" w:space="0" w:color="auto"/>
        <w:bottom w:val="none" w:sz="0" w:space="0" w:color="auto"/>
        <w:right w:val="none" w:sz="0" w:space="0" w:color="auto"/>
      </w:divBdr>
    </w:div>
    <w:div w:id="396559826">
      <w:bodyDiv w:val="1"/>
      <w:marLeft w:val="0"/>
      <w:marRight w:val="0"/>
      <w:marTop w:val="0"/>
      <w:marBottom w:val="0"/>
      <w:divBdr>
        <w:top w:val="none" w:sz="0" w:space="0" w:color="auto"/>
        <w:left w:val="none" w:sz="0" w:space="0" w:color="auto"/>
        <w:bottom w:val="none" w:sz="0" w:space="0" w:color="auto"/>
        <w:right w:val="none" w:sz="0" w:space="0" w:color="auto"/>
      </w:divBdr>
    </w:div>
    <w:div w:id="400371556">
      <w:bodyDiv w:val="1"/>
      <w:marLeft w:val="0"/>
      <w:marRight w:val="0"/>
      <w:marTop w:val="0"/>
      <w:marBottom w:val="0"/>
      <w:divBdr>
        <w:top w:val="none" w:sz="0" w:space="0" w:color="auto"/>
        <w:left w:val="none" w:sz="0" w:space="0" w:color="auto"/>
        <w:bottom w:val="none" w:sz="0" w:space="0" w:color="auto"/>
        <w:right w:val="none" w:sz="0" w:space="0" w:color="auto"/>
      </w:divBdr>
    </w:div>
    <w:div w:id="401102920">
      <w:bodyDiv w:val="1"/>
      <w:marLeft w:val="0"/>
      <w:marRight w:val="0"/>
      <w:marTop w:val="0"/>
      <w:marBottom w:val="0"/>
      <w:divBdr>
        <w:top w:val="none" w:sz="0" w:space="0" w:color="auto"/>
        <w:left w:val="none" w:sz="0" w:space="0" w:color="auto"/>
        <w:bottom w:val="none" w:sz="0" w:space="0" w:color="auto"/>
        <w:right w:val="none" w:sz="0" w:space="0" w:color="auto"/>
      </w:divBdr>
    </w:div>
    <w:div w:id="405419126">
      <w:bodyDiv w:val="1"/>
      <w:marLeft w:val="0"/>
      <w:marRight w:val="0"/>
      <w:marTop w:val="0"/>
      <w:marBottom w:val="0"/>
      <w:divBdr>
        <w:top w:val="none" w:sz="0" w:space="0" w:color="auto"/>
        <w:left w:val="none" w:sz="0" w:space="0" w:color="auto"/>
        <w:bottom w:val="none" w:sz="0" w:space="0" w:color="auto"/>
        <w:right w:val="none" w:sz="0" w:space="0" w:color="auto"/>
      </w:divBdr>
    </w:div>
    <w:div w:id="406850972">
      <w:bodyDiv w:val="1"/>
      <w:marLeft w:val="0"/>
      <w:marRight w:val="0"/>
      <w:marTop w:val="0"/>
      <w:marBottom w:val="0"/>
      <w:divBdr>
        <w:top w:val="none" w:sz="0" w:space="0" w:color="auto"/>
        <w:left w:val="none" w:sz="0" w:space="0" w:color="auto"/>
        <w:bottom w:val="none" w:sz="0" w:space="0" w:color="auto"/>
        <w:right w:val="none" w:sz="0" w:space="0" w:color="auto"/>
      </w:divBdr>
    </w:div>
    <w:div w:id="413287386">
      <w:bodyDiv w:val="1"/>
      <w:marLeft w:val="0"/>
      <w:marRight w:val="0"/>
      <w:marTop w:val="0"/>
      <w:marBottom w:val="0"/>
      <w:divBdr>
        <w:top w:val="none" w:sz="0" w:space="0" w:color="auto"/>
        <w:left w:val="none" w:sz="0" w:space="0" w:color="auto"/>
        <w:bottom w:val="none" w:sz="0" w:space="0" w:color="auto"/>
        <w:right w:val="none" w:sz="0" w:space="0" w:color="auto"/>
      </w:divBdr>
    </w:div>
    <w:div w:id="418411438">
      <w:bodyDiv w:val="1"/>
      <w:marLeft w:val="0"/>
      <w:marRight w:val="0"/>
      <w:marTop w:val="0"/>
      <w:marBottom w:val="0"/>
      <w:divBdr>
        <w:top w:val="none" w:sz="0" w:space="0" w:color="auto"/>
        <w:left w:val="none" w:sz="0" w:space="0" w:color="auto"/>
        <w:bottom w:val="none" w:sz="0" w:space="0" w:color="auto"/>
        <w:right w:val="none" w:sz="0" w:space="0" w:color="auto"/>
      </w:divBdr>
    </w:div>
    <w:div w:id="425157483">
      <w:bodyDiv w:val="1"/>
      <w:marLeft w:val="0"/>
      <w:marRight w:val="0"/>
      <w:marTop w:val="0"/>
      <w:marBottom w:val="0"/>
      <w:divBdr>
        <w:top w:val="none" w:sz="0" w:space="0" w:color="auto"/>
        <w:left w:val="none" w:sz="0" w:space="0" w:color="auto"/>
        <w:bottom w:val="none" w:sz="0" w:space="0" w:color="auto"/>
        <w:right w:val="none" w:sz="0" w:space="0" w:color="auto"/>
      </w:divBdr>
    </w:div>
    <w:div w:id="425271792">
      <w:bodyDiv w:val="1"/>
      <w:marLeft w:val="0"/>
      <w:marRight w:val="0"/>
      <w:marTop w:val="0"/>
      <w:marBottom w:val="0"/>
      <w:divBdr>
        <w:top w:val="none" w:sz="0" w:space="0" w:color="auto"/>
        <w:left w:val="none" w:sz="0" w:space="0" w:color="auto"/>
        <w:bottom w:val="none" w:sz="0" w:space="0" w:color="auto"/>
        <w:right w:val="none" w:sz="0" w:space="0" w:color="auto"/>
      </w:divBdr>
    </w:div>
    <w:div w:id="429393151">
      <w:bodyDiv w:val="1"/>
      <w:marLeft w:val="0"/>
      <w:marRight w:val="0"/>
      <w:marTop w:val="0"/>
      <w:marBottom w:val="0"/>
      <w:divBdr>
        <w:top w:val="none" w:sz="0" w:space="0" w:color="auto"/>
        <w:left w:val="none" w:sz="0" w:space="0" w:color="auto"/>
        <w:bottom w:val="none" w:sz="0" w:space="0" w:color="auto"/>
        <w:right w:val="none" w:sz="0" w:space="0" w:color="auto"/>
      </w:divBdr>
    </w:div>
    <w:div w:id="429468960">
      <w:bodyDiv w:val="1"/>
      <w:marLeft w:val="0"/>
      <w:marRight w:val="0"/>
      <w:marTop w:val="0"/>
      <w:marBottom w:val="0"/>
      <w:divBdr>
        <w:top w:val="none" w:sz="0" w:space="0" w:color="auto"/>
        <w:left w:val="none" w:sz="0" w:space="0" w:color="auto"/>
        <w:bottom w:val="none" w:sz="0" w:space="0" w:color="auto"/>
        <w:right w:val="none" w:sz="0" w:space="0" w:color="auto"/>
      </w:divBdr>
    </w:div>
    <w:div w:id="435902304">
      <w:bodyDiv w:val="1"/>
      <w:marLeft w:val="0"/>
      <w:marRight w:val="0"/>
      <w:marTop w:val="0"/>
      <w:marBottom w:val="0"/>
      <w:divBdr>
        <w:top w:val="none" w:sz="0" w:space="0" w:color="auto"/>
        <w:left w:val="none" w:sz="0" w:space="0" w:color="auto"/>
        <w:bottom w:val="none" w:sz="0" w:space="0" w:color="auto"/>
        <w:right w:val="none" w:sz="0" w:space="0" w:color="auto"/>
      </w:divBdr>
    </w:div>
    <w:div w:id="441190350">
      <w:bodyDiv w:val="1"/>
      <w:marLeft w:val="0"/>
      <w:marRight w:val="0"/>
      <w:marTop w:val="0"/>
      <w:marBottom w:val="0"/>
      <w:divBdr>
        <w:top w:val="none" w:sz="0" w:space="0" w:color="auto"/>
        <w:left w:val="none" w:sz="0" w:space="0" w:color="auto"/>
        <w:bottom w:val="none" w:sz="0" w:space="0" w:color="auto"/>
        <w:right w:val="none" w:sz="0" w:space="0" w:color="auto"/>
      </w:divBdr>
    </w:div>
    <w:div w:id="442847196">
      <w:bodyDiv w:val="1"/>
      <w:marLeft w:val="0"/>
      <w:marRight w:val="0"/>
      <w:marTop w:val="0"/>
      <w:marBottom w:val="0"/>
      <w:divBdr>
        <w:top w:val="none" w:sz="0" w:space="0" w:color="auto"/>
        <w:left w:val="none" w:sz="0" w:space="0" w:color="auto"/>
        <w:bottom w:val="none" w:sz="0" w:space="0" w:color="auto"/>
        <w:right w:val="none" w:sz="0" w:space="0" w:color="auto"/>
      </w:divBdr>
    </w:div>
    <w:div w:id="448476734">
      <w:bodyDiv w:val="1"/>
      <w:marLeft w:val="0"/>
      <w:marRight w:val="0"/>
      <w:marTop w:val="0"/>
      <w:marBottom w:val="0"/>
      <w:divBdr>
        <w:top w:val="none" w:sz="0" w:space="0" w:color="auto"/>
        <w:left w:val="none" w:sz="0" w:space="0" w:color="auto"/>
        <w:bottom w:val="none" w:sz="0" w:space="0" w:color="auto"/>
        <w:right w:val="none" w:sz="0" w:space="0" w:color="auto"/>
      </w:divBdr>
    </w:div>
    <w:div w:id="449132028">
      <w:bodyDiv w:val="1"/>
      <w:marLeft w:val="0"/>
      <w:marRight w:val="0"/>
      <w:marTop w:val="0"/>
      <w:marBottom w:val="0"/>
      <w:divBdr>
        <w:top w:val="none" w:sz="0" w:space="0" w:color="auto"/>
        <w:left w:val="none" w:sz="0" w:space="0" w:color="auto"/>
        <w:bottom w:val="none" w:sz="0" w:space="0" w:color="auto"/>
        <w:right w:val="none" w:sz="0" w:space="0" w:color="auto"/>
      </w:divBdr>
    </w:div>
    <w:div w:id="451049136">
      <w:bodyDiv w:val="1"/>
      <w:marLeft w:val="0"/>
      <w:marRight w:val="0"/>
      <w:marTop w:val="0"/>
      <w:marBottom w:val="0"/>
      <w:divBdr>
        <w:top w:val="none" w:sz="0" w:space="0" w:color="auto"/>
        <w:left w:val="none" w:sz="0" w:space="0" w:color="auto"/>
        <w:bottom w:val="none" w:sz="0" w:space="0" w:color="auto"/>
        <w:right w:val="none" w:sz="0" w:space="0" w:color="auto"/>
      </w:divBdr>
    </w:div>
    <w:div w:id="451559838">
      <w:bodyDiv w:val="1"/>
      <w:marLeft w:val="0"/>
      <w:marRight w:val="0"/>
      <w:marTop w:val="0"/>
      <w:marBottom w:val="0"/>
      <w:divBdr>
        <w:top w:val="none" w:sz="0" w:space="0" w:color="auto"/>
        <w:left w:val="none" w:sz="0" w:space="0" w:color="auto"/>
        <w:bottom w:val="none" w:sz="0" w:space="0" w:color="auto"/>
        <w:right w:val="none" w:sz="0" w:space="0" w:color="auto"/>
      </w:divBdr>
    </w:div>
    <w:div w:id="455173625">
      <w:bodyDiv w:val="1"/>
      <w:marLeft w:val="0"/>
      <w:marRight w:val="0"/>
      <w:marTop w:val="0"/>
      <w:marBottom w:val="0"/>
      <w:divBdr>
        <w:top w:val="none" w:sz="0" w:space="0" w:color="auto"/>
        <w:left w:val="none" w:sz="0" w:space="0" w:color="auto"/>
        <w:bottom w:val="none" w:sz="0" w:space="0" w:color="auto"/>
        <w:right w:val="none" w:sz="0" w:space="0" w:color="auto"/>
      </w:divBdr>
    </w:div>
    <w:div w:id="455831807">
      <w:bodyDiv w:val="1"/>
      <w:marLeft w:val="0"/>
      <w:marRight w:val="0"/>
      <w:marTop w:val="0"/>
      <w:marBottom w:val="0"/>
      <w:divBdr>
        <w:top w:val="none" w:sz="0" w:space="0" w:color="auto"/>
        <w:left w:val="none" w:sz="0" w:space="0" w:color="auto"/>
        <w:bottom w:val="none" w:sz="0" w:space="0" w:color="auto"/>
        <w:right w:val="none" w:sz="0" w:space="0" w:color="auto"/>
      </w:divBdr>
    </w:div>
    <w:div w:id="461584337">
      <w:bodyDiv w:val="1"/>
      <w:marLeft w:val="0"/>
      <w:marRight w:val="0"/>
      <w:marTop w:val="0"/>
      <w:marBottom w:val="0"/>
      <w:divBdr>
        <w:top w:val="none" w:sz="0" w:space="0" w:color="auto"/>
        <w:left w:val="none" w:sz="0" w:space="0" w:color="auto"/>
        <w:bottom w:val="none" w:sz="0" w:space="0" w:color="auto"/>
        <w:right w:val="none" w:sz="0" w:space="0" w:color="auto"/>
      </w:divBdr>
    </w:div>
    <w:div w:id="461731355">
      <w:bodyDiv w:val="1"/>
      <w:marLeft w:val="0"/>
      <w:marRight w:val="0"/>
      <w:marTop w:val="0"/>
      <w:marBottom w:val="0"/>
      <w:divBdr>
        <w:top w:val="none" w:sz="0" w:space="0" w:color="auto"/>
        <w:left w:val="none" w:sz="0" w:space="0" w:color="auto"/>
        <w:bottom w:val="none" w:sz="0" w:space="0" w:color="auto"/>
        <w:right w:val="none" w:sz="0" w:space="0" w:color="auto"/>
      </w:divBdr>
    </w:div>
    <w:div w:id="463624654">
      <w:bodyDiv w:val="1"/>
      <w:marLeft w:val="0"/>
      <w:marRight w:val="0"/>
      <w:marTop w:val="0"/>
      <w:marBottom w:val="0"/>
      <w:divBdr>
        <w:top w:val="none" w:sz="0" w:space="0" w:color="auto"/>
        <w:left w:val="none" w:sz="0" w:space="0" w:color="auto"/>
        <w:bottom w:val="none" w:sz="0" w:space="0" w:color="auto"/>
        <w:right w:val="none" w:sz="0" w:space="0" w:color="auto"/>
      </w:divBdr>
    </w:div>
    <w:div w:id="465007873">
      <w:bodyDiv w:val="1"/>
      <w:marLeft w:val="0"/>
      <w:marRight w:val="0"/>
      <w:marTop w:val="0"/>
      <w:marBottom w:val="0"/>
      <w:divBdr>
        <w:top w:val="none" w:sz="0" w:space="0" w:color="auto"/>
        <w:left w:val="none" w:sz="0" w:space="0" w:color="auto"/>
        <w:bottom w:val="none" w:sz="0" w:space="0" w:color="auto"/>
        <w:right w:val="none" w:sz="0" w:space="0" w:color="auto"/>
      </w:divBdr>
    </w:div>
    <w:div w:id="475270071">
      <w:bodyDiv w:val="1"/>
      <w:marLeft w:val="0"/>
      <w:marRight w:val="0"/>
      <w:marTop w:val="0"/>
      <w:marBottom w:val="0"/>
      <w:divBdr>
        <w:top w:val="none" w:sz="0" w:space="0" w:color="auto"/>
        <w:left w:val="none" w:sz="0" w:space="0" w:color="auto"/>
        <w:bottom w:val="none" w:sz="0" w:space="0" w:color="auto"/>
        <w:right w:val="none" w:sz="0" w:space="0" w:color="auto"/>
      </w:divBdr>
    </w:div>
    <w:div w:id="475729541">
      <w:bodyDiv w:val="1"/>
      <w:marLeft w:val="0"/>
      <w:marRight w:val="0"/>
      <w:marTop w:val="0"/>
      <w:marBottom w:val="0"/>
      <w:divBdr>
        <w:top w:val="none" w:sz="0" w:space="0" w:color="auto"/>
        <w:left w:val="none" w:sz="0" w:space="0" w:color="auto"/>
        <w:bottom w:val="none" w:sz="0" w:space="0" w:color="auto"/>
        <w:right w:val="none" w:sz="0" w:space="0" w:color="auto"/>
      </w:divBdr>
    </w:div>
    <w:div w:id="480536209">
      <w:bodyDiv w:val="1"/>
      <w:marLeft w:val="0"/>
      <w:marRight w:val="0"/>
      <w:marTop w:val="0"/>
      <w:marBottom w:val="0"/>
      <w:divBdr>
        <w:top w:val="none" w:sz="0" w:space="0" w:color="auto"/>
        <w:left w:val="none" w:sz="0" w:space="0" w:color="auto"/>
        <w:bottom w:val="none" w:sz="0" w:space="0" w:color="auto"/>
        <w:right w:val="none" w:sz="0" w:space="0" w:color="auto"/>
      </w:divBdr>
    </w:div>
    <w:div w:id="484474101">
      <w:bodyDiv w:val="1"/>
      <w:marLeft w:val="0"/>
      <w:marRight w:val="0"/>
      <w:marTop w:val="0"/>
      <w:marBottom w:val="0"/>
      <w:divBdr>
        <w:top w:val="none" w:sz="0" w:space="0" w:color="auto"/>
        <w:left w:val="none" w:sz="0" w:space="0" w:color="auto"/>
        <w:bottom w:val="none" w:sz="0" w:space="0" w:color="auto"/>
        <w:right w:val="none" w:sz="0" w:space="0" w:color="auto"/>
      </w:divBdr>
    </w:div>
    <w:div w:id="491604525">
      <w:bodyDiv w:val="1"/>
      <w:marLeft w:val="0"/>
      <w:marRight w:val="0"/>
      <w:marTop w:val="0"/>
      <w:marBottom w:val="0"/>
      <w:divBdr>
        <w:top w:val="none" w:sz="0" w:space="0" w:color="auto"/>
        <w:left w:val="none" w:sz="0" w:space="0" w:color="auto"/>
        <w:bottom w:val="none" w:sz="0" w:space="0" w:color="auto"/>
        <w:right w:val="none" w:sz="0" w:space="0" w:color="auto"/>
      </w:divBdr>
    </w:div>
    <w:div w:id="491793351">
      <w:bodyDiv w:val="1"/>
      <w:marLeft w:val="0"/>
      <w:marRight w:val="0"/>
      <w:marTop w:val="0"/>
      <w:marBottom w:val="0"/>
      <w:divBdr>
        <w:top w:val="none" w:sz="0" w:space="0" w:color="auto"/>
        <w:left w:val="none" w:sz="0" w:space="0" w:color="auto"/>
        <w:bottom w:val="none" w:sz="0" w:space="0" w:color="auto"/>
        <w:right w:val="none" w:sz="0" w:space="0" w:color="auto"/>
      </w:divBdr>
    </w:div>
    <w:div w:id="493378020">
      <w:bodyDiv w:val="1"/>
      <w:marLeft w:val="0"/>
      <w:marRight w:val="0"/>
      <w:marTop w:val="0"/>
      <w:marBottom w:val="0"/>
      <w:divBdr>
        <w:top w:val="none" w:sz="0" w:space="0" w:color="auto"/>
        <w:left w:val="none" w:sz="0" w:space="0" w:color="auto"/>
        <w:bottom w:val="none" w:sz="0" w:space="0" w:color="auto"/>
        <w:right w:val="none" w:sz="0" w:space="0" w:color="auto"/>
      </w:divBdr>
    </w:div>
    <w:div w:id="500195118">
      <w:bodyDiv w:val="1"/>
      <w:marLeft w:val="0"/>
      <w:marRight w:val="0"/>
      <w:marTop w:val="0"/>
      <w:marBottom w:val="0"/>
      <w:divBdr>
        <w:top w:val="none" w:sz="0" w:space="0" w:color="auto"/>
        <w:left w:val="none" w:sz="0" w:space="0" w:color="auto"/>
        <w:bottom w:val="none" w:sz="0" w:space="0" w:color="auto"/>
        <w:right w:val="none" w:sz="0" w:space="0" w:color="auto"/>
      </w:divBdr>
    </w:div>
    <w:div w:id="503086363">
      <w:bodyDiv w:val="1"/>
      <w:marLeft w:val="0"/>
      <w:marRight w:val="0"/>
      <w:marTop w:val="0"/>
      <w:marBottom w:val="0"/>
      <w:divBdr>
        <w:top w:val="none" w:sz="0" w:space="0" w:color="auto"/>
        <w:left w:val="none" w:sz="0" w:space="0" w:color="auto"/>
        <w:bottom w:val="none" w:sz="0" w:space="0" w:color="auto"/>
        <w:right w:val="none" w:sz="0" w:space="0" w:color="auto"/>
      </w:divBdr>
    </w:div>
    <w:div w:id="504899996">
      <w:bodyDiv w:val="1"/>
      <w:marLeft w:val="0"/>
      <w:marRight w:val="0"/>
      <w:marTop w:val="0"/>
      <w:marBottom w:val="0"/>
      <w:divBdr>
        <w:top w:val="none" w:sz="0" w:space="0" w:color="auto"/>
        <w:left w:val="none" w:sz="0" w:space="0" w:color="auto"/>
        <w:bottom w:val="none" w:sz="0" w:space="0" w:color="auto"/>
        <w:right w:val="none" w:sz="0" w:space="0" w:color="auto"/>
      </w:divBdr>
    </w:div>
    <w:div w:id="505747126">
      <w:bodyDiv w:val="1"/>
      <w:marLeft w:val="0"/>
      <w:marRight w:val="0"/>
      <w:marTop w:val="0"/>
      <w:marBottom w:val="0"/>
      <w:divBdr>
        <w:top w:val="none" w:sz="0" w:space="0" w:color="auto"/>
        <w:left w:val="none" w:sz="0" w:space="0" w:color="auto"/>
        <w:bottom w:val="none" w:sz="0" w:space="0" w:color="auto"/>
        <w:right w:val="none" w:sz="0" w:space="0" w:color="auto"/>
      </w:divBdr>
    </w:div>
    <w:div w:id="506402780">
      <w:bodyDiv w:val="1"/>
      <w:marLeft w:val="0"/>
      <w:marRight w:val="0"/>
      <w:marTop w:val="0"/>
      <w:marBottom w:val="0"/>
      <w:divBdr>
        <w:top w:val="none" w:sz="0" w:space="0" w:color="auto"/>
        <w:left w:val="none" w:sz="0" w:space="0" w:color="auto"/>
        <w:bottom w:val="none" w:sz="0" w:space="0" w:color="auto"/>
        <w:right w:val="none" w:sz="0" w:space="0" w:color="auto"/>
      </w:divBdr>
    </w:div>
    <w:div w:id="507016537">
      <w:bodyDiv w:val="1"/>
      <w:marLeft w:val="0"/>
      <w:marRight w:val="0"/>
      <w:marTop w:val="0"/>
      <w:marBottom w:val="0"/>
      <w:divBdr>
        <w:top w:val="none" w:sz="0" w:space="0" w:color="auto"/>
        <w:left w:val="none" w:sz="0" w:space="0" w:color="auto"/>
        <w:bottom w:val="none" w:sz="0" w:space="0" w:color="auto"/>
        <w:right w:val="none" w:sz="0" w:space="0" w:color="auto"/>
      </w:divBdr>
    </w:div>
    <w:div w:id="507988354">
      <w:bodyDiv w:val="1"/>
      <w:marLeft w:val="0"/>
      <w:marRight w:val="0"/>
      <w:marTop w:val="0"/>
      <w:marBottom w:val="0"/>
      <w:divBdr>
        <w:top w:val="none" w:sz="0" w:space="0" w:color="auto"/>
        <w:left w:val="none" w:sz="0" w:space="0" w:color="auto"/>
        <w:bottom w:val="none" w:sz="0" w:space="0" w:color="auto"/>
        <w:right w:val="none" w:sz="0" w:space="0" w:color="auto"/>
      </w:divBdr>
    </w:div>
    <w:div w:id="518858646">
      <w:bodyDiv w:val="1"/>
      <w:marLeft w:val="0"/>
      <w:marRight w:val="0"/>
      <w:marTop w:val="0"/>
      <w:marBottom w:val="0"/>
      <w:divBdr>
        <w:top w:val="none" w:sz="0" w:space="0" w:color="auto"/>
        <w:left w:val="none" w:sz="0" w:space="0" w:color="auto"/>
        <w:bottom w:val="none" w:sz="0" w:space="0" w:color="auto"/>
        <w:right w:val="none" w:sz="0" w:space="0" w:color="auto"/>
      </w:divBdr>
    </w:div>
    <w:div w:id="528567051">
      <w:bodyDiv w:val="1"/>
      <w:marLeft w:val="0"/>
      <w:marRight w:val="0"/>
      <w:marTop w:val="0"/>
      <w:marBottom w:val="0"/>
      <w:divBdr>
        <w:top w:val="none" w:sz="0" w:space="0" w:color="auto"/>
        <w:left w:val="none" w:sz="0" w:space="0" w:color="auto"/>
        <w:bottom w:val="none" w:sz="0" w:space="0" w:color="auto"/>
        <w:right w:val="none" w:sz="0" w:space="0" w:color="auto"/>
      </w:divBdr>
    </w:div>
    <w:div w:id="537355606">
      <w:bodyDiv w:val="1"/>
      <w:marLeft w:val="0"/>
      <w:marRight w:val="0"/>
      <w:marTop w:val="0"/>
      <w:marBottom w:val="0"/>
      <w:divBdr>
        <w:top w:val="none" w:sz="0" w:space="0" w:color="auto"/>
        <w:left w:val="none" w:sz="0" w:space="0" w:color="auto"/>
        <w:bottom w:val="none" w:sz="0" w:space="0" w:color="auto"/>
        <w:right w:val="none" w:sz="0" w:space="0" w:color="auto"/>
      </w:divBdr>
    </w:div>
    <w:div w:id="542835520">
      <w:bodyDiv w:val="1"/>
      <w:marLeft w:val="0"/>
      <w:marRight w:val="0"/>
      <w:marTop w:val="0"/>
      <w:marBottom w:val="0"/>
      <w:divBdr>
        <w:top w:val="none" w:sz="0" w:space="0" w:color="auto"/>
        <w:left w:val="none" w:sz="0" w:space="0" w:color="auto"/>
        <w:bottom w:val="none" w:sz="0" w:space="0" w:color="auto"/>
        <w:right w:val="none" w:sz="0" w:space="0" w:color="auto"/>
      </w:divBdr>
    </w:div>
    <w:div w:id="544022114">
      <w:bodyDiv w:val="1"/>
      <w:marLeft w:val="0"/>
      <w:marRight w:val="0"/>
      <w:marTop w:val="0"/>
      <w:marBottom w:val="0"/>
      <w:divBdr>
        <w:top w:val="none" w:sz="0" w:space="0" w:color="auto"/>
        <w:left w:val="none" w:sz="0" w:space="0" w:color="auto"/>
        <w:bottom w:val="none" w:sz="0" w:space="0" w:color="auto"/>
        <w:right w:val="none" w:sz="0" w:space="0" w:color="auto"/>
      </w:divBdr>
    </w:div>
    <w:div w:id="547182275">
      <w:bodyDiv w:val="1"/>
      <w:marLeft w:val="0"/>
      <w:marRight w:val="0"/>
      <w:marTop w:val="0"/>
      <w:marBottom w:val="0"/>
      <w:divBdr>
        <w:top w:val="none" w:sz="0" w:space="0" w:color="auto"/>
        <w:left w:val="none" w:sz="0" w:space="0" w:color="auto"/>
        <w:bottom w:val="none" w:sz="0" w:space="0" w:color="auto"/>
        <w:right w:val="none" w:sz="0" w:space="0" w:color="auto"/>
      </w:divBdr>
    </w:div>
    <w:div w:id="547760711">
      <w:bodyDiv w:val="1"/>
      <w:marLeft w:val="0"/>
      <w:marRight w:val="0"/>
      <w:marTop w:val="0"/>
      <w:marBottom w:val="0"/>
      <w:divBdr>
        <w:top w:val="none" w:sz="0" w:space="0" w:color="auto"/>
        <w:left w:val="none" w:sz="0" w:space="0" w:color="auto"/>
        <w:bottom w:val="none" w:sz="0" w:space="0" w:color="auto"/>
        <w:right w:val="none" w:sz="0" w:space="0" w:color="auto"/>
      </w:divBdr>
    </w:div>
    <w:div w:id="550389136">
      <w:bodyDiv w:val="1"/>
      <w:marLeft w:val="0"/>
      <w:marRight w:val="0"/>
      <w:marTop w:val="0"/>
      <w:marBottom w:val="0"/>
      <w:divBdr>
        <w:top w:val="none" w:sz="0" w:space="0" w:color="auto"/>
        <w:left w:val="none" w:sz="0" w:space="0" w:color="auto"/>
        <w:bottom w:val="none" w:sz="0" w:space="0" w:color="auto"/>
        <w:right w:val="none" w:sz="0" w:space="0" w:color="auto"/>
      </w:divBdr>
    </w:div>
    <w:div w:id="550774510">
      <w:bodyDiv w:val="1"/>
      <w:marLeft w:val="0"/>
      <w:marRight w:val="0"/>
      <w:marTop w:val="0"/>
      <w:marBottom w:val="0"/>
      <w:divBdr>
        <w:top w:val="none" w:sz="0" w:space="0" w:color="auto"/>
        <w:left w:val="none" w:sz="0" w:space="0" w:color="auto"/>
        <w:bottom w:val="none" w:sz="0" w:space="0" w:color="auto"/>
        <w:right w:val="none" w:sz="0" w:space="0" w:color="auto"/>
      </w:divBdr>
    </w:div>
    <w:div w:id="554777066">
      <w:bodyDiv w:val="1"/>
      <w:marLeft w:val="0"/>
      <w:marRight w:val="0"/>
      <w:marTop w:val="0"/>
      <w:marBottom w:val="0"/>
      <w:divBdr>
        <w:top w:val="none" w:sz="0" w:space="0" w:color="auto"/>
        <w:left w:val="none" w:sz="0" w:space="0" w:color="auto"/>
        <w:bottom w:val="none" w:sz="0" w:space="0" w:color="auto"/>
        <w:right w:val="none" w:sz="0" w:space="0" w:color="auto"/>
      </w:divBdr>
    </w:div>
    <w:div w:id="556160700">
      <w:bodyDiv w:val="1"/>
      <w:marLeft w:val="0"/>
      <w:marRight w:val="0"/>
      <w:marTop w:val="0"/>
      <w:marBottom w:val="0"/>
      <w:divBdr>
        <w:top w:val="none" w:sz="0" w:space="0" w:color="auto"/>
        <w:left w:val="none" w:sz="0" w:space="0" w:color="auto"/>
        <w:bottom w:val="none" w:sz="0" w:space="0" w:color="auto"/>
        <w:right w:val="none" w:sz="0" w:space="0" w:color="auto"/>
      </w:divBdr>
    </w:div>
    <w:div w:id="557135001">
      <w:bodyDiv w:val="1"/>
      <w:marLeft w:val="0"/>
      <w:marRight w:val="0"/>
      <w:marTop w:val="0"/>
      <w:marBottom w:val="0"/>
      <w:divBdr>
        <w:top w:val="none" w:sz="0" w:space="0" w:color="auto"/>
        <w:left w:val="none" w:sz="0" w:space="0" w:color="auto"/>
        <w:bottom w:val="none" w:sz="0" w:space="0" w:color="auto"/>
        <w:right w:val="none" w:sz="0" w:space="0" w:color="auto"/>
      </w:divBdr>
    </w:div>
    <w:div w:id="557935428">
      <w:bodyDiv w:val="1"/>
      <w:marLeft w:val="0"/>
      <w:marRight w:val="0"/>
      <w:marTop w:val="0"/>
      <w:marBottom w:val="0"/>
      <w:divBdr>
        <w:top w:val="none" w:sz="0" w:space="0" w:color="auto"/>
        <w:left w:val="none" w:sz="0" w:space="0" w:color="auto"/>
        <w:bottom w:val="none" w:sz="0" w:space="0" w:color="auto"/>
        <w:right w:val="none" w:sz="0" w:space="0" w:color="auto"/>
      </w:divBdr>
    </w:div>
    <w:div w:id="559100540">
      <w:bodyDiv w:val="1"/>
      <w:marLeft w:val="0"/>
      <w:marRight w:val="0"/>
      <w:marTop w:val="0"/>
      <w:marBottom w:val="0"/>
      <w:divBdr>
        <w:top w:val="none" w:sz="0" w:space="0" w:color="auto"/>
        <w:left w:val="none" w:sz="0" w:space="0" w:color="auto"/>
        <w:bottom w:val="none" w:sz="0" w:space="0" w:color="auto"/>
        <w:right w:val="none" w:sz="0" w:space="0" w:color="auto"/>
      </w:divBdr>
    </w:div>
    <w:div w:id="570390296">
      <w:bodyDiv w:val="1"/>
      <w:marLeft w:val="0"/>
      <w:marRight w:val="0"/>
      <w:marTop w:val="0"/>
      <w:marBottom w:val="0"/>
      <w:divBdr>
        <w:top w:val="none" w:sz="0" w:space="0" w:color="auto"/>
        <w:left w:val="none" w:sz="0" w:space="0" w:color="auto"/>
        <w:bottom w:val="none" w:sz="0" w:space="0" w:color="auto"/>
        <w:right w:val="none" w:sz="0" w:space="0" w:color="auto"/>
      </w:divBdr>
    </w:div>
    <w:div w:id="572937874">
      <w:bodyDiv w:val="1"/>
      <w:marLeft w:val="0"/>
      <w:marRight w:val="0"/>
      <w:marTop w:val="0"/>
      <w:marBottom w:val="0"/>
      <w:divBdr>
        <w:top w:val="none" w:sz="0" w:space="0" w:color="auto"/>
        <w:left w:val="none" w:sz="0" w:space="0" w:color="auto"/>
        <w:bottom w:val="none" w:sz="0" w:space="0" w:color="auto"/>
        <w:right w:val="none" w:sz="0" w:space="0" w:color="auto"/>
      </w:divBdr>
    </w:div>
    <w:div w:id="573508308">
      <w:bodyDiv w:val="1"/>
      <w:marLeft w:val="0"/>
      <w:marRight w:val="0"/>
      <w:marTop w:val="0"/>
      <w:marBottom w:val="0"/>
      <w:divBdr>
        <w:top w:val="none" w:sz="0" w:space="0" w:color="auto"/>
        <w:left w:val="none" w:sz="0" w:space="0" w:color="auto"/>
        <w:bottom w:val="none" w:sz="0" w:space="0" w:color="auto"/>
        <w:right w:val="none" w:sz="0" w:space="0" w:color="auto"/>
      </w:divBdr>
    </w:div>
    <w:div w:id="578715510">
      <w:bodyDiv w:val="1"/>
      <w:marLeft w:val="0"/>
      <w:marRight w:val="0"/>
      <w:marTop w:val="0"/>
      <w:marBottom w:val="0"/>
      <w:divBdr>
        <w:top w:val="none" w:sz="0" w:space="0" w:color="auto"/>
        <w:left w:val="none" w:sz="0" w:space="0" w:color="auto"/>
        <w:bottom w:val="none" w:sz="0" w:space="0" w:color="auto"/>
        <w:right w:val="none" w:sz="0" w:space="0" w:color="auto"/>
      </w:divBdr>
    </w:div>
    <w:div w:id="583488977">
      <w:bodyDiv w:val="1"/>
      <w:marLeft w:val="0"/>
      <w:marRight w:val="0"/>
      <w:marTop w:val="0"/>
      <w:marBottom w:val="0"/>
      <w:divBdr>
        <w:top w:val="none" w:sz="0" w:space="0" w:color="auto"/>
        <w:left w:val="none" w:sz="0" w:space="0" w:color="auto"/>
        <w:bottom w:val="none" w:sz="0" w:space="0" w:color="auto"/>
        <w:right w:val="none" w:sz="0" w:space="0" w:color="auto"/>
      </w:divBdr>
    </w:div>
    <w:div w:id="583490224">
      <w:bodyDiv w:val="1"/>
      <w:marLeft w:val="0"/>
      <w:marRight w:val="0"/>
      <w:marTop w:val="0"/>
      <w:marBottom w:val="0"/>
      <w:divBdr>
        <w:top w:val="none" w:sz="0" w:space="0" w:color="auto"/>
        <w:left w:val="none" w:sz="0" w:space="0" w:color="auto"/>
        <w:bottom w:val="none" w:sz="0" w:space="0" w:color="auto"/>
        <w:right w:val="none" w:sz="0" w:space="0" w:color="auto"/>
      </w:divBdr>
    </w:div>
    <w:div w:id="588345028">
      <w:bodyDiv w:val="1"/>
      <w:marLeft w:val="0"/>
      <w:marRight w:val="0"/>
      <w:marTop w:val="0"/>
      <w:marBottom w:val="0"/>
      <w:divBdr>
        <w:top w:val="none" w:sz="0" w:space="0" w:color="auto"/>
        <w:left w:val="none" w:sz="0" w:space="0" w:color="auto"/>
        <w:bottom w:val="none" w:sz="0" w:space="0" w:color="auto"/>
        <w:right w:val="none" w:sz="0" w:space="0" w:color="auto"/>
      </w:divBdr>
    </w:div>
    <w:div w:id="589462526">
      <w:bodyDiv w:val="1"/>
      <w:marLeft w:val="0"/>
      <w:marRight w:val="0"/>
      <w:marTop w:val="0"/>
      <w:marBottom w:val="0"/>
      <w:divBdr>
        <w:top w:val="none" w:sz="0" w:space="0" w:color="auto"/>
        <w:left w:val="none" w:sz="0" w:space="0" w:color="auto"/>
        <w:bottom w:val="none" w:sz="0" w:space="0" w:color="auto"/>
        <w:right w:val="none" w:sz="0" w:space="0" w:color="auto"/>
      </w:divBdr>
    </w:div>
    <w:div w:id="589658145">
      <w:bodyDiv w:val="1"/>
      <w:marLeft w:val="0"/>
      <w:marRight w:val="0"/>
      <w:marTop w:val="0"/>
      <w:marBottom w:val="0"/>
      <w:divBdr>
        <w:top w:val="none" w:sz="0" w:space="0" w:color="auto"/>
        <w:left w:val="none" w:sz="0" w:space="0" w:color="auto"/>
        <w:bottom w:val="none" w:sz="0" w:space="0" w:color="auto"/>
        <w:right w:val="none" w:sz="0" w:space="0" w:color="auto"/>
      </w:divBdr>
    </w:div>
    <w:div w:id="593170418">
      <w:bodyDiv w:val="1"/>
      <w:marLeft w:val="0"/>
      <w:marRight w:val="0"/>
      <w:marTop w:val="0"/>
      <w:marBottom w:val="0"/>
      <w:divBdr>
        <w:top w:val="none" w:sz="0" w:space="0" w:color="auto"/>
        <w:left w:val="none" w:sz="0" w:space="0" w:color="auto"/>
        <w:bottom w:val="none" w:sz="0" w:space="0" w:color="auto"/>
        <w:right w:val="none" w:sz="0" w:space="0" w:color="auto"/>
      </w:divBdr>
    </w:div>
    <w:div w:id="598609915">
      <w:bodyDiv w:val="1"/>
      <w:marLeft w:val="0"/>
      <w:marRight w:val="0"/>
      <w:marTop w:val="0"/>
      <w:marBottom w:val="0"/>
      <w:divBdr>
        <w:top w:val="none" w:sz="0" w:space="0" w:color="auto"/>
        <w:left w:val="none" w:sz="0" w:space="0" w:color="auto"/>
        <w:bottom w:val="none" w:sz="0" w:space="0" w:color="auto"/>
        <w:right w:val="none" w:sz="0" w:space="0" w:color="auto"/>
      </w:divBdr>
    </w:div>
    <w:div w:id="604074070">
      <w:bodyDiv w:val="1"/>
      <w:marLeft w:val="0"/>
      <w:marRight w:val="0"/>
      <w:marTop w:val="0"/>
      <w:marBottom w:val="0"/>
      <w:divBdr>
        <w:top w:val="none" w:sz="0" w:space="0" w:color="auto"/>
        <w:left w:val="none" w:sz="0" w:space="0" w:color="auto"/>
        <w:bottom w:val="none" w:sz="0" w:space="0" w:color="auto"/>
        <w:right w:val="none" w:sz="0" w:space="0" w:color="auto"/>
      </w:divBdr>
    </w:div>
    <w:div w:id="606085111">
      <w:bodyDiv w:val="1"/>
      <w:marLeft w:val="0"/>
      <w:marRight w:val="0"/>
      <w:marTop w:val="0"/>
      <w:marBottom w:val="0"/>
      <w:divBdr>
        <w:top w:val="none" w:sz="0" w:space="0" w:color="auto"/>
        <w:left w:val="none" w:sz="0" w:space="0" w:color="auto"/>
        <w:bottom w:val="none" w:sz="0" w:space="0" w:color="auto"/>
        <w:right w:val="none" w:sz="0" w:space="0" w:color="auto"/>
      </w:divBdr>
    </w:div>
    <w:div w:id="606542645">
      <w:bodyDiv w:val="1"/>
      <w:marLeft w:val="0"/>
      <w:marRight w:val="0"/>
      <w:marTop w:val="0"/>
      <w:marBottom w:val="0"/>
      <w:divBdr>
        <w:top w:val="none" w:sz="0" w:space="0" w:color="auto"/>
        <w:left w:val="none" w:sz="0" w:space="0" w:color="auto"/>
        <w:bottom w:val="none" w:sz="0" w:space="0" w:color="auto"/>
        <w:right w:val="none" w:sz="0" w:space="0" w:color="auto"/>
      </w:divBdr>
    </w:div>
    <w:div w:id="606932330">
      <w:bodyDiv w:val="1"/>
      <w:marLeft w:val="0"/>
      <w:marRight w:val="0"/>
      <w:marTop w:val="0"/>
      <w:marBottom w:val="0"/>
      <w:divBdr>
        <w:top w:val="none" w:sz="0" w:space="0" w:color="auto"/>
        <w:left w:val="none" w:sz="0" w:space="0" w:color="auto"/>
        <w:bottom w:val="none" w:sz="0" w:space="0" w:color="auto"/>
        <w:right w:val="none" w:sz="0" w:space="0" w:color="auto"/>
      </w:divBdr>
    </w:div>
    <w:div w:id="611059883">
      <w:bodyDiv w:val="1"/>
      <w:marLeft w:val="0"/>
      <w:marRight w:val="0"/>
      <w:marTop w:val="0"/>
      <w:marBottom w:val="0"/>
      <w:divBdr>
        <w:top w:val="none" w:sz="0" w:space="0" w:color="auto"/>
        <w:left w:val="none" w:sz="0" w:space="0" w:color="auto"/>
        <w:bottom w:val="none" w:sz="0" w:space="0" w:color="auto"/>
        <w:right w:val="none" w:sz="0" w:space="0" w:color="auto"/>
      </w:divBdr>
    </w:div>
    <w:div w:id="612060569">
      <w:bodyDiv w:val="1"/>
      <w:marLeft w:val="0"/>
      <w:marRight w:val="0"/>
      <w:marTop w:val="0"/>
      <w:marBottom w:val="0"/>
      <w:divBdr>
        <w:top w:val="none" w:sz="0" w:space="0" w:color="auto"/>
        <w:left w:val="none" w:sz="0" w:space="0" w:color="auto"/>
        <w:bottom w:val="none" w:sz="0" w:space="0" w:color="auto"/>
        <w:right w:val="none" w:sz="0" w:space="0" w:color="auto"/>
      </w:divBdr>
    </w:div>
    <w:div w:id="630864395">
      <w:bodyDiv w:val="1"/>
      <w:marLeft w:val="0"/>
      <w:marRight w:val="0"/>
      <w:marTop w:val="0"/>
      <w:marBottom w:val="0"/>
      <w:divBdr>
        <w:top w:val="none" w:sz="0" w:space="0" w:color="auto"/>
        <w:left w:val="none" w:sz="0" w:space="0" w:color="auto"/>
        <w:bottom w:val="none" w:sz="0" w:space="0" w:color="auto"/>
        <w:right w:val="none" w:sz="0" w:space="0" w:color="auto"/>
      </w:divBdr>
    </w:div>
    <w:div w:id="634407323">
      <w:bodyDiv w:val="1"/>
      <w:marLeft w:val="0"/>
      <w:marRight w:val="0"/>
      <w:marTop w:val="0"/>
      <w:marBottom w:val="0"/>
      <w:divBdr>
        <w:top w:val="none" w:sz="0" w:space="0" w:color="auto"/>
        <w:left w:val="none" w:sz="0" w:space="0" w:color="auto"/>
        <w:bottom w:val="none" w:sz="0" w:space="0" w:color="auto"/>
        <w:right w:val="none" w:sz="0" w:space="0" w:color="auto"/>
      </w:divBdr>
    </w:div>
    <w:div w:id="644089829">
      <w:bodyDiv w:val="1"/>
      <w:marLeft w:val="0"/>
      <w:marRight w:val="0"/>
      <w:marTop w:val="0"/>
      <w:marBottom w:val="0"/>
      <w:divBdr>
        <w:top w:val="none" w:sz="0" w:space="0" w:color="auto"/>
        <w:left w:val="none" w:sz="0" w:space="0" w:color="auto"/>
        <w:bottom w:val="none" w:sz="0" w:space="0" w:color="auto"/>
        <w:right w:val="none" w:sz="0" w:space="0" w:color="auto"/>
      </w:divBdr>
    </w:div>
    <w:div w:id="644772946">
      <w:bodyDiv w:val="1"/>
      <w:marLeft w:val="0"/>
      <w:marRight w:val="0"/>
      <w:marTop w:val="0"/>
      <w:marBottom w:val="0"/>
      <w:divBdr>
        <w:top w:val="none" w:sz="0" w:space="0" w:color="auto"/>
        <w:left w:val="none" w:sz="0" w:space="0" w:color="auto"/>
        <w:bottom w:val="none" w:sz="0" w:space="0" w:color="auto"/>
        <w:right w:val="none" w:sz="0" w:space="0" w:color="auto"/>
      </w:divBdr>
    </w:div>
    <w:div w:id="646782812">
      <w:bodyDiv w:val="1"/>
      <w:marLeft w:val="0"/>
      <w:marRight w:val="0"/>
      <w:marTop w:val="0"/>
      <w:marBottom w:val="0"/>
      <w:divBdr>
        <w:top w:val="none" w:sz="0" w:space="0" w:color="auto"/>
        <w:left w:val="none" w:sz="0" w:space="0" w:color="auto"/>
        <w:bottom w:val="none" w:sz="0" w:space="0" w:color="auto"/>
        <w:right w:val="none" w:sz="0" w:space="0" w:color="auto"/>
      </w:divBdr>
    </w:div>
    <w:div w:id="648173882">
      <w:bodyDiv w:val="1"/>
      <w:marLeft w:val="0"/>
      <w:marRight w:val="0"/>
      <w:marTop w:val="0"/>
      <w:marBottom w:val="0"/>
      <w:divBdr>
        <w:top w:val="none" w:sz="0" w:space="0" w:color="auto"/>
        <w:left w:val="none" w:sz="0" w:space="0" w:color="auto"/>
        <w:bottom w:val="none" w:sz="0" w:space="0" w:color="auto"/>
        <w:right w:val="none" w:sz="0" w:space="0" w:color="auto"/>
      </w:divBdr>
    </w:div>
    <w:div w:id="660044006">
      <w:bodyDiv w:val="1"/>
      <w:marLeft w:val="0"/>
      <w:marRight w:val="0"/>
      <w:marTop w:val="0"/>
      <w:marBottom w:val="0"/>
      <w:divBdr>
        <w:top w:val="none" w:sz="0" w:space="0" w:color="auto"/>
        <w:left w:val="none" w:sz="0" w:space="0" w:color="auto"/>
        <w:bottom w:val="none" w:sz="0" w:space="0" w:color="auto"/>
        <w:right w:val="none" w:sz="0" w:space="0" w:color="auto"/>
      </w:divBdr>
    </w:div>
    <w:div w:id="661857622">
      <w:bodyDiv w:val="1"/>
      <w:marLeft w:val="0"/>
      <w:marRight w:val="0"/>
      <w:marTop w:val="0"/>
      <w:marBottom w:val="0"/>
      <w:divBdr>
        <w:top w:val="none" w:sz="0" w:space="0" w:color="auto"/>
        <w:left w:val="none" w:sz="0" w:space="0" w:color="auto"/>
        <w:bottom w:val="none" w:sz="0" w:space="0" w:color="auto"/>
        <w:right w:val="none" w:sz="0" w:space="0" w:color="auto"/>
      </w:divBdr>
    </w:div>
    <w:div w:id="662514807">
      <w:bodyDiv w:val="1"/>
      <w:marLeft w:val="0"/>
      <w:marRight w:val="0"/>
      <w:marTop w:val="0"/>
      <w:marBottom w:val="0"/>
      <w:divBdr>
        <w:top w:val="none" w:sz="0" w:space="0" w:color="auto"/>
        <w:left w:val="none" w:sz="0" w:space="0" w:color="auto"/>
        <w:bottom w:val="none" w:sz="0" w:space="0" w:color="auto"/>
        <w:right w:val="none" w:sz="0" w:space="0" w:color="auto"/>
      </w:divBdr>
    </w:div>
    <w:div w:id="667098333">
      <w:bodyDiv w:val="1"/>
      <w:marLeft w:val="0"/>
      <w:marRight w:val="0"/>
      <w:marTop w:val="0"/>
      <w:marBottom w:val="0"/>
      <w:divBdr>
        <w:top w:val="none" w:sz="0" w:space="0" w:color="auto"/>
        <w:left w:val="none" w:sz="0" w:space="0" w:color="auto"/>
        <w:bottom w:val="none" w:sz="0" w:space="0" w:color="auto"/>
        <w:right w:val="none" w:sz="0" w:space="0" w:color="auto"/>
      </w:divBdr>
    </w:div>
    <w:div w:id="669135044">
      <w:bodyDiv w:val="1"/>
      <w:marLeft w:val="0"/>
      <w:marRight w:val="0"/>
      <w:marTop w:val="0"/>
      <w:marBottom w:val="0"/>
      <w:divBdr>
        <w:top w:val="none" w:sz="0" w:space="0" w:color="auto"/>
        <w:left w:val="none" w:sz="0" w:space="0" w:color="auto"/>
        <w:bottom w:val="none" w:sz="0" w:space="0" w:color="auto"/>
        <w:right w:val="none" w:sz="0" w:space="0" w:color="auto"/>
      </w:divBdr>
    </w:div>
    <w:div w:id="670642051">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82517285">
      <w:bodyDiv w:val="1"/>
      <w:marLeft w:val="0"/>
      <w:marRight w:val="0"/>
      <w:marTop w:val="0"/>
      <w:marBottom w:val="0"/>
      <w:divBdr>
        <w:top w:val="none" w:sz="0" w:space="0" w:color="auto"/>
        <w:left w:val="none" w:sz="0" w:space="0" w:color="auto"/>
        <w:bottom w:val="none" w:sz="0" w:space="0" w:color="auto"/>
        <w:right w:val="none" w:sz="0" w:space="0" w:color="auto"/>
      </w:divBdr>
    </w:div>
    <w:div w:id="684524823">
      <w:bodyDiv w:val="1"/>
      <w:marLeft w:val="0"/>
      <w:marRight w:val="0"/>
      <w:marTop w:val="0"/>
      <w:marBottom w:val="0"/>
      <w:divBdr>
        <w:top w:val="none" w:sz="0" w:space="0" w:color="auto"/>
        <w:left w:val="none" w:sz="0" w:space="0" w:color="auto"/>
        <w:bottom w:val="none" w:sz="0" w:space="0" w:color="auto"/>
        <w:right w:val="none" w:sz="0" w:space="0" w:color="auto"/>
      </w:divBdr>
    </w:div>
    <w:div w:id="689649387">
      <w:bodyDiv w:val="1"/>
      <w:marLeft w:val="0"/>
      <w:marRight w:val="0"/>
      <w:marTop w:val="0"/>
      <w:marBottom w:val="0"/>
      <w:divBdr>
        <w:top w:val="none" w:sz="0" w:space="0" w:color="auto"/>
        <w:left w:val="none" w:sz="0" w:space="0" w:color="auto"/>
        <w:bottom w:val="none" w:sz="0" w:space="0" w:color="auto"/>
        <w:right w:val="none" w:sz="0" w:space="0" w:color="auto"/>
      </w:divBdr>
    </w:div>
    <w:div w:id="694356033">
      <w:bodyDiv w:val="1"/>
      <w:marLeft w:val="0"/>
      <w:marRight w:val="0"/>
      <w:marTop w:val="0"/>
      <w:marBottom w:val="0"/>
      <w:divBdr>
        <w:top w:val="none" w:sz="0" w:space="0" w:color="auto"/>
        <w:left w:val="none" w:sz="0" w:space="0" w:color="auto"/>
        <w:bottom w:val="none" w:sz="0" w:space="0" w:color="auto"/>
        <w:right w:val="none" w:sz="0" w:space="0" w:color="auto"/>
      </w:divBdr>
    </w:div>
    <w:div w:id="705448659">
      <w:bodyDiv w:val="1"/>
      <w:marLeft w:val="0"/>
      <w:marRight w:val="0"/>
      <w:marTop w:val="0"/>
      <w:marBottom w:val="0"/>
      <w:divBdr>
        <w:top w:val="none" w:sz="0" w:space="0" w:color="auto"/>
        <w:left w:val="none" w:sz="0" w:space="0" w:color="auto"/>
        <w:bottom w:val="none" w:sz="0" w:space="0" w:color="auto"/>
        <w:right w:val="none" w:sz="0" w:space="0" w:color="auto"/>
      </w:divBdr>
    </w:div>
    <w:div w:id="706879650">
      <w:bodyDiv w:val="1"/>
      <w:marLeft w:val="0"/>
      <w:marRight w:val="0"/>
      <w:marTop w:val="0"/>
      <w:marBottom w:val="0"/>
      <w:divBdr>
        <w:top w:val="none" w:sz="0" w:space="0" w:color="auto"/>
        <w:left w:val="none" w:sz="0" w:space="0" w:color="auto"/>
        <w:bottom w:val="none" w:sz="0" w:space="0" w:color="auto"/>
        <w:right w:val="none" w:sz="0" w:space="0" w:color="auto"/>
      </w:divBdr>
    </w:div>
    <w:div w:id="709956543">
      <w:bodyDiv w:val="1"/>
      <w:marLeft w:val="0"/>
      <w:marRight w:val="0"/>
      <w:marTop w:val="0"/>
      <w:marBottom w:val="0"/>
      <w:divBdr>
        <w:top w:val="none" w:sz="0" w:space="0" w:color="auto"/>
        <w:left w:val="none" w:sz="0" w:space="0" w:color="auto"/>
        <w:bottom w:val="none" w:sz="0" w:space="0" w:color="auto"/>
        <w:right w:val="none" w:sz="0" w:space="0" w:color="auto"/>
      </w:divBdr>
    </w:div>
    <w:div w:id="710613239">
      <w:bodyDiv w:val="1"/>
      <w:marLeft w:val="0"/>
      <w:marRight w:val="0"/>
      <w:marTop w:val="0"/>
      <w:marBottom w:val="0"/>
      <w:divBdr>
        <w:top w:val="none" w:sz="0" w:space="0" w:color="auto"/>
        <w:left w:val="none" w:sz="0" w:space="0" w:color="auto"/>
        <w:bottom w:val="none" w:sz="0" w:space="0" w:color="auto"/>
        <w:right w:val="none" w:sz="0" w:space="0" w:color="auto"/>
      </w:divBdr>
    </w:div>
    <w:div w:id="714736444">
      <w:bodyDiv w:val="1"/>
      <w:marLeft w:val="0"/>
      <w:marRight w:val="0"/>
      <w:marTop w:val="0"/>
      <w:marBottom w:val="0"/>
      <w:divBdr>
        <w:top w:val="none" w:sz="0" w:space="0" w:color="auto"/>
        <w:left w:val="none" w:sz="0" w:space="0" w:color="auto"/>
        <w:bottom w:val="none" w:sz="0" w:space="0" w:color="auto"/>
        <w:right w:val="none" w:sz="0" w:space="0" w:color="auto"/>
      </w:divBdr>
    </w:div>
    <w:div w:id="716052646">
      <w:bodyDiv w:val="1"/>
      <w:marLeft w:val="0"/>
      <w:marRight w:val="0"/>
      <w:marTop w:val="0"/>
      <w:marBottom w:val="0"/>
      <w:divBdr>
        <w:top w:val="none" w:sz="0" w:space="0" w:color="auto"/>
        <w:left w:val="none" w:sz="0" w:space="0" w:color="auto"/>
        <w:bottom w:val="none" w:sz="0" w:space="0" w:color="auto"/>
        <w:right w:val="none" w:sz="0" w:space="0" w:color="auto"/>
      </w:divBdr>
    </w:div>
    <w:div w:id="716661987">
      <w:bodyDiv w:val="1"/>
      <w:marLeft w:val="0"/>
      <w:marRight w:val="0"/>
      <w:marTop w:val="0"/>
      <w:marBottom w:val="0"/>
      <w:divBdr>
        <w:top w:val="none" w:sz="0" w:space="0" w:color="auto"/>
        <w:left w:val="none" w:sz="0" w:space="0" w:color="auto"/>
        <w:bottom w:val="none" w:sz="0" w:space="0" w:color="auto"/>
        <w:right w:val="none" w:sz="0" w:space="0" w:color="auto"/>
      </w:divBdr>
    </w:div>
    <w:div w:id="723141516">
      <w:bodyDiv w:val="1"/>
      <w:marLeft w:val="0"/>
      <w:marRight w:val="0"/>
      <w:marTop w:val="0"/>
      <w:marBottom w:val="0"/>
      <w:divBdr>
        <w:top w:val="none" w:sz="0" w:space="0" w:color="auto"/>
        <w:left w:val="none" w:sz="0" w:space="0" w:color="auto"/>
        <w:bottom w:val="none" w:sz="0" w:space="0" w:color="auto"/>
        <w:right w:val="none" w:sz="0" w:space="0" w:color="auto"/>
      </w:divBdr>
    </w:div>
    <w:div w:id="724258422">
      <w:bodyDiv w:val="1"/>
      <w:marLeft w:val="0"/>
      <w:marRight w:val="0"/>
      <w:marTop w:val="0"/>
      <w:marBottom w:val="0"/>
      <w:divBdr>
        <w:top w:val="none" w:sz="0" w:space="0" w:color="auto"/>
        <w:left w:val="none" w:sz="0" w:space="0" w:color="auto"/>
        <w:bottom w:val="none" w:sz="0" w:space="0" w:color="auto"/>
        <w:right w:val="none" w:sz="0" w:space="0" w:color="auto"/>
      </w:divBdr>
    </w:div>
    <w:div w:id="724568469">
      <w:bodyDiv w:val="1"/>
      <w:marLeft w:val="0"/>
      <w:marRight w:val="0"/>
      <w:marTop w:val="0"/>
      <w:marBottom w:val="0"/>
      <w:divBdr>
        <w:top w:val="none" w:sz="0" w:space="0" w:color="auto"/>
        <w:left w:val="none" w:sz="0" w:space="0" w:color="auto"/>
        <w:bottom w:val="none" w:sz="0" w:space="0" w:color="auto"/>
        <w:right w:val="none" w:sz="0" w:space="0" w:color="auto"/>
      </w:divBdr>
    </w:div>
    <w:div w:id="732431228">
      <w:bodyDiv w:val="1"/>
      <w:marLeft w:val="0"/>
      <w:marRight w:val="0"/>
      <w:marTop w:val="0"/>
      <w:marBottom w:val="0"/>
      <w:divBdr>
        <w:top w:val="none" w:sz="0" w:space="0" w:color="auto"/>
        <w:left w:val="none" w:sz="0" w:space="0" w:color="auto"/>
        <w:bottom w:val="none" w:sz="0" w:space="0" w:color="auto"/>
        <w:right w:val="none" w:sz="0" w:space="0" w:color="auto"/>
      </w:divBdr>
    </w:div>
    <w:div w:id="732504884">
      <w:bodyDiv w:val="1"/>
      <w:marLeft w:val="0"/>
      <w:marRight w:val="0"/>
      <w:marTop w:val="0"/>
      <w:marBottom w:val="0"/>
      <w:divBdr>
        <w:top w:val="none" w:sz="0" w:space="0" w:color="auto"/>
        <w:left w:val="none" w:sz="0" w:space="0" w:color="auto"/>
        <w:bottom w:val="none" w:sz="0" w:space="0" w:color="auto"/>
        <w:right w:val="none" w:sz="0" w:space="0" w:color="auto"/>
      </w:divBdr>
    </w:div>
    <w:div w:id="740099443">
      <w:bodyDiv w:val="1"/>
      <w:marLeft w:val="0"/>
      <w:marRight w:val="0"/>
      <w:marTop w:val="0"/>
      <w:marBottom w:val="0"/>
      <w:divBdr>
        <w:top w:val="none" w:sz="0" w:space="0" w:color="auto"/>
        <w:left w:val="none" w:sz="0" w:space="0" w:color="auto"/>
        <w:bottom w:val="none" w:sz="0" w:space="0" w:color="auto"/>
        <w:right w:val="none" w:sz="0" w:space="0" w:color="auto"/>
      </w:divBdr>
    </w:div>
    <w:div w:id="746875996">
      <w:bodyDiv w:val="1"/>
      <w:marLeft w:val="0"/>
      <w:marRight w:val="0"/>
      <w:marTop w:val="0"/>
      <w:marBottom w:val="0"/>
      <w:divBdr>
        <w:top w:val="none" w:sz="0" w:space="0" w:color="auto"/>
        <w:left w:val="none" w:sz="0" w:space="0" w:color="auto"/>
        <w:bottom w:val="none" w:sz="0" w:space="0" w:color="auto"/>
        <w:right w:val="none" w:sz="0" w:space="0" w:color="auto"/>
      </w:divBdr>
    </w:div>
    <w:div w:id="756097208">
      <w:bodyDiv w:val="1"/>
      <w:marLeft w:val="0"/>
      <w:marRight w:val="0"/>
      <w:marTop w:val="0"/>
      <w:marBottom w:val="0"/>
      <w:divBdr>
        <w:top w:val="none" w:sz="0" w:space="0" w:color="auto"/>
        <w:left w:val="none" w:sz="0" w:space="0" w:color="auto"/>
        <w:bottom w:val="none" w:sz="0" w:space="0" w:color="auto"/>
        <w:right w:val="none" w:sz="0" w:space="0" w:color="auto"/>
      </w:divBdr>
    </w:div>
    <w:div w:id="760762814">
      <w:bodyDiv w:val="1"/>
      <w:marLeft w:val="0"/>
      <w:marRight w:val="0"/>
      <w:marTop w:val="0"/>
      <w:marBottom w:val="0"/>
      <w:divBdr>
        <w:top w:val="none" w:sz="0" w:space="0" w:color="auto"/>
        <w:left w:val="none" w:sz="0" w:space="0" w:color="auto"/>
        <w:bottom w:val="none" w:sz="0" w:space="0" w:color="auto"/>
        <w:right w:val="none" w:sz="0" w:space="0" w:color="auto"/>
      </w:divBdr>
    </w:div>
    <w:div w:id="762922949">
      <w:bodyDiv w:val="1"/>
      <w:marLeft w:val="0"/>
      <w:marRight w:val="0"/>
      <w:marTop w:val="0"/>
      <w:marBottom w:val="0"/>
      <w:divBdr>
        <w:top w:val="none" w:sz="0" w:space="0" w:color="auto"/>
        <w:left w:val="none" w:sz="0" w:space="0" w:color="auto"/>
        <w:bottom w:val="none" w:sz="0" w:space="0" w:color="auto"/>
        <w:right w:val="none" w:sz="0" w:space="0" w:color="auto"/>
      </w:divBdr>
    </w:div>
    <w:div w:id="764613120">
      <w:bodyDiv w:val="1"/>
      <w:marLeft w:val="0"/>
      <w:marRight w:val="0"/>
      <w:marTop w:val="0"/>
      <w:marBottom w:val="0"/>
      <w:divBdr>
        <w:top w:val="none" w:sz="0" w:space="0" w:color="auto"/>
        <w:left w:val="none" w:sz="0" w:space="0" w:color="auto"/>
        <w:bottom w:val="none" w:sz="0" w:space="0" w:color="auto"/>
        <w:right w:val="none" w:sz="0" w:space="0" w:color="auto"/>
      </w:divBdr>
    </w:div>
    <w:div w:id="765150948">
      <w:bodyDiv w:val="1"/>
      <w:marLeft w:val="0"/>
      <w:marRight w:val="0"/>
      <w:marTop w:val="0"/>
      <w:marBottom w:val="0"/>
      <w:divBdr>
        <w:top w:val="none" w:sz="0" w:space="0" w:color="auto"/>
        <w:left w:val="none" w:sz="0" w:space="0" w:color="auto"/>
        <w:bottom w:val="none" w:sz="0" w:space="0" w:color="auto"/>
        <w:right w:val="none" w:sz="0" w:space="0" w:color="auto"/>
      </w:divBdr>
    </w:div>
    <w:div w:id="768500346">
      <w:bodyDiv w:val="1"/>
      <w:marLeft w:val="0"/>
      <w:marRight w:val="0"/>
      <w:marTop w:val="0"/>
      <w:marBottom w:val="0"/>
      <w:divBdr>
        <w:top w:val="none" w:sz="0" w:space="0" w:color="auto"/>
        <w:left w:val="none" w:sz="0" w:space="0" w:color="auto"/>
        <w:bottom w:val="none" w:sz="0" w:space="0" w:color="auto"/>
        <w:right w:val="none" w:sz="0" w:space="0" w:color="auto"/>
      </w:divBdr>
    </w:div>
    <w:div w:id="781723492">
      <w:bodyDiv w:val="1"/>
      <w:marLeft w:val="0"/>
      <w:marRight w:val="0"/>
      <w:marTop w:val="0"/>
      <w:marBottom w:val="0"/>
      <w:divBdr>
        <w:top w:val="none" w:sz="0" w:space="0" w:color="auto"/>
        <w:left w:val="none" w:sz="0" w:space="0" w:color="auto"/>
        <w:bottom w:val="none" w:sz="0" w:space="0" w:color="auto"/>
        <w:right w:val="none" w:sz="0" w:space="0" w:color="auto"/>
      </w:divBdr>
    </w:div>
    <w:div w:id="782698823">
      <w:bodyDiv w:val="1"/>
      <w:marLeft w:val="0"/>
      <w:marRight w:val="0"/>
      <w:marTop w:val="0"/>
      <w:marBottom w:val="0"/>
      <w:divBdr>
        <w:top w:val="none" w:sz="0" w:space="0" w:color="auto"/>
        <w:left w:val="none" w:sz="0" w:space="0" w:color="auto"/>
        <w:bottom w:val="none" w:sz="0" w:space="0" w:color="auto"/>
        <w:right w:val="none" w:sz="0" w:space="0" w:color="auto"/>
      </w:divBdr>
    </w:div>
    <w:div w:id="784235522">
      <w:bodyDiv w:val="1"/>
      <w:marLeft w:val="0"/>
      <w:marRight w:val="0"/>
      <w:marTop w:val="0"/>
      <w:marBottom w:val="0"/>
      <w:divBdr>
        <w:top w:val="none" w:sz="0" w:space="0" w:color="auto"/>
        <w:left w:val="none" w:sz="0" w:space="0" w:color="auto"/>
        <w:bottom w:val="none" w:sz="0" w:space="0" w:color="auto"/>
        <w:right w:val="none" w:sz="0" w:space="0" w:color="auto"/>
      </w:divBdr>
    </w:div>
    <w:div w:id="789014026">
      <w:bodyDiv w:val="1"/>
      <w:marLeft w:val="0"/>
      <w:marRight w:val="0"/>
      <w:marTop w:val="0"/>
      <w:marBottom w:val="0"/>
      <w:divBdr>
        <w:top w:val="none" w:sz="0" w:space="0" w:color="auto"/>
        <w:left w:val="none" w:sz="0" w:space="0" w:color="auto"/>
        <w:bottom w:val="none" w:sz="0" w:space="0" w:color="auto"/>
        <w:right w:val="none" w:sz="0" w:space="0" w:color="auto"/>
      </w:divBdr>
    </w:div>
    <w:div w:id="790511802">
      <w:bodyDiv w:val="1"/>
      <w:marLeft w:val="0"/>
      <w:marRight w:val="0"/>
      <w:marTop w:val="0"/>
      <w:marBottom w:val="0"/>
      <w:divBdr>
        <w:top w:val="none" w:sz="0" w:space="0" w:color="auto"/>
        <w:left w:val="none" w:sz="0" w:space="0" w:color="auto"/>
        <w:bottom w:val="none" w:sz="0" w:space="0" w:color="auto"/>
        <w:right w:val="none" w:sz="0" w:space="0" w:color="auto"/>
      </w:divBdr>
    </w:div>
    <w:div w:id="792751670">
      <w:bodyDiv w:val="1"/>
      <w:marLeft w:val="0"/>
      <w:marRight w:val="0"/>
      <w:marTop w:val="0"/>
      <w:marBottom w:val="0"/>
      <w:divBdr>
        <w:top w:val="none" w:sz="0" w:space="0" w:color="auto"/>
        <w:left w:val="none" w:sz="0" w:space="0" w:color="auto"/>
        <w:bottom w:val="none" w:sz="0" w:space="0" w:color="auto"/>
        <w:right w:val="none" w:sz="0" w:space="0" w:color="auto"/>
      </w:divBdr>
    </w:div>
    <w:div w:id="794711034">
      <w:bodyDiv w:val="1"/>
      <w:marLeft w:val="0"/>
      <w:marRight w:val="0"/>
      <w:marTop w:val="0"/>
      <w:marBottom w:val="0"/>
      <w:divBdr>
        <w:top w:val="none" w:sz="0" w:space="0" w:color="auto"/>
        <w:left w:val="none" w:sz="0" w:space="0" w:color="auto"/>
        <w:bottom w:val="none" w:sz="0" w:space="0" w:color="auto"/>
        <w:right w:val="none" w:sz="0" w:space="0" w:color="auto"/>
      </w:divBdr>
    </w:div>
    <w:div w:id="810906096">
      <w:bodyDiv w:val="1"/>
      <w:marLeft w:val="0"/>
      <w:marRight w:val="0"/>
      <w:marTop w:val="0"/>
      <w:marBottom w:val="0"/>
      <w:divBdr>
        <w:top w:val="none" w:sz="0" w:space="0" w:color="auto"/>
        <w:left w:val="none" w:sz="0" w:space="0" w:color="auto"/>
        <w:bottom w:val="none" w:sz="0" w:space="0" w:color="auto"/>
        <w:right w:val="none" w:sz="0" w:space="0" w:color="auto"/>
      </w:divBdr>
    </w:div>
    <w:div w:id="814251346">
      <w:bodyDiv w:val="1"/>
      <w:marLeft w:val="0"/>
      <w:marRight w:val="0"/>
      <w:marTop w:val="0"/>
      <w:marBottom w:val="0"/>
      <w:divBdr>
        <w:top w:val="none" w:sz="0" w:space="0" w:color="auto"/>
        <w:left w:val="none" w:sz="0" w:space="0" w:color="auto"/>
        <w:bottom w:val="none" w:sz="0" w:space="0" w:color="auto"/>
        <w:right w:val="none" w:sz="0" w:space="0" w:color="auto"/>
      </w:divBdr>
    </w:div>
    <w:div w:id="815341376">
      <w:bodyDiv w:val="1"/>
      <w:marLeft w:val="0"/>
      <w:marRight w:val="0"/>
      <w:marTop w:val="0"/>
      <w:marBottom w:val="0"/>
      <w:divBdr>
        <w:top w:val="none" w:sz="0" w:space="0" w:color="auto"/>
        <w:left w:val="none" w:sz="0" w:space="0" w:color="auto"/>
        <w:bottom w:val="none" w:sz="0" w:space="0" w:color="auto"/>
        <w:right w:val="none" w:sz="0" w:space="0" w:color="auto"/>
      </w:divBdr>
    </w:div>
    <w:div w:id="816805296">
      <w:bodyDiv w:val="1"/>
      <w:marLeft w:val="0"/>
      <w:marRight w:val="0"/>
      <w:marTop w:val="0"/>
      <w:marBottom w:val="0"/>
      <w:divBdr>
        <w:top w:val="none" w:sz="0" w:space="0" w:color="auto"/>
        <w:left w:val="none" w:sz="0" w:space="0" w:color="auto"/>
        <w:bottom w:val="none" w:sz="0" w:space="0" w:color="auto"/>
        <w:right w:val="none" w:sz="0" w:space="0" w:color="auto"/>
      </w:divBdr>
    </w:div>
    <w:div w:id="829979712">
      <w:bodyDiv w:val="1"/>
      <w:marLeft w:val="0"/>
      <w:marRight w:val="0"/>
      <w:marTop w:val="0"/>
      <w:marBottom w:val="0"/>
      <w:divBdr>
        <w:top w:val="none" w:sz="0" w:space="0" w:color="auto"/>
        <w:left w:val="none" w:sz="0" w:space="0" w:color="auto"/>
        <w:bottom w:val="none" w:sz="0" w:space="0" w:color="auto"/>
        <w:right w:val="none" w:sz="0" w:space="0" w:color="auto"/>
      </w:divBdr>
    </w:div>
    <w:div w:id="830173315">
      <w:bodyDiv w:val="1"/>
      <w:marLeft w:val="0"/>
      <w:marRight w:val="0"/>
      <w:marTop w:val="0"/>
      <w:marBottom w:val="0"/>
      <w:divBdr>
        <w:top w:val="none" w:sz="0" w:space="0" w:color="auto"/>
        <w:left w:val="none" w:sz="0" w:space="0" w:color="auto"/>
        <w:bottom w:val="none" w:sz="0" w:space="0" w:color="auto"/>
        <w:right w:val="none" w:sz="0" w:space="0" w:color="auto"/>
      </w:divBdr>
    </w:div>
    <w:div w:id="831456633">
      <w:bodyDiv w:val="1"/>
      <w:marLeft w:val="0"/>
      <w:marRight w:val="0"/>
      <w:marTop w:val="0"/>
      <w:marBottom w:val="0"/>
      <w:divBdr>
        <w:top w:val="none" w:sz="0" w:space="0" w:color="auto"/>
        <w:left w:val="none" w:sz="0" w:space="0" w:color="auto"/>
        <w:bottom w:val="none" w:sz="0" w:space="0" w:color="auto"/>
        <w:right w:val="none" w:sz="0" w:space="0" w:color="auto"/>
      </w:divBdr>
    </w:div>
    <w:div w:id="831486712">
      <w:bodyDiv w:val="1"/>
      <w:marLeft w:val="0"/>
      <w:marRight w:val="0"/>
      <w:marTop w:val="0"/>
      <w:marBottom w:val="0"/>
      <w:divBdr>
        <w:top w:val="none" w:sz="0" w:space="0" w:color="auto"/>
        <w:left w:val="none" w:sz="0" w:space="0" w:color="auto"/>
        <w:bottom w:val="none" w:sz="0" w:space="0" w:color="auto"/>
        <w:right w:val="none" w:sz="0" w:space="0" w:color="auto"/>
      </w:divBdr>
    </w:div>
    <w:div w:id="831802031">
      <w:bodyDiv w:val="1"/>
      <w:marLeft w:val="0"/>
      <w:marRight w:val="0"/>
      <w:marTop w:val="0"/>
      <w:marBottom w:val="0"/>
      <w:divBdr>
        <w:top w:val="none" w:sz="0" w:space="0" w:color="auto"/>
        <w:left w:val="none" w:sz="0" w:space="0" w:color="auto"/>
        <w:bottom w:val="none" w:sz="0" w:space="0" w:color="auto"/>
        <w:right w:val="none" w:sz="0" w:space="0" w:color="auto"/>
      </w:divBdr>
    </w:div>
    <w:div w:id="841969834">
      <w:bodyDiv w:val="1"/>
      <w:marLeft w:val="0"/>
      <w:marRight w:val="0"/>
      <w:marTop w:val="0"/>
      <w:marBottom w:val="0"/>
      <w:divBdr>
        <w:top w:val="none" w:sz="0" w:space="0" w:color="auto"/>
        <w:left w:val="none" w:sz="0" w:space="0" w:color="auto"/>
        <w:bottom w:val="none" w:sz="0" w:space="0" w:color="auto"/>
        <w:right w:val="none" w:sz="0" w:space="0" w:color="auto"/>
      </w:divBdr>
    </w:div>
    <w:div w:id="843936492">
      <w:bodyDiv w:val="1"/>
      <w:marLeft w:val="0"/>
      <w:marRight w:val="0"/>
      <w:marTop w:val="0"/>
      <w:marBottom w:val="0"/>
      <w:divBdr>
        <w:top w:val="none" w:sz="0" w:space="0" w:color="auto"/>
        <w:left w:val="none" w:sz="0" w:space="0" w:color="auto"/>
        <w:bottom w:val="none" w:sz="0" w:space="0" w:color="auto"/>
        <w:right w:val="none" w:sz="0" w:space="0" w:color="auto"/>
      </w:divBdr>
    </w:div>
    <w:div w:id="847330226">
      <w:bodyDiv w:val="1"/>
      <w:marLeft w:val="0"/>
      <w:marRight w:val="0"/>
      <w:marTop w:val="0"/>
      <w:marBottom w:val="0"/>
      <w:divBdr>
        <w:top w:val="none" w:sz="0" w:space="0" w:color="auto"/>
        <w:left w:val="none" w:sz="0" w:space="0" w:color="auto"/>
        <w:bottom w:val="none" w:sz="0" w:space="0" w:color="auto"/>
        <w:right w:val="none" w:sz="0" w:space="0" w:color="auto"/>
      </w:divBdr>
    </w:div>
    <w:div w:id="847912910">
      <w:bodyDiv w:val="1"/>
      <w:marLeft w:val="0"/>
      <w:marRight w:val="0"/>
      <w:marTop w:val="0"/>
      <w:marBottom w:val="0"/>
      <w:divBdr>
        <w:top w:val="none" w:sz="0" w:space="0" w:color="auto"/>
        <w:left w:val="none" w:sz="0" w:space="0" w:color="auto"/>
        <w:bottom w:val="none" w:sz="0" w:space="0" w:color="auto"/>
        <w:right w:val="none" w:sz="0" w:space="0" w:color="auto"/>
      </w:divBdr>
    </w:div>
    <w:div w:id="849223617">
      <w:bodyDiv w:val="1"/>
      <w:marLeft w:val="0"/>
      <w:marRight w:val="0"/>
      <w:marTop w:val="0"/>
      <w:marBottom w:val="0"/>
      <w:divBdr>
        <w:top w:val="none" w:sz="0" w:space="0" w:color="auto"/>
        <w:left w:val="none" w:sz="0" w:space="0" w:color="auto"/>
        <w:bottom w:val="none" w:sz="0" w:space="0" w:color="auto"/>
        <w:right w:val="none" w:sz="0" w:space="0" w:color="auto"/>
      </w:divBdr>
    </w:div>
    <w:div w:id="851997214">
      <w:bodyDiv w:val="1"/>
      <w:marLeft w:val="0"/>
      <w:marRight w:val="0"/>
      <w:marTop w:val="0"/>
      <w:marBottom w:val="0"/>
      <w:divBdr>
        <w:top w:val="none" w:sz="0" w:space="0" w:color="auto"/>
        <w:left w:val="none" w:sz="0" w:space="0" w:color="auto"/>
        <w:bottom w:val="none" w:sz="0" w:space="0" w:color="auto"/>
        <w:right w:val="none" w:sz="0" w:space="0" w:color="auto"/>
      </w:divBdr>
    </w:div>
    <w:div w:id="858394504">
      <w:bodyDiv w:val="1"/>
      <w:marLeft w:val="0"/>
      <w:marRight w:val="0"/>
      <w:marTop w:val="0"/>
      <w:marBottom w:val="0"/>
      <w:divBdr>
        <w:top w:val="none" w:sz="0" w:space="0" w:color="auto"/>
        <w:left w:val="none" w:sz="0" w:space="0" w:color="auto"/>
        <w:bottom w:val="none" w:sz="0" w:space="0" w:color="auto"/>
        <w:right w:val="none" w:sz="0" w:space="0" w:color="auto"/>
      </w:divBdr>
    </w:div>
    <w:div w:id="859321555">
      <w:bodyDiv w:val="1"/>
      <w:marLeft w:val="0"/>
      <w:marRight w:val="0"/>
      <w:marTop w:val="0"/>
      <w:marBottom w:val="0"/>
      <w:divBdr>
        <w:top w:val="none" w:sz="0" w:space="0" w:color="auto"/>
        <w:left w:val="none" w:sz="0" w:space="0" w:color="auto"/>
        <w:bottom w:val="none" w:sz="0" w:space="0" w:color="auto"/>
        <w:right w:val="none" w:sz="0" w:space="0" w:color="auto"/>
      </w:divBdr>
    </w:div>
    <w:div w:id="859664839">
      <w:bodyDiv w:val="1"/>
      <w:marLeft w:val="0"/>
      <w:marRight w:val="0"/>
      <w:marTop w:val="0"/>
      <w:marBottom w:val="0"/>
      <w:divBdr>
        <w:top w:val="none" w:sz="0" w:space="0" w:color="auto"/>
        <w:left w:val="none" w:sz="0" w:space="0" w:color="auto"/>
        <w:bottom w:val="none" w:sz="0" w:space="0" w:color="auto"/>
        <w:right w:val="none" w:sz="0" w:space="0" w:color="auto"/>
      </w:divBdr>
    </w:div>
    <w:div w:id="860431175">
      <w:bodyDiv w:val="1"/>
      <w:marLeft w:val="0"/>
      <w:marRight w:val="0"/>
      <w:marTop w:val="0"/>
      <w:marBottom w:val="0"/>
      <w:divBdr>
        <w:top w:val="none" w:sz="0" w:space="0" w:color="auto"/>
        <w:left w:val="none" w:sz="0" w:space="0" w:color="auto"/>
        <w:bottom w:val="none" w:sz="0" w:space="0" w:color="auto"/>
        <w:right w:val="none" w:sz="0" w:space="0" w:color="auto"/>
      </w:divBdr>
    </w:div>
    <w:div w:id="861362562">
      <w:bodyDiv w:val="1"/>
      <w:marLeft w:val="0"/>
      <w:marRight w:val="0"/>
      <w:marTop w:val="0"/>
      <w:marBottom w:val="0"/>
      <w:divBdr>
        <w:top w:val="none" w:sz="0" w:space="0" w:color="auto"/>
        <w:left w:val="none" w:sz="0" w:space="0" w:color="auto"/>
        <w:bottom w:val="none" w:sz="0" w:space="0" w:color="auto"/>
        <w:right w:val="none" w:sz="0" w:space="0" w:color="auto"/>
      </w:divBdr>
    </w:div>
    <w:div w:id="872035133">
      <w:bodyDiv w:val="1"/>
      <w:marLeft w:val="0"/>
      <w:marRight w:val="0"/>
      <w:marTop w:val="0"/>
      <w:marBottom w:val="0"/>
      <w:divBdr>
        <w:top w:val="none" w:sz="0" w:space="0" w:color="auto"/>
        <w:left w:val="none" w:sz="0" w:space="0" w:color="auto"/>
        <w:bottom w:val="none" w:sz="0" w:space="0" w:color="auto"/>
        <w:right w:val="none" w:sz="0" w:space="0" w:color="auto"/>
      </w:divBdr>
    </w:div>
    <w:div w:id="875503520">
      <w:bodyDiv w:val="1"/>
      <w:marLeft w:val="0"/>
      <w:marRight w:val="0"/>
      <w:marTop w:val="0"/>
      <w:marBottom w:val="0"/>
      <w:divBdr>
        <w:top w:val="none" w:sz="0" w:space="0" w:color="auto"/>
        <w:left w:val="none" w:sz="0" w:space="0" w:color="auto"/>
        <w:bottom w:val="none" w:sz="0" w:space="0" w:color="auto"/>
        <w:right w:val="none" w:sz="0" w:space="0" w:color="auto"/>
      </w:divBdr>
    </w:div>
    <w:div w:id="879976214">
      <w:bodyDiv w:val="1"/>
      <w:marLeft w:val="0"/>
      <w:marRight w:val="0"/>
      <w:marTop w:val="0"/>
      <w:marBottom w:val="0"/>
      <w:divBdr>
        <w:top w:val="none" w:sz="0" w:space="0" w:color="auto"/>
        <w:left w:val="none" w:sz="0" w:space="0" w:color="auto"/>
        <w:bottom w:val="none" w:sz="0" w:space="0" w:color="auto"/>
        <w:right w:val="none" w:sz="0" w:space="0" w:color="auto"/>
      </w:divBdr>
    </w:div>
    <w:div w:id="883254382">
      <w:bodyDiv w:val="1"/>
      <w:marLeft w:val="0"/>
      <w:marRight w:val="0"/>
      <w:marTop w:val="0"/>
      <w:marBottom w:val="0"/>
      <w:divBdr>
        <w:top w:val="none" w:sz="0" w:space="0" w:color="auto"/>
        <w:left w:val="none" w:sz="0" w:space="0" w:color="auto"/>
        <w:bottom w:val="none" w:sz="0" w:space="0" w:color="auto"/>
        <w:right w:val="none" w:sz="0" w:space="0" w:color="auto"/>
      </w:divBdr>
    </w:div>
    <w:div w:id="884171648">
      <w:bodyDiv w:val="1"/>
      <w:marLeft w:val="0"/>
      <w:marRight w:val="0"/>
      <w:marTop w:val="0"/>
      <w:marBottom w:val="0"/>
      <w:divBdr>
        <w:top w:val="none" w:sz="0" w:space="0" w:color="auto"/>
        <w:left w:val="none" w:sz="0" w:space="0" w:color="auto"/>
        <w:bottom w:val="none" w:sz="0" w:space="0" w:color="auto"/>
        <w:right w:val="none" w:sz="0" w:space="0" w:color="auto"/>
      </w:divBdr>
    </w:div>
    <w:div w:id="888222310">
      <w:bodyDiv w:val="1"/>
      <w:marLeft w:val="0"/>
      <w:marRight w:val="0"/>
      <w:marTop w:val="0"/>
      <w:marBottom w:val="0"/>
      <w:divBdr>
        <w:top w:val="none" w:sz="0" w:space="0" w:color="auto"/>
        <w:left w:val="none" w:sz="0" w:space="0" w:color="auto"/>
        <w:bottom w:val="none" w:sz="0" w:space="0" w:color="auto"/>
        <w:right w:val="none" w:sz="0" w:space="0" w:color="auto"/>
      </w:divBdr>
    </w:div>
    <w:div w:id="891966368">
      <w:bodyDiv w:val="1"/>
      <w:marLeft w:val="0"/>
      <w:marRight w:val="0"/>
      <w:marTop w:val="0"/>
      <w:marBottom w:val="0"/>
      <w:divBdr>
        <w:top w:val="none" w:sz="0" w:space="0" w:color="auto"/>
        <w:left w:val="none" w:sz="0" w:space="0" w:color="auto"/>
        <w:bottom w:val="none" w:sz="0" w:space="0" w:color="auto"/>
        <w:right w:val="none" w:sz="0" w:space="0" w:color="auto"/>
      </w:divBdr>
    </w:div>
    <w:div w:id="895623685">
      <w:bodyDiv w:val="1"/>
      <w:marLeft w:val="0"/>
      <w:marRight w:val="0"/>
      <w:marTop w:val="0"/>
      <w:marBottom w:val="0"/>
      <w:divBdr>
        <w:top w:val="none" w:sz="0" w:space="0" w:color="auto"/>
        <w:left w:val="none" w:sz="0" w:space="0" w:color="auto"/>
        <w:bottom w:val="none" w:sz="0" w:space="0" w:color="auto"/>
        <w:right w:val="none" w:sz="0" w:space="0" w:color="auto"/>
      </w:divBdr>
    </w:div>
    <w:div w:id="898201367">
      <w:bodyDiv w:val="1"/>
      <w:marLeft w:val="0"/>
      <w:marRight w:val="0"/>
      <w:marTop w:val="0"/>
      <w:marBottom w:val="0"/>
      <w:divBdr>
        <w:top w:val="none" w:sz="0" w:space="0" w:color="auto"/>
        <w:left w:val="none" w:sz="0" w:space="0" w:color="auto"/>
        <w:bottom w:val="none" w:sz="0" w:space="0" w:color="auto"/>
        <w:right w:val="none" w:sz="0" w:space="0" w:color="auto"/>
      </w:divBdr>
    </w:div>
    <w:div w:id="902109198">
      <w:bodyDiv w:val="1"/>
      <w:marLeft w:val="0"/>
      <w:marRight w:val="0"/>
      <w:marTop w:val="0"/>
      <w:marBottom w:val="0"/>
      <w:divBdr>
        <w:top w:val="none" w:sz="0" w:space="0" w:color="auto"/>
        <w:left w:val="none" w:sz="0" w:space="0" w:color="auto"/>
        <w:bottom w:val="none" w:sz="0" w:space="0" w:color="auto"/>
        <w:right w:val="none" w:sz="0" w:space="0" w:color="auto"/>
      </w:divBdr>
    </w:div>
    <w:div w:id="904724514">
      <w:bodyDiv w:val="1"/>
      <w:marLeft w:val="0"/>
      <w:marRight w:val="0"/>
      <w:marTop w:val="0"/>
      <w:marBottom w:val="0"/>
      <w:divBdr>
        <w:top w:val="none" w:sz="0" w:space="0" w:color="auto"/>
        <w:left w:val="none" w:sz="0" w:space="0" w:color="auto"/>
        <w:bottom w:val="none" w:sz="0" w:space="0" w:color="auto"/>
        <w:right w:val="none" w:sz="0" w:space="0" w:color="auto"/>
      </w:divBdr>
    </w:div>
    <w:div w:id="907805585">
      <w:bodyDiv w:val="1"/>
      <w:marLeft w:val="0"/>
      <w:marRight w:val="0"/>
      <w:marTop w:val="0"/>
      <w:marBottom w:val="0"/>
      <w:divBdr>
        <w:top w:val="none" w:sz="0" w:space="0" w:color="auto"/>
        <w:left w:val="none" w:sz="0" w:space="0" w:color="auto"/>
        <w:bottom w:val="none" w:sz="0" w:space="0" w:color="auto"/>
        <w:right w:val="none" w:sz="0" w:space="0" w:color="auto"/>
      </w:divBdr>
    </w:div>
    <w:div w:id="919020533">
      <w:bodyDiv w:val="1"/>
      <w:marLeft w:val="0"/>
      <w:marRight w:val="0"/>
      <w:marTop w:val="0"/>
      <w:marBottom w:val="0"/>
      <w:divBdr>
        <w:top w:val="none" w:sz="0" w:space="0" w:color="auto"/>
        <w:left w:val="none" w:sz="0" w:space="0" w:color="auto"/>
        <w:bottom w:val="none" w:sz="0" w:space="0" w:color="auto"/>
        <w:right w:val="none" w:sz="0" w:space="0" w:color="auto"/>
      </w:divBdr>
    </w:div>
    <w:div w:id="929238215">
      <w:bodyDiv w:val="1"/>
      <w:marLeft w:val="0"/>
      <w:marRight w:val="0"/>
      <w:marTop w:val="0"/>
      <w:marBottom w:val="0"/>
      <w:divBdr>
        <w:top w:val="none" w:sz="0" w:space="0" w:color="auto"/>
        <w:left w:val="none" w:sz="0" w:space="0" w:color="auto"/>
        <w:bottom w:val="none" w:sz="0" w:space="0" w:color="auto"/>
        <w:right w:val="none" w:sz="0" w:space="0" w:color="auto"/>
      </w:divBdr>
    </w:div>
    <w:div w:id="930622765">
      <w:bodyDiv w:val="1"/>
      <w:marLeft w:val="0"/>
      <w:marRight w:val="0"/>
      <w:marTop w:val="0"/>
      <w:marBottom w:val="0"/>
      <w:divBdr>
        <w:top w:val="none" w:sz="0" w:space="0" w:color="auto"/>
        <w:left w:val="none" w:sz="0" w:space="0" w:color="auto"/>
        <w:bottom w:val="none" w:sz="0" w:space="0" w:color="auto"/>
        <w:right w:val="none" w:sz="0" w:space="0" w:color="auto"/>
      </w:divBdr>
    </w:div>
    <w:div w:id="935558105">
      <w:bodyDiv w:val="1"/>
      <w:marLeft w:val="0"/>
      <w:marRight w:val="0"/>
      <w:marTop w:val="0"/>
      <w:marBottom w:val="0"/>
      <w:divBdr>
        <w:top w:val="none" w:sz="0" w:space="0" w:color="auto"/>
        <w:left w:val="none" w:sz="0" w:space="0" w:color="auto"/>
        <w:bottom w:val="none" w:sz="0" w:space="0" w:color="auto"/>
        <w:right w:val="none" w:sz="0" w:space="0" w:color="auto"/>
      </w:divBdr>
    </w:div>
    <w:div w:id="938441365">
      <w:bodyDiv w:val="1"/>
      <w:marLeft w:val="0"/>
      <w:marRight w:val="0"/>
      <w:marTop w:val="0"/>
      <w:marBottom w:val="0"/>
      <w:divBdr>
        <w:top w:val="none" w:sz="0" w:space="0" w:color="auto"/>
        <w:left w:val="none" w:sz="0" w:space="0" w:color="auto"/>
        <w:bottom w:val="none" w:sz="0" w:space="0" w:color="auto"/>
        <w:right w:val="none" w:sz="0" w:space="0" w:color="auto"/>
      </w:divBdr>
    </w:div>
    <w:div w:id="938636190">
      <w:bodyDiv w:val="1"/>
      <w:marLeft w:val="0"/>
      <w:marRight w:val="0"/>
      <w:marTop w:val="0"/>
      <w:marBottom w:val="0"/>
      <w:divBdr>
        <w:top w:val="none" w:sz="0" w:space="0" w:color="auto"/>
        <w:left w:val="none" w:sz="0" w:space="0" w:color="auto"/>
        <w:bottom w:val="none" w:sz="0" w:space="0" w:color="auto"/>
        <w:right w:val="none" w:sz="0" w:space="0" w:color="auto"/>
      </w:divBdr>
    </w:div>
    <w:div w:id="941456377">
      <w:bodyDiv w:val="1"/>
      <w:marLeft w:val="0"/>
      <w:marRight w:val="0"/>
      <w:marTop w:val="0"/>
      <w:marBottom w:val="0"/>
      <w:divBdr>
        <w:top w:val="none" w:sz="0" w:space="0" w:color="auto"/>
        <w:left w:val="none" w:sz="0" w:space="0" w:color="auto"/>
        <w:bottom w:val="none" w:sz="0" w:space="0" w:color="auto"/>
        <w:right w:val="none" w:sz="0" w:space="0" w:color="auto"/>
      </w:divBdr>
    </w:div>
    <w:div w:id="942767979">
      <w:bodyDiv w:val="1"/>
      <w:marLeft w:val="0"/>
      <w:marRight w:val="0"/>
      <w:marTop w:val="0"/>
      <w:marBottom w:val="0"/>
      <w:divBdr>
        <w:top w:val="none" w:sz="0" w:space="0" w:color="auto"/>
        <w:left w:val="none" w:sz="0" w:space="0" w:color="auto"/>
        <w:bottom w:val="none" w:sz="0" w:space="0" w:color="auto"/>
        <w:right w:val="none" w:sz="0" w:space="0" w:color="auto"/>
      </w:divBdr>
    </w:div>
    <w:div w:id="942807425">
      <w:bodyDiv w:val="1"/>
      <w:marLeft w:val="0"/>
      <w:marRight w:val="0"/>
      <w:marTop w:val="0"/>
      <w:marBottom w:val="0"/>
      <w:divBdr>
        <w:top w:val="none" w:sz="0" w:space="0" w:color="auto"/>
        <w:left w:val="none" w:sz="0" w:space="0" w:color="auto"/>
        <w:bottom w:val="none" w:sz="0" w:space="0" w:color="auto"/>
        <w:right w:val="none" w:sz="0" w:space="0" w:color="auto"/>
      </w:divBdr>
    </w:div>
    <w:div w:id="947547401">
      <w:bodyDiv w:val="1"/>
      <w:marLeft w:val="0"/>
      <w:marRight w:val="0"/>
      <w:marTop w:val="0"/>
      <w:marBottom w:val="0"/>
      <w:divBdr>
        <w:top w:val="none" w:sz="0" w:space="0" w:color="auto"/>
        <w:left w:val="none" w:sz="0" w:space="0" w:color="auto"/>
        <w:bottom w:val="none" w:sz="0" w:space="0" w:color="auto"/>
        <w:right w:val="none" w:sz="0" w:space="0" w:color="auto"/>
      </w:divBdr>
    </w:div>
    <w:div w:id="950552730">
      <w:bodyDiv w:val="1"/>
      <w:marLeft w:val="0"/>
      <w:marRight w:val="0"/>
      <w:marTop w:val="0"/>
      <w:marBottom w:val="0"/>
      <w:divBdr>
        <w:top w:val="none" w:sz="0" w:space="0" w:color="auto"/>
        <w:left w:val="none" w:sz="0" w:space="0" w:color="auto"/>
        <w:bottom w:val="none" w:sz="0" w:space="0" w:color="auto"/>
        <w:right w:val="none" w:sz="0" w:space="0" w:color="auto"/>
      </w:divBdr>
    </w:div>
    <w:div w:id="950936580">
      <w:bodyDiv w:val="1"/>
      <w:marLeft w:val="0"/>
      <w:marRight w:val="0"/>
      <w:marTop w:val="0"/>
      <w:marBottom w:val="0"/>
      <w:divBdr>
        <w:top w:val="none" w:sz="0" w:space="0" w:color="auto"/>
        <w:left w:val="none" w:sz="0" w:space="0" w:color="auto"/>
        <w:bottom w:val="none" w:sz="0" w:space="0" w:color="auto"/>
        <w:right w:val="none" w:sz="0" w:space="0" w:color="auto"/>
      </w:divBdr>
    </w:div>
    <w:div w:id="952052049">
      <w:bodyDiv w:val="1"/>
      <w:marLeft w:val="0"/>
      <w:marRight w:val="0"/>
      <w:marTop w:val="0"/>
      <w:marBottom w:val="0"/>
      <w:divBdr>
        <w:top w:val="none" w:sz="0" w:space="0" w:color="auto"/>
        <w:left w:val="none" w:sz="0" w:space="0" w:color="auto"/>
        <w:bottom w:val="none" w:sz="0" w:space="0" w:color="auto"/>
        <w:right w:val="none" w:sz="0" w:space="0" w:color="auto"/>
      </w:divBdr>
    </w:div>
    <w:div w:id="955602399">
      <w:bodyDiv w:val="1"/>
      <w:marLeft w:val="0"/>
      <w:marRight w:val="0"/>
      <w:marTop w:val="0"/>
      <w:marBottom w:val="0"/>
      <w:divBdr>
        <w:top w:val="none" w:sz="0" w:space="0" w:color="auto"/>
        <w:left w:val="none" w:sz="0" w:space="0" w:color="auto"/>
        <w:bottom w:val="none" w:sz="0" w:space="0" w:color="auto"/>
        <w:right w:val="none" w:sz="0" w:space="0" w:color="auto"/>
      </w:divBdr>
    </w:div>
    <w:div w:id="964585654">
      <w:bodyDiv w:val="1"/>
      <w:marLeft w:val="0"/>
      <w:marRight w:val="0"/>
      <w:marTop w:val="0"/>
      <w:marBottom w:val="0"/>
      <w:divBdr>
        <w:top w:val="none" w:sz="0" w:space="0" w:color="auto"/>
        <w:left w:val="none" w:sz="0" w:space="0" w:color="auto"/>
        <w:bottom w:val="none" w:sz="0" w:space="0" w:color="auto"/>
        <w:right w:val="none" w:sz="0" w:space="0" w:color="auto"/>
      </w:divBdr>
    </w:div>
    <w:div w:id="971179428">
      <w:bodyDiv w:val="1"/>
      <w:marLeft w:val="0"/>
      <w:marRight w:val="0"/>
      <w:marTop w:val="0"/>
      <w:marBottom w:val="0"/>
      <w:divBdr>
        <w:top w:val="none" w:sz="0" w:space="0" w:color="auto"/>
        <w:left w:val="none" w:sz="0" w:space="0" w:color="auto"/>
        <w:bottom w:val="none" w:sz="0" w:space="0" w:color="auto"/>
        <w:right w:val="none" w:sz="0" w:space="0" w:color="auto"/>
      </w:divBdr>
    </w:div>
    <w:div w:id="971322459">
      <w:bodyDiv w:val="1"/>
      <w:marLeft w:val="0"/>
      <w:marRight w:val="0"/>
      <w:marTop w:val="0"/>
      <w:marBottom w:val="0"/>
      <w:divBdr>
        <w:top w:val="none" w:sz="0" w:space="0" w:color="auto"/>
        <w:left w:val="none" w:sz="0" w:space="0" w:color="auto"/>
        <w:bottom w:val="none" w:sz="0" w:space="0" w:color="auto"/>
        <w:right w:val="none" w:sz="0" w:space="0" w:color="auto"/>
      </w:divBdr>
    </w:div>
    <w:div w:id="975910155">
      <w:bodyDiv w:val="1"/>
      <w:marLeft w:val="0"/>
      <w:marRight w:val="0"/>
      <w:marTop w:val="0"/>
      <w:marBottom w:val="0"/>
      <w:divBdr>
        <w:top w:val="none" w:sz="0" w:space="0" w:color="auto"/>
        <w:left w:val="none" w:sz="0" w:space="0" w:color="auto"/>
        <w:bottom w:val="none" w:sz="0" w:space="0" w:color="auto"/>
        <w:right w:val="none" w:sz="0" w:space="0" w:color="auto"/>
      </w:divBdr>
    </w:div>
    <w:div w:id="980882902">
      <w:bodyDiv w:val="1"/>
      <w:marLeft w:val="0"/>
      <w:marRight w:val="0"/>
      <w:marTop w:val="0"/>
      <w:marBottom w:val="0"/>
      <w:divBdr>
        <w:top w:val="none" w:sz="0" w:space="0" w:color="auto"/>
        <w:left w:val="none" w:sz="0" w:space="0" w:color="auto"/>
        <w:bottom w:val="none" w:sz="0" w:space="0" w:color="auto"/>
        <w:right w:val="none" w:sz="0" w:space="0" w:color="auto"/>
      </w:divBdr>
    </w:div>
    <w:div w:id="985553731">
      <w:bodyDiv w:val="1"/>
      <w:marLeft w:val="0"/>
      <w:marRight w:val="0"/>
      <w:marTop w:val="0"/>
      <w:marBottom w:val="0"/>
      <w:divBdr>
        <w:top w:val="none" w:sz="0" w:space="0" w:color="auto"/>
        <w:left w:val="none" w:sz="0" w:space="0" w:color="auto"/>
        <w:bottom w:val="none" w:sz="0" w:space="0" w:color="auto"/>
        <w:right w:val="none" w:sz="0" w:space="0" w:color="auto"/>
      </w:divBdr>
    </w:div>
    <w:div w:id="989746760">
      <w:bodyDiv w:val="1"/>
      <w:marLeft w:val="0"/>
      <w:marRight w:val="0"/>
      <w:marTop w:val="0"/>
      <w:marBottom w:val="0"/>
      <w:divBdr>
        <w:top w:val="none" w:sz="0" w:space="0" w:color="auto"/>
        <w:left w:val="none" w:sz="0" w:space="0" w:color="auto"/>
        <w:bottom w:val="none" w:sz="0" w:space="0" w:color="auto"/>
        <w:right w:val="none" w:sz="0" w:space="0" w:color="auto"/>
      </w:divBdr>
    </w:div>
    <w:div w:id="995575374">
      <w:bodyDiv w:val="1"/>
      <w:marLeft w:val="0"/>
      <w:marRight w:val="0"/>
      <w:marTop w:val="0"/>
      <w:marBottom w:val="0"/>
      <w:divBdr>
        <w:top w:val="none" w:sz="0" w:space="0" w:color="auto"/>
        <w:left w:val="none" w:sz="0" w:space="0" w:color="auto"/>
        <w:bottom w:val="none" w:sz="0" w:space="0" w:color="auto"/>
        <w:right w:val="none" w:sz="0" w:space="0" w:color="auto"/>
      </w:divBdr>
    </w:div>
    <w:div w:id="996036934">
      <w:bodyDiv w:val="1"/>
      <w:marLeft w:val="0"/>
      <w:marRight w:val="0"/>
      <w:marTop w:val="0"/>
      <w:marBottom w:val="0"/>
      <w:divBdr>
        <w:top w:val="none" w:sz="0" w:space="0" w:color="auto"/>
        <w:left w:val="none" w:sz="0" w:space="0" w:color="auto"/>
        <w:bottom w:val="none" w:sz="0" w:space="0" w:color="auto"/>
        <w:right w:val="none" w:sz="0" w:space="0" w:color="auto"/>
      </w:divBdr>
    </w:div>
    <w:div w:id="996422659">
      <w:bodyDiv w:val="1"/>
      <w:marLeft w:val="0"/>
      <w:marRight w:val="0"/>
      <w:marTop w:val="0"/>
      <w:marBottom w:val="0"/>
      <w:divBdr>
        <w:top w:val="none" w:sz="0" w:space="0" w:color="auto"/>
        <w:left w:val="none" w:sz="0" w:space="0" w:color="auto"/>
        <w:bottom w:val="none" w:sz="0" w:space="0" w:color="auto"/>
        <w:right w:val="none" w:sz="0" w:space="0" w:color="auto"/>
      </w:divBdr>
    </w:div>
    <w:div w:id="1000425835">
      <w:bodyDiv w:val="1"/>
      <w:marLeft w:val="0"/>
      <w:marRight w:val="0"/>
      <w:marTop w:val="0"/>
      <w:marBottom w:val="0"/>
      <w:divBdr>
        <w:top w:val="none" w:sz="0" w:space="0" w:color="auto"/>
        <w:left w:val="none" w:sz="0" w:space="0" w:color="auto"/>
        <w:bottom w:val="none" w:sz="0" w:space="0" w:color="auto"/>
        <w:right w:val="none" w:sz="0" w:space="0" w:color="auto"/>
      </w:divBdr>
    </w:div>
    <w:div w:id="1002204610">
      <w:bodyDiv w:val="1"/>
      <w:marLeft w:val="0"/>
      <w:marRight w:val="0"/>
      <w:marTop w:val="0"/>
      <w:marBottom w:val="0"/>
      <w:divBdr>
        <w:top w:val="none" w:sz="0" w:space="0" w:color="auto"/>
        <w:left w:val="none" w:sz="0" w:space="0" w:color="auto"/>
        <w:bottom w:val="none" w:sz="0" w:space="0" w:color="auto"/>
        <w:right w:val="none" w:sz="0" w:space="0" w:color="auto"/>
      </w:divBdr>
    </w:div>
    <w:div w:id="1003124751">
      <w:bodyDiv w:val="1"/>
      <w:marLeft w:val="0"/>
      <w:marRight w:val="0"/>
      <w:marTop w:val="0"/>
      <w:marBottom w:val="0"/>
      <w:divBdr>
        <w:top w:val="none" w:sz="0" w:space="0" w:color="auto"/>
        <w:left w:val="none" w:sz="0" w:space="0" w:color="auto"/>
        <w:bottom w:val="none" w:sz="0" w:space="0" w:color="auto"/>
        <w:right w:val="none" w:sz="0" w:space="0" w:color="auto"/>
      </w:divBdr>
    </w:div>
    <w:div w:id="1005061197">
      <w:bodyDiv w:val="1"/>
      <w:marLeft w:val="0"/>
      <w:marRight w:val="0"/>
      <w:marTop w:val="0"/>
      <w:marBottom w:val="0"/>
      <w:divBdr>
        <w:top w:val="none" w:sz="0" w:space="0" w:color="auto"/>
        <w:left w:val="none" w:sz="0" w:space="0" w:color="auto"/>
        <w:bottom w:val="none" w:sz="0" w:space="0" w:color="auto"/>
        <w:right w:val="none" w:sz="0" w:space="0" w:color="auto"/>
      </w:divBdr>
    </w:div>
    <w:div w:id="1014459843">
      <w:bodyDiv w:val="1"/>
      <w:marLeft w:val="0"/>
      <w:marRight w:val="0"/>
      <w:marTop w:val="0"/>
      <w:marBottom w:val="0"/>
      <w:divBdr>
        <w:top w:val="none" w:sz="0" w:space="0" w:color="auto"/>
        <w:left w:val="none" w:sz="0" w:space="0" w:color="auto"/>
        <w:bottom w:val="none" w:sz="0" w:space="0" w:color="auto"/>
        <w:right w:val="none" w:sz="0" w:space="0" w:color="auto"/>
      </w:divBdr>
    </w:div>
    <w:div w:id="1015502765">
      <w:bodyDiv w:val="1"/>
      <w:marLeft w:val="0"/>
      <w:marRight w:val="0"/>
      <w:marTop w:val="0"/>
      <w:marBottom w:val="0"/>
      <w:divBdr>
        <w:top w:val="none" w:sz="0" w:space="0" w:color="auto"/>
        <w:left w:val="none" w:sz="0" w:space="0" w:color="auto"/>
        <w:bottom w:val="none" w:sz="0" w:space="0" w:color="auto"/>
        <w:right w:val="none" w:sz="0" w:space="0" w:color="auto"/>
      </w:divBdr>
    </w:div>
    <w:div w:id="1018655447">
      <w:bodyDiv w:val="1"/>
      <w:marLeft w:val="0"/>
      <w:marRight w:val="0"/>
      <w:marTop w:val="0"/>
      <w:marBottom w:val="0"/>
      <w:divBdr>
        <w:top w:val="none" w:sz="0" w:space="0" w:color="auto"/>
        <w:left w:val="none" w:sz="0" w:space="0" w:color="auto"/>
        <w:bottom w:val="none" w:sz="0" w:space="0" w:color="auto"/>
        <w:right w:val="none" w:sz="0" w:space="0" w:color="auto"/>
      </w:divBdr>
    </w:div>
    <w:div w:id="1019548787">
      <w:bodyDiv w:val="1"/>
      <w:marLeft w:val="0"/>
      <w:marRight w:val="0"/>
      <w:marTop w:val="0"/>
      <w:marBottom w:val="0"/>
      <w:divBdr>
        <w:top w:val="none" w:sz="0" w:space="0" w:color="auto"/>
        <w:left w:val="none" w:sz="0" w:space="0" w:color="auto"/>
        <w:bottom w:val="none" w:sz="0" w:space="0" w:color="auto"/>
        <w:right w:val="none" w:sz="0" w:space="0" w:color="auto"/>
      </w:divBdr>
    </w:div>
    <w:div w:id="1028482252">
      <w:bodyDiv w:val="1"/>
      <w:marLeft w:val="0"/>
      <w:marRight w:val="0"/>
      <w:marTop w:val="0"/>
      <w:marBottom w:val="0"/>
      <w:divBdr>
        <w:top w:val="none" w:sz="0" w:space="0" w:color="auto"/>
        <w:left w:val="none" w:sz="0" w:space="0" w:color="auto"/>
        <w:bottom w:val="none" w:sz="0" w:space="0" w:color="auto"/>
        <w:right w:val="none" w:sz="0" w:space="0" w:color="auto"/>
      </w:divBdr>
    </w:div>
    <w:div w:id="1031762711">
      <w:bodyDiv w:val="1"/>
      <w:marLeft w:val="0"/>
      <w:marRight w:val="0"/>
      <w:marTop w:val="0"/>
      <w:marBottom w:val="0"/>
      <w:divBdr>
        <w:top w:val="none" w:sz="0" w:space="0" w:color="auto"/>
        <w:left w:val="none" w:sz="0" w:space="0" w:color="auto"/>
        <w:bottom w:val="none" w:sz="0" w:space="0" w:color="auto"/>
        <w:right w:val="none" w:sz="0" w:space="0" w:color="auto"/>
      </w:divBdr>
    </w:div>
    <w:div w:id="1031995604">
      <w:bodyDiv w:val="1"/>
      <w:marLeft w:val="0"/>
      <w:marRight w:val="0"/>
      <w:marTop w:val="0"/>
      <w:marBottom w:val="0"/>
      <w:divBdr>
        <w:top w:val="none" w:sz="0" w:space="0" w:color="auto"/>
        <w:left w:val="none" w:sz="0" w:space="0" w:color="auto"/>
        <w:bottom w:val="none" w:sz="0" w:space="0" w:color="auto"/>
        <w:right w:val="none" w:sz="0" w:space="0" w:color="auto"/>
      </w:divBdr>
    </w:div>
    <w:div w:id="1036388742">
      <w:bodyDiv w:val="1"/>
      <w:marLeft w:val="0"/>
      <w:marRight w:val="0"/>
      <w:marTop w:val="0"/>
      <w:marBottom w:val="0"/>
      <w:divBdr>
        <w:top w:val="none" w:sz="0" w:space="0" w:color="auto"/>
        <w:left w:val="none" w:sz="0" w:space="0" w:color="auto"/>
        <w:bottom w:val="none" w:sz="0" w:space="0" w:color="auto"/>
        <w:right w:val="none" w:sz="0" w:space="0" w:color="auto"/>
      </w:divBdr>
    </w:div>
    <w:div w:id="1038814755">
      <w:bodyDiv w:val="1"/>
      <w:marLeft w:val="0"/>
      <w:marRight w:val="0"/>
      <w:marTop w:val="0"/>
      <w:marBottom w:val="0"/>
      <w:divBdr>
        <w:top w:val="none" w:sz="0" w:space="0" w:color="auto"/>
        <w:left w:val="none" w:sz="0" w:space="0" w:color="auto"/>
        <w:bottom w:val="none" w:sz="0" w:space="0" w:color="auto"/>
        <w:right w:val="none" w:sz="0" w:space="0" w:color="auto"/>
      </w:divBdr>
    </w:div>
    <w:div w:id="1040782975">
      <w:bodyDiv w:val="1"/>
      <w:marLeft w:val="0"/>
      <w:marRight w:val="0"/>
      <w:marTop w:val="0"/>
      <w:marBottom w:val="0"/>
      <w:divBdr>
        <w:top w:val="none" w:sz="0" w:space="0" w:color="auto"/>
        <w:left w:val="none" w:sz="0" w:space="0" w:color="auto"/>
        <w:bottom w:val="none" w:sz="0" w:space="0" w:color="auto"/>
        <w:right w:val="none" w:sz="0" w:space="0" w:color="auto"/>
      </w:divBdr>
    </w:div>
    <w:div w:id="1048064256">
      <w:bodyDiv w:val="1"/>
      <w:marLeft w:val="0"/>
      <w:marRight w:val="0"/>
      <w:marTop w:val="0"/>
      <w:marBottom w:val="0"/>
      <w:divBdr>
        <w:top w:val="none" w:sz="0" w:space="0" w:color="auto"/>
        <w:left w:val="none" w:sz="0" w:space="0" w:color="auto"/>
        <w:bottom w:val="none" w:sz="0" w:space="0" w:color="auto"/>
        <w:right w:val="none" w:sz="0" w:space="0" w:color="auto"/>
      </w:divBdr>
    </w:div>
    <w:div w:id="1051273866">
      <w:bodyDiv w:val="1"/>
      <w:marLeft w:val="0"/>
      <w:marRight w:val="0"/>
      <w:marTop w:val="0"/>
      <w:marBottom w:val="0"/>
      <w:divBdr>
        <w:top w:val="none" w:sz="0" w:space="0" w:color="auto"/>
        <w:left w:val="none" w:sz="0" w:space="0" w:color="auto"/>
        <w:bottom w:val="none" w:sz="0" w:space="0" w:color="auto"/>
        <w:right w:val="none" w:sz="0" w:space="0" w:color="auto"/>
      </w:divBdr>
    </w:div>
    <w:div w:id="1051617718">
      <w:bodyDiv w:val="1"/>
      <w:marLeft w:val="0"/>
      <w:marRight w:val="0"/>
      <w:marTop w:val="0"/>
      <w:marBottom w:val="0"/>
      <w:divBdr>
        <w:top w:val="none" w:sz="0" w:space="0" w:color="auto"/>
        <w:left w:val="none" w:sz="0" w:space="0" w:color="auto"/>
        <w:bottom w:val="none" w:sz="0" w:space="0" w:color="auto"/>
        <w:right w:val="none" w:sz="0" w:space="0" w:color="auto"/>
      </w:divBdr>
    </w:div>
    <w:div w:id="1058825647">
      <w:bodyDiv w:val="1"/>
      <w:marLeft w:val="0"/>
      <w:marRight w:val="0"/>
      <w:marTop w:val="0"/>
      <w:marBottom w:val="0"/>
      <w:divBdr>
        <w:top w:val="none" w:sz="0" w:space="0" w:color="auto"/>
        <w:left w:val="none" w:sz="0" w:space="0" w:color="auto"/>
        <w:bottom w:val="none" w:sz="0" w:space="0" w:color="auto"/>
        <w:right w:val="none" w:sz="0" w:space="0" w:color="auto"/>
      </w:divBdr>
    </w:div>
    <w:div w:id="1059937128">
      <w:bodyDiv w:val="1"/>
      <w:marLeft w:val="0"/>
      <w:marRight w:val="0"/>
      <w:marTop w:val="0"/>
      <w:marBottom w:val="0"/>
      <w:divBdr>
        <w:top w:val="none" w:sz="0" w:space="0" w:color="auto"/>
        <w:left w:val="none" w:sz="0" w:space="0" w:color="auto"/>
        <w:bottom w:val="none" w:sz="0" w:space="0" w:color="auto"/>
        <w:right w:val="none" w:sz="0" w:space="0" w:color="auto"/>
      </w:divBdr>
    </w:div>
    <w:div w:id="1067648206">
      <w:bodyDiv w:val="1"/>
      <w:marLeft w:val="0"/>
      <w:marRight w:val="0"/>
      <w:marTop w:val="0"/>
      <w:marBottom w:val="0"/>
      <w:divBdr>
        <w:top w:val="none" w:sz="0" w:space="0" w:color="auto"/>
        <w:left w:val="none" w:sz="0" w:space="0" w:color="auto"/>
        <w:bottom w:val="none" w:sz="0" w:space="0" w:color="auto"/>
        <w:right w:val="none" w:sz="0" w:space="0" w:color="auto"/>
      </w:divBdr>
    </w:div>
    <w:div w:id="1069034549">
      <w:bodyDiv w:val="1"/>
      <w:marLeft w:val="0"/>
      <w:marRight w:val="0"/>
      <w:marTop w:val="0"/>
      <w:marBottom w:val="0"/>
      <w:divBdr>
        <w:top w:val="none" w:sz="0" w:space="0" w:color="auto"/>
        <w:left w:val="none" w:sz="0" w:space="0" w:color="auto"/>
        <w:bottom w:val="none" w:sz="0" w:space="0" w:color="auto"/>
        <w:right w:val="none" w:sz="0" w:space="0" w:color="auto"/>
      </w:divBdr>
    </w:div>
    <w:div w:id="1070811774">
      <w:bodyDiv w:val="1"/>
      <w:marLeft w:val="0"/>
      <w:marRight w:val="0"/>
      <w:marTop w:val="0"/>
      <w:marBottom w:val="0"/>
      <w:divBdr>
        <w:top w:val="none" w:sz="0" w:space="0" w:color="auto"/>
        <w:left w:val="none" w:sz="0" w:space="0" w:color="auto"/>
        <w:bottom w:val="none" w:sz="0" w:space="0" w:color="auto"/>
        <w:right w:val="none" w:sz="0" w:space="0" w:color="auto"/>
      </w:divBdr>
    </w:div>
    <w:div w:id="1072969301">
      <w:bodyDiv w:val="1"/>
      <w:marLeft w:val="0"/>
      <w:marRight w:val="0"/>
      <w:marTop w:val="0"/>
      <w:marBottom w:val="0"/>
      <w:divBdr>
        <w:top w:val="none" w:sz="0" w:space="0" w:color="auto"/>
        <w:left w:val="none" w:sz="0" w:space="0" w:color="auto"/>
        <w:bottom w:val="none" w:sz="0" w:space="0" w:color="auto"/>
        <w:right w:val="none" w:sz="0" w:space="0" w:color="auto"/>
      </w:divBdr>
    </w:div>
    <w:div w:id="1075710683">
      <w:bodyDiv w:val="1"/>
      <w:marLeft w:val="0"/>
      <w:marRight w:val="0"/>
      <w:marTop w:val="0"/>
      <w:marBottom w:val="0"/>
      <w:divBdr>
        <w:top w:val="none" w:sz="0" w:space="0" w:color="auto"/>
        <w:left w:val="none" w:sz="0" w:space="0" w:color="auto"/>
        <w:bottom w:val="none" w:sz="0" w:space="0" w:color="auto"/>
        <w:right w:val="none" w:sz="0" w:space="0" w:color="auto"/>
      </w:divBdr>
    </w:div>
    <w:div w:id="1079668424">
      <w:bodyDiv w:val="1"/>
      <w:marLeft w:val="0"/>
      <w:marRight w:val="0"/>
      <w:marTop w:val="0"/>
      <w:marBottom w:val="0"/>
      <w:divBdr>
        <w:top w:val="none" w:sz="0" w:space="0" w:color="auto"/>
        <w:left w:val="none" w:sz="0" w:space="0" w:color="auto"/>
        <w:bottom w:val="none" w:sz="0" w:space="0" w:color="auto"/>
        <w:right w:val="none" w:sz="0" w:space="0" w:color="auto"/>
      </w:divBdr>
    </w:div>
    <w:div w:id="1082336026">
      <w:bodyDiv w:val="1"/>
      <w:marLeft w:val="0"/>
      <w:marRight w:val="0"/>
      <w:marTop w:val="0"/>
      <w:marBottom w:val="0"/>
      <w:divBdr>
        <w:top w:val="none" w:sz="0" w:space="0" w:color="auto"/>
        <w:left w:val="none" w:sz="0" w:space="0" w:color="auto"/>
        <w:bottom w:val="none" w:sz="0" w:space="0" w:color="auto"/>
        <w:right w:val="none" w:sz="0" w:space="0" w:color="auto"/>
      </w:divBdr>
    </w:div>
    <w:div w:id="1083259844">
      <w:bodyDiv w:val="1"/>
      <w:marLeft w:val="0"/>
      <w:marRight w:val="0"/>
      <w:marTop w:val="0"/>
      <w:marBottom w:val="0"/>
      <w:divBdr>
        <w:top w:val="none" w:sz="0" w:space="0" w:color="auto"/>
        <w:left w:val="none" w:sz="0" w:space="0" w:color="auto"/>
        <w:bottom w:val="none" w:sz="0" w:space="0" w:color="auto"/>
        <w:right w:val="none" w:sz="0" w:space="0" w:color="auto"/>
      </w:divBdr>
    </w:div>
    <w:div w:id="1092358761">
      <w:bodyDiv w:val="1"/>
      <w:marLeft w:val="0"/>
      <w:marRight w:val="0"/>
      <w:marTop w:val="0"/>
      <w:marBottom w:val="0"/>
      <w:divBdr>
        <w:top w:val="none" w:sz="0" w:space="0" w:color="auto"/>
        <w:left w:val="none" w:sz="0" w:space="0" w:color="auto"/>
        <w:bottom w:val="none" w:sz="0" w:space="0" w:color="auto"/>
        <w:right w:val="none" w:sz="0" w:space="0" w:color="auto"/>
      </w:divBdr>
    </w:div>
    <w:div w:id="1093622428">
      <w:bodyDiv w:val="1"/>
      <w:marLeft w:val="0"/>
      <w:marRight w:val="0"/>
      <w:marTop w:val="0"/>
      <w:marBottom w:val="0"/>
      <w:divBdr>
        <w:top w:val="none" w:sz="0" w:space="0" w:color="auto"/>
        <w:left w:val="none" w:sz="0" w:space="0" w:color="auto"/>
        <w:bottom w:val="none" w:sz="0" w:space="0" w:color="auto"/>
        <w:right w:val="none" w:sz="0" w:space="0" w:color="auto"/>
      </w:divBdr>
    </w:div>
    <w:div w:id="1096709875">
      <w:bodyDiv w:val="1"/>
      <w:marLeft w:val="0"/>
      <w:marRight w:val="0"/>
      <w:marTop w:val="0"/>
      <w:marBottom w:val="0"/>
      <w:divBdr>
        <w:top w:val="none" w:sz="0" w:space="0" w:color="auto"/>
        <w:left w:val="none" w:sz="0" w:space="0" w:color="auto"/>
        <w:bottom w:val="none" w:sz="0" w:space="0" w:color="auto"/>
        <w:right w:val="none" w:sz="0" w:space="0" w:color="auto"/>
      </w:divBdr>
    </w:div>
    <w:div w:id="1097869161">
      <w:bodyDiv w:val="1"/>
      <w:marLeft w:val="0"/>
      <w:marRight w:val="0"/>
      <w:marTop w:val="0"/>
      <w:marBottom w:val="0"/>
      <w:divBdr>
        <w:top w:val="none" w:sz="0" w:space="0" w:color="auto"/>
        <w:left w:val="none" w:sz="0" w:space="0" w:color="auto"/>
        <w:bottom w:val="none" w:sz="0" w:space="0" w:color="auto"/>
        <w:right w:val="none" w:sz="0" w:space="0" w:color="auto"/>
      </w:divBdr>
    </w:div>
    <w:div w:id="1104493243">
      <w:bodyDiv w:val="1"/>
      <w:marLeft w:val="0"/>
      <w:marRight w:val="0"/>
      <w:marTop w:val="0"/>
      <w:marBottom w:val="0"/>
      <w:divBdr>
        <w:top w:val="none" w:sz="0" w:space="0" w:color="auto"/>
        <w:left w:val="none" w:sz="0" w:space="0" w:color="auto"/>
        <w:bottom w:val="none" w:sz="0" w:space="0" w:color="auto"/>
        <w:right w:val="none" w:sz="0" w:space="0" w:color="auto"/>
      </w:divBdr>
    </w:div>
    <w:div w:id="1105998437">
      <w:bodyDiv w:val="1"/>
      <w:marLeft w:val="0"/>
      <w:marRight w:val="0"/>
      <w:marTop w:val="0"/>
      <w:marBottom w:val="0"/>
      <w:divBdr>
        <w:top w:val="none" w:sz="0" w:space="0" w:color="auto"/>
        <w:left w:val="none" w:sz="0" w:space="0" w:color="auto"/>
        <w:bottom w:val="none" w:sz="0" w:space="0" w:color="auto"/>
        <w:right w:val="none" w:sz="0" w:space="0" w:color="auto"/>
      </w:divBdr>
    </w:div>
    <w:div w:id="1115250035">
      <w:bodyDiv w:val="1"/>
      <w:marLeft w:val="0"/>
      <w:marRight w:val="0"/>
      <w:marTop w:val="0"/>
      <w:marBottom w:val="0"/>
      <w:divBdr>
        <w:top w:val="none" w:sz="0" w:space="0" w:color="auto"/>
        <w:left w:val="none" w:sz="0" w:space="0" w:color="auto"/>
        <w:bottom w:val="none" w:sz="0" w:space="0" w:color="auto"/>
        <w:right w:val="none" w:sz="0" w:space="0" w:color="auto"/>
      </w:divBdr>
    </w:div>
    <w:div w:id="1122385637">
      <w:bodyDiv w:val="1"/>
      <w:marLeft w:val="0"/>
      <w:marRight w:val="0"/>
      <w:marTop w:val="0"/>
      <w:marBottom w:val="0"/>
      <w:divBdr>
        <w:top w:val="none" w:sz="0" w:space="0" w:color="auto"/>
        <w:left w:val="none" w:sz="0" w:space="0" w:color="auto"/>
        <w:bottom w:val="none" w:sz="0" w:space="0" w:color="auto"/>
        <w:right w:val="none" w:sz="0" w:space="0" w:color="auto"/>
      </w:divBdr>
    </w:div>
    <w:div w:id="1125585717">
      <w:bodyDiv w:val="1"/>
      <w:marLeft w:val="0"/>
      <w:marRight w:val="0"/>
      <w:marTop w:val="0"/>
      <w:marBottom w:val="0"/>
      <w:divBdr>
        <w:top w:val="none" w:sz="0" w:space="0" w:color="auto"/>
        <w:left w:val="none" w:sz="0" w:space="0" w:color="auto"/>
        <w:bottom w:val="none" w:sz="0" w:space="0" w:color="auto"/>
        <w:right w:val="none" w:sz="0" w:space="0" w:color="auto"/>
      </w:divBdr>
    </w:div>
    <w:div w:id="1135952891">
      <w:bodyDiv w:val="1"/>
      <w:marLeft w:val="0"/>
      <w:marRight w:val="0"/>
      <w:marTop w:val="0"/>
      <w:marBottom w:val="0"/>
      <w:divBdr>
        <w:top w:val="none" w:sz="0" w:space="0" w:color="auto"/>
        <w:left w:val="none" w:sz="0" w:space="0" w:color="auto"/>
        <w:bottom w:val="none" w:sz="0" w:space="0" w:color="auto"/>
        <w:right w:val="none" w:sz="0" w:space="0" w:color="auto"/>
      </w:divBdr>
    </w:div>
    <w:div w:id="1138691720">
      <w:bodyDiv w:val="1"/>
      <w:marLeft w:val="0"/>
      <w:marRight w:val="0"/>
      <w:marTop w:val="0"/>
      <w:marBottom w:val="0"/>
      <w:divBdr>
        <w:top w:val="none" w:sz="0" w:space="0" w:color="auto"/>
        <w:left w:val="none" w:sz="0" w:space="0" w:color="auto"/>
        <w:bottom w:val="none" w:sz="0" w:space="0" w:color="auto"/>
        <w:right w:val="none" w:sz="0" w:space="0" w:color="auto"/>
      </w:divBdr>
    </w:div>
    <w:div w:id="1138954252">
      <w:bodyDiv w:val="1"/>
      <w:marLeft w:val="0"/>
      <w:marRight w:val="0"/>
      <w:marTop w:val="0"/>
      <w:marBottom w:val="0"/>
      <w:divBdr>
        <w:top w:val="none" w:sz="0" w:space="0" w:color="auto"/>
        <w:left w:val="none" w:sz="0" w:space="0" w:color="auto"/>
        <w:bottom w:val="none" w:sz="0" w:space="0" w:color="auto"/>
        <w:right w:val="none" w:sz="0" w:space="0" w:color="auto"/>
      </w:divBdr>
    </w:div>
    <w:div w:id="1144086405">
      <w:bodyDiv w:val="1"/>
      <w:marLeft w:val="0"/>
      <w:marRight w:val="0"/>
      <w:marTop w:val="0"/>
      <w:marBottom w:val="0"/>
      <w:divBdr>
        <w:top w:val="none" w:sz="0" w:space="0" w:color="auto"/>
        <w:left w:val="none" w:sz="0" w:space="0" w:color="auto"/>
        <w:bottom w:val="none" w:sz="0" w:space="0" w:color="auto"/>
        <w:right w:val="none" w:sz="0" w:space="0" w:color="auto"/>
      </w:divBdr>
    </w:div>
    <w:div w:id="1150515619">
      <w:bodyDiv w:val="1"/>
      <w:marLeft w:val="0"/>
      <w:marRight w:val="0"/>
      <w:marTop w:val="0"/>
      <w:marBottom w:val="0"/>
      <w:divBdr>
        <w:top w:val="none" w:sz="0" w:space="0" w:color="auto"/>
        <w:left w:val="none" w:sz="0" w:space="0" w:color="auto"/>
        <w:bottom w:val="none" w:sz="0" w:space="0" w:color="auto"/>
        <w:right w:val="none" w:sz="0" w:space="0" w:color="auto"/>
      </w:divBdr>
    </w:div>
    <w:div w:id="1162427226">
      <w:bodyDiv w:val="1"/>
      <w:marLeft w:val="0"/>
      <w:marRight w:val="0"/>
      <w:marTop w:val="0"/>
      <w:marBottom w:val="0"/>
      <w:divBdr>
        <w:top w:val="none" w:sz="0" w:space="0" w:color="auto"/>
        <w:left w:val="none" w:sz="0" w:space="0" w:color="auto"/>
        <w:bottom w:val="none" w:sz="0" w:space="0" w:color="auto"/>
        <w:right w:val="none" w:sz="0" w:space="0" w:color="auto"/>
      </w:divBdr>
    </w:div>
    <w:div w:id="1168670594">
      <w:bodyDiv w:val="1"/>
      <w:marLeft w:val="0"/>
      <w:marRight w:val="0"/>
      <w:marTop w:val="0"/>
      <w:marBottom w:val="0"/>
      <w:divBdr>
        <w:top w:val="none" w:sz="0" w:space="0" w:color="auto"/>
        <w:left w:val="none" w:sz="0" w:space="0" w:color="auto"/>
        <w:bottom w:val="none" w:sz="0" w:space="0" w:color="auto"/>
        <w:right w:val="none" w:sz="0" w:space="0" w:color="auto"/>
      </w:divBdr>
    </w:div>
    <w:div w:id="1179155932">
      <w:bodyDiv w:val="1"/>
      <w:marLeft w:val="0"/>
      <w:marRight w:val="0"/>
      <w:marTop w:val="0"/>
      <w:marBottom w:val="0"/>
      <w:divBdr>
        <w:top w:val="none" w:sz="0" w:space="0" w:color="auto"/>
        <w:left w:val="none" w:sz="0" w:space="0" w:color="auto"/>
        <w:bottom w:val="none" w:sz="0" w:space="0" w:color="auto"/>
        <w:right w:val="none" w:sz="0" w:space="0" w:color="auto"/>
      </w:divBdr>
    </w:div>
    <w:div w:id="1183127567">
      <w:bodyDiv w:val="1"/>
      <w:marLeft w:val="0"/>
      <w:marRight w:val="0"/>
      <w:marTop w:val="0"/>
      <w:marBottom w:val="0"/>
      <w:divBdr>
        <w:top w:val="none" w:sz="0" w:space="0" w:color="auto"/>
        <w:left w:val="none" w:sz="0" w:space="0" w:color="auto"/>
        <w:bottom w:val="none" w:sz="0" w:space="0" w:color="auto"/>
        <w:right w:val="none" w:sz="0" w:space="0" w:color="auto"/>
      </w:divBdr>
    </w:div>
    <w:div w:id="1189565261">
      <w:bodyDiv w:val="1"/>
      <w:marLeft w:val="0"/>
      <w:marRight w:val="0"/>
      <w:marTop w:val="0"/>
      <w:marBottom w:val="0"/>
      <w:divBdr>
        <w:top w:val="none" w:sz="0" w:space="0" w:color="auto"/>
        <w:left w:val="none" w:sz="0" w:space="0" w:color="auto"/>
        <w:bottom w:val="none" w:sz="0" w:space="0" w:color="auto"/>
        <w:right w:val="none" w:sz="0" w:space="0" w:color="auto"/>
      </w:divBdr>
    </w:div>
    <w:div w:id="1191067598">
      <w:bodyDiv w:val="1"/>
      <w:marLeft w:val="0"/>
      <w:marRight w:val="0"/>
      <w:marTop w:val="0"/>
      <w:marBottom w:val="0"/>
      <w:divBdr>
        <w:top w:val="none" w:sz="0" w:space="0" w:color="auto"/>
        <w:left w:val="none" w:sz="0" w:space="0" w:color="auto"/>
        <w:bottom w:val="none" w:sz="0" w:space="0" w:color="auto"/>
        <w:right w:val="none" w:sz="0" w:space="0" w:color="auto"/>
      </w:divBdr>
    </w:div>
    <w:div w:id="1191259598">
      <w:bodyDiv w:val="1"/>
      <w:marLeft w:val="0"/>
      <w:marRight w:val="0"/>
      <w:marTop w:val="0"/>
      <w:marBottom w:val="0"/>
      <w:divBdr>
        <w:top w:val="none" w:sz="0" w:space="0" w:color="auto"/>
        <w:left w:val="none" w:sz="0" w:space="0" w:color="auto"/>
        <w:bottom w:val="none" w:sz="0" w:space="0" w:color="auto"/>
        <w:right w:val="none" w:sz="0" w:space="0" w:color="auto"/>
      </w:divBdr>
    </w:div>
    <w:div w:id="1191726842">
      <w:bodyDiv w:val="1"/>
      <w:marLeft w:val="0"/>
      <w:marRight w:val="0"/>
      <w:marTop w:val="0"/>
      <w:marBottom w:val="0"/>
      <w:divBdr>
        <w:top w:val="none" w:sz="0" w:space="0" w:color="auto"/>
        <w:left w:val="none" w:sz="0" w:space="0" w:color="auto"/>
        <w:bottom w:val="none" w:sz="0" w:space="0" w:color="auto"/>
        <w:right w:val="none" w:sz="0" w:space="0" w:color="auto"/>
      </w:divBdr>
    </w:div>
    <w:div w:id="1192185996">
      <w:bodyDiv w:val="1"/>
      <w:marLeft w:val="0"/>
      <w:marRight w:val="0"/>
      <w:marTop w:val="0"/>
      <w:marBottom w:val="0"/>
      <w:divBdr>
        <w:top w:val="none" w:sz="0" w:space="0" w:color="auto"/>
        <w:left w:val="none" w:sz="0" w:space="0" w:color="auto"/>
        <w:bottom w:val="none" w:sz="0" w:space="0" w:color="auto"/>
        <w:right w:val="none" w:sz="0" w:space="0" w:color="auto"/>
      </w:divBdr>
    </w:div>
    <w:div w:id="1193375735">
      <w:bodyDiv w:val="1"/>
      <w:marLeft w:val="0"/>
      <w:marRight w:val="0"/>
      <w:marTop w:val="0"/>
      <w:marBottom w:val="0"/>
      <w:divBdr>
        <w:top w:val="none" w:sz="0" w:space="0" w:color="auto"/>
        <w:left w:val="none" w:sz="0" w:space="0" w:color="auto"/>
        <w:bottom w:val="none" w:sz="0" w:space="0" w:color="auto"/>
        <w:right w:val="none" w:sz="0" w:space="0" w:color="auto"/>
      </w:divBdr>
    </w:div>
    <w:div w:id="1195774740">
      <w:bodyDiv w:val="1"/>
      <w:marLeft w:val="0"/>
      <w:marRight w:val="0"/>
      <w:marTop w:val="0"/>
      <w:marBottom w:val="0"/>
      <w:divBdr>
        <w:top w:val="none" w:sz="0" w:space="0" w:color="auto"/>
        <w:left w:val="none" w:sz="0" w:space="0" w:color="auto"/>
        <w:bottom w:val="none" w:sz="0" w:space="0" w:color="auto"/>
        <w:right w:val="none" w:sz="0" w:space="0" w:color="auto"/>
      </w:divBdr>
    </w:div>
    <w:div w:id="1196235035">
      <w:bodyDiv w:val="1"/>
      <w:marLeft w:val="0"/>
      <w:marRight w:val="0"/>
      <w:marTop w:val="0"/>
      <w:marBottom w:val="0"/>
      <w:divBdr>
        <w:top w:val="none" w:sz="0" w:space="0" w:color="auto"/>
        <w:left w:val="none" w:sz="0" w:space="0" w:color="auto"/>
        <w:bottom w:val="none" w:sz="0" w:space="0" w:color="auto"/>
        <w:right w:val="none" w:sz="0" w:space="0" w:color="auto"/>
      </w:divBdr>
    </w:div>
    <w:div w:id="1198928619">
      <w:bodyDiv w:val="1"/>
      <w:marLeft w:val="0"/>
      <w:marRight w:val="0"/>
      <w:marTop w:val="0"/>
      <w:marBottom w:val="0"/>
      <w:divBdr>
        <w:top w:val="none" w:sz="0" w:space="0" w:color="auto"/>
        <w:left w:val="none" w:sz="0" w:space="0" w:color="auto"/>
        <w:bottom w:val="none" w:sz="0" w:space="0" w:color="auto"/>
        <w:right w:val="none" w:sz="0" w:space="0" w:color="auto"/>
      </w:divBdr>
    </w:div>
    <w:div w:id="1199390855">
      <w:bodyDiv w:val="1"/>
      <w:marLeft w:val="0"/>
      <w:marRight w:val="0"/>
      <w:marTop w:val="0"/>
      <w:marBottom w:val="0"/>
      <w:divBdr>
        <w:top w:val="none" w:sz="0" w:space="0" w:color="auto"/>
        <w:left w:val="none" w:sz="0" w:space="0" w:color="auto"/>
        <w:bottom w:val="none" w:sz="0" w:space="0" w:color="auto"/>
        <w:right w:val="none" w:sz="0" w:space="0" w:color="auto"/>
      </w:divBdr>
    </w:div>
    <w:div w:id="1202669601">
      <w:bodyDiv w:val="1"/>
      <w:marLeft w:val="0"/>
      <w:marRight w:val="0"/>
      <w:marTop w:val="0"/>
      <w:marBottom w:val="0"/>
      <w:divBdr>
        <w:top w:val="none" w:sz="0" w:space="0" w:color="auto"/>
        <w:left w:val="none" w:sz="0" w:space="0" w:color="auto"/>
        <w:bottom w:val="none" w:sz="0" w:space="0" w:color="auto"/>
        <w:right w:val="none" w:sz="0" w:space="0" w:color="auto"/>
      </w:divBdr>
    </w:div>
    <w:div w:id="1205823744">
      <w:bodyDiv w:val="1"/>
      <w:marLeft w:val="0"/>
      <w:marRight w:val="0"/>
      <w:marTop w:val="0"/>
      <w:marBottom w:val="0"/>
      <w:divBdr>
        <w:top w:val="none" w:sz="0" w:space="0" w:color="auto"/>
        <w:left w:val="none" w:sz="0" w:space="0" w:color="auto"/>
        <w:bottom w:val="none" w:sz="0" w:space="0" w:color="auto"/>
        <w:right w:val="none" w:sz="0" w:space="0" w:color="auto"/>
      </w:divBdr>
    </w:div>
    <w:div w:id="1208683989">
      <w:bodyDiv w:val="1"/>
      <w:marLeft w:val="0"/>
      <w:marRight w:val="0"/>
      <w:marTop w:val="0"/>
      <w:marBottom w:val="0"/>
      <w:divBdr>
        <w:top w:val="none" w:sz="0" w:space="0" w:color="auto"/>
        <w:left w:val="none" w:sz="0" w:space="0" w:color="auto"/>
        <w:bottom w:val="none" w:sz="0" w:space="0" w:color="auto"/>
        <w:right w:val="none" w:sz="0" w:space="0" w:color="auto"/>
      </w:divBdr>
    </w:div>
    <w:div w:id="1209144009">
      <w:bodyDiv w:val="1"/>
      <w:marLeft w:val="0"/>
      <w:marRight w:val="0"/>
      <w:marTop w:val="0"/>
      <w:marBottom w:val="0"/>
      <w:divBdr>
        <w:top w:val="none" w:sz="0" w:space="0" w:color="auto"/>
        <w:left w:val="none" w:sz="0" w:space="0" w:color="auto"/>
        <w:bottom w:val="none" w:sz="0" w:space="0" w:color="auto"/>
        <w:right w:val="none" w:sz="0" w:space="0" w:color="auto"/>
      </w:divBdr>
    </w:div>
    <w:div w:id="1209685262">
      <w:bodyDiv w:val="1"/>
      <w:marLeft w:val="0"/>
      <w:marRight w:val="0"/>
      <w:marTop w:val="0"/>
      <w:marBottom w:val="0"/>
      <w:divBdr>
        <w:top w:val="none" w:sz="0" w:space="0" w:color="auto"/>
        <w:left w:val="none" w:sz="0" w:space="0" w:color="auto"/>
        <w:bottom w:val="none" w:sz="0" w:space="0" w:color="auto"/>
        <w:right w:val="none" w:sz="0" w:space="0" w:color="auto"/>
      </w:divBdr>
    </w:div>
    <w:div w:id="1210529945">
      <w:bodyDiv w:val="1"/>
      <w:marLeft w:val="0"/>
      <w:marRight w:val="0"/>
      <w:marTop w:val="0"/>
      <w:marBottom w:val="0"/>
      <w:divBdr>
        <w:top w:val="none" w:sz="0" w:space="0" w:color="auto"/>
        <w:left w:val="none" w:sz="0" w:space="0" w:color="auto"/>
        <w:bottom w:val="none" w:sz="0" w:space="0" w:color="auto"/>
        <w:right w:val="none" w:sz="0" w:space="0" w:color="auto"/>
      </w:divBdr>
    </w:div>
    <w:div w:id="1217089073">
      <w:bodyDiv w:val="1"/>
      <w:marLeft w:val="0"/>
      <w:marRight w:val="0"/>
      <w:marTop w:val="0"/>
      <w:marBottom w:val="0"/>
      <w:divBdr>
        <w:top w:val="none" w:sz="0" w:space="0" w:color="auto"/>
        <w:left w:val="none" w:sz="0" w:space="0" w:color="auto"/>
        <w:bottom w:val="none" w:sz="0" w:space="0" w:color="auto"/>
        <w:right w:val="none" w:sz="0" w:space="0" w:color="auto"/>
      </w:divBdr>
    </w:div>
    <w:div w:id="1222061540">
      <w:bodyDiv w:val="1"/>
      <w:marLeft w:val="0"/>
      <w:marRight w:val="0"/>
      <w:marTop w:val="0"/>
      <w:marBottom w:val="0"/>
      <w:divBdr>
        <w:top w:val="none" w:sz="0" w:space="0" w:color="auto"/>
        <w:left w:val="none" w:sz="0" w:space="0" w:color="auto"/>
        <w:bottom w:val="none" w:sz="0" w:space="0" w:color="auto"/>
        <w:right w:val="none" w:sz="0" w:space="0" w:color="auto"/>
      </w:divBdr>
    </w:div>
    <w:div w:id="1234780624">
      <w:bodyDiv w:val="1"/>
      <w:marLeft w:val="0"/>
      <w:marRight w:val="0"/>
      <w:marTop w:val="0"/>
      <w:marBottom w:val="0"/>
      <w:divBdr>
        <w:top w:val="none" w:sz="0" w:space="0" w:color="auto"/>
        <w:left w:val="none" w:sz="0" w:space="0" w:color="auto"/>
        <w:bottom w:val="none" w:sz="0" w:space="0" w:color="auto"/>
        <w:right w:val="none" w:sz="0" w:space="0" w:color="auto"/>
      </w:divBdr>
    </w:div>
    <w:div w:id="1249390489">
      <w:bodyDiv w:val="1"/>
      <w:marLeft w:val="0"/>
      <w:marRight w:val="0"/>
      <w:marTop w:val="0"/>
      <w:marBottom w:val="0"/>
      <w:divBdr>
        <w:top w:val="none" w:sz="0" w:space="0" w:color="auto"/>
        <w:left w:val="none" w:sz="0" w:space="0" w:color="auto"/>
        <w:bottom w:val="none" w:sz="0" w:space="0" w:color="auto"/>
        <w:right w:val="none" w:sz="0" w:space="0" w:color="auto"/>
      </w:divBdr>
    </w:div>
    <w:div w:id="1256673914">
      <w:bodyDiv w:val="1"/>
      <w:marLeft w:val="0"/>
      <w:marRight w:val="0"/>
      <w:marTop w:val="0"/>
      <w:marBottom w:val="0"/>
      <w:divBdr>
        <w:top w:val="none" w:sz="0" w:space="0" w:color="auto"/>
        <w:left w:val="none" w:sz="0" w:space="0" w:color="auto"/>
        <w:bottom w:val="none" w:sz="0" w:space="0" w:color="auto"/>
        <w:right w:val="none" w:sz="0" w:space="0" w:color="auto"/>
      </w:divBdr>
    </w:div>
    <w:div w:id="1263413603">
      <w:bodyDiv w:val="1"/>
      <w:marLeft w:val="0"/>
      <w:marRight w:val="0"/>
      <w:marTop w:val="0"/>
      <w:marBottom w:val="0"/>
      <w:divBdr>
        <w:top w:val="none" w:sz="0" w:space="0" w:color="auto"/>
        <w:left w:val="none" w:sz="0" w:space="0" w:color="auto"/>
        <w:bottom w:val="none" w:sz="0" w:space="0" w:color="auto"/>
        <w:right w:val="none" w:sz="0" w:space="0" w:color="auto"/>
      </w:divBdr>
    </w:div>
    <w:div w:id="1265502557">
      <w:bodyDiv w:val="1"/>
      <w:marLeft w:val="0"/>
      <w:marRight w:val="0"/>
      <w:marTop w:val="0"/>
      <w:marBottom w:val="0"/>
      <w:divBdr>
        <w:top w:val="none" w:sz="0" w:space="0" w:color="auto"/>
        <w:left w:val="none" w:sz="0" w:space="0" w:color="auto"/>
        <w:bottom w:val="none" w:sz="0" w:space="0" w:color="auto"/>
        <w:right w:val="none" w:sz="0" w:space="0" w:color="auto"/>
      </w:divBdr>
    </w:div>
    <w:div w:id="1267687525">
      <w:bodyDiv w:val="1"/>
      <w:marLeft w:val="0"/>
      <w:marRight w:val="0"/>
      <w:marTop w:val="0"/>
      <w:marBottom w:val="0"/>
      <w:divBdr>
        <w:top w:val="none" w:sz="0" w:space="0" w:color="auto"/>
        <w:left w:val="none" w:sz="0" w:space="0" w:color="auto"/>
        <w:bottom w:val="none" w:sz="0" w:space="0" w:color="auto"/>
        <w:right w:val="none" w:sz="0" w:space="0" w:color="auto"/>
      </w:divBdr>
    </w:div>
    <w:div w:id="1269894566">
      <w:bodyDiv w:val="1"/>
      <w:marLeft w:val="0"/>
      <w:marRight w:val="0"/>
      <w:marTop w:val="0"/>
      <w:marBottom w:val="0"/>
      <w:divBdr>
        <w:top w:val="none" w:sz="0" w:space="0" w:color="auto"/>
        <w:left w:val="none" w:sz="0" w:space="0" w:color="auto"/>
        <w:bottom w:val="none" w:sz="0" w:space="0" w:color="auto"/>
        <w:right w:val="none" w:sz="0" w:space="0" w:color="auto"/>
      </w:divBdr>
    </w:div>
    <w:div w:id="1276061781">
      <w:bodyDiv w:val="1"/>
      <w:marLeft w:val="0"/>
      <w:marRight w:val="0"/>
      <w:marTop w:val="0"/>
      <w:marBottom w:val="0"/>
      <w:divBdr>
        <w:top w:val="none" w:sz="0" w:space="0" w:color="auto"/>
        <w:left w:val="none" w:sz="0" w:space="0" w:color="auto"/>
        <w:bottom w:val="none" w:sz="0" w:space="0" w:color="auto"/>
        <w:right w:val="none" w:sz="0" w:space="0" w:color="auto"/>
      </w:divBdr>
    </w:div>
    <w:div w:id="1277524608">
      <w:bodyDiv w:val="1"/>
      <w:marLeft w:val="0"/>
      <w:marRight w:val="0"/>
      <w:marTop w:val="0"/>
      <w:marBottom w:val="0"/>
      <w:divBdr>
        <w:top w:val="none" w:sz="0" w:space="0" w:color="auto"/>
        <w:left w:val="none" w:sz="0" w:space="0" w:color="auto"/>
        <w:bottom w:val="none" w:sz="0" w:space="0" w:color="auto"/>
        <w:right w:val="none" w:sz="0" w:space="0" w:color="auto"/>
      </w:divBdr>
    </w:div>
    <w:div w:id="1278440499">
      <w:bodyDiv w:val="1"/>
      <w:marLeft w:val="0"/>
      <w:marRight w:val="0"/>
      <w:marTop w:val="0"/>
      <w:marBottom w:val="0"/>
      <w:divBdr>
        <w:top w:val="none" w:sz="0" w:space="0" w:color="auto"/>
        <w:left w:val="none" w:sz="0" w:space="0" w:color="auto"/>
        <w:bottom w:val="none" w:sz="0" w:space="0" w:color="auto"/>
        <w:right w:val="none" w:sz="0" w:space="0" w:color="auto"/>
      </w:divBdr>
    </w:div>
    <w:div w:id="1278949497">
      <w:bodyDiv w:val="1"/>
      <w:marLeft w:val="0"/>
      <w:marRight w:val="0"/>
      <w:marTop w:val="0"/>
      <w:marBottom w:val="0"/>
      <w:divBdr>
        <w:top w:val="none" w:sz="0" w:space="0" w:color="auto"/>
        <w:left w:val="none" w:sz="0" w:space="0" w:color="auto"/>
        <w:bottom w:val="none" w:sz="0" w:space="0" w:color="auto"/>
        <w:right w:val="none" w:sz="0" w:space="0" w:color="auto"/>
      </w:divBdr>
    </w:div>
    <w:div w:id="1279599881">
      <w:bodyDiv w:val="1"/>
      <w:marLeft w:val="0"/>
      <w:marRight w:val="0"/>
      <w:marTop w:val="0"/>
      <w:marBottom w:val="0"/>
      <w:divBdr>
        <w:top w:val="none" w:sz="0" w:space="0" w:color="auto"/>
        <w:left w:val="none" w:sz="0" w:space="0" w:color="auto"/>
        <w:bottom w:val="none" w:sz="0" w:space="0" w:color="auto"/>
        <w:right w:val="none" w:sz="0" w:space="0" w:color="auto"/>
      </w:divBdr>
    </w:div>
    <w:div w:id="1284580006">
      <w:bodyDiv w:val="1"/>
      <w:marLeft w:val="0"/>
      <w:marRight w:val="0"/>
      <w:marTop w:val="0"/>
      <w:marBottom w:val="0"/>
      <w:divBdr>
        <w:top w:val="none" w:sz="0" w:space="0" w:color="auto"/>
        <w:left w:val="none" w:sz="0" w:space="0" w:color="auto"/>
        <w:bottom w:val="none" w:sz="0" w:space="0" w:color="auto"/>
        <w:right w:val="none" w:sz="0" w:space="0" w:color="auto"/>
      </w:divBdr>
    </w:div>
    <w:div w:id="1285044247">
      <w:bodyDiv w:val="1"/>
      <w:marLeft w:val="0"/>
      <w:marRight w:val="0"/>
      <w:marTop w:val="0"/>
      <w:marBottom w:val="0"/>
      <w:divBdr>
        <w:top w:val="none" w:sz="0" w:space="0" w:color="auto"/>
        <w:left w:val="none" w:sz="0" w:space="0" w:color="auto"/>
        <w:bottom w:val="none" w:sz="0" w:space="0" w:color="auto"/>
        <w:right w:val="none" w:sz="0" w:space="0" w:color="auto"/>
      </w:divBdr>
    </w:div>
    <w:div w:id="1288395958">
      <w:bodyDiv w:val="1"/>
      <w:marLeft w:val="0"/>
      <w:marRight w:val="0"/>
      <w:marTop w:val="0"/>
      <w:marBottom w:val="0"/>
      <w:divBdr>
        <w:top w:val="none" w:sz="0" w:space="0" w:color="auto"/>
        <w:left w:val="none" w:sz="0" w:space="0" w:color="auto"/>
        <w:bottom w:val="none" w:sz="0" w:space="0" w:color="auto"/>
        <w:right w:val="none" w:sz="0" w:space="0" w:color="auto"/>
      </w:divBdr>
    </w:div>
    <w:div w:id="1294141185">
      <w:bodyDiv w:val="1"/>
      <w:marLeft w:val="0"/>
      <w:marRight w:val="0"/>
      <w:marTop w:val="0"/>
      <w:marBottom w:val="0"/>
      <w:divBdr>
        <w:top w:val="none" w:sz="0" w:space="0" w:color="auto"/>
        <w:left w:val="none" w:sz="0" w:space="0" w:color="auto"/>
        <w:bottom w:val="none" w:sz="0" w:space="0" w:color="auto"/>
        <w:right w:val="none" w:sz="0" w:space="0" w:color="auto"/>
      </w:divBdr>
    </w:div>
    <w:div w:id="1296064865">
      <w:bodyDiv w:val="1"/>
      <w:marLeft w:val="0"/>
      <w:marRight w:val="0"/>
      <w:marTop w:val="0"/>
      <w:marBottom w:val="0"/>
      <w:divBdr>
        <w:top w:val="none" w:sz="0" w:space="0" w:color="auto"/>
        <w:left w:val="none" w:sz="0" w:space="0" w:color="auto"/>
        <w:bottom w:val="none" w:sz="0" w:space="0" w:color="auto"/>
        <w:right w:val="none" w:sz="0" w:space="0" w:color="auto"/>
      </w:divBdr>
    </w:div>
    <w:div w:id="1303072817">
      <w:bodyDiv w:val="1"/>
      <w:marLeft w:val="0"/>
      <w:marRight w:val="0"/>
      <w:marTop w:val="0"/>
      <w:marBottom w:val="0"/>
      <w:divBdr>
        <w:top w:val="none" w:sz="0" w:space="0" w:color="auto"/>
        <w:left w:val="none" w:sz="0" w:space="0" w:color="auto"/>
        <w:bottom w:val="none" w:sz="0" w:space="0" w:color="auto"/>
        <w:right w:val="none" w:sz="0" w:space="0" w:color="auto"/>
      </w:divBdr>
    </w:div>
    <w:div w:id="1304890158">
      <w:bodyDiv w:val="1"/>
      <w:marLeft w:val="0"/>
      <w:marRight w:val="0"/>
      <w:marTop w:val="0"/>
      <w:marBottom w:val="0"/>
      <w:divBdr>
        <w:top w:val="none" w:sz="0" w:space="0" w:color="auto"/>
        <w:left w:val="none" w:sz="0" w:space="0" w:color="auto"/>
        <w:bottom w:val="none" w:sz="0" w:space="0" w:color="auto"/>
        <w:right w:val="none" w:sz="0" w:space="0" w:color="auto"/>
      </w:divBdr>
    </w:div>
    <w:div w:id="1305087606">
      <w:bodyDiv w:val="1"/>
      <w:marLeft w:val="0"/>
      <w:marRight w:val="0"/>
      <w:marTop w:val="0"/>
      <w:marBottom w:val="0"/>
      <w:divBdr>
        <w:top w:val="none" w:sz="0" w:space="0" w:color="auto"/>
        <w:left w:val="none" w:sz="0" w:space="0" w:color="auto"/>
        <w:bottom w:val="none" w:sz="0" w:space="0" w:color="auto"/>
        <w:right w:val="none" w:sz="0" w:space="0" w:color="auto"/>
      </w:divBdr>
    </w:div>
    <w:div w:id="1311331235">
      <w:bodyDiv w:val="1"/>
      <w:marLeft w:val="0"/>
      <w:marRight w:val="0"/>
      <w:marTop w:val="0"/>
      <w:marBottom w:val="0"/>
      <w:divBdr>
        <w:top w:val="none" w:sz="0" w:space="0" w:color="auto"/>
        <w:left w:val="none" w:sz="0" w:space="0" w:color="auto"/>
        <w:bottom w:val="none" w:sz="0" w:space="0" w:color="auto"/>
        <w:right w:val="none" w:sz="0" w:space="0" w:color="auto"/>
      </w:divBdr>
    </w:div>
    <w:div w:id="1319967083">
      <w:bodyDiv w:val="1"/>
      <w:marLeft w:val="0"/>
      <w:marRight w:val="0"/>
      <w:marTop w:val="0"/>
      <w:marBottom w:val="0"/>
      <w:divBdr>
        <w:top w:val="none" w:sz="0" w:space="0" w:color="auto"/>
        <w:left w:val="none" w:sz="0" w:space="0" w:color="auto"/>
        <w:bottom w:val="none" w:sz="0" w:space="0" w:color="auto"/>
        <w:right w:val="none" w:sz="0" w:space="0" w:color="auto"/>
      </w:divBdr>
    </w:div>
    <w:div w:id="1336345206">
      <w:bodyDiv w:val="1"/>
      <w:marLeft w:val="0"/>
      <w:marRight w:val="0"/>
      <w:marTop w:val="0"/>
      <w:marBottom w:val="0"/>
      <w:divBdr>
        <w:top w:val="none" w:sz="0" w:space="0" w:color="auto"/>
        <w:left w:val="none" w:sz="0" w:space="0" w:color="auto"/>
        <w:bottom w:val="none" w:sz="0" w:space="0" w:color="auto"/>
        <w:right w:val="none" w:sz="0" w:space="0" w:color="auto"/>
      </w:divBdr>
    </w:div>
    <w:div w:id="1342243739">
      <w:bodyDiv w:val="1"/>
      <w:marLeft w:val="0"/>
      <w:marRight w:val="0"/>
      <w:marTop w:val="0"/>
      <w:marBottom w:val="0"/>
      <w:divBdr>
        <w:top w:val="none" w:sz="0" w:space="0" w:color="auto"/>
        <w:left w:val="none" w:sz="0" w:space="0" w:color="auto"/>
        <w:bottom w:val="none" w:sz="0" w:space="0" w:color="auto"/>
        <w:right w:val="none" w:sz="0" w:space="0" w:color="auto"/>
      </w:divBdr>
    </w:div>
    <w:div w:id="1342470616">
      <w:bodyDiv w:val="1"/>
      <w:marLeft w:val="0"/>
      <w:marRight w:val="0"/>
      <w:marTop w:val="0"/>
      <w:marBottom w:val="0"/>
      <w:divBdr>
        <w:top w:val="none" w:sz="0" w:space="0" w:color="auto"/>
        <w:left w:val="none" w:sz="0" w:space="0" w:color="auto"/>
        <w:bottom w:val="none" w:sz="0" w:space="0" w:color="auto"/>
        <w:right w:val="none" w:sz="0" w:space="0" w:color="auto"/>
      </w:divBdr>
    </w:div>
    <w:div w:id="1342733297">
      <w:bodyDiv w:val="1"/>
      <w:marLeft w:val="0"/>
      <w:marRight w:val="0"/>
      <w:marTop w:val="0"/>
      <w:marBottom w:val="0"/>
      <w:divBdr>
        <w:top w:val="none" w:sz="0" w:space="0" w:color="auto"/>
        <w:left w:val="none" w:sz="0" w:space="0" w:color="auto"/>
        <w:bottom w:val="none" w:sz="0" w:space="0" w:color="auto"/>
        <w:right w:val="none" w:sz="0" w:space="0" w:color="auto"/>
      </w:divBdr>
    </w:div>
    <w:div w:id="1346595622">
      <w:bodyDiv w:val="1"/>
      <w:marLeft w:val="0"/>
      <w:marRight w:val="0"/>
      <w:marTop w:val="0"/>
      <w:marBottom w:val="0"/>
      <w:divBdr>
        <w:top w:val="none" w:sz="0" w:space="0" w:color="auto"/>
        <w:left w:val="none" w:sz="0" w:space="0" w:color="auto"/>
        <w:bottom w:val="none" w:sz="0" w:space="0" w:color="auto"/>
        <w:right w:val="none" w:sz="0" w:space="0" w:color="auto"/>
      </w:divBdr>
    </w:div>
    <w:div w:id="1354922262">
      <w:bodyDiv w:val="1"/>
      <w:marLeft w:val="0"/>
      <w:marRight w:val="0"/>
      <w:marTop w:val="0"/>
      <w:marBottom w:val="0"/>
      <w:divBdr>
        <w:top w:val="none" w:sz="0" w:space="0" w:color="auto"/>
        <w:left w:val="none" w:sz="0" w:space="0" w:color="auto"/>
        <w:bottom w:val="none" w:sz="0" w:space="0" w:color="auto"/>
        <w:right w:val="none" w:sz="0" w:space="0" w:color="auto"/>
      </w:divBdr>
    </w:div>
    <w:div w:id="1360470107">
      <w:bodyDiv w:val="1"/>
      <w:marLeft w:val="0"/>
      <w:marRight w:val="0"/>
      <w:marTop w:val="0"/>
      <w:marBottom w:val="0"/>
      <w:divBdr>
        <w:top w:val="none" w:sz="0" w:space="0" w:color="auto"/>
        <w:left w:val="none" w:sz="0" w:space="0" w:color="auto"/>
        <w:bottom w:val="none" w:sz="0" w:space="0" w:color="auto"/>
        <w:right w:val="none" w:sz="0" w:space="0" w:color="auto"/>
      </w:divBdr>
    </w:div>
    <w:div w:id="1372920966">
      <w:bodyDiv w:val="1"/>
      <w:marLeft w:val="0"/>
      <w:marRight w:val="0"/>
      <w:marTop w:val="0"/>
      <w:marBottom w:val="0"/>
      <w:divBdr>
        <w:top w:val="none" w:sz="0" w:space="0" w:color="auto"/>
        <w:left w:val="none" w:sz="0" w:space="0" w:color="auto"/>
        <w:bottom w:val="none" w:sz="0" w:space="0" w:color="auto"/>
        <w:right w:val="none" w:sz="0" w:space="0" w:color="auto"/>
      </w:divBdr>
    </w:div>
    <w:div w:id="1373460928">
      <w:bodyDiv w:val="1"/>
      <w:marLeft w:val="0"/>
      <w:marRight w:val="0"/>
      <w:marTop w:val="0"/>
      <w:marBottom w:val="0"/>
      <w:divBdr>
        <w:top w:val="none" w:sz="0" w:space="0" w:color="auto"/>
        <w:left w:val="none" w:sz="0" w:space="0" w:color="auto"/>
        <w:bottom w:val="none" w:sz="0" w:space="0" w:color="auto"/>
        <w:right w:val="none" w:sz="0" w:space="0" w:color="auto"/>
      </w:divBdr>
    </w:div>
    <w:div w:id="1382245121">
      <w:bodyDiv w:val="1"/>
      <w:marLeft w:val="0"/>
      <w:marRight w:val="0"/>
      <w:marTop w:val="0"/>
      <w:marBottom w:val="0"/>
      <w:divBdr>
        <w:top w:val="none" w:sz="0" w:space="0" w:color="auto"/>
        <w:left w:val="none" w:sz="0" w:space="0" w:color="auto"/>
        <w:bottom w:val="none" w:sz="0" w:space="0" w:color="auto"/>
        <w:right w:val="none" w:sz="0" w:space="0" w:color="auto"/>
      </w:divBdr>
    </w:div>
    <w:div w:id="1387921746">
      <w:bodyDiv w:val="1"/>
      <w:marLeft w:val="0"/>
      <w:marRight w:val="0"/>
      <w:marTop w:val="0"/>
      <w:marBottom w:val="0"/>
      <w:divBdr>
        <w:top w:val="none" w:sz="0" w:space="0" w:color="auto"/>
        <w:left w:val="none" w:sz="0" w:space="0" w:color="auto"/>
        <w:bottom w:val="none" w:sz="0" w:space="0" w:color="auto"/>
        <w:right w:val="none" w:sz="0" w:space="0" w:color="auto"/>
      </w:divBdr>
    </w:div>
    <w:div w:id="1400597236">
      <w:bodyDiv w:val="1"/>
      <w:marLeft w:val="0"/>
      <w:marRight w:val="0"/>
      <w:marTop w:val="0"/>
      <w:marBottom w:val="0"/>
      <w:divBdr>
        <w:top w:val="none" w:sz="0" w:space="0" w:color="auto"/>
        <w:left w:val="none" w:sz="0" w:space="0" w:color="auto"/>
        <w:bottom w:val="none" w:sz="0" w:space="0" w:color="auto"/>
        <w:right w:val="none" w:sz="0" w:space="0" w:color="auto"/>
      </w:divBdr>
    </w:div>
    <w:div w:id="1401515316">
      <w:bodyDiv w:val="1"/>
      <w:marLeft w:val="0"/>
      <w:marRight w:val="0"/>
      <w:marTop w:val="0"/>
      <w:marBottom w:val="0"/>
      <w:divBdr>
        <w:top w:val="none" w:sz="0" w:space="0" w:color="auto"/>
        <w:left w:val="none" w:sz="0" w:space="0" w:color="auto"/>
        <w:bottom w:val="none" w:sz="0" w:space="0" w:color="auto"/>
        <w:right w:val="none" w:sz="0" w:space="0" w:color="auto"/>
      </w:divBdr>
    </w:div>
    <w:div w:id="1402167982">
      <w:bodyDiv w:val="1"/>
      <w:marLeft w:val="0"/>
      <w:marRight w:val="0"/>
      <w:marTop w:val="0"/>
      <w:marBottom w:val="0"/>
      <w:divBdr>
        <w:top w:val="none" w:sz="0" w:space="0" w:color="auto"/>
        <w:left w:val="none" w:sz="0" w:space="0" w:color="auto"/>
        <w:bottom w:val="none" w:sz="0" w:space="0" w:color="auto"/>
        <w:right w:val="none" w:sz="0" w:space="0" w:color="auto"/>
      </w:divBdr>
    </w:div>
    <w:div w:id="1404794960">
      <w:bodyDiv w:val="1"/>
      <w:marLeft w:val="0"/>
      <w:marRight w:val="0"/>
      <w:marTop w:val="0"/>
      <w:marBottom w:val="0"/>
      <w:divBdr>
        <w:top w:val="none" w:sz="0" w:space="0" w:color="auto"/>
        <w:left w:val="none" w:sz="0" w:space="0" w:color="auto"/>
        <w:bottom w:val="none" w:sz="0" w:space="0" w:color="auto"/>
        <w:right w:val="none" w:sz="0" w:space="0" w:color="auto"/>
      </w:divBdr>
    </w:div>
    <w:div w:id="1416972919">
      <w:bodyDiv w:val="1"/>
      <w:marLeft w:val="0"/>
      <w:marRight w:val="0"/>
      <w:marTop w:val="0"/>
      <w:marBottom w:val="0"/>
      <w:divBdr>
        <w:top w:val="none" w:sz="0" w:space="0" w:color="auto"/>
        <w:left w:val="none" w:sz="0" w:space="0" w:color="auto"/>
        <w:bottom w:val="none" w:sz="0" w:space="0" w:color="auto"/>
        <w:right w:val="none" w:sz="0" w:space="0" w:color="auto"/>
      </w:divBdr>
    </w:div>
    <w:div w:id="1417894616">
      <w:bodyDiv w:val="1"/>
      <w:marLeft w:val="0"/>
      <w:marRight w:val="0"/>
      <w:marTop w:val="0"/>
      <w:marBottom w:val="0"/>
      <w:divBdr>
        <w:top w:val="none" w:sz="0" w:space="0" w:color="auto"/>
        <w:left w:val="none" w:sz="0" w:space="0" w:color="auto"/>
        <w:bottom w:val="none" w:sz="0" w:space="0" w:color="auto"/>
        <w:right w:val="none" w:sz="0" w:space="0" w:color="auto"/>
      </w:divBdr>
    </w:div>
    <w:div w:id="1418867399">
      <w:bodyDiv w:val="1"/>
      <w:marLeft w:val="0"/>
      <w:marRight w:val="0"/>
      <w:marTop w:val="0"/>
      <w:marBottom w:val="0"/>
      <w:divBdr>
        <w:top w:val="none" w:sz="0" w:space="0" w:color="auto"/>
        <w:left w:val="none" w:sz="0" w:space="0" w:color="auto"/>
        <w:bottom w:val="none" w:sz="0" w:space="0" w:color="auto"/>
        <w:right w:val="none" w:sz="0" w:space="0" w:color="auto"/>
      </w:divBdr>
    </w:div>
    <w:div w:id="1419865572">
      <w:bodyDiv w:val="1"/>
      <w:marLeft w:val="0"/>
      <w:marRight w:val="0"/>
      <w:marTop w:val="0"/>
      <w:marBottom w:val="0"/>
      <w:divBdr>
        <w:top w:val="none" w:sz="0" w:space="0" w:color="auto"/>
        <w:left w:val="none" w:sz="0" w:space="0" w:color="auto"/>
        <w:bottom w:val="none" w:sz="0" w:space="0" w:color="auto"/>
        <w:right w:val="none" w:sz="0" w:space="0" w:color="auto"/>
      </w:divBdr>
    </w:div>
    <w:div w:id="1421413815">
      <w:bodyDiv w:val="1"/>
      <w:marLeft w:val="0"/>
      <w:marRight w:val="0"/>
      <w:marTop w:val="0"/>
      <w:marBottom w:val="0"/>
      <w:divBdr>
        <w:top w:val="none" w:sz="0" w:space="0" w:color="auto"/>
        <w:left w:val="none" w:sz="0" w:space="0" w:color="auto"/>
        <w:bottom w:val="none" w:sz="0" w:space="0" w:color="auto"/>
        <w:right w:val="none" w:sz="0" w:space="0" w:color="auto"/>
      </w:divBdr>
    </w:div>
    <w:div w:id="1429079080">
      <w:bodyDiv w:val="1"/>
      <w:marLeft w:val="0"/>
      <w:marRight w:val="0"/>
      <w:marTop w:val="0"/>
      <w:marBottom w:val="0"/>
      <w:divBdr>
        <w:top w:val="none" w:sz="0" w:space="0" w:color="auto"/>
        <w:left w:val="none" w:sz="0" w:space="0" w:color="auto"/>
        <w:bottom w:val="none" w:sz="0" w:space="0" w:color="auto"/>
        <w:right w:val="none" w:sz="0" w:space="0" w:color="auto"/>
      </w:divBdr>
    </w:div>
    <w:div w:id="1432554573">
      <w:bodyDiv w:val="1"/>
      <w:marLeft w:val="0"/>
      <w:marRight w:val="0"/>
      <w:marTop w:val="0"/>
      <w:marBottom w:val="0"/>
      <w:divBdr>
        <w:top w:val="none" w:sz="0" w:space="0" w:color="auto"/>
        <w:left w:val="none" w:sz="0" w:space="0" w:color="auto"/>
        <w:bottom w:val="none" w:sz="0" w:space="0" w:color="auto"/>
        <w:right w:val="none" w:sz="0" w:space="0" w:color="auto"/>
      </w:divBdr>
    </w:div>
    <w:div w:id="1438450371">
      <w:bodyDiv w:val="1"/>
      <w:marLeft w:val="0"/>
      <w:marRight w:val="0"/>
      <w:marTop w:val="0"/>
      <w:marBottom w:val="0"/>
      <w:divBdr>
        <w:top w:val="none" w:sz="0" w:space="0" w:color="auto"/>
        <w:left w:val="none" w:sz="0" w:space="0" w:color="auto"/>
        <w:bottom w:val="none" w:sz="0" w:space="0" w:color="auto"/>
        <w:right w:val="none" w:sz="0" w:space="0" w:color="auto"/>
      </w:divBdr>
    </w:div>
    <w:div w:id="1439524206">
      <w:bodyDiv w:val="1"/>
      <w:marLeft w:val="0"/>
      <w:marRight w:val="0"/>
      <w:marTop w:val="0"/>
      <w:marBottom w:val="0"/>
      <w:divBdr>
        <w:top w:val="none" w:sz="0" w:space="0" w:color="auto"/>
        <w:left w:val="none" w:sz="0" w:space="0" w:color="auto"/>
        <w:bottom w:val="none" w:sz="0" w:space="0" w:color="auto"/>
        <w:right w:val="none" w:sz="0" w:space="0" w:color="auto"/>
      </w:divBdr>
    </w:div>
    <w:div w:id="1441803988">
      <w:bodyDiv w:val="1"/>
      <w:marLeft w:val="0"/>
      <w:marRight w:val="0"/>
      <w:marTop w:val="0"/>
      <w:marBottom w:val="0"/>
      <w:divBdr>
        <w:top w:val="none" w:sz="0" w:space="0" w:color="auto"/>
        <w:left w:val="none" w:sz="0" w:space="0" w:color="auto"/>
        <w:bottom w:val="none" w:sz="0" w:space="0" w:color="auto"/>
        <w:right w:val="none" w:sz="0" w:space="0" w:color="auto"/>
      </w:divBdr>
    </w:div>
    <w:div w:id="1450778365">
      <w:bodyDiv w:val="1"/>
      <w:marLeft w:val="0"/>
      <w:marRight w:val="0"/>
      <w:marTop w:val="0"/>
      <w:marBottom w:val="0"/>
      <w:divBdr>
        <w:top w:val="none" w:sz="0" w:space="0" w:color="auto"/>
        <w:left w:val="none" w:sz="0" w:space="0" w:color="auto"/>
        <w:bottom w:val="none" w:sz="0" w:space="0" w:color="auto"/>
        <w:right w:val="none" w:sz="0" w:space="0" w:color="auto"/>
      </w:divBdr>
    </w:div>
    <w:div w:id="1456942120">
      <w:bodyDiv w:val="1"/>
      <w:marLeft w:val="0"/>
      <w:marRight w:val="0"/>
      <w:marTop w:val="0"/>
      <w:marBottom w:val="0"/>
      <w:divBdr>
        <w:top w:val="none" w:sz="0" w:space="0" w:color="auto"/>
        <w:left w:val="none" w:sz="0" w:space="0" w:color="auto"/>
        <w:bottom w:val="none" w:sz="0" w:space="0" w:color="auto"/>
        <w:right w:val="none" w:sz="0" w:space="0" w:color="auto"/>
      </w:divBdr>
    </w:div>
    <w:div w:id="1457259132">
      <w:bodyDiv w:val="1"/>
      <w:marLeft w:val="0"/>
      <w:marRight w:val="0"/>
      <w:marTop w:val="0"/>
      <w:marBottom w:val="0"/>
      <w:divBdr>
        <w:top w:val="none" w:sz="0" w:space="0" w:color="auto"/>
        <w:left w:val="none" w:sz="0" w:space="0" w:color="auto"/>
        <w:bottom w:val="none" w:sz="0" w:space="0" w:color="auto"/>
        <w:right w:val="none" w:sz="0" w:space="0" w:color="auto"/>
      </w:divBdr>
    </w:div>
    <w:div w:id="1463616318">
      <w:bodyDiv w:val="1"/>
      <w:marLeft w:val="0"/>
      <w:marRight w:val="0"/>
      <w:marTop w:val="0"/>
      <w:marBottom w:val="0"/>
      <w:divBdr>
        <w:top w:val="none" w:sz="0" w:space="0" w:color="auto"/>
        <w:left w:val="none" w:sz="0" w:space="0" w:color="auto"/>
        <w:bottom w:val="none" w:sz="0" w:space="0" w:color="auto"/>
        <w:right w:val="none" w:sz="0" w:space="0" w:color="auto"/>
      </w:divBdr>
    </w:div>
    <w:div w:id="1464343296">
      <w:bodyDiv w:val="1"/>
      <w:marLeft w:val="0"/>
      <w:marRight w:val="0"/>
      <w:marTop w:val="0"/>
      <w:marBottom w:val="0"/>
      <w:divBdr>
        <w:top w:val="none" w:sz="0" w:space="0" w:color="auto"/>
        <w:left w:val="none" w:sz="0" w:space="0" w:color="auto"/>
        <w:bottom w:val="none" w:sz="0" w:space="0" w:color="auto"/>
        <w:right w:val="none" w:sz="0" w:space="0" w:color="auto"/>
      </w:divBdr>
    </w:div>
    <w:div w:id="1470435376">
      <w:bodyDiv w:val="1"/>
      <w:marLeft w:val="0"/>
      <w:marRight w:val="0"/>
      <w:marTop w:val="0"/>
      <w:marBottom w:val="0"/>
      <w:divBdr>
        <w:top w:val="none" w:sz="0" w:space="0" w:color="auto"/>
        <w:left w:val="none" w:sz="0" w:space="0" w:color="auto"/>
        <w:bottom w:val="none" w:sz="0" w:space="0" w:color="auto"/>
        <w:right w:val="none" w:sz="0" w:space="0" w:color="auto"/>
      </w:divBdr>
    </w:div>
    <w:div w:id="1477182161">
      <w:bodyDiv w:val="1"/>
      <w:marLeft w:val="0"/>
      <w:marRight w:val="0"/>
      <w:marTop w:val="0"/>
      <w:marBottom w:val="0"/>
      <w:divBdr>
        <w:top w:val="none" w:sz="0" w:space="0" w:color="auto"/>
        <w:left w:val="none" w:sz="0" w:space="0" w:color="auto"/>
        <w:bottom w:val="none" w:sz="0" w:space="0" w:color="auto"/>
        <w:right w:val="none" w:sz="0" w:space="0" w:color="auto"/>
      </w:divBdr>
    </w:div>
    <w:div w:id="1483547162">
      <w:bodyDiv w:val="1"/>
      <w:marLeft w:val="0"/>
      <w:marRight w:val="0"/>
      <w:marTop w:val="0"/>
      <w:marBottom w:val="0"/>
      <w:divBdr>
        <w:top w:val="none" w:sz="0" w:space="0" w:color="auto"/>
        <w:left w:val="none" w:sz="0" w:space="0" w:color="auto"/>
        <w:bottom w:val="none" w:sz="0" w:space="0" w:color="auto"/>
        <w:right w:val="none" w:sz="0" w:space="0" w:color="auto"/>
      </w:divBdr>
    </w:div>
    <w:div w:id="1485731776">
      <w:bodyDiv w:val="1"/>
      <w:marLeft w:val="0"/>
      <w:marRight w:val="0"/>
      <w:marTop w:val="0"/>
      <w:marBottom w:val="0"/>
      <w:divBdr>
        <w:top w:val="none" w:sz="0" w:space="0" w:color="auto"/>
        <w:left w:val="none" w:sz="0" w:space="0" w:color="auto"/>
        <w:bottom w:val="none" w:sz="0" w:space="0" w:color="auto"/>
        <w:right w:val="none" w:sz="0" w:space="0" w:color="auto"/>
      </w:divBdr>
    </w:div>
    <w:div w:id="1491365467">
      <w:bodyDiv w:val="1"/>
      <w:marLeft w:val="0"/>
      <w:marRight w:val="0"/>
      <w:marTop w:val="0"/>
      <w:marBottom w:val="0"/>
      <w:divBdr>
        <w:top w:val="none" w:sz="0" w:space="0" w:color="auto"/>
        <w:left w:val="none" w:sz="0" w:space="0" w:color="auto"/>
        <w:bottom w:val="none" w:sz="0" w:space="0" w:color="auto"/>
        <w:right w:val="none" w:sz="0" w:space="0" w:color="auto"/>
      </w:divBdr>
    </w:div>
    <w:div w:id="1495687356">
      <w:bodyDiv w:val="1"/>
      <w:marLeft w:val="0"/>
      <w:marRight w:val="0"/>
      <w:marTop w:val="0"/>
      <w:marBottom w:val="0"/>
      <w:divBdr>
        <w:top w:val="none" w:sz="0" w:space="0" w:color="auto"/>
        <w:left w:val="none" w:sz="0" w:space="0" w:color="auto"/>
        <w:bottom w:val="none" w:sz="0" w:space="0" w:color="auto"/>
        <w:right w:val="none" w:sz="0" w:space="0" w:color="auto"/>
      </w:divBdr>
    </w:div>
    <w:div w:id="1496147141">
      <w:bodyDiv w:val="1"/>
      <w:marLeft w:val="0"/>
      <w:marRight w:val="0"/>
      <w:marTop w:val="0"/>
      <w:marBottom w:val="0"/>
      <w:divBdr>
        <w:top w:val="none" w:sz="0" w:space="0" w:color="auto"/>
        <w:left w:val="none" w:sz="0" w:space="0" w:color="auto"/>
        <w:bottom w:val="none" w:sz="0" w:space="0" w:color="auto"/>
        <w:right w:val="none" w:sz="0" w:space="0" w:color="auto"/>
      </w:divBdr>
    </w:div>
    <w:div w:id="1497918575">
      <w:bodyDiv w:val="1"/>
      <w:marLeft w:val="0"/>
      <w:marRight w:val="0"/>
      <w:marTop w:val="0"/>
      <w:marBottom w:val="0"/>
      <w:divBdr>
        <w:top w:val="none" w:sz="0" w:space="0" w:color="auto"/>
        <w:left w:val="none" w:sz="0" w:space="0" w:color="auto"/>
        <w:bottom w:val="none" w:sz="0" w:space="0" w:color="auto"/>
        <w:right w:val="none" w:sz="0" w:space="0" w:color="auto"/>
      </w:divBdr>
    </w:div>
    <w:div w:id="1500728589">
      <w:bodyDiv w:val="1"/>
      <w:marLeft w:val="0"/>
      <w:marRight w:val="0"/>
      <w:marTop w:val="0"/>
      <w:marBottom w:val="0"/>
      <w:divBdr>
        <w:top w:val="none" w:sz="0" w:space="0" w:color="auto"/>
        <w:left w:val="none" w:sz="0" w:space="0" w:color="auto"/>
        <w:bottom w:val="none" w:sz="0" w:space="0" w:color="auto"/>
        <w:right w:val="none" w:sz="0" w:space="0" w:color="auto"/>
      </w:divBdr>
    </w:div>
    <w:div w:id="1502308447">
      <w:bodyDiv w:val="1"/>
      <w:marLeft w:val="0"/>
      <w:marRight w:val="0"/>
      <w:marTop w:val="0"/>
      <w:marBottom w:val="0"/>
      <w:divBdr>
        <w:top w:val="none" w:sz="0" w:space="0" w:color="auto"/>
        <w:left w:val="none" w:sz="0" w:space="0" w:color="auto"/>
        <w:bottom w:val="none" w:sz="0" w:space="0" w:color="auto"/>
        <w:right w:val="none" w:sz="0" w:space="0" w:color="auto"/>
      </w:divBdr>
    </w:div>
    <w:div w:id="1508667720">
      <w:bodyDiv w:val="1"/>
      <w:marLeft w:val="0"/>
      <w:marRight w:val="0"/>
      <w:marTop w:val="0"/>
      <w:marBottom w:val="0"/>
      <w:divBdr>
        <w:top w:val="none" w:sz="0" w:space="0" w:color="auto"/>
        <w:left w:val="none" w:sz="0" w:space="0" w:color="auto"/>
        <w:bottom w:val="none" w:sz="0" w:space="0" w:color="auto"/>
        <w:right w:val="none" w:sz="0" w:space="0" w:color="auto"/>
      </w:divBdr>
    </w:div>
    <w:div w:id="1509252347">
      <w:bodyDiv w:val="1"/>
      <w:marLeft w:val="0"/>
      <w:marRight w:val="0"/>
      <w:marTop w:val="0"/>
      <w:marBottom w:val="0"/>
      <w:divBdr>
        <w:top w:val="none" w:sz="0" w:space="0" w:color="auto"/>
        <w:left w:val="none" w:sz="0" w:space="0" w:color="auto"/>
        <w:bottom w:val="none" w:sz="0" w:space="0" w:color="auto"/>
        <w:right w:val="none" w:sz="0" w:space="0" w:color="auto"/>
      </w:divBdr>
    </w:div>
    <w:div w:id="1511528425">
      <w:bodyDiv w:val="1"/>
      <w:marLeft w:val="0"/>
      <w:marRight w:val="0"/>
      <w:marTop w:val="0"/>
      <w:marBottom w:val="0"/>
      <w:divBdr>
        <w:top w:val="none" w:sz="0" w:space="0" w:color="auto"/>
        <w:left w:val="none" w:sz="0" w:space="0" w:color="auto"/>
        <w:bottom w:val="none" w:sz="0" w:space="0" w:color="auto"/>
        <w:right w:val="none" w:sz="0" w:space="0" w:color="auto"/>
      </w:divBdr>
    </w:div>
    <w:div w:id="1516922778">
      <w:bodyDiv w:val="1"/>
      <w:marLeft w:val="0"/>
      <w:marRight w:val="0"/>
      <w:marTop w:val="0"/>
      <w:marBottom w:val="0"/>
      <w:divBdr>
        <w:top w:val="none" w:sz="0" w:space="0" w:color="auto"/>
        <w:left w:val="none" w:sz="0" w:space="0" w:color="auto"/>
        <w:bottom w:val="none" w:sz="0" w:space="0" w:color="auto"/>
        <w:right w:val="none" w:sz="0" w:space="0" w:color="auto"/>
      </w:divBdr>
    </w:div>
    <w:div w:id="1517579952">
      <w:bodyDiv w:val="1"/>
      <w:marLeft w:val="0"/>
      <w:marRight w:val="0"/>
      <w:marTop w:val="0"/>
      <w:marBottom w:val="0"/>
      <w:divBdr>
        <w:top w:val="none" w:sz="0" w:space="0" w:color="auto"/>
        <w:left w:val="none" w:sz="0" w:space="0" w:color="auto"/>
        <w:bottom w:val="none" w:sz="0" w:space="0" w:color="auto"/>
        <w:right w:val="none" w:sz="0" w:space="0" w:color="auto"/>
      </w:divBdr>
    </w:div>
    <w:div w:id="1518032744">
      <w:bodyDiv w:val="1"/>
      <w:marLeft w:val="0"/>
      <w:marRight w:val="0"/>
      <w:marTop w:val="0"/>
      <w:marBottom w:val="0"/>
      <w:divBdr>
        <w:top w:val="none" w:sz="0" w:space="0" w:color="auto"/>
        <w:left w:val="none" w:sz="0" w:space="0" w:color="auto"/>
        <w:bottom w:val="none" w:sz="0" w:space="0" w:color="auto"/>
        <w:right w:val="none" w:sz="0" w:space="0" w:color="auto"/>
      </w:divBdr>
    </w:div>
    <w:div w:id="1518272519">
      <w:bodyDiv w:val="1"/>
      <w:marLeft w:val="0"/>
      <w:marRight w:val="0"/>
      <w:marTop w:val="0"/>
      <w:marBottom w:val="0"/>
      <w:divBdr>
        <w:top w:val="none" w:sz="0" w:space="0" w:color="auto"/>
        <w:left w:val="none" w:sz="0" w:space="0" w:color="auto"/>
        <w:bottom w:val="none" w:sz="0" w:space="0" w:color="auto"/>
        <w:right w:val="none" w:sz="0" w:space="0" w:color="auto"/>
      </w:divBdr>
    </w:div>
    <w:div w:id="1518352506">
      <w:bodyDiv w:val="1"/>
      <w:marLeft w:val="0"/>
      <w:marRight w:val="0"/>
      <w:marTop w:val="0"/>
      <w:marBottom w:val="0"/>
      <w:divBdr>
        <w:top w:val="none" w:sz="0" w:space="0" w:color="auto"/>
        <w:left w:val="none" w:sz="0" w:space="0" w:color="auto"/>
        <w:bottom w:val="none" w:sz="0" w:space="0" w:color="auto"/>
        <w:right w:val="none" w:sz="0" w:space="0" w:color="auto"/>
      </w:divBdr>
    </w:div>
    <w:div w:id="1518694925">
      <w:bodyDiv w:val="1"/>
      <w:marLeft w:val="0"/>
      <w:marRight w:val="0"/>
      <w:marTop w:val="0"/>
      <w:marBottom w:val="0"/>
      <w:divBdr>
        <w:top w:val="none" w:sz="0" w:space="0" w:color="auto"/>
        <w:left w:val="none" w:sz="0" w:space="0" w:color="auto"/>
        <w:bottom w:val="none" w:sz="0" w:space="0" w:color="auto"/>
        <w:right w:val="none" w:sz="0" w:space="0" w:color="auto"/>
      </w:divBdr>
    </w:div>
    <w:div w:id="1520198169">
      <w:bodyDiv w:val="1"/>
      <w:marLeft w:val="0"/>
      <w:marRight w:val="0"/>
      <w:marTop w:val="0"/>
      <w:marBottom w:val="0"/>
      <w:divBdr>
        <w:top w:val="none" w:sz="0" w:space="0" w:color="auto"/>
        <w:left w:val="none" w:sz="0" w:space="0" w:color="auto"/>
        <w:bottom w:val="none" w:sz="0" w:space="0" w:color="auto"/>
        <w:right w:val="none" w:sz="0" w:space="0" w:color="auto"/>
      </w:divBdr>
    </w:div>
    <w:div w:id="1522475532">
      <w:bodyDiv w:val="1"/>
      <w:marLeft w:val="0"/>
      <w:marRight w:val="0"/>
      <w:marTop w:val="0"/>
      <w:marBottom w:val="0"/>
      <w:divBdr>
        <w:top w:val="none" w:sz="0" w:space="0" w:color="auto"/>
        <w:left w:val="none" w:sz="0" w:space="0" w:color="auto"/>
        <w:bottom w:val="none" w:sz="0" w:space="0" w:color="auto"/>
        <w:right w:val="none" w:sz="0" w:space="0" w:color="auto"/>
      </w:divBdr>
    </w:div>
    <w:div w:id="1525050460">
      <w:bodyDiv w:val="1"/>
      <w:marLeft w:val="0"/>
      <w:marRight w:val="0"/>
      <w:marTop w:val="0"/>
      <w:marBottom w:val="0"/>
      <w:divBdr>
        <w:top w:val="none" w:sz="0" w:space="0" w:color="auto"/>
        <w:left w:val="none" w:sz="0" w:space="0" w:color="auto"/>
        <w:bottom w:val="none" w:sz="0" w:space="0" w:color="auto"/>
        <w:right w:val="none" w:sz="0" w:space="0" w:color="auto"/>
      </w:divBdr>
    </w:div>
    <w:div w:id="1526403360">
      <w:bodyDiv w:val="1"/>
      <w:marLeft w:val="0"/>
      <w:marRight w:val="0"/>
      <w:marTop w:val="0"/>
      <w:marBottom w:val="0"/>
      <w:divBdr>
        <w:top w:val="none" w:sz="0" w:space="0" w:color="auto"/>
        <w:left w:val="none" w:sz="0" w:space="0" w:color="auto"/>
        <w:bottom w:val="none" w:sz="0" w:space="0" w:color="auto"/>
        <w:right w:val="none" w:sz="0" w:space="0" w:color="auto"/>
      </w:divBdr>
    </w:div>
    <w:div w:id="1528907435">
      <w:bodyDiv w:val="1"/>
      <w:marLeft w:val="0"/>
      <w:marRight w:val="0"/>
      <w:marTop w:val="0"/>
      <w:marBottom w:val="0"/>
      <w:divBdr>
        <w:top w:val="none" w:sz="0" w:space="0" w:color="auto"/>
        <w:left w:val="none" w:sz="0" w:space="0" w:color="auto"/>
        <w:bottom w:val="none" w:sz="0" w:space="0" w:color="auto"/>
        <w:right w:val="none" w:sz="0" w:space="0" w:color="auto"/>
      </w:divBdr>
    </w:div>
    <w:div w:id="1529029670">
      <w:bodyDiv w:val="1"/>
      <w:marLeft w:val="0"/>
      <w:marRight w:val="0"/>
      <w:marTop w:val="0"/>
      <w:marBottom w:val="0"/>
      <w:divBdr>
        <w:top w:val="none" w:sz="0" w:space="0" w:color="auto"/>
        <w:left w:val="none" w:sz="0" w:space="0" w:color="auto"/>
        <w:bottom w:val="none" w:sz="0" w:space="0" w:color="auto"/>
        <w:right w:val="none" w:sz="0" w:space="0" w:color="auto"/>
      </w:divBdr>
    </w:div>
    <w:div w:id="1532449195">
      <w:bodyDiv w:val="1"/>
      <w:marLeft w:val="0"/>
      <w:marRight w:val="0"/>
      <w:marTop w:val="0"/>
      <w:marBottom w:val="0"/>
      <w:divBdr>
        <w:top w:val="none" w:sz="0" w:space="0" w:color="auto"/>
        <w:left w:val="none" w:sz="0" w:space="0" w:color="auto"/>
        <w:bottom w:val="none" w:sz="0" w:space="0" w:color="auto"/>
        <w:right w:val="none" w:sz="0" w:space="0" w:color="auto"/>
      </w:divBdr>
    </w:div>
    <w:div w:id="1535146091">
      <w:bodyDiv w:val="1"/>
      <w:marLeft w:val="0"/>
      <w:marRight w:val="0"/>
      <w:marTop w:val="0"/>
      <w:marBottom w:val="0"/>
      <w:divBdr>
        <w:top w:val="none" w:sz="0" w:space="0" w:color="auto"/>
        <w:left w:val="none" w:sz="0" w:space="0" w:color="auto"/>
        <w:bottom w:val="none" w:sz="0" w:space="0" w:color="auto"/>
        <w:right w:val="none" w:sz="0" w:space="0" w:color="auto"/>
      </w:divBdr>
    </w:div>
    <w:div w:id="1538933437">
      <w:bodyDiv w:val="1"/>
      <w:marLeft w:val="0"/>
      <w:marRight w:val="0"/>
      <w:marTop w:val="0"/>
      <w:marBottom w:val="0"/>
      <w:divBdr>
        <w:top w:val="none" w:sz="0" w:space="0" w:color="auto"/>
        <w:left w:val="none" w:sz="0" w:space="0" w:color="auto"/>
        <w:bottom w:val="none" w:sz="0" w:space="0" w:color="auto"/>
        <w:right w:val="none" w:sz="0" w:space="0" w:color="auto"/>
      </w:divBdr>
    </w:div>
    <w:div w:id="1542353222">
      <w:bodyDiv w:val="1"/>
      <w:marLeft w:val="0"/>
      <w:marRight w:val="0"/>
      <w:marTop w:val="0"/>
      <w:marBottom w:val="0"/>
      <w:divBdr>
        <w:top w:val="none" w:sz="0" w:space="0" w:color="auto"/>
        <w:left w:val="none" w:sz="0" w:space="0" w:color="auto"/>
        <w:bottom w:val="none" w:sz="0" w:space="0" w:color="auto"/>
        <w:right w:val="none" w:sz="0" w:space="0" w:color="auto"/>
      </w:divBdr>
    </w:div>
    <w:div w:id="1545212167">
      <w:bodyDiv w:val="1"/>
      <w:marLeft w:val="0"/>
      <w:marRight w:val="0"/>
      <w:marTop w:val="0"/>
      <w:marBottom w:val="0"/>
      <w:divBdr>
        <w:top w:val="none" w:sz="0" w:space="0" w:color="auto"/>
        <w:left w:val="none" w:sz="0" w:space="0" w:color="auto"/>
        <w:bottom w:val="none" w:sz="0" w:space="0" w:color="auto"/>
        <w:right w:val="none" w:sz="0" w:space="0" w:color="auto"/>
      </w:divBdr>
    </w:div>
    <w:div w:id="1549368268">
      <w:bodyDiv w:val="1"/>
      <w:marLeft w:val="0"/>
      <w:marRight w:val="0"/>
      <w:marTop w:val="0"/>
      <w:marBottom w:val="0"/>
      <w:divBdr>
        <w:top w:val="none" w:sz="0" w:space="0" w:color="auto"/>
        <w:left w:val="none" w:sz="0" w:space="0" w:color="auto"/>
        <w:bottom w:val="none" w:sz="0" w:space="0" w:color="auto"/>
        <w:right w:val="none" w:sz="0" w:space="0" w:color="auto"/>
      </w:divBdr>
    </w:div>
    <w:div w:id="1552494267">
      <w:bodyDiv w:val="1"/>
      <w:marLeft w:val="0"/>
      <w:marRight w:val="0"/>
      <w:marTop w:val="0"/>
      <w:marBottom w:val="0"/>
      <w:divBdr>
        <w:top w:val="none" w:sz="0" w:space="0" w:color="auto"/>
        <w:left w:val="none" w:sz="0" w:space="0" w:color="auto"/>
        <w:bottom w:val="none" w:sz="0" w:space="0" w:color="auto"/>
        <w:right w:val="none" w:sz="0" w:space="0" w:color="auto"/>
      </w:divBdr>
    </w:div>
    <w:div w:id="1554153303">
      <w:bodyDiv w:val="1"/>
      <w:marLeft w:val="0"/>
      <w:marRight w:val="0"/>
      <w:marTop w:val="0"/>
      <w:marBottom w:val="0"/>
      <w:divBdr>
        <w:top w:val="none" w:sz="0" w:space="0" w:color="auto"/>
        <w:left w:val="none" w:sz="0" w:space="0" w:color="auto"/>
        <w:bottom w:val="none" w:sz="0" w:space="0" w:color="auto"/>
        <w:right w:val="none" w:sz="0" w:space="0" w:color="auto"/>
      </w:divBdr>
    </w:div>
    <w:div w:id="1567911719">
      <w:bodyDiv w:val="1"/>
      <w:marLeft w:val="0"/>
      <w:marRight w:val="0"/>
      <w:marTop w:val="0"/>
      <w:marBottom w:val="0"/>
      <w:divBdr>
        <w:top w:val="none" w:sz="0" w:space="0" w:color="auto"/>
        <w:left w:val="none" w:sz="0" w:space="0" w:color="auto"/>
        <w:bottom w:val="none" w:sz="0" w:space="0" w:color="auto"/>
        <w:right w:val="none" w:sz="0" w:space="0" w:color="auto"/>
      </w:divBdr>
    </w:div>
    <w:div w:id="1568035144">
      <w:bodyDiv w:val="1"/>
      <w:marLeft w:val="0"/>
      <w:marRight w:val="0"/>
      <w:marTop w:val="0"/>
      <w:marBottom w:val="0"/>
      <w:divBdr>
        <w:top w:val="none" w:sz="0" w:space="0" w:color="auto"/>
        <w:left w:val="none" w:sz="0" w:space="0" w:color="auto"/>
        <w:bottom w:val="none" w:sz="0" w:space="0" w:color="auto"/>
        <w:right w:val="none" w:sz="0" w:space="0" w:color="auto"/>
      </w:divBdr>
    </w:div>
    <w:div w:id="1575314046">
      <w:bodyDiv w:val="1"/>
      <w:marLeft w:val="0"/>
      <w:marRight w:val="0"/>
      <w:marTop w:val="0"/>
      <w:marBottom w:val="0"/>
      <w:divBdr>
        <w:top w:val="none" w:sz="0" w:space="0" w:color="auto"/>
        <w:left w:val="none" w:sz="0" w:space="0" w:color="auto"/>
        <w:bottom w:val="none" w:sz="0" w:space="0" w:color="auto"/>
        <w:right w:val="none" w:sz="0" w:space="0" w:color="auto"/>
      </w:divBdr>
    </w:div>
    <w:div w:id="1575579480">
      <w:bodyDiv w:val="1"/>
      <w:marLeft w:val="0"/>
      <w:marRight w:val="0"/>
      <w:marTop w:val="0"/>
      <w:marBottom w:val="0"/>
      <w:divBdr>
        <w:top w:val="none" w:sz="0" w:space="0" w:color="auto"/>
        <w:left w:val="none" w:sz="0" w:space="0" w:color="auto"/>
        <w:bottom w:val="none" w:sz="0" w:space="0" w:color="auto"/>
        <w:right w:val="none" w:sz="0" w:space="0" w:color="auto"/>
      </w:divBdr>
    </w:div>
    <w:div w:id="1584487458">
      <w:bodyDiv w:val="1"/>
      <w:marLeft w:val="0"/>
      <w:marRight w:val="0"/>
      <w:marTop w:val="0"/>
      <w:marBottom w:val="0"/>
      <w:divBdr>
        <w:top w:val="none" w:sz="0" w:space="0" w:color="auto"/>
        <w:left w:val="none" w:sz="0" w:space="0" w:color="auto"/>
        <w:bottom w:val="none" w:sz="0" w:space="0" w:color="auto"/>
        <w:right w:val="none" w:sz="0" w:space="0" w:color="auto"/>
      </w:divBdr>
    </w:div>
    <w:div w:id="1590655263">
      <w:bodyDiv w:val="1"/>
      <w:marLeft w:val="0"/>
      <w:marRight w:val="0"/>
      <w:marTop w:val="0"/>
      <w:marBottom w:val="0"/>
      <w:divBdr>
        <w:top w:val="none" w:sz="0" w:space="0" w:color="auto"/>
        <w:left w:val="none" w:sz="0" w:space="0" w:color="auto"/>
        <w:bottom w:val="none" w:sz="0" w:space="0" w:color="auto"/>
        <w:right w:val="none" w:sz="0" w:space="0" w:color="auto"/>
      </w:divBdr>
    </w:div>
    <w:div w:id="1593277573">
      <w:bodyDiv w:val="1"/>
      <w:marLeft w:val="0"/>
      <w:marRight w:val="0"/>
      <w:marTop w:val="0"/>
      <w:marBottom w:val="0"/>
      <w:divBdr>
        <w:top w:val="none" w:sz="0" w:space="0" w:color="auto"/>
        <w:left w:val="none" w:sz="0" w:space="0" w:color="auto"/>
        <w:bottom w:val="none" w:sz="0" w:space="0" w:color="auto"/>
        <w:right w:val="none" w:sz="0" w:space="0" w:color="auto"/>
      </w:divBdr>
    </w:div>
    <w:div w:id="1597059908">
      <w:bodyDiv w:val="1"/>
      <w:marLeft w:val="0"/>
      <w:marRight w:val="0"/>
      <w:marTop w:val="0"/>
      <w:marBottom w:val="0"/>
      <w:divBdr>
        <w:top w:val="none" w:sz="0" w:space="0" w:color="auto"/>
        <w:left w:val="none" w:sz="0" w:space="0" w:color="auto"/>
        <w:bottom w:val="none" w:sz="0" w:space="0" w:color="auto"/>
        <w:right w:val="none" w:sz="0" w:space="0" w:color="auto"/>
      </w:divBdr>
    </w:div>
    <w:div w:id="1598756779">
      <w:bodyDiv w:val="1"/>
      <w:marLeft w:val="0"/>
      <w:marRight w:val="0"/>
      <w:marTop w:val="0"/>
      <w:marBottom w:val="0"/>
      <w:divBdr>
        <w:top w:val="none" w:sz="0" w:space="0" w:color="auto"/>
        <w:left w:val="none" w:sz="0" w:space="0" w:color="auto"/>
        <w:bottom w:val="none" w:sz="0" w:space="0" w:color="auto"/>
        <w:right w:val="none" w:sz="0" w:space="0" w:color="auto"/>
      </w:divBdr>
    </w:div>
    <w:div w:id="1600287221">
      <w:bodyDiv w:val="1"/>
      <w:marLeft w:val="0"/>
      <w:marRight w:val="0"/>
      <w:marTop w:val="0"/>
      <w:marBottom w:val="0"/>
      <w:divBdr>
        <w:top w:val="none" w:sz="0" w:space="0" w:color="auto"/>
        <w:left w:val="none" w:sz="0" w:space="0" w:color="auto"/>
        <w:bottom w:val="none" w:sz="0" w:space="0" w:color="auto"/>
        <w:right w:val="none" w:sz="0" w:space="0" w:color="auto"/>
      </w:divBdr>
    </w:div>
    <w:div w:id="1601832511">
      <w:bodyDiv w:val="1"/>
      <w:marLeft w:val="0"/>
      <w:marRight w:val="0"/>
      <w:marTop w:val="0"/>
      <w:marBottom w:val="0"/>
      <w:divBdr>
        <w:top w:val="none" w:sz="0" w:space="0" w:color="auto"/>
        <w:left w:val="none" w:sz="0" w:space="0" w:color="auto"/>
        <w:bottom w:val="none" w:sz="0" w:space="0" w:color="auto"/>
        <w:right w:val="none" w:sz="0" w:space="0" w:color="auto"/>
      </w:divBdr>
    </w:div>
    <w:div w:id="1602759519">
      <w:bodyDiv w:val="1"/>
      <w:marLeft w:val="0"/>
      <w:marRight w:val="0"/>
      <w:marTop w:val="0"/>
      <w:marBottom w:val="0"/>
      <w:divBdr>
        <w:top w:val="none" w:sz="0" w:space="0" w:color="auto"/>
        <w:left w:val="none" w:sz="0" w:space="0" w:color="auto"/>
        <w:bottom w:val="none" w:sz="0" w:space="0" w:color="auto"/>
        <w:right w:val="none" w:sz="0" w:space="0" w:color="auto"/>
      </w:divBdr>
    </w:div>
    <w:div w:id="1617785759">
      <w:bodyDiv w:val="1"/>
      <w:marLeft w:val="0"/>
      <w:marRight w:val="0"/>
      <w:marTop w:val="0"/>
      <w:marBottom w:val="0"/>
      <w:divBdr>
        <w:top w:val="none" w:sz="0" w:space="0" w:color="auto"/>
        <w:left w:val="none" w:sz="0" w:space="0" w:color="auto"/>
        <w:bottom w:val="none" w:sz="0" w:space="0" w:color="auto"/>
        <w:right w:val="none" w:sz="0" w:space="0" w:color="auto"/>
      </w:divBdr>
    </w:div>
    <w:div w:id="1623533571">
      <w:bodyDiv w:val="1"/>
      <w:marLeft w:val="0"/>
      <w:marRight w:val="0"/>
      <w:marTop w:val="0"/>
      <w:marBottom w:val="0"/>
      <w:divBdr>
        <w:top w:val="none" w:sz="0" w:space="0" w:color="auto"/>
        <w:left w:val="none" w:sz="0" w:space="0" w:color="auto"/>
        <w:bottom w:val="none" w:sz="0" w:space="0" w:color="auto"/>
        <w:right w:val="none" w:sz="0" w:space="0" w:color="auto"/>
      </w:divBdr>
    </w:div>
    <w:div w:id="1627589980">
      <w:bodyDiv w:val="1"/>
      <w:marLeft w:val="0"/>
      <w:marRight w:val="0"/>
      <w:marTop w:val="0"/>
      <w:marBottom w:val="0"/>
      <w:divBdr>
        <w:top w:val="none" w:sz="0" w:space="0" w:color="auto"/>
        <w:left w:val="none" w:sz="0" w:space="0" w:color="auto"/>
        <w:bottom w:val="none" w:sz="0" w:space="0" w:color="auto"/>
        <w:right w:val="none" w:sz="0" w:space="0" w:color="auto"/>
      </w:divBdr>
    </w:div>
    <w:div w:id="1628658672">
      <w:bodyDiv w:val="1"/>
      <w:marLeft w:val="0"/>
      <w:marRight w:val="0"/>
      <w:marTop w:val="0"/>
      <w:marBottom w:val="0"/>
      <w:divBdr>
        <w:top w:val="none" w:sz="0" w:space="0" w:color="auto"/>
        <w:left w:val="none" w:sz="0" w:space="0" w:color="auto"/>
        <w:bottom w:val="none" w:sz="0" w:space="0" w:color="auto"/>
        <w:right w:val="none" w:sz="0" w:space="0" w:color="auto"/>
      </w:divBdr>
    </w:div>
    <w:div w:id="1629313743">
      <w:bodyDiv w:val="1"/>
      <w:marLeft w:val="0"/>
      <w:marRight w:val="0"/>
      <w:marTop w:val="0"/>
      <w:marBottom w:val="0"/>
      <w:divBdr>
        <w:top w:val="none" w:sz="0" w:space="0" w:color="auto"/>
        <w:left w:val="none" w:sz="0" w:space="0" w:color="auto"/>
        <w:bottom w:val="none" w:sz="0" w:space="0" w:color="auto"/>
        <w:right w:val="none" w:sz="0" w:space="0" w:color="auto"/>
      </w:divBdr>
    </w:div>
    <w:div w:id="1631520825">
      <w:bodyDiv w:val="1"/>
      <w:marLeft w:val="0"/>
      <w:marRight w:val="0"/>
      <w:marTop w:val="0"/>
      <w:marBottom w:val="0"/>
      <w:divBdr>
        <w:top w:val="none" w:sz="0" w:space="0" w:color="auto"/>
        <w:left w:val="none" w:sz="0" w:space="0" w:color="auto"/>
        <w:bottom w:val="none" w:sz="0" w:space="0" w:color="auto"/>
        <w:right w:val="none" w:sz="0" w:space="0" w:color="auto"/>
      </w:divBdr>
    </w:div>
    <w:div w:id="1632589505">
      <w:bodyDiv w:val="1"/>
      <w:marLeft w:val="0"/>
      <w:marRight w:val="0"/>
      <w:marTop w:val="0"/>
      <w:marBottom w:val="0"/>
      <w:divBdr>
        <w:top w:val="none" w:sz="0" w:space="0" w:color="auto"/>
        <w:left w:val="none" w:sz="0" w:space="0" w:color="auto"/>
        <w:bottom w:val="none" w:sz="0" w:space="0" w:color="auto"/>
        <w:right w:val="none" w:sz="0" w:space="0" w:color="auto"/>
      </w:divBdr>
    </w:div>
    <w:div w:id="1637829307">
      <w:bodyDiv w:val="1"/>
      <w:marLeft w:val="0"/>
      <w:marRight w:val="0"/>
      <w:marTop w:val="0"/>
      <w:marBottom w:val="0"/>
      <w:divBdr>
        <w:top w:val="none" w:sz="0" w:space="0" w:color="auto"/>
        <w:left w:val="none" w:sz="0" w:space="0" w:color="auto"/>
        <w:bottom w:val="none" w:sz="0" w:space="0" w:color="auto"/>
        <w:right w:val="none" w:sz="0" w:space="0" w:color="auto"/>
      </w:divBdr>
    </w:div>
    <w:div w:id="1637834573">
      <w:bodyDiv w:val="1"/>
      <w:marLeft w:val="0"/>
      <w:marRight w:val="0"/>
      <w:marTop w:val="0"/>
      <w:marBottom w:val="0"/>
      <w:divBdr>
        <w:top w:val="none" w:sz="0" w:space="0" w:color="auto"/>
        <w:left w:val="none" w:sz="0" w:space="0" w:color="auto"/>
        <w:bottom w:val="none" w:sz="0" w:space="0" w:color="auto"/>
        <w:right w:val="none" w:sz="0" w:space="0" w:color="auto"/>
      </w:divBdr>
    </w:div>
    <w:div w:id="1643264448">
      <w:bodyDiv w:val="1"/>
      <w:marLeft w:val="0"/>
      <w:marRight w:val="0"/>
      <w:marTop w:val="0"/>
      <w:marBottom w:val="0"/>
      <w:divBdr>
        <w:top w:val="none" w:sz="0" w:space="0" w:color="auto"/>
        <w:left w:val="none" w:sz="0" w:space="0" w:color="auto"/>
        <w:bottom w:val="none" w:sz="0" w:space="0" w:color="auto"/>
        <w:right w:val="none" w:sz="0" w:space="0" w:color="auto"/>
      </w:divBdr>
    </w:div>
    <w:div w:id="1650673017">
      <w:bodyDiv w:val="1"/>
      <w:marLeft w:val="0"/>
      <w:marRight w:val="0"/>
      <w:marTop w:val="0"/>
      <w:marBottom w:val="0"/>
      <w:divBdr>
        <w:top w:val="none" w:sz="0" w:space="0" w:color="auto"/>
        <w:left w:val="none" w:sz="0" w:space="0" w:color="auto"/>
        <w:bottom w:val="none" w:sz="0" w:space="0" w:color="auto"/>
        <w:right w:val="none" w:sz="0" w:space="0" w:color="auto"/>
      </w:divBdr>
    </w:div>
    <w:div w:id="1658072746">
      <w:bodyDiv w:val="1"/>
      <w:marLeft w:val="0"/>
      <w:marRight w:val="0"/>
      <w:marTop w:val="0"/>
      <w:marBottom w:val="0"/>
      <w:divBdr>
        <w:top w:val="none" w:sz="0" w:space="0" w:color="auto"/>
        <w:left w:val="none" w:sz="0" w:space="0" w:color="auto"/>
        <w:bottom w:val="none" w:sz="0" w:space="0" w:color="auto"/>
        <w:right w:val="none" w:sz="0" w:space="0" w:color="auto"/>
      </w:divBdr>
    </w:div>
    <w:div w:id="1658454456">
      <w:bodyDiv w:val="1"/>
      <w:marLeft w:val="0"/>
      <w:marRight w:val="0"/>
      <w:marTop w:val="0"/>
      <w:marBottom w:val="0"/>
      <w:divBdr>
        <w:top w:val="none" w:sz="0" w:space="0" w:color="auto"/>
        <w:left w:val="none" w:sz="0" w:space="0" w:color="auto"/>
        <w:bottom w:val="none" w:sz="0" w:space="0" w:color="auto"/>
        <w:right w:val="none" w:sz="0" w:space="0" w:color="auto"/>
      </w:divBdr>
    </w:div>
    <w:div w:id="1661345307">
      <w:bodyDiv w:val="1"/>
      <w:marLeft w:val="0"/>
      <w:marRight w:val="0"/>
      <w:marTop w:val="0"/>
      <w:marBottom w:val="0"/>
      <w:divBdr>
        <w:top w:val="none" w:sz="0" w:space="0" w:color="auto"/>
        <w:left w:val="none" w:sz="0" w:space="0" w:color="auto"/>
        <w:bottom w:val="none" w:sz="0" w:space="0" w:color="auto"/>
        <w:right w:val="none" w:sz="0" w:space="0" w:color="auto"/>
      </w:divBdr>
    </w:div>
    <w:div w:id="1665550062">
      <w:bodyDiv w:val="1"/>
      <w:marLeft w:val="0"/>
      <w:marRight w:val="0"/>
      <w:marTop w:val="0"/>
      <w:marBottom w:val="0"/>
      <w:divBdr>
        <w:top w:val="none" w:sz="0" w:space="0" w:color="auto"/>
        <w:left w:val="none" w:sz="0" w:space="0" w:color="auto"/>
        <w:bottom w:val="none" w:sz="0" w:space="0" w:color="auto"/>
        <w:right w:val="none" w:sz="0" w:space="0" w:color="auto"/>
      </w:divBdr>
    </w:div>
    <w:div w:id="1671055628">
      <w:bodyDiv w:val="1"/>
      <w:marLeft w:val="0"/>
      <w:marRight w:val="0"/>
      <w:marTop w:val="0"/>
      <w:marBottom w:val="0"/>
      <w:divBdr>
        <w:top w:val="none" w:sz="0" w:space="0" w:color="auto"/>
        <w:left w:val="none" w:sz="0" w:space="0" w:color="auto"/>
        <w:bottom w:val="none" w:sz="0" w:space="0" w:color="auto"/>
        <w:right w:val="none" w:sz="0" w:space="0" w:color="auto"/>
      </w:divBdr>
    </w:div>
    <w:div w:id="1672561077">
      <w:bodyDiv w:val="1"/>
      <w:marLeft w:val="0"/>
      <w:marRight w:val="0"/>
      <w:marTop w:val="0"/>
      <w:marBottom w:val="0"/>
      <w:divBdr>
        <w:top w:val="none" w:sz="0" w:space="0" w:color="auto"/>
        <w:left w:val="none" w:sz="0" w:space="0" w:color="auto"/>
        <w:bottom w:val="none" w:sz="0" w:space="0" w:color="auto"/>
        <w:right w:val="none" w:sz="0" w:space="0" w:color="auto"/>
      </w:divBdr>
    </w:div>
    <w:div w:id="1677031483">
      <w:bodyDiv w:val="1"/>
      <w:marLeft w:val="0"/>
      <w:marRight w:val="0"/>
      <w:marTop w:val="0"/>
      <w:marBottom w:val="0"/>
      <w:divBdr>
        <w:top w:val="none" w:sz="0" w:space="0" w:color="auto"/>
        <w:left w:val="none" w:sz="0" w:space="0" w:color="auto"/>
        <w:bottom w:val="none" w:sz="0" w:space="0" w:color="auto"/>
        <w:right w:val="none" w:sz="0" w:space="0" w:color="auto"/>
      </w:divBdr>
    </w:div>
    <w:div w:id="1679232584">
      <w:bodyDiv w:val="1"/>
      <w:marLeft w:val="0"/>
      <w:marRight w:val="0"/>
      <w:marTop w:val="0"/>
      <w:marBottom w:val="0"/>
      <w:divBdr>
        <w:top w:val="none" w:sz="0" w:space="0" w:color="auto"/>
        <w:left w:val="none" w:sz="0" w:space="0" w:color="auto"/>
        <w:bottom w:val="none" w:sz="0" w:space="0" w:color="auto"/>
        <w:right w:val="none" w:sz="0" w:space="0" w:color="auto"/>
      </w:divBdr>
    </w:div>
    <w:div w:id="1682127633">
      <w:bodyDiv w:val="1"/>
      <w:marLeft w:val="0"/>
      <w:marRight w:val="0"/>
      <w:marTop w:val="0"/>
      <w:marBottom w:val="0"/>
      <w:divBdr>
        <w:top w:val="none" w:sz="0" w:space="0" w:color="auto"/>
        <w:left w:val="none" w:sz="0" w:space="0" w:color="auto"/>
        <w:bottom w:val="none" w:sz="0" w:space="0" w:color="auto"/>
        <w:right w:val="none" w:sz="0" w:space="0" w:color="auto"/>
      </w:divBdr>
    </w:div>
    <w:div w:id="1686710833">
      <w:bodyDiv w:val="1"/>
      <w:marLeft w:val="0"/>
      <w:marRight w:val="0"/>
      <w:marTop w:val="0"/>
      <w:marBottom w:val="0"/>
      <w:divBdr>
        <w:top w:val="none" w:sz="0" w:space="0" w:color="auto"/>
        <w:left w:val="none" w:sz="0" w:space="0" w:color="auto"/>
        <w:bottom w:val="none" w:sz="0" w:space="0" w:color="auto"/>
        <w:right w:val="none" w:sz="0" w:space="0" w:color="auto"/>
      </w:divBdr>
    </w:div>
    <w:div w:id="1698921981">
      <w:bodyDiv w:val="1"/>
      <w:marLeft w:val="0"/>
      <w:marRight w:val="0"/>
      <w:marTop w:val="0"/>
      <w:marBottom w:val="0"/>
      <w:divBdr>
        <w:top w:val="none" w:sz="0" w:space="0" w:color="auto"/>
        <w:left w:val="none" w:sz="0" w:space="0" w:color="auto"/>
        <w:bottom w:val="none" w:sz="0" w:space="0" w:color="auto"/>
        <w:right w:val="none" w:sz="0" w:space="0" w:color="auto"/>
      </w:divBdr>
    </w:div>
    <w:div w:id="1707027554">
      <w:bodyDiv w:val="1"/>
      <w:marLeft w:val="0"/>
      <w:marRight w:val="0"/>
      <w:marTop w:val="0"/>
      <w:marBottom w:val="0"/>
      <w:divBdr>
        <w:top w:val="none" w:sz="0" w:space="0" w:color="auto"/>
        <w:left w:val="none" w:sz="0" w:space="0" w:color="auto"/>
        <w:bottom w:val="none" w:sz="0" w:space="0" w:color="auto"/>
        <w:right w:val="none" w:sz="0" w:space="0" w:color="auto"/>
      </w:divBdr>
    </w:div>
    <w:div w:id="1712807159">
      <w:bodyDiv w:val="1"/>
      <w:marLeft w:val="0"/>
      <w:marRight w:val="0"/>
      <w:marTop w:val="0"/>
      <w:marBottom w:val="0"/>
      <w:divBdr>
        <w:top w:val="none" w:sz="0" w:space="0" w:color="auto"/>
        <w:left w:val="none" w:sz="0" w:space="0" w:color="auto"/>
        <w:bottom w:val="none" w:sz="0" w:space="0" w:color="auto"/>
        <w:right w:val="none" w:sz="0" w:space="0" w:color="auto"/>
      </w:divBdr>
    </w:div>
    <w:div w:id="1718970683">
      <w:bodyDiv w:val="1"/>
      <w:marLeft w:val="0"/>
      <w:marRight w:val="0"/>
      <w:marTop w:val="0"/>
      <w:marBottom w:val="0"/>
      <w:divBdr>
        <w:top w:val="none" w:sz="0" w:space="0" w:color="auto"/>
        <w:left w:val="none" w:sz="0" w:space="0" w:color="auto"/>
        <w:bottom w:val="none" w:sz="0" w:space="0" w:color="auto"/>
        <w:right w:val="none" w:sz="0" w:space="0" w:color="auto"/>
      </w:divBdr>
    </w:div>
    <w:div w:id="1719012294">
      <w:bodyDiv w:val="1"/>
      <w:marLeft w:val="0"/>
      <w:marRight w:val="0"/>
      <w:marTop w:val="0"/>
      <w:marBottom w:val="0"/>
      <w:divBdr>
        <w:top w:val="none" w:sz="0" w:space="0" w:color="auto"/>
        <w:left w:val="none" w:sz="0" w:space="0" w:color="auto"/>
        <w:bottom w:val="none" w:sz="0" w:space="0" w:color="auto"/>
        <w:right w:val="none" w:sz="0" w:space="0" w:color="auto"/>
      </w:divBdr>
    </w:div>
    <w:div w:id="1719893806">
      <w:bodyDiv w:val="1"/>
      <w:marLeft w:val="0"/>
      <w:marRight w:val="0"/>
      <w:marTop w:val="0"/>
      <w:marBottom w:val="0"/>
      <w:divBdr>
        <w:top w:val="none" w:sz="0" w:space="0" w:color="auto"/>
        <w:left w:val="none" w:sz="0" w:space="0" w:color="auto"/>
        <w:bottom w:val="none" w:sz="0" w:space="0" w:color="auto"/>
        <w:right w:val="none" w:sz="0" w:space="0" w:color="auto"/>
      </w:divBdr>
    </w:div>
    <w:div w:id="1721631627">
      <w:bodyDiv w:val="1"/>
      <w:marLeft w:val="0"/>
      <w:marRight w:val="0"/>
      <w:marTop w:val="0"/>
      <w:marBottom w:val="0"/>
      <w:divBdr>
        <w:top w:val="none" w:sz="0" w:space="0" w:color="auto"/>
        <w:left w:val="none" w:sz="0" w:space="0" w:color="auto"/>
        <w:bottom w:val="none" w:sz="0" w:space="0" w:color="auto"/>
        <w:right w:val="none" w:sz="0" w:space="0" w:color="auto"/>
      </w:divBdr>
    </w:div>
    <w:div w:id="1728722474">
      <w:bodyDiv w:val="1"/>
      <w:marLeft w:val="0"/>
      <w:marRight w:val="0"/>
      <w:marTop w:val="0"/>
      <w:marBottom w:val="0"/>
      <w:divBdr>
        <w:top w:val="none" w:sz="0" w:space="0" w:color="auto"/>
        <w:left w:val="none" w:sz="0" w:space="0" w:color="auto"/>
        <w:bottom w:val="none" w:sz="0" w:space="0" w:color="auto"/>
        <w:right w:val="none" w:sz="0" w:space="0" w:color="auto"/>
      </w:divBdr>
    </w:div>
    <w:div w:id="1728795782">
      <w:bodyDiv w:val="1"/>
      <w:marLeft w:val="0"/>
      <w:marRight w:val="0"/>
      <w:marTop w:val="0"/>
      <w:marBottom w:val="0"/>
      <w:divBdr>
        <w:top w:val="none" w:sz="0" w:space="0" w:color="auto"/>
        <w:left w:val="none" w:sz="0" w:space="0" w:color="auto"/>
        <w:bottom w:val="none" w:sz="0" w:space="0" w:color="auto"/>
        <w:right w:val="none" w:sz="0" w:space="0" w:color="auto"/>
      </w:divBdr>
    </w:div>
    <w:div w:id="1736664970">
      <w:bodyDiv w:val="1"/>
      <w:marLeft w:val="0"/>
      <w:marRight w:val="0"/>
      <w:marTop w:val="0"/>
      <w:marBottom w:val="0"/>
      <w:divBdr>
        <w:top w:val="none" w:sz="0" w:space="0" w:color="auto"/>
        <w:left w:val="none" w:sz="0" w:space="0" w:color="auto"/>
        <w:bottom w:val="none" w:sz="0" w:space="0" w:color="auto"/>
        <w:right w:val="none" w:sz="0" w:space="0" w:color="auto"/>
      </w:divBdr>
    </w:div>
    <w:div w:id="1737508537">
      <w:bodyDiv w:val="1"/>
      <w:marLeft w:val="0"/>
      <w:marRight w:val="0"/>
      <w:marTop w:val="0"/>
      <w:marBottom w:val="0"/>
      <w:divBdr>
        <w:top w:val="none" w:sz="0" w:space="0" w:color="auto"/>
        <w:left w:val="none" w:sz="0" w:space="0" w:color="auto"/>
        <w:bottom w:val="none" w:sz="0" w:space="0" w:color="auto"/>
        <w:right w:val="none" w:sz="0" w:space="0" w:color="auto"/>
      </w:divBdr>
    </w:div>
    <w:div w:id="1742875020">
      <w:bodyDiv w:val="1"/>
      <w:marLeft w:val="0"/>
      <w:marRight w:val="0"/>
      <w:marTop w:val="0"/>
      <w:marBottom w:val="0"/>
      <w:divBdr>
        <w:top w:val="none" w:sz="0" w:space="0" w:color="auto"/>
        <w:left w:val="none" w:sz="0" w:space="0" w:color="auto"/>
        <w:bottom w:val="none" w:sz="0" w:space="0" w:color="auto"/>
        <w:right w:val="none" w:sz="0" w:space="0" w:color="auto"/>
      </w:divBdr>
    </w:div>
    <w:div w:id="1744523334">
      <w:bodyDiv w:val="1"/>
      <w:marLeft w:val="0"/>
      <w:marRight w:val="0"/>
      <w:marTop w:val="0"/>
      <w:marBottom w:val="0"/>
      <w:divBdr>
        <w:top w:val="none" w:sz="0" w:space="0" w:color="auto"/>
        <w:left w:val="none" w:sz="0" w:space="0" w:color="auto"/>
        <w:bottom w:val="none" w:sz="0" w:space="0" w:color="auto"/>
        <w:right w:val="none" w:sz="0" w:space="0" w:color="auto"/>
      </w:divBdr>
    </w:div>
    <w:div w:id="1750299281">
      <w:bodyDiv w:val="1"/>
      <w:marLeft w:val="0"/>
      <w:marRight w:val="0"/>
      <w:marTop w:val="0"/>
      <w:marBottom w:val="0"/>
      <w:divBdr>
        <w:top w:val="none" w:sz="0" w:space="0" w:color="auto"/>
        <w:left w:val="none" w:sz="0" w:space="0" w:color="auto"/>
        <w:bottom w:val="none" w:sz="0" w:space="0" w:color="auto"/>
        <w:right w:val="none" w:sz="0" w:space="0" w:color="auto"/>
      </w:divBdr>
    </w:div>
    <w:div w:id="1751657882">
      <w:bodyDiv w:val="1"/>
      <w:marLeft w:val="0"/>
      <w:marRight w:val="0"/>
      <w:marTop w:val="0"/>
      <w:marBottom w:val="0"/>
      <w:divBdr>
        <w:top w:val="none" w:sz="0" w:space="0" w:color="auto"/>
        <w:left w:val="none" w:sz="0" w:space="0" w:color="auto"/>
        <w:bottom w:val="none" w:sz="0" w:space="0" w:color="auto"/>
        <w:right w:val="none" w:sz="0" w:space="0" w:color="auto"/>
      </w:divBdr>
    </w:div>
    <w:div w:id="1752847063">
      <w:bodyDiv w:val="1"/>
      <w:marLeft w:val="0"/>
      <w:marRight w:val="0"/>
      <w:marTop w:val="0"/>
      <w:marBottom w:val="0"/>
      <w:divBdr>
        <w:top w:val="none" w:sz="0" w:space="0" w:color="auto"/>
        <w:left w:val="none" w:sz="0" w:space="0" w:color="auto"/>
        <w:bottom w:val="none" w:sz="0" w:space="0" w:color="auto"/>
        <w:right w:val="none" w:sz="0" w:space="0" w:color="auto"/>
      </w:divBdr>
    </w:div>
    <w:div w:id="1757358407">
      <w:bodyDiv w:val="1"/>
      <w:marLeft w:val="0"/>
      <w:marRight w:val="0"/>
      <w:marTop w:val="0"/>
      <w:marBottom w:val="0"/>
      <w:divBdr>
        <w:top w:val="none" w:sz="0" w:space="0" w:color="auto"/>
        <w:left w:val="none" w:sz="0" w:space="0" w:color="auto"/>
        <w:bottom w:val="none" w:sz="0" w:space="0" w:color="auto"/>
        <w:right w:val="none" w:sz="0" w:space="0" w:color="auto"/>
      </w:divBdr>
    </w:div>
    <w:div w:id="1759013262">
      <w:bodyDiv w:val="1"/>
      <w:marLeft w:val="0"/>
      <w:marRight w:val="0"/>
      <w:marTop w:val="0"/>
      <w:marBottom w:val="0"/>
      <w:divBdr>
        <w:top w:val="none" w:sz="0" w:space="0" w:color="auto"/>
        <w:left w:val="none" w:sz="0" w:space="0" w:color="auto"/>
        <w:bottom w:val="none" w:sz="0" w:space="0" w:color="auto"/>
        <w:right w:val="none" w:sz="0" w:space="0" w:color="auto"/>
      </w:divBdr>
    </w:div>
    <w:div w:id="1763716662">
      <w:bodyDiv w:val="1"/>
      <w:marLeft w:val="0"/>
      <w:marRight w:val="0"/>
      <w:marTop w:val="0"/>
      <w:marBottom w:val="0"/>
      <w:divBdr>
        <w:top w:val="none" w:sz="0" w:space="0" w:color="auto"/>
        <w:left w:val="none" w:sz="0" w:space="0" w:color="auto"/>
        <w:bottom w:val="none" w:sz="0" w:space="0" w:color="auto"/>
        <w:right w:val="none" w:sz="0" w:space="0" w:color="auto"/>
      </w:divBdr>
    </w:div>
    <w:div w:id="1769234369">
      <w:bodyDiv w:val="1"/>
      <w:marLeft w:val="0"/>
      <w:marRight w:val="0"/>
      <w:marTop w:val="0"/>
      <w:marBottom w:val="0"/>
      <w:divBdr>
        <w:top w:val="none" w:sz="0" w:space="0" w:color="auto"/>
        <w:left w:val="none" w:sz="0" w:space="0" w:color="auto"/>
        <w:bottom w:val="none" w:sz="0" w:space="0" w:color="auto"/>
        <w:right w:val="none" w:sz="0" w:space="0" w:color="auto"/>
      </w:divBdr>
    </w:div>
    <w:div w:id="1771973943">
      <w:bodyDiv w:val="1"/>
      <w:marLeft w:val="0"/>
      <w:marRight w:val="0"/>
      <w:marTop w:val="0"/>
      <w:marBottom w:val="0"/>
      <w:divBdr>
        <w:top w:val="none" w:sz="0" w:space="0" w:color="auto"/>
        <w:left w:val="none" w:sz="0" w:space="0" w:color="auto"/>
        <w:bottom w:val="none" w:sz="0" w:space="0" w:color="auto"/>
        <w:right w:val="none" w:sz="0" w:space="0" w:color="auto"/>
      </w:divBdr>
    </w:div>
    <w:div w:id="1774744486">
      <w:bodyDiv w:val="1"/>
      <w:marLeft w:val="0"/>
      <w:marRight w:val="0"/>
      <w:marTop w:val="0"/>
      <w:marBottom w:val="0"/>
      <w:divBdr>
        <w:top w:val="none" w:sz="0" w:space="0" w:color="auto"/>
        <w:left w:val="none" w:sz="0" w:space="0" w:color="auto"/>
        <w:bottom w:val="none" w:sz="0" w:space="0" w:color="auto"/>
        <w:right w:val="none" w:sz="0" w:space="0" w:color="auto"/>
      </w:divBdr>
    </w:div>
    <w:div w:id="1775831428">
      <w:bodyDiv w:val="1"/>
      <w:marLeft w:val="0"/>
      <w:marRight w:val="0"/>
      <w:marTop w:val="0"/>
      <w:marBottom w:val="0"/>
      <w:divBdr>
        <w:top w:val="none" w:sz="0" w:space="0" w:color="auto"/>
        <w:left w:val="none" w:sz="0" w:space="0" w:color="auto"/>
        <w:bottom w:val="none" w:sz="0" w:space="0" w:color="auto"/>
        <w:right w:val="none" w:sz="0" w:space="0" w:color="auto"/>
      </w:divBdr>
    </w:div>
    <w:div w:id="1777092140">
      <w:bodyDiv w:val="1"/>
      <w:marLeft w:val="0"/>
      <w:marRight w:val="0"/>
      <w:marTop w:val="0"/>
      <w:marBottom w:val="0"/>
      <w:divBdr>
        <w:top w:val="none" w:sz="0" w:space="0" w:color="auto"/>
        <w:left w:val="none" w:sz="0" w:space="0" w:color="auto"/>
        <w:bottom w:val="none" w:sz="0" w:space="0" w:color="auto"/>
        <w:right w:val="none" w:sz="0" w:space="0" w:color="auto"/>
      </w:divBdr>
    </w:div>
    <w:div w:id="1780373071">
      <w:bodyDiv w:val="1"/>
      <w:marLeft w:val="0"/>
      <w:marRight w:val="0"/>
      <w:marTop w:val="0"/>
      <w:marBottom w:val="0"/>
      <w:divBdr>
        <w:top w:val="none" w:sz="0" w:space="0" w:color="auto"/>
        <w:left w:val="none" w:sz="0" w:space="0" w:color="auto"/>
        <w:bottom w:val="none" w:sz="0" w:space="0" w:color="auto"/>
        <w:right w:val="none" w:sz="0" w:space="0" w:color="auto"/>
      </w:divBdr>
    </w:div>
    <w:div w:id="1781145317">
      <w:bodyDiv w:val="1"/>
      <w:marLeft w:val="0"/>
      <w:marRight w:val="0"/>
      <w:marTop w:val="0"/>
      <w:marBottom w:val="0"/>
      <w:divBdr>
        <w:top w:val="none" w:sz="0" w:space="0" w:color="auto"/>
        <w:left w:val="none" w:sz="0" w:space="0" w:color="auto"/>
        <w:bottom w:val="none" w:sz="0" w:space="0" w:color="auto"/>
        <w:right w:val="none" w:sz="0" w:space="0" w:color="auto"/>
      </w:divBdr>
    </w:div>
    <w:div w:id="1781335261">
      <w:bodyDiv w:val="1"/>
      <w:marLeft w:val="0"/>
      <w:marRight w:val="0"/>
      <w:marTop w:val="0"/>
      <w:marBottom w:val="0"/>
      <w:divBdr>
        <w:top w:val="none" w:sz="0" w:space="0" w:color="auto"/>
        <w:left w:val="none" w:sz="0" w:space="0" w:color="auto"/>
        <w:bottom w:val="none" w:sz="0" w:space="0" w:color="auto"/>
        <w:right w:val="none" w:sz="0" w:space="0" w:color="auto"/>
      </w:divBdr>
    </w:div>
    <w:div w:id="1782797284">
      <w:bodyDiv w:val="1"/>
      <w:marLeft w:val="0"/>
      <w:marRight w:val="0"/>
      <w:marTop w:val="0"/>
      <w:marBottom w:val="0"/>
      <w:divBdr>
        <w:top w:val="none" w:sz="0" w:space="0" w:color="auto"/>
        <w:left w:val="none" w:sz="0" w:space="0" w:color="auto"/>
        <w:bottom w:val="none" w:sz="0" w:space="0" w:color="auto"/>
        <w:right w:val="none" w:sz="0" w:space="0" w:color="auto"/>
      </w:divBdr>
    </w:div>
    <w:div w:id="1783264675">
      <w:bodyDiv w:val="1"/>
      <w:marLeft w:val="0"/>
      <w:marRight w:val="0"/>
      <w:marTop w:val="0"/>
      <w:marBottom w:val="0"/>
      <w:divBdr>
        <w:top w:val="none" w:sz="0" w:space="0" w:color="auto"/>
        <w:left w:val="none" w:sz="0" w:space="0" w:color="auto"/>
        <w:bottom w:val="none" w:sz="0" w:space="0" w:color="auto"/>
        <w:right w:val="none" w:sz="0" w:space="0" w:color="auto"/>
      </w:divBdr>
    </w:div>
    <w:div w:id="1784421947">
      <w:bodyDiv w:val="1"/>
      <w:marLeft w:val="0"/>
      <w:marRight w:val="0"/>
      <w:marTop w:val="0"/>
      <w:marBottom w:val="0"/>
      <w:divBdr>
        <w:top w:val="none" w:sz="0" w:space="0" w:color="auto"/>
        <w:left w:val="none" w:sz="0" w:space="0" w:color="auto"/>
        <w:bottom w:val="none" w:sz="0" w:space="0" w:color="auto"/>
        <w:right w:val="none" w:sz="0" w:space="0" w:color="auto"/>
      </w:divBdr>
    </w:div>
    <w:div w:id="1784765320">
      <w:bodyDiv w:val="1"/>
      <w:marLeft w:val="0"/>
      <w:marRight w:val="0"/>
      <w:marTop w:val="0"/>
      <w:marBottom w:val="0"/>
      <w:divBdr>
        <w:top w:val="none" w:sz="0" w:space="0" w:color="auto"/>
        <w:left w:val="none" w:sz="0" w:space="0" w:color="auto"/>
        <w:bottom w:val="none" w:sz="0" w:space="0" w:color="auto"/>
        <w:right w:val="none" w:sz="0" w:space="0" w:color="auto"/>
      </w:divBdr>
    </w:div>
    <w:div w:id="1788884807">
      <w:bodyDiv w:val="1"/>
      <w:marLeft w:val="0"/>
      <w:marRight w:val="0"/>
      <w:marTop w:val="0"/>
      <w:marBottom w:val="0"/>
      <w:divBdr>
        <w:top w:val="none" w:sz="0" w:space="0" w:color="auto"/>
        <w:left w:val="none" w:sz="0" w:space="0" w:color="auto"/>
        <w:bottom w:val="none" w:sz="0" w:space="0" w:color="auto"/>
        <w:right w:val="none" w:sz="0" w:space="0" w:color="auto"/>
      </w:divBdr>
    </w:div>
    <w:div w:id="1789162972">
      <w:bodyDiv w:val="1"/>
      <w:marLeft w:val="0"/>
      <w:marRight w:val="0"/>
      <w:marTop w:val="0"/>
      <w:marBottom w:val="0"/>
      <w:divBdr>
        <w:top w:val="none" w:sz="0" w:space="0" w:color="auto"/>
        <w:left w:val="none" w:sz="0" w:space="0" w:color="auto"/>
        <w:bottom w:val="none" w:sz="0" w:space="0" w:color="auto"/>
        <w:right w:val="none" w:sz="0" w:space="0" w:color="auto"/>
      </w:divBdr>
    </w:div>
    <w:div w:id="1794522532">
      <w:bodyDiv w:val="1"/>
      <w:marLeft w:val="0"/>
      <w:marRight w:val="0"/>
      <w:marTop w:val="0"/>
      <w:marBottom w:val="0"/>
      <w:divBdr>
        <w:top w:val="none" w:sz="0" w:space="0" w:color="auto"/>
        <w:left w:val="none" w:sz="0" w:space="0" w:color="auto"/>
        <w:bottom w:val="none" w:sz="0" w:space="0" w:color="auto"/>
        <w:right w:val="none" w:sz="0" w:space="0" w:color="auto"/>
      </w:divBdr>
    </w:div>
    <w:div w:id="1805149080">
      <w:bodyDiv w:val="1"/>
      <w:marLeft w:val="0"/>
      <w:marRight w:val="0"/>
      <w:marTop w:val="0"/>
      <w:marBottom w:val="0"/>
      <w:divBdr>
        <w:top w:val="none" w:sz="0" w:space="0" w:color="auto"/>
        <w:left w:val="none" w:sz="0" w:space="0" w:color="auto"/>
        <w:bottom w:val="none" w:sz="0" w:space="0" w:color="auto"/>
        <w:right w:val="none" w:sz="0" w:space="0" w:color="auto"/>
      </w:divBdr>
    </w:div>
    <w:div w:id="1807623017">
      <w:bodyDiv w:val="1"/>
      <w:marLeft w:val="0"/>
      <w:marRight w:val="0"/>
      <w:marTop w:val="0"/>
      <w:marBottom w:val="0"/>
      <w:divBdr>
        <w:top w:val="none" w:sz="0" w:space="0" w:color="auto"/>
        <w:left w:val="none" w:sz="0" w:space="0" w:color="auto"/>
        <w:bottom w:val="none" w:sz="0" w:space="0" w:color="auto"/>
        <w:right w:val="none" w:sz="0" w:space="0" w:color="auto"/>
      </w:divBdr>
    </w:div>
    <w:div w:id="1810399083">
      <w:bodyDiv w:val="1"/>
      <w:marLeft w:val="0"/>
      <w:marRight w:val="0"/>
      <w:marTop w:val="0"/>
      <w:marBottom w:val="0"/>
      <w:divBdr>
        <w:top w:val="none" w:sz="0" w:space="0" w:color="auto"/>
        <w:left w:val="none" w:sz="0" w:space="0" w:color="auto"/>
        <w:bottom w:val="none" w:sz="0" w:space="0" w:color="auto"/>
        <w:right w:val="none" w:sz="0" w:space="0" w:color="auto"/>
      </w:divBdr>
    </w:div>
    <w:div w:id="1815372574">
      <w:bodyDiv w:val="1"/>
      <w:marLeft w:val="0"/>
      <w:marRight w:val="0"/>
      <w:marTop w:val="0"/>
      <w:marBottom w:val="0"/>
      <w:divBdr>
        <w:top w:val="none" w:sz="0" w:space="0" w:color="auto"/>
        <w:left w:val="none" w:sz="0" w:space="0" w:color="auto"/>
        <w:bottom w:val="none" w:sz="0" w:space="0" w:color="auto"/>
        <w:right w:val="none" w:sz="0" w:space="0" w:color="auto"/>
      </w:divBdr>
    </w:div>
    <w:div w:id="1817260698">
      <w:bodyDiv w:val="1"/>
      <w:marLeft w:val="0"/>
      <w:marRight w:val="0"/>
      <w:marTop w:val="0"/>
      <w:marBottom w:val="0"/>
      <w:divBdr>
        <w:top w:val="none" w:sz="0" w:space="0" w:color="auto"/>
        <w:left w:val="none" w:sz="0" w:space="0" w:color="auto"/>
        <w:bottom w:val="none" w:sz="0" w:space="0" w:color="auto"/>
        <w:right w:val="none" w:sz="0" w:space="0" w:color="auto"/>
      </w:divBdr>
    </w:div>
    <w:div w:id="1817724090">
      <w:bodyDiv w:val="1"/>
      <w:marLeft w:val="0"/>
      <w:marRight w:val="0"/>
      <w:marTop w:val="0"/>
      <w:marBottom w:val="0"/>
      <w:divBdr>
        <w:top w:val="none" w:sz="0" w:space="0" w:color="auto"/>
        <w:left w:val="none" w:sz="0" w:space="0" w:color="auto"/>
        <w:bottom w:val="none" w:sz="0" w:space="0" w:color="auto"/>
        <w:right w:val="none" w:sz="0" w:space="0" w:color="auto"/>
      </w:divBdr>
    </w:div>
    <w:div w:id="1820226413">
      <w:bodyDiv w:val="1"/>
      <w:marLeft w:val="0"/>
      <w:marRight w:val="0"/>
      <w:marTop w:val="0"/>
      <w:marBottom w:val="0"/>
      <w:divBdr>
        <w:top w:val="none" w:sz="0" w:space="0" w:color="auto"/>
        <w:left w:val="none" w:sz="0" w:space="0" w:color="auto"/>
        <w:bottom w:val="none" w:sz="0" w:space="0" w:color="auto"/>
        <w:right w:val="none" w:sz="0" w:space="0" w:color="auto"/>
      </w:divBdr>
    </w:div>
    <w:div w:id="1822505787">
      <w:bodyDiv w:val="1"/>
      <w:marLeft w:val="0"/>
      <w:marRight w:val="0"/>
      <w:marTop w:val="0"/>
      <w:marBottom w:val="0"/>
      <w:divBdr>
        <w:top w:val="none" w:sz="0" w:space="0" w:color="auto"/>
        <w:left w:val="none" w:sz="0" w:space="0" w:color="auto"/>
        <w:bottom w:val="none" w:sz="0" w:space="0" w:color="auto"/>
        <w:right w:val="none" w:sz="0" w:space="0" w:color="auto"/>
      </w:divBdr>
    </w:div>
    <w:div w:id="1823883695">
      <w:bodyDiv w:val="1"/>
      <w:marLeft w:val="0"/>
      <w:marRight w:val="0"/>
      <w:marTop w:val="0"/>
      <w:marBottom w:val="0"/>
      <w:divBdr>
        <w:top w:val="none" w:sz="0" w:space="0" w:color="auto"/>
        <w:left w:val="none" w:sz="0" w:space="0" w:color="auto"/>
        <w:bottom w:val="none" w:sz="0" w:space="0" w:color="auto"/>
        <w:right w:val="none" w:sz="0" w:space="0" w:color="auto"/>
      </w:divBdr>
    </w:div>
    <w:div w:id="1824079459">
      <w:bodyDiv w:val="1"/>
      <w:marLeft w:val="0"/>
      <w:marRight w:val="0"/>
      <w:marTop w:val="0"/>
      <w:marBottom w:val="0"/>
      <w:divBdr>
        <w:top w:val="none" w:sz="0" w:space="0" w:color="auto"/>
        <w:left w:val="none" w:sz="0" w:space="0" w:color="auto"/>
        <w:bottom w:val="none" w:sz="0" w:space="0" w:color="auto"/>
        <w:right w:val="none" w:sz="0" w:space="0" w:color="auto"/>
      </w:divBdr>
    </w:div>
    <w:div w:id="1825391968">
      <w:bodyDiv w:val="1"/>
      <w:marLeft w:val="0"/>
      <w:marRight w:val="0"/>
      <w:marTop w:val="0"/>
      <w:marBottom w:val="0"/>
      <w:divBdr>
        <w:top w:val="none" w:sz="0" w:space="0" w:color="auto"/>
        <w:left w:val="none" w:sz="0" w:space="0" w:color="auto"/>
        <w:bottom w:val="none" w:sz="0" w:space="0" w:color="auto"/>
        <w:right w:val="none" w:sz="0" w:space="0" w:color="auto"/>
      </w:divBdr>
    </w:div>
    <w:div w:id="1830320517">
      <w:bodyDiv w:val="1"/>
      <w:marLeft w:val="0"/>
      <w:marRight w:val="0"/>
      <w:marTop w:val="0"/>
      <w:marBottom w:val="0"/>
      <w:divBdr>
        <w:top w:val="none" w:sz="0" w:space="0" w:color="auto"/>
        <w:left w:val="none" w:sz="0" w:space="0" w:color="auto"/>
        <w:bottom w:val="none" w:sz="0" w:space="0" w:color="auto"/>
        <w:right w:val="none" w:sz="0" w:space="0" w:color="auto"/>
      </w:divBdr>
    </w:div>
    <w:div w:id="1837913370">
      <w:bodyDiv w:val="1"/>
      <w:marLeft w:val="0"/>
      <w:marRight w:val="0"/>
      <w:marTop w:val="0"/>
      <w:marBottom w:val="0"/>
      <w:divBdr>
        <w:top w:val="none" w:sz="0" w:space="0" w:color="auto"/>
        <w:left w:val="none" w:sz="0" w:space="0" w:color="auto"/>
        <w:bottom w:val="none" w:sz="0" w:space="0" w:color="auto"/>
        <w:right w:val="none" w:sz="0" w:space="0" w:color="auto"/>
      </w:divBdr>
    </w:div>
    <w:div w:id="1839736884">
      <w:bodyDiv w:val="1"/>
      <w:marLeft w:val="0"/>
      <w:marRight w:val="0"/>
      <w:marTop w:val="0"/>
      <w:marBottom w:val="0"/>
      <w:divBdr>
        <w:top w:val="none" w:sz="0" w:space="0" w:color="auto"/>
        <w:left w:val="none" w:sz="0" w:space="0" w:color="auto"/>
        <w:bottom w:val="none" w:sz="0" w:space="0" w:color="auto"/>
        <w:right w:val="none" w:sz="0" w:space="0" w:color="auto"/>
      </w:divBdr>
    </w:div>
    <w:div w:id="1840002451">
      <w:bodyDiv w:val="1"/>
      <w:marLeft w:val="0"/>
      <w:marRight w:val="0"/>
      <w:marTop w:val="0"/>
      <w:marBottom w:val="0"/>
      <w:divBdr>
        <w:top w:val="none" w:sz="0" w:space="0" w:color="auto"/>
        <w:left w:val="none" w:sz="0" w:space="0" w:color="auto"/>
        <w:bottom w:val="none" w:sz="0" w:space="0" w:color="auto"/>
        <w:right w:val="none" w:sz="0" w:space="0" w:color="auto"/>
      </w:divBdr>
    </w:div>
    <w:div w:id="1849176260">
      <w:bodyDiv w:val="1"/>
      <w:marLeft w:val="0"/>
      <w:marRight w:val="0"/>
      <w:marTop w:val="0"/>
      <w:marBottom w:val="0"/>
      <w:divBdr>
        <w:top w:val="none" w:sz="0" w:space="0" w:color="auto"/>
        <w:left w:val="none" w:sz="0" w:space="0" w:color="auto"/>
        <w:bottom w:val="none" w:sz="0" w:space="0" w:color="auto"/>
        <w:right w:val="none" w:sz="0" w:space="0" w:color="auto"/>
      </w:divBdr>
    </w:div>
    <w:div w:id="1853717491">
      <w:bodyDiv w:val="1"/>
      <w:marLeft w:val="0"/>
      <w:marRight w:val="0"/>
      <w:marTop w:val="0"/>
      <w:marBottom w:val="0"/>
      <w:divBdr>
        <w:top w:val="none" w:sz="0" w:space="0" w:color="auto"/>
        <w:left w:val="none" w:sz="0" w:space="0" w:color="auto"/>
        <w:bottom w:val="none" w:sz="0" w:space="0" w:color="auto"/>
        <w:right w:val="none" w:sz="0" w:space="0" w:color="auto"/>
      </w:divBdr>
    </w:div>
    <w:div w:id="1862937536">
      <w:bodyDiv w:val="1"/>
      <w:marLeft w:val="0"/>
      <w:marRight w:val="0"/>
      <w:marTop w:val="0"/>
      <w:marBottom w:val="0"/>
      <w:divBdr>
        <w:top w:val="none" w:sz="0" w:space="0" w:color="auto"/>
        <w:left w:val="none" w:sz="0" w:space="0" w:color="auto"/>
        <w:bottom w:val="none" w:sz="0" w:space="0" w:color="auto"/>
        <w:right w:val="none" w:sz="0" w:space="0" w:color="auto"/>
      </w:divBdr>
    </w:div>
    <w:div w:id="1867064106">
      <w:bodyDiv w:val="1"/>
      <w:marLeft w:val="0"/>
      <w:marRight w:val="0"/>
      <w:marTop w:val="0"/>
      <w:marBottom w:val="0"/>
      <w:divBdr>
        <w:top w:val="none" w:sz="0" w:space="0" w:color="auto"/>
        <w:left w:val="none" w:sz="0" w:space="0" w:color="auto"/>
        <w:bottom w:val="none" w:sz="0" w:space="0" w:color="auto"/>
        <w:right w:val="none" w:sz="0" w:space="0" w:color="auto"/>
      </w:divBdr>
    </w:div>
    <w:div w:id="1867598934">
      <w:bodyDiv w:val="1"/>
      <w:marLeft w:val="0"/>
      <w:marRight w:val="0"/>
      <w:marTop w:val="0"/>
      <w:marBottom w:val="0"/>
      <w:divBdr>
        <w:top w:val="none" w:sz="0" w:space="0" w:color="auto"/>
        <w:left w:val="none" w:sz="0" w:space="0" w:color="auto"/>
        <w:bottom w:val="none" w:sz="0" w:space="0" w:color="auto"/>
        <w:right w:val="none" w:sz="0" w:space="0" w:color="auto"/>
      </w:divBdr>
    </w:div>
    <w:div w:id="1869836686">
      <w:bodyDiv w:val="1"/>
      <w:marLeft w:val="0"/>
      <w:marRight w:val="0"/>
      <w:marTop w:val="0"/>
      <w:marBottom w:val="0"/>
      <w:divBdr>
        <w:top w:val="none" w:sz="0" w:space="0" w:color="auto"/>
        <w:left w:val="none" w:sz="0" w:space="0" w:color="auto"/>
        <w:bottom w:val="none" w:sz="0" w:space="0" w:color="auto"/>
        <w:right w:val="none" w:sz="0" w:space="0" w:color="auto"/>
      </w:divBdr>
    </w:div>
    <w:div w:id="1873956300">
      <w:bodyDiv w:val="1"/>
      <w:marLeft w:val="0"/>
      <w:marRight w:val="0"/>
      <w:marTop w:val="0"/>
      <w:marBottom w:val="0"/>
      <w:divBdr>
        <w:top w:val="none" w:sz="0" w:space="0" w:color="auto"/>
        <w:left w:val="none" w:sz="0" w:space="0" w:color="auto"/>
        <w:bottom w:val="none" w:sz="0" w:space="0" w:color="auto"/>
        <w:right w:val="none" w:sz="0" w:space="0" w:color="auto"/>
      </w:divBdr>
    </w:div>
    <w:div w:id="1880437412">
      <w:bodyDiv w:val="1"/>
      <w:marLeft w:val="0"/>
      <w:marRight w:val="0"/>
      <w:marTop w:val="0"/>
      <w:marBottom w:val="0"/>
      <w:divBdr>
        <w:top w:val="none" w:sz="0" w:space="0" w:color="auto"/>
        <w:left w:val="none" w:sz="0" w:space="0" w:color="auto"/>
        <w:bottom w:val="none" w:sz="0" w:space="0" w:color="auto"/>
        <w:right w:val="none" w:sz="0" w:space="0" w:color="auto"/>
      </w:divBdr>
    </w:div>
    <w:div w:id="1883514876">
      <w:bodyDiv w:val="1"/>
      <w:marLeft w:val="0"/>
      <w:marRight w:val="0"/>
      <w:marTop w:val="0"/>
      <w:marBottom w:val="0"/>
      <w:divBdr>
        <w:top w:val="none" w:sz="0" w:space="0" w:color="auto"/>
        <w:left w:val="none" w:sz="0" w:space="0" w:color="auto"/>
        <w:bottom w:val="none" w:sz="0" w:space="0" w:color="auto"/>
        <w:right w:val="none" w:sz="0" w:space="0" w:color="auto"/>
      </w:divBdr>
    </w:div>
    <w:div w:id="1883594050">
      <w:bodyDiv w:val="1"/>
      <w:marLeft w:val="0"/>
      <w:marRight w:val="0"/>
      <w:marTop w:val="0"/>
      <w:marBottom w:val="0"/>
      <w:divBdr>
        <w:top w:val="none" w:sz="0" w:space="0" w:color="auto"/>
        <w:left w:val="none" w:sz="0" w:space="0" w:color="auto"/>
        <w:bottom w:val="none" w:sz="0" w:space="0" w:color="auto"/>
        <w:right w:val="none" w:sz="0" w:space="0" w:color="auto"/>
      </w:divBdr>
    </w:div>
    <w:div w:id="1891574877">
      <w:bodyDiv w:val="1"/>
      <w:marLeft w:val="0"/>
      <w:marRight w:val="0"/>
      <w:marTop w:val="0"/>
      <w:marBottom w:val="0"/>
      <w:divBdr>
        <w:top w:val="none" w:sz="0" w:space="0" w:color="auto"/>
        <w:left w:val="none" w:sz="0" w:space="0" w:color="auto"/>
        <w:bottom w:val="none" w:sz="0" w:space="0" w:color="auto"/>
        <w:right w:val="none" w:sz="0" w:space="0" w:color="auto"/>
      </w:divBdr>
    </w:div>
    <w:div w:id="1892225422">
      <w:bodyDiv w:val="1"/>
      <w:marLeft w:val="0"/>
      <w:marRight w:val="0"/>
      <w:marTop w:val="0"/>
      <w:marBottom w:val="0"/>
      <w:divBdr>
        <w:top w:val="none" w:sz="0" w:space="0" w:color="auto"/>
        <w:left w:val="none" w:sz="0" w:space="0" w:color="auto"/>
        <w:bottom w:val="none" w:sz="0" w:space="0" w:color="auto"/>
        <w:right w:val="none" w:sz="0" w:space="0" w:color="auto"/>
      </w:divBdr>
    </w:div>
    <w:div w:id="1893998684">
      <w:bodyDiv w:val="1"/>
      <w:marLeft w:val="0"/>
      <w:marRight w:val="0"/>
      <w:marTop w:val="0"/>
      <w:marBottom w:val="0"/>
      <w:divBdr>
        <w:top w:val="none" w:sz="0" w:space="0" w:color="auto"/>
        <w:left w:val="none" w:sz="0" w:space="0" w:color="auto"/>
        <w:bottom w:val="none" w:sz="0" w:space="0" w:color="auto"/>
        <w:right w:val="none" w:sz="0" w:space="0" w:color="auto"/>
      </w:divBdr>
    </w:div>
    <w:div w:id="1894077795">
      <w:bodyDiv w:val="1"/>
      <w:marLeft w:val="0"/>
      <w:marRight w:val="0"/>
      <w:marTop w:val="0"/>
      <w:marBottom w:val="0"/>
      <w:divBdr>
        <w:top w:val="none" w:sz="0" w:space="0" w:color="auto"/>
        <w:left w:val="none" w:sz="0" w:space="0" w:color="auto"/>
        <w:bottom w:val="none" w:sz="0" w:space="0" w:color="auto"/>
        <w:right w:val="none" w:sz="0" w:space="0" w:color="auto"/>
      </w:divBdr>
    </w:div>
    <w:div w:id="1910967071">
      <w:bodyDiv w:val="1"/>
      <w:marLeft w:val="0"/>
      <w:marRight w:val="0"/>
      <w:marTop w:val="0"/>
      <w:marBottom w:val="0"/>
      <w:divBdr>
        <w:top w:val="none" w:sz="0" w:space="0" w:color="auto"/>
        <w:left w:val="none" w:sz="0" w:space="0" w:color="auto"/>
        <w:bottom w:val="none" w:sz="0" w:space="0" w:color="auto"/>
        <w:right w:val="none" w:sz="0" w:space="0" w:color="auto"/>
      </w:divBdr>
    </w:div>
    <w:div w:id="1911308057">
      <w:bodyDiv w:val="1"/>
      <w:marLeft w:val="0"/>
      <w:marRight w:val="0"/>
      <w:marTop w:val="0"/>
      <w:marBottom w:val="0"/>
      <w:divBdr>
        <w:top w:val="none" w:sz="0" w:space="0" w:color="auto"/>
        <w:left w:val="none" w:sz="0" w:space="0" w:color="auto"/>
        <w:bottom w:val="none" w:sz="0" w:space="0" w:color="auto"/>
        <w:right w:val="none" w:sz="0" w:space="0" w:color="auto"/>
      </w:divBdr>
    </w:div>
    <w:div w:id="1912235018">
      <w:bodyDiv w:val="1"/>
      <w:marLeft w:val="0"/>
      <w:marRight w:val="0"/>
      <w:marTop w:val="0"/>
      <w:marBottom w:val="0"/>
      <w:divBdr>
        <w:top w:val="none" w:sz="0" w:space="0" w:color="auto"/>
        <w:left w:val="none" w:sz="0" w:space="0" w:color="auto"/>
        <w:bottom w:val="none" w:sz="0" w:space="0" w:color="auto"/>
        <w:right w:val="none" w:sz="0" w:space="0" w:color="auto"/>
      </w:divBdr>
    </w:div>
    <w:div w:id="1915159363">
      <w:bodyDiv w:val="1"/>
      <w:marLeft w:val="0"/>
      <w:marRight w:val="0"/>
      <w:marTop w:val="0"/>
      <w:marBottom w:val="0"/>
      <w:divBdr>
        <w:top w:val="none" w:sz="0" w:space="0" w:color="auto"/>
        <w:left w:val="none" w:sz="0" w:space="0" w:color="auto"/>
        <w:bottom w:val="none" w:sz="0" w:space="0" w:color="auto"/>
        <w:right w:val="none" w:sz="0" w:space="0" w:color="auto"/>
      </w:divBdr>
    </w:div>
    <w:div w:id="1918587546">
      <w:bodyDiv w:val="1"/>
      <w:marLeft w:val="0"/>
      <w:marRight w:val="0"/>
      <w:marTop w:val="0"/>
      <w:marBottom w:val="0"/>
      <w:divBdr>
        <w:top w:val="none" w:sz="0" w:space="0" w:color="auto"/>
        <w:left w:val="none" w:sz="0" w:space="0" w:color="auto"/>
        <w:bottom w:val="none" w:sz="0" w:space="0" w:color="auto"/>
        <w:right w:val="none" w:sz="0" w:space="0" w:color="auto"/>
      </w:divBdr>
    </w:div>
    <w:div w:id="1918663261">
      <w:bodyDiv w:val="1"/>
      <w:marLeft w:val="0"/>
      <w:marRight w:val="0"/>
      <w:marTop w:val="0"/>
      <w:marBottom w:val="0"/>
      <w:divBdr>
        <w:top w:val="none" w:sz="0" w:space="0" w:color="auto"/>
        <w:left w:val="none" w:sz="0" w:space="0" w:color="auto"/>
        <w:bottom w:val="none" w:sz="0" w:space="0" w:color="auto"/>
        <w:right w:val="none" w:sz="0" w:space="0" w:color="auto"/>
      </w:divBdr>
    </w:div>
    <w:div w:id="1922786116">
      <w:bodyDiv w:val="1"/>
      <w:marLeft w:val="0"/>
      <w:marRight w:val="0"/>
      <w:marTop w:val="0"/>
      <w:marBottom w:val="0"/>
      <w:divBdr>
        <w:top w:val="none" w:sz="0" w:space="0" w:color="auto"/>
        <w:left w:val="none" w:sz="0" w:space="0" w:color="auto"/>
        <w:bottom w:val="none" w:sz="0" w:space="0" w:color="auto"/>
        <w:right w:val="none" w:sz="0" w:space="0" w:color="auto"/>
      </w:divBdr>
    </w:div>
    <w:div w:id="1933859605">
      <w:bodyDiv w:val="1"/>
      <w:marLeft w:val="0"/>
      <w:marRight w:val="0"/>
      <w:marTop w:val="0"/>
      <w:marBottom w:val="0"/>
      <w:divBdr>
        <w:top w:val="none" w:sz="0" w:space="0" w:color="auto"/>
        <w:left w:val="none" w:sz="0" w:space="0" w:color="auto"/>
        <w:bottom w:val="none" w:sz="0" w:space="0" w:color="auto"/>
        <w:right w:val="none" w:sz="0" w:space="0" w:color="auto"/>
      </w:divBdr>
    </w:div>
    <w:div w:id="1933972977">
      <w:bodyDiv w:val="1"/>
      <w:marLeft w:val="0"/>
      <w:marRight w:val="0"/>
      <w:marTop w:val="0"/>
      <w:marBottom w:val="0"/>
      <w:divBdr>
        <w:top w:val="none" w:sz="0" w:space="0" w:color="auto"/>
        <w:left w:val="none" w:sz="0" w:space="0" w:color="auto"/>
        <w:bottom w:val="none" w:sz="0" w:space="0" w:color="auto"/>
        <w:right w:val="none" w:sz="0" w:space="0" w:color="auto"/>
      </w:divBdr>
    </w:div>
    <w:div w:id="1934824085">
      <w:bodyDiv w:val="1"/>
      <w:marLeft w:val="0"/>
      <w:marRight w:val="0"/>
      <w:marTop w:val="0"/>
      <w:marBottom w:val="0"/>
      <w:divBdr>
        <w:top w:val="none" w:sz="0" w:space="0" w:color="auto"/>
        <w:left w:val="none" w:sz="0" w:space="0" w:color="auto"/>
        <w:bottom w:val="none" w:sz="0" w:space="0" w:color="auto"/>
        <w:right w:val="none" w:sz="0" w:space="0" w:color="auto"/>
      </w:divBdr>
    </w:div>
    <w:div w:id="1935168356">
      <w:bodyDiv w:val="1"/>
      <w:marLeft w:val="0"/>
      <w:marRight w:val="0"/>
      <w:marTop w:val="0"/>
      <w:marBottom w:val="0"/>
      <w:divBdr>
        <w:top w:val="none" w:sz="0" w:space="0" w:color="auto"/>
        <w:left w:val="none" w:sz="0" w:space="0" w:color="auto"/>
        <w:bottom w:val="none" w:sz="0" w:space="0" w:color="auto"/>
        <w:right w:val="none" w:sz="0" w:space="0" w:color="auto"/>
      </w:divBdr>
    </w:div>
    <w:div w:id="1940018700">
      <w:bodyDiv w:val="1"/>
      <w:marLeft w:val="0"/>
      <w:marRight w:val="0"/>
      <w:marTop w:val="0"/>
      <w:marBottom w:val="0"/>
      <w:divBdr>
        <w:top w:val="none" w:sz="0" w:space="0" w:color="auto"/>
        <w:left w:val="none" w:sz="0" w:space="0" w:color="auto"/>
        <w:bottom w:val="none" w:sz="0" w:space="0" w:color="auto"/>
        <w:right w:val="none" w:sz="0" w:space="0" w:color="auto"/>
      </w:divBdr>
    </w:div>
    <w:div w:id="1943763073">
      <w:bodyDiv w:val="1"/>
      <w:marLeft w:val="0"/>
      <w:marRight w:val="0"/>
      <w:marTop w:val="0"/>
      <w:marBottom w:val="0"/>
      <w:divBdr>
        <w:top w:val="none" w:sz="0" w:space="0" w:color="auto"/>
        <w:left w:val="none" w:sz="0" w:space="0" w:color="auto"/>
        <w:bottom w:val="none" w:sz="0" w:space="0" w:color="auto"/>
        <w:right w:val="none" w:sz="0" w:space="0" w:color="auto"/>
      </w:divBdr>
    </w:div>
    <w:div w:id="1946576130">
      <w:bodyDiv w:val="1"/>
      <w:marLeft w:val="0"/>
      <w:marRight w:val="0"/>
      <w:marTop w:val="0"/>
      <w:marBottom w:val="0"/>
      <w:divBdr>
        <w:top w:val="none" w:sz="0" w:space="0" w:color="auto"/>
        <w:left w:val="none" w:sz="0" w:space="0" w:color="auto"/>
        <w:bottom w:val="none" w:sz="0" w:space="0" w:color="auto"/>
        <w:right w:val="none" w:sz="0" w:space="0" w:color="auto"/>
      </w:divBdr>
    </w:div>
    <w:div w:id="1948658942">
      <w:bodyDiv w:val="1"/>
      <w:marLeft w:val="0"/>
      <w:marRight w:val="0"/>
      <w:marTop w:val="0"/>
      <w:marBottom w:val="0"/>
      <w:divBdr>
        <w:top w:val="none" w:sz="0" w:space="0" w:color="auto"/>
        <w:left w:val="none" w:sz="0" w:space="0" w:color="auto"/>
        <w:bottom w:val="none" w:sz="0" w:space="0" w:color="auto"/>
        <w:right w:val="none" w:sz="0" w:space="0" w:color="auto"/>
      </w:divBdr>
    </w:div>
    <w:div w:id="1951929446">
      <w:bodyDiv w:val="1"/>
      <w:marLeft w:val="0"/>
      <w:marRight w:val="0"/>
      <w:marTop w:val="0"/>
      <w:marBottom w:val="0"/>
      <w:divBdr>
        <w:top w:val="none" w:sz="0" w:space="0" w:color="auto"/>
        <w:left w:val="none" w:sz="0" w:space="0" w:color="auto"/>
        <w:bottom w:val="none" w:sz="0" w:space="0" w:color="auto"/>
        <w:right w:val="none" w:sz="0" w:space="0" w:color="auto"/>
      </w:divBdr>
    </w:div>
    <w:div w:id="1952667360">
      <w:bodyDiv w:val="1"/>
      <w:marLeft w:val="0"/>
      <w:marRight w:val="0"/>
      <w:marTop w:val="0"/>
      <w:marBottom w:val="0"/>
      <w:divBdr>
        <w:top w:val="none" w:sz="0" w:space="0" w:color="auto"/>
        <w:left w:val="none" w:sz="0" w:space="0" w:color="auto"/>
        <w:bottom w:val="none" w:sz="0" w:space="0" w:color="auto"/>
        <w:right w:val="none" w:sz="0" w:space="0" w:color="auto"/>
      </w:divBdr>
    </w:div>
    <w:div w:id="1954633420">
      <w:bodyDiv w:val="1"/>
      <w:marLeft w:val="0"/>
      <w:marRight w:val="0"/>
      <w:marTop w:val="0"/>
      <w:marBottom w:val="0"/>
      <w:divBdr>
        <w:top w:val="none" w:sz="0" w:space="0" w:color="auto"/>
        <w:left w:val="none" w:sz="0" w:space="0" w:color="auto"/>
        <w:bottom w:val="none" w:sz="0" w:space="0" w:color="auto"/>
        <w:right w:val="none" w:sz="0" w:space="0" w:color="auto"/>
      </w:divBdr>
    </w:div>
    <w:div w:id="1954749844">
      <w:bodyDiv w:val="1"/>
      <w:marLeft w:val="0"/>
      <w:marRight w:val="0"/>
      <w:marTop w:val="0"/>
      <w:marBottom w:val="0"/>
      <w:divBdr>
        <w:top w:val="none" w:sz="0" w:space="0" w:color="auto"/>
        <w:left w:val="none" w:sz="0" w:space="0" w:color="auto"/>
        <w:bottom w:val="none" w:sz="0" w:space="0" w:color="auto"/>
        <w:right w:val="none" w:sz="0" w:space="0" w:color="auto"/>
      </w:divBdr>
    </w:div>
    <w:div w:id="1956205961">
      <w:bodyDiv w:val="1"/>
      <w:marLeft w:val="0"/>
      <w:marRight w:val="0"/>
      <w:marTop w:val="0"/>
      <w:marBottom w:val="0"/>
      <w:divBdr>
        <w:top w:val="none" w:sz="0" w:space="0" w:color="auto"/>
        <w:left w:val="none" w:sz="0" w:space="0" w:color="auto"/>
        <w:bottom w:val="none" w:sz="0" w:space="0" w:color="auto"/>
        <w:right w:val="none" w:sz="0" w:space="0" w:color="auto"/>
      </w:divBdr>
    </w:div>
    <w:div w:id="1960337295">
      <w:bodyDiv w:val="1"/>
      <w:marLeft w:val="0"/>
      <w:marRight w:val="0"/>
      <w:marTop w:val="0"/>
      <w:marBottom w:val="0"/>
      <w:divBdr>
        <w:top w:val="none" w:sz="0" w:space="0" w:color="auto"/>
        <w:left w:val="none" w:sz="0" w:space="0" w:color="auto"/>
        <w:bottom w:val="none" w:sz="0" w:space="0" w:color="auto"/>
        <w:right w:val="none" w:sz="0" w:space="0" w:color="auto"/>
      </w:divBdr>
    </w:div>
    <w:div w:id="1962296235">
      <w:bodyDiv w:val="1"/>
      <w:marLeft w:val="0"/>
      <w:marRight w:val="0"/>
      <w:marTop w:val="0"/>
      <w:marBottom w:val="0"/>
      <w:divBdr>
        <w:top w:val="none" w:sz="0" w:space="0" w:color="auto"/>
        <w:left w:val="none" w:sz="0" w:space="0" w:color="auto"/>
        <w:bottom w:val="none" w:sz="0" w:space="0" w:color="auto"/>
        <w:right w:val="none" w:sz="0" w:space="0" w:color="auto"/>
      </w:divBdr>
    </w:div>
    <w:div w:id="1965041580">
      <w:bodyDiv w:val="1"/>
      <w:marLeft w:val="0"/>
      <w:marRight w:val="0"/>
      <w:marTop w:val="0"/>
      <w:marBottom w:val="0"/>
      <w:divBdr>
        <w:top w:val="none" w:sz="0" w:space="0" w:color="auto"/>
        <w:left w:val="none" w:sz="0" w:space="0" w:color="auto"/>
        <w:bottom w:val="none" w:sz="0" w:space="0" w:color="auto"/>
        <w:right w:val="none" w:sz="0" w:space="0" w:color="auto"/>
      </w:divBdr>
    </w:div>
    <w:div w:id="1968244706">
      <w:bodyDiv w:val="1"/>
      <w:marLeft w:val="0"/>
      <w:marRight w:val="0"/>
      <w:marTop w:val="0"/>
      <w:marBottom w:val="0"/>
      <w:divBdr>
        <w:top w:val="none" w:sz="0" w:space="0" w:color="auto"/>
        <w:left w:val="none" w:sz="0" w:space="0" w:color="auto"/>
        <w:bottom w:val="none" w:sz="0" w:space="0" w:color="auto"/>
        <w:right w:val="none" w:sz="0" w:space="0" w:color="auto"/>
      </w:divBdr>
    </w:div>
    <w:div w:id="1983075583">
      <w:bodyDiv w:val="1"/>
      <w:marLeft w:val="0"/>
      <w:marRight w:val="0"/>
      <w:marTop w:val="0"/>
      <w:marBottom w:val="0"/>
      <w:divBdr>
        <w:top w:val="none" w:sz="0" w:space="0" w:color="auto"/>
        <w:left w:val="none" w:sz="0" w:space="0" w:color="auto"/>
        <w:bottom w:val="none" w:sz="0" w:space="0" w:color="auto"/>
        <w:right w:val="none" w:sz="0" w:space="0" w:color="auto"/>
      </w:divBdr>
    </w:div>
    <w:div w:id="1985426162">
      <w:bodyDiv w:val="1"/>
      <w:marLeft w:val="0"/>
      <w:marRight w:val="0"/>
      <w:marTop w:val="0"/>
      <w:marBottom w:val="0"/>
      <w:divBdr>
        <w:top w:val="none" w:sz="0" w:space="0" w:color="auto"/>
        <w:left w:val="none" w:sz="0" w:space="0" w:color="auto"/>
        <w:bottom w:val="none" w:sz="0" w:space="0" w:color="auto"/>
        <w:right w:val="none" w:sz="0" w:space="0" w:color="auto"/>
      </w:divBdr>
    </w:div>
    <w:div w:id="1987314424">
      <w:bodyDiv w:val="1"/>
      <w:marLeft w:val="0"/>
      <w:marRight w:val="0"/>
      <w:marTop w:val="0"/>
      <w:marBottom w:val="0"/>
      <w:divBdr>
        <w:top w:val="none" w:sz="0" w:space="0" w:color="auto"/>
        <w:left w:val="none" w:sz="0" w:space="0" w:color="auto"/>
        <w:bottom w:val="none" w:sz="0" w:space="0" w:color="auto"/>
        <w:right w:val="none" w:sz="0" w:space="0" w:color="auto"/>
      </w:divBdr>
    </w:div>
    <w:div w:id="1989702732">
      <w:bodyDiv w:val="1"/>
      <w:marLeft w:val="0"/>
      <w:marRight w:val="0"/>
      <w:marTop w:val="0"/>
      <w:marBottom w:val="0"/>
      <w:divBdr>
        <w:top w:val="none" w:sz="0" w:space="0" w:color="auto"/>
        <w:left w:val="none" w:sz="0" w:space="0" w:color="auto"/>
        <w:bottom w:val="none" w:sz="0" w:space="0" w:color="auto"/>
        <w:right w:val="none" w:sz="0" w:space="0" w:color="auto"/>
      </w:divBdr>
    </w:div>
    <w:div w:id="1993017602">
      <w:bodyDiv w:val="1"/>
      <w:marLeft w:val="0"/>
      <w:marRight w:val="0"/>
      <w:marTop w:val="0"/>
      <w:marBottom w:val="0"/>
      <w:divBdr>
        <w:top w:val="none" w:sz="0" w:space="0" w:color="auto"/>
        <w:left w:val="none" w:sz="0" w:space="0" w:color="auto"/>
        <w:bottom w:val="none" w:sz="0" w:space="0" w:color="auto"/>
        <w:right w:val="none" w:sz="0" w:space="0" w:color="auto"/>
      </w:divBdr>
    </w:div>
    <w:div w:id="1995140479">
      <w:bodyDiv w:val="1"/>
      <w:marLeft w:val="0"/>
      <w:marRight w:val="0"/>
      <w:marTop w:val="0"/>
      <w:marBottom w:val="0"/>
      <w:divBdr>
        <w:top w:val="none" w:sz="0" w:space="0" w:color="auto"/>
        <w:left w:val="none" w:sz="0" w:space="0" w:color="auto"/>
        <w:bottom w:val="none" w:sz="0" w:space="0" w:color="auto"/>
        <w:right w:val="none" w:sz="0" w:space="0" w:color="auto"/>
      </w:divBdr>
    </w:div>
    <w:div w:id="1996259236">
      <w:bodyDiv w:val="1"/>
      <w:marLeft w:val="0"/>
      <w:marRight w:val="0"/>
      <w:marTop w:val="0"/>
      <w:marBottom w:val="0"/>
      <w:divBdr>
        <w:top w:val="none" w:sz="0" w:space="0" w:color="auto"/>
        <w:left w:val="none" w:sz="0" w:space="0" w:color="auto"/>
        <w:bottom w:val="none" w:sz="0" w:space="0" w:color="auto"/>
        <w:right w:val="none" w:sz="0" w:space="0" w:color="auto"/>
      </w:divBdr>
    </w:div>
    <w:div w:id="1999652839">
      <w:bodyDiv w:val="1"/>
      <w:marLeft w:val="0"/>
      <w:marRight w:val="0"/>
      <w:marTop w:val="0"/>
      <w:marBottom w:val="0"/>
      <w:divBdr>
        <w:top w:val="none" w:sz="0" w:space="0" w:color="auto"/>
        <w:left w:val="none" w:sz="0" w:space="0" w:color="auto"/>
        <w:bottom w:val="none" w:sz="0" w:space="0" w:color="auto"/>
        <w:right w:val="none" w:sz="0" w:space="0" w:color="auto"/>
      </w:divBdr>
    </w:div>
    <w:div w:id="2002806184">
      <w:bodyDiv w:val="1"/>
      <w:marLeft w:val="0"/>
      <w:marRight w:val="0"/>
      <w:marTop w:val="0"/>
      <w:marBottom w:val="0"/>
      <w:divBdr>
        <w:top w:val="none" w:sz="0" w:space="0" w:color="auto"/>
        <w:left w:val="none" w:sz="0" w:space="0" w:color="auto"/>
        <w:bottom w:val="none" w:sz="0" w:space="0" w:color="auto"/>
        <w:right w:val="none" w:sz="0" w:space="0" w:color="auto"/>
      </w:divBdr>
    </w:div>
    <w:div w:id="2007705307">
      <w:bodyDiv w:val="1"/>
      <w:marLeft w:val="0"/>
      <w:marRight w:val="0"/>
      <w:marTop w:val="0"/>
      <w:marBottom w:val="0"/>
      <w:divBdr>
        <w:top w:val="none" w:sz="0" w:space="0" w:color="auto"/>
        <w:left w:val="none" w:sz="0" w:space="0" w:color="auto"/>
        <w:bottom w:val="none" w:sz="0" w:space="0" w:color="auto"/>
        <w:right w:val="none" w:sz="0" w:space="0" w:color="auto"/>
      </w:divBdr>
    </w:div>
    <w:div w:id="2022537939">
      <w:bodyDiv w:val="1"/>
      <w:marLeft w:val="0"/>
      <w:marRight w:val="0"/>
      <w:marTop w:val="0"/>
      <w:marBottom w:val="0"/>
      <w:divBdr>
        <w:top w:val="none" w:sz="0" w:space="0" w:color="auto"/>
        <w:left w:val="none" w:sz="0" w:space="0" w:color="auto"/>
        <w:bottom w:val="none" w:sz="0" w:space="0" w:color="auto"/>
        <w:right w:val="none" w:sz="0" w:space="0" w:color="auto"/>
      </w:divBdr>
    </w:div>
    <w:div w:id="2029528646">
      <w:bodyDiv w:val="1"/>
      <w:marLeft w:val="0"/>
      <w:marRight w:val="0"/>
      <w:marTop w:val="0"/>
      <w:marBottom w:val="0"/>
      <w:divBdr>
        <w:top w:val="none" w:sz="0" w:space="0" w:color="auto"/>
        <w:left w:val="none" w:sz="0" w:space="0" w:color="auto"/>
        <w:bottom w:val="none" w:sz="0" w:space="0" w:color="auto"/>
        <w:right w:val="none" w:sz="0" w:space="0" w:color="auto"/>
      </w:divBdr>
    </w:div>
    <w:div w:id="2031446758">
      <w:bodyDiv w:val="1"/>
      <w:marLeft w:val="0"/>
      <w:marRight w:val="0"/>
      <w:marTop w:val="0"/>
      <w:marBottom w:val="0"/>
      <w:divBdr>
        <w:top w:val="none" w:sz="0" w:space="0" w:color="auto"/>
        <w:left w:val="none" w:sz="0" w:space="0" w:color="auto"/>
        <w:bottom w:val="none" w:sz="0" w:space="0" w:color="auto"/>
        <w:right w:val="none" w:sz="0" w:space="0" w:color="auto"/>
      </w:divBdr>
    </w:div>
    <w:div w:id="2036686634">
      <w:bodyDiv w:val="1"/>
      <w:marLeft w:val="0"/>
      <w:marRight w:val="0"/>
      <w:marTop w:val="0"/>
      <w:marBottom w:val="0"/>
      <w:divBdr>
        <w:top w:val="none" w:sz="0" w:space="0" w:color="auto"/>
        <w:left w:val="none" w:sz="0" w:space="0" w:color="auto"/>
        <w:bottom w:val="none" w:sz="0" w:space="0" w:color="auto"/>
        <w:right w:val="none" w:sz="0" w:space="0" w:color="auto"/>
      </w:divBdr>
    </w:div>
    <w:div w:id="2038240418">
      <w:bodyDiv w:val="1"/>
      <w:marLeft w:val="0"/>
      <w:marRight w:val="0"/>
      <w:marTop w:val="0"/>
      <w:marBottom w:val="0"/>
      <w:divBdr>
        <w:top w:val="none" w:sz="0" w:space="0" w:color="auto"/>
        <w:left w:val="none" w:sz="0" w:space="0" w:color="auto"/>
        <w:bottom w:val="none" w:sz="0" w:space="0" w:color="auto"/>
        <w:right w:val="none" w:sz="0" w:space="0" w:color="auto"/>
      </w:divBdr>
    </w:div>
    <w:div w:id="2039433267">
      <w:bodyDiv w:val="1"/>
      <w:marLeft w:val="0"/>
      <w:marRight w:val="0"/>
      <w:marTop w:val="0"/>
      <w:marBottom w:val="0"/>
      <w:divBdr>
        <w:top w:val="none" w:sz="0" w:space="0" w:color="auto"/>
        <w:left w:val="none" w:sz="0" w:space="0" w:color="auto"/>
        <w:bottom w:val="none" w:sz="0" w:space="0" w:color="auto"/>
        <w:right w:val="none" w:sz="0" w:space="0" w:color="auto"/>
      </w:divBdr>
    </w:div>
    <w:div w:id="2041202705">
      <w:bodyDiv w:val="1"/>
      <w:marLeft w:val="0"/>
      <w:marRight w:val="0"/>
      <w:marTop w:val="0"/>
      <w:marBottom w:val="0"/>
      <w:divBdr>
        <w:top w:val="none" w:sz="0" w:space="0" w:color="auto"/>
        <w:left w:val="none" w:sz="0" w:space="0" w:color="auto"/>
        <w:bottom w:val="none" w:sz="0" w:space="0" w:color="auto"/>
        <w:right w:val="none" w:sz="0" w:space="0" w:color="auto"/>
      </w:divBdr>
    </w:div>
    <w:div w:id="2045203247">
      <w:bodyDiv w:val="1"/>
      <w:marLeft w:val="0"/>
      <w:marRight w:val="0"/>
      <w:marTop w:val="0"/>
      <w:marBottom w:val="0"/>
      <w:divBdr>
        <w:top w:val="none" w:sz="0" w:space="0" w:color="auto"/>
        <w:left w:val="none" w:sz="0" w:space="0" w:color="auto"/>
        <w:bottom w:val="none" w:sz="0" w:space="0" w:color="auto"/>
        <w:right w:val="none" w:sz="0" w:space="0" w:color="auto"/>
      </w:divBdr>
    </w:div>
    <w:div w:id="2045211728">
      <w:bodyDiv w:val="1"/>
      <w:marLeft w:val="0"/>
      <w:marRight w:val="0"/>
      <w:marTop w:val="0"/>
      <w:marBottom w:val="0"/>
      <w:divBdr>
        <w:top w:val="none" w:sz="0" w:space="0" w:color="auto"/>
        <w:left w:val="none" w:sz="0" w:space="0" w:color="auto"/>
        <w:bottom w:val="none" w:sz="0" w:space="0" w:color="auto"/>
        <w:right w:val="none" w:sz="0" w:space="0" w:color="auto"/>
      </w:divBdr>
    </w:div>
    <w:div w:id="2045401731">
      <w:bodyDiv w:val="1"/>
      <w:marLeft w:val="0"/>
      <w:marRight w:val="0"/>
      <w:marTop w:val="0"/>
      <w:marBottom w:val="0"/>
      <w:divBdr>
        <w:top w:val="none" w:sz="0" w:space="0" w:color="auto"/>
        <w:left w:val="none" w:sz="0" w:space="0" w:color="auto"/>
        <w:bottom w:val="none" w:sz="0" w:space="0" w:color="auto"/>
        <w:right w:val="none" w:sz="0" w:space="0" w:color="auto"/>
      </w:divBdr>
    </w:div>
    <w:div w:id="2051953693">
      <w:bodyDiv w:val="1"/>
      <w:marLeft w:val="0"/>
      <w:marRight w:val="0"/>
      <w:marTop w:val="0"/>
      <w:marBottom w:val="0"/>
      <w:divBdr>
        <w:top w:val="none" w:sz="0" w:space="0" w:color="auto"/>
        <w:left w:val="none" w:sz="0" w:space="0" w:color="auto"/>
        <w:bottom w:val="none" w:sz="0" w:space="0" w:color="auto"/>
        <w:right w:val="none" w:sz="0" w:space="0" w:color="auto"/>
      </w:divBdr>
    </w:div>
    <w:div w:id="2068216113">
      <w:bodyDiv w:val="1"/>
      <w:marLeft w:val="0"/>
      <w:marRight w:val="0"/>
      <w:marTop w:val="0"/>
      <w:marBottom w:val="0"/>
      <w:divBdr>
        <w:top w:val="none" w:sz="0" w:space="0" w:color="auto"/>
        <w:left w:val="none" w:sz="0" w:space="0" w:color="auto"/>
        <w:bottom w:val="none" w:sz="0" w:space="0" w:color="auto"/>
        <w:right w:val="none" w:sz="0" w:space="0" w:color="auto"/>
      </w:divBdr>
    </w:div>
    <w:div w:id="2069497459">
      <w:bodyDiv w:val="1"/>
      <w:marLeft w:val="0"/>
      <w:marRight w:val="0"/>
      <w:marTop w:val="0"/>
      <w:marBottom w:val="0"/>
      <w:divBdr>
        <w:top w:val="none" w:sz="0" w:space="0" w:color="auto"/>
        <w:left w:val="none" w:sz="0" w:space="0" w:color="auto"/>
        <w:bottom w:val="none" w:sz="0" w:space="0" w:color="auto"/>
        <w:right w:val="none" w:sz="0" w:space="0" w:color="auto"/>
      </w:divBdr>
    </w:div>
    <w:div w:id="2071150697">
      <w:bodyDiv w:val="1"/>
      <w:marLeft w:val="0"/>
      <w:marRight w:val="0"/>
      <w:marTop w:val="0"/>
      <w:marBottom w:val="0"/>
      <w:divBdr>
        <w:top w:val="none" w:sz="0" w:space="0" w:color="auto"/>
        <w:left w:val="none" w:sz="0" w:space="0" w:color="auto"/>
        <w:bottom w:val="none" w:sz="0" w:space="0" w:color="auto"/>
        <w:right w:val="none" w:sz="0" w:space="0" w:color="auto"/>
      </w:divBdr>
    </w:div>
    <w:div w:id="2077050317">
      <w:bodyDiv w:val="1"/>
      <w:marLeft w:val="0"/>
      <w:marRight w:val="0"/>
      <w:marTop w:val="0"/>
      <w:marBottom w:val="0"/>
      <w:divBdr>
        <w:top w:val="none" w:sz="0" w:space="0" w:color="auto"/>
        <w:left w:val="none" w:sz="0" w:space="0" w:color="auto"/>
        <w:bottom w:val="none" w:sz="0" w:space="0" w:color="auto"/>
        <w:right w:val="none" w:sz="0" w:space="0" w:color="auto"/>
      </w:divBdr>
    </w:div>
    <w:div w:id="2082287582">
      <w:bodyDiv w:val="1"/>
      <w:marLeft w:val="0"/>
      <w:marRight w:val="0"/>
      <w:marTop w:val="0"/>
      <w:marBottom w:val="0"/>
      <w:divBdr>
        <w:top w:val="none" w:sz="0" w:space="0" w:color="auto"/>
        <w:left w:val="none" w:sz="0" w:space="0" w:color="auto"/>
        <w:bottom w:val="none" w:sz="0" w:space="0" w:color="auto"/>
        <w:right w:val="none" w:sz="0" w:space="0" w:color="auto"/>
      </w:divBdr>
    </w:div>
    <w:div w:id="2082367790">
      <w:bodyDiv w:val="1"/>
      <w:marLeft w:val="0"/>
      <w:marRight w:val="0"/>
      <w:marTop w:val="0"/>
      <w:marBottom w:val="0"/>
      <w:divBdr>
        <w:top w:val="none" w:sz="0" w:space="0" w:color="auto"/>
        <w:left w:val="none" w:sz="0" w:space="0" w:color="auto"/>
        <w:bottom w:val="none" w:sz="0" w:space="0" w:color="auto"/>
        <w:right w:val="none" w:sz="0" w:space="0" w:color="auto"/>
      </w:divBdr>
    </w:div>
    <w:div w:id="2097284212">
      <w:bodyDiv w:val="1"/>
      <w:marLeft w:val="0"/>
      <w:marRight w:val="0"/>
      <w:marTop w:val="0"/>
      <w:marBottom w:val="0"/>
      <w:divBdr>
        <w:top w:val="none" w:sz="0" w:space="0" w:color="auto"/>
        <w:left w:val="none" w:sz="0" w:space="0" w:color="auto"/>
        <w:bottom w:val="none" w:sz="0" w:space="0" w:color="auto"/>
        <w:right w:val="none" w:sz="0" w:space="0" w:color="auto"/>
      </w:divBdr>
    </w:div>
    <w:div w:id="2099522558">
      <w:bodyDiv w:val="1"/>
      <w:marLeft w:val="0"/>
      <w:marRight w:val="0"/>
      <w:marTop w:val="0"/>
      <w:marBottom w:val="0"/>
      <w:divBdr>
        <w:top w:val="none" w:sz="0" w:space="0" w:color="auto"/>
        <w:left w:val="none" w:sz="0" w:space="0" w:color="auto"/>
        <w:bottom w:val="none" w:sz="0" w:space="0" w:color="auto"/>
        <w:right w:val="none" w:sz="0" w:space="0" w:color="auto"/>
      </w:divBdr>
    </w:div>
    <w:div w:id="2101096954">
      <w:bodyDiv w:val="1"/>
      <w:marLeft w:val="0"/>
      <w:marRight w:val="0"/>
      <w:marTop w:val="0"/>
      <w:marBottom w:val="0"/>
      <w:divBdr>
        <w:top w:val="none" w:sz="0" w:space="0" w:color="auto"/>
        <w:left w:val="none" w:sz="0" w:space="0" w:color="auto"/>
        <w:bottom w:val="none" w:sz="0" w:space="0" w:color="auto"/>
        <w:right w:val="none" w:sz="0" w:space="0" w:color="auto"/>
      </w:divBdr>
    </w:div>
    <w:div w:id="2111775110">
      <w:bodyDiv w:val="1"/>
      <w:marLeft w:val="0"/>
      <w:marRight w:val="0"/>
      <w:marTop w:val="0"/>
      <w:marBottom w:val="0"/>
      <w:divBdr>
        <w:top w:val="none" w:sz="0" w:space="0" w:color="auto"/>
        <w:left w:val="none" w:sz="0" w:space="0" w:color="auto"/>
        <w:bottom w:val="none" w:sz="0" w:space="0" w:color="auto"/>
        <w:right w:val="none" w:sz="0" w:space="0" w:color="auto"/>
      </w:divBdr>
    </w:div>
    <w:div w:id="2115905042">
      <w:bodyDiv w:val="1"/>
      <w:marLeft w:val="0"/>
      <w:marRight w:val="0"/>
      <w:marTop w:val="0"/>
      <w:marBottom w:val="0"/>
      <w:divBdr>
        <w:top w:val="none" w:sz="0" w:space="0" w:color="auto"/>
        <w:left w:val="none" w:sz="0" w:space="0" w:color="auto"/>
        <w:bottom w:val="none" w:sz="0" w:space="0" w:color="auto"/>
        <w:right w:val="none" w:sz="0" w:space="0" w:color="auto"/>
      </w:divBdr>
    </w:div>
    <w:div w:id="2120298919">
      <w:bodyDiv w:val="1"/>
      <w:marLeft w:val="0"/>
      <w:marRight w:val="0"/>
      <w:marTop w:val="0"/>
      <w:marBottom w:val="0"/>
      <w:divBdr>
        <w:top w:val="none" w:sz="0" w:space="0" w:color="auto"/>
        <w:left w:val="none" w:sz="0" w:space="0" w:color="auto"/>
        <w:bottom w:val="none" w:sz="0" w:space="0" w:color="auto"/>
        <w:right w:val="none" w:sz="0" w:space="0" w:color="auto"/>
      </w:divBdr>
    </w:div>
    <w:div w:id="2128424968">
      <w:bodyDiv w:val="1"/>
      <w:marLeft w:val="0"/>
      <w:marRight w:val="0"/>
      <w:marTop w:val="0"/>
      <w:marBottom w:val="0"/>
      <w:divBdr>
        <w:top w:val="none" w:sz="0" w:space="0" w:color="auto"/>
        <w:left w:val="none" w:sz="0" w:space="0" w:color="auto"/>
        <w:bottom w:val="none" w:sz="0" w:space="0" w:color="auto"/>
        <w:right w:val="none" w:sz="0" w:space="0" w:color="auto"/>
      </w:divBdr>
    </w:div>
    <w:div w:id="2130589830">
      <w:bodyDiv w:val="1"/>
      <w:marLeft w:val="0"/>
      <w:marRight w:val="0"/>
      <w:marTop w:val="0"/>
      <w:marBottom w:val="0"/>
      <w:divBdr>
        <w:top w:val="none" w:sz="0" w:space="0" w:color="auto"/>
        <w:left w:val="none" w:sz="0" w:space="0" w:color="auto"/>
        <w:bottom w:val="none" w:sz="0" w:space="0" w:color="auto"/>
        <w:right w:val="none" w:sz="0" w:space="0" w:color="auto"/>
      </w:divBdr>
    </w:div>
    <w:div w:id="2132237774">
      <w:bodyDiv w:val="1"/>
      <w:marLeft w:val="0"/>
      <w:marRight w:val="0"/>
      <w:marTop w:val="0"/>
      <w:marBottom w:val="0"/>
      <w:divBdr>
        <w:top w:val="none" w:sz="0" w:space="0" w:color="auto"/>
        <w:left w:val="none" w:sz="0" w:space="0" w:color="auto"/>
        <w:bottom w:val="none" w:sz="0" w:space="0" w:color="auto"/>
        <w:right w:val="none" w:sz="0" w:space="0" w:color="auto"/>
      </w:divBdr>
    </w:div>
    <w:div w:id="2132822987">
      <w:bodyDiv w:val="1"/>
      <w:marLeft w:val="0"/>
      <w:marRight w:val="0"/>
      <w:marTop w:val="0"/>
      <w:marBottom w:val="0"/>
      <w:divBdr>
        <w:top w:val="none" w:sz="0" w:space="0" w:color="auto"/>
        <w:left w:val="none" w:sz="0" w:space="0" w:color="auto"/>
        <w:bottom w:val="none" w:sz="0" w:space="0" w:color="auto"/>
        <w:right w:val="none" w:sz="0" w:space="0" w:color="auto"/>
      </w:divBdr>
    </w:div>
    <w:div w:id="2134447362">
      <w:bodyDiv w:val="1"/>
      <w:marLeft w:val="0"/>
      <w:marRight w:val="0"/>
      <w:marTop w:val="0"/>
      <w:marBottom w:val="0"/>
      <w:divBdr>
        <w:top w:val="none" w:sz="0" w:space="0" w:color="auto"/>
        <w:left w:val="none" w:sz="0" w:space="0" w:color="auto"/>
        <w:bottom w:val="none" w:sz="0" w:space="0" w:color="auto"/>
        <w:right w:val="none" w:sz="0" w:space="0" w:color="auto"/>
      </w:divBdr>
    </w:div>
    <w:div w:id="2135636385">
      <w:bodyDiv w:val="1"/>
      <w:marLeft w:val="0"/>
      <w:marRight w:val="0"/>
      <w:marTop w:val="0"/>
      <w:marBottom w:val="0"/>
      <w:divBdr>
        <w:top w:val="none" w:sz="0" w:space="0" w:color="auto"/>
        <w:left w:val="none" w:sz="0" w:space="0" w:color="auto"/>
        <w:bottom w:val="none" w:sz="0" w:space="0" w:color="auto"/>
        <w:right w:val="none" w:sz="0" w:space="0" w:color="auto"/>
      </w:divBdr>
    </w:div>
    <w:div w:id="2136169581">
      <w:bodyDiv w:val="1"/>
      <w:marLeft w:val="0"/>
      <w:marRight w:val="0"/>
      <w:marTop w:val="0"/>
      <w:marBottom w:val="0"/>
      <w:divBdr>
        <w:top w:val="none" w:sz="0" w:space="0" w:color="auto"/>
        <w:left w:val="none" w:sz="0" w:space="0" w:color="auto"/>
        <w:bottom w:val="none" w:sz="0" w:space="0" w:color="auto"/>
        <w:right w:val="none" w:sz="0" w:space="0" w:color="auto"/>
      </w:divBdr>
    </w:div>
    <w:div w:id="2141681630">
      <w:bodyDiv w:val="1"/>
      <w:marLeft w:val="0"/>
      <w:marRight w:val="0"/>
      <w:marTop w:val="0"/>
      <w:marBottom w:val="0"/>
      <w:divBdr>
        <w:top w:val="none" w:sz="0" w:space="0" w:color="auto"/>
        <w:left w:val="none" w:sz="0" w:space="0" w:color="auto"/>
        <w:bottom w:val="none" w:sz="0" w:space="0" w:color="auto"/>
        <w:right w:val="none" w:sz="0" w:space="0" w:color="auto"/>
      </w:divBdr>
    </w:div>
    <w:div w:id="2145343605">
      <w:bodyDiv w:val="1"/>
      <w:marLeft w:val="0"/>
      <w:marRight w:val="0"/>
      <w:marTop w:val="0"/>
      <w:marBottom w:val="0"/>
      <w:divBdr>
        <w:top w:val="none" w:sz="0" w:space="0" w:color="auto"/>
        <w:left w:val="none" w:sz="0" w:space="0" w:color="auto"/>
        <w:bottom w:val="none" w:sz="0" w:space="0" w:color="auto"/>
        <w:right w:val="none" w:sz="0" w:space="0" w:color="auto"/>
      </w:divBdr>
    </w:div>
    <w:div w:id="214627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chart" Target="charts/chart5.xml"/><Relationship Id="rId68" Type="http://schemas.openxmlformats.org/officeDocument/2006/relationships/image" Target="media/image32.png"/><Relationship Id="rId84" Type="http://schemas.openxmlformats.org/officeDocument/2006/relationships/image" Target="media/image38.png"/><Relationship Id="rId89"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9.xml"/><Relationship Id="rId92"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9.xml"/><Relationship Id="rId107" Type="http://schemas.microsoft.com/office/2016/09/relationships/commentsIds" Target="commentsId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yperlink" Target="https://id.wikipedia.org/wiki/Kelurahan"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image" Target="media/image30.png"/><Relationship Id="rId74" Type="http://schemas.openxmlformats.org/officeDocument/2006/relationships/footer" Target="footer11.xml"/><Relationship Id="rId79" Type="http://schemas.openxmlformats.org/officeDocument/2006/relationships/header" Target="header13.xml"/><Relationship Id="rId87" Type="http://schemas.openxmlformats.org/officeDocument/2006/relationships/image" Target="media/image41.png"/><Relationship Id="rId102"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chart" Target="charts/chart4.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header" Target="header4.xml"/><Relationship Id="rId14" Type="http://schemas.microsoft.com/office/2011/relationships/commentsExtended" Target="commentsExtended.xml"/><Relationship Id="rId22" Type="http://schemas.openxmlformats.org/officeDocument/2006/relationships/header" Target="header5.xml"/><Relationship Id="rId27" Type="http://schemas.openxmlformats.org/officeDocument/2006/relationships/footer" Target="footer8.xml"/><Relationship Id="rId30" Type="http://schemas.openxmlformats.org/officeDocument/2006/relationships/hyperlink" Target="https://id.wikipedia.org/wiki/Bali" TargetMode="External"/><Relationship Id="rId35" Type="http://schemas.openxmlformats.org/officeDocument/2006/relationships/image" Target="media/image4.jp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eader" Target="header12.xml"/><Relationship Id="rId100" Type="http://schemas.openxmlformats.org/officeDocument/2006/relationships/image" Target="media/image54.png"/><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footer" Target="footer10.xml"/><Relationship Id="rId80" Type="http://schemas.openxmlformats.org/officeDocument/2006/relationships/footer" Target="footer14.xml"/><Relationship Id="rId85" Type="http://schemas.openxmlformats.org/officeDocument/2006/relationships/image" Target="media/image39.png"/><Relationship Id="rId93" Type="http://schemas.openxmlformats.org/officeDocument/2006/relationships/image" Target="media/image47.jpe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7.xml"/><Relationship Id="rId33" Type="http://schemas.openxmlformats.org/officeDocument/2006/relationships/hyperlink" Target="https://id.wikipedia.org/wiki/Desa"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chart" Target="charts/chart3.xml"/><Relationship Id="rId67" Type="http://schemas.openxmlformats.org/officeDocument/2006/relationships/image" Target="media/image31.png"/><Relationship Id="rId103" Type="http://schemas.openxmlformats.org/officeDocument/2006/relationships/header" Target="header14.xml"/><Relationship Id="rId108" Type="http://schemas.microsoft.com/office/2018/08/relationships/commentsExtensible" Target="commentsExtensible.xml"/><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eader" Target="header11.xml"/><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jpe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5.jpg"/><Relationship Id="rId49" Type="http://schemas.openxmlformats.org/officeDocument/2006/relationships/image" Target="media/image18.png"/><Relationship Id="rId57" Type="http://schemas.openxmlformats.org/officeDocument/2006/relationships/chart" Target="charts/chart2.xm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id.wikipedia.org/wiki/Indonesia"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29.png"/><Relationship Id="rId73" Type="http://schemas.openxmlformats.org/officeDocument/2006/relationships/header" Target="header10.xml"/><Relationship Id="rId78" Type="http://schemas.openxmlformats.org/officeDocument/2006/relationships/footer" Target="footer13.xml"/><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footer" Target="footer4.xml"/><Relationship Id="rId39" Type="http://schemas.openxmlformats.org/officeDocument/2006/relationships/image" Target="media/image8.png"/><Relationship Id="rId34" Type="http://schemas.openxmlformats.org/officeDocument/2006/relationships/hyperlink" Target="https://id.wikipedia.org/wiki/Rukun_Warga" TargetMode="External"/><Relationship Id="rId50" Type="http://schemas.openxmlformats.org/officeDocument/2006/relationships/image" Target="media/image19.png"/><Relationship Id="rId55" Type="http://schemas.openxmlformats.org/officeDocument/2006/relationships/chart" Target="charts/chart1.xml"/><Relationship Id="rId76" Type="http://schemas.openxmlformats.org/officeDocument/2006/relationships/footer" Target="footer12.xml"/><Relationship Id="rId97" Type="http://schemas.openxmlformats.org/officeDocument/2006/relationships/image" Target="media/image51.png"/><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Umur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87-49B3-9BF4-B9F0095E777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87-49B3-9BF4-B9F0095E77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A87-49B3-9BF4-B9F0095E777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20 Tahun</c:v>
                </c:pt>
                <c:pt idx="1">
                  <c:v>21 Tahun</c:v>
                </c:pt>
                <c:pt idx="2">
                  <c:v>22 Tahun</c:v>
                </c:pt>
              </c:strCache>
            </c:strRef>
          </c:cat>
          <c:val>
            <c:numRef>
              <c:f>Sheet1!$B$2:$B$4</c:f>
              <c:numCache>
                <c:formatCode>General</c:formatCode>
                <c:ptCount val="3"/>
                <c:pt idx="0">
                  <c:v>6</c:v>
                </c:pt>
                <c:pt idx="1">
                  <c:v>10</c:v>
                </c:pt>
                <c:pt idx="2">
                  <c:v>8</c:v>
                </c:pt>
              </c:numCache>
            </c:numRef>
          </c:val>
          <c:extLst>
            <c:ext xmlns:c16="http://schemas.microsoft.com/office/drawing/2014/chart" uri="{C3380CC4-5D6E-409C-BE32-E72D297353CC}">
              <c16:uniqueId val="{00000000-7441-45E0-832D-76B95D2C1D3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Jenis Kelamin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AF3-4F61-84F6-F773C16D6F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AF3-4F61-84F6-F773C16D6F4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Laki-Laki</c:v>
                </c:pt>
                <c:pt idx="1">
                  <c:v>Perempuan</c:v>
                </c:pt>
              </c:strCache>
            </c:strRef>
          </c:cat>
          <c:val>
            <c:numRef>
              <c:f>Sheet1!$B$2:$B$3</c:f>
              <c:numCache>
                <c:formatCode>General</c:formatCode>
                <c:ptCount val="2"/>
                <c:pt idx="0">
                  <c:v>20</c:v>
                </c:pt>
                <c:pt idx="1">
                  <c:v>4</c:v>
                </c:pt>
              </c:numCache>
            </c:numRef>
          </c:val>
          <c:extLst>
            <c:ext xmlns:c16="http://schemas.microsoft.com/office/drawing/2014/chart" uri="{C3380CC4-5D6E-409C-BE32-E72D297353CC}">
              <c16:uniqueId val="{00000004-6AF3-4F61-84F6-F773C16D6F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Lokasi Tempat Tinggal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1A-4790-BA98-D23C7E48777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1A-4790-BA98-D23C7E48777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Pedesaan</c:v>
                </c:pt>
                <c:pt idx="1">
                  <c:v>Perkotaan</c:v>
                </c:pt>
              </c:strCache>
            </c:strRef>
          </c:cat>
          <c:val>
            <c:numRef>
              <c:f>Sheet1!$B$2:$B$3</c:f>
              <c:numCache>
                <c:formatCode>General</c:formatCode>
                <c:ptCount val="2"/>
                <c:pt idx="0">
                  <c:v>12</c:v>
                </c:pt>
                <c:pt idx="1">
                  <c:v>12</c:v>
                </c:pt>
              </c:numCache>
            </c:numRef>
          </c:val>
          <c:extLst>
            <c:ext xmlns:c16="http://schemas.microsoft.com/office/drawing/2014/chart" uri="{C3380CC4-5D6E-409C-BE32-E72D297353CC}">
              <c16:uniqueId val="{00000004-021A-4790-BA98-D23C7E48777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Penggunaan Komputer atau Internet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945-4CC2-9142-B2E28A280C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945-4CC2-9142-B2E28A280C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945-4CC2-9142-B2E28A280C9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945-4CC2-9142-B2E28A280C98}"/>
              </c:ext>
            </c:extLst>
          </c:dPt>
          <c:dLbls>
            <c:dLbl>
              <c:idx val="0"/>
              <c:delete val="1"/>
              <c:extLst>
                <c:ext xmlns:c15="http://schemas.microsoft.com/office/drawing/2012/chart" uri="{CE6537A1-D6FC-4f65-9D91-7224C49458BB}"/>
                <c:ext xmlns:c16="http://schemas.microsoft.com/office/drawing/2014/chart" uri="{C3380CC4-5D6E-409C-BE32-E72D297353CC}">
                  <c16:uniqueId val="{00000001-0945-4CC2-9142-B2E28A280C98}"/>
                </c:ext>
              </c:extLst>
            </c:dLbl>
            <c:dLbl>
              <c:idx val="1"/>
              <c:delete val="1"/>
              <c:extLst>
                <c:ext xmlns:c15="http://schemas.microsoft.com/office/drawing/2012/chart" uri="{CE6537A1-D6FC-4f65-9D91-7224C49458BB}"/>
                <c:ext xmlns:c16="http://schemas.microsoft.com/office/drawing/2014/chart" uri="{C3380CC4-5D6E-409C-BE32-E72D297353CC}">
                  <c16:uniqueId val="{00000003-0945-4CC2-9142-B2E28A280C98}"/>
                </c:ext>
              </c:extLst>
            </c:dLbl>
            <c:dLbl>
              <c:idx val="2"/>
              <c:delete val="1"/>
              <c:extLst>
                <c:ext xmlns:c15="http://schemas.microsoft.com/office/drawing/2012/chart" uri="{CE6537A1-D6FC-4f65-9D91-7224C49458BB}"/>
                <c:ext xmlns:c16="http://schemas.microsoft.com/office/drawing/2014/chart" uri="{C3380CC4-5D6E-409C-BE32-E72D297353CC}">
                  <c16:uniqueId val="{00000005-0945-4CC2-9142-B2E28A280C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Tidak Pernah Menggunakan</c:v>
                </c:pt>
                <c:pt idx="1">
                  <c:v>Kurang dari 6 bulan</c:v>
                </c:pt>
                <c:pt idx="2">
                  <c:v>6 sampai 12 bulan</c:v>
                </c:pt>
                <c:pt idx="3">
                  <c:v>1 tahun atau lebih</c:v>
                </c:pt>
              </c:strCache>
            </c:strRef>
          </c:cat>
          <c:val>
            <c:numRef>
              <c:f>Sheet1!$B$2:$B$5</c:f>
              <c:numCache>
                <c:formatCode>General</c:formatCode>
                <c:ptCount val="4"/>
                <c:pt idx="0">
                  <c:v>0</c:v>
                </c:pt>
                <c:pt idx="1">
                  <c:v>0</c:v>
                </c:pt>
                <c:pt idx="2">
                  <c:v>0</c:v>
                </c:pt>
                <c:pt idx="3">
                  <c:v>24</c:v>
                </c:pt>
              </c:numCache>
            </c:numRef>
          </c:val>
          <c:extLst>
            <c:ext xmlns:c16="http://schemas.microsoft.com/office/drawing/2014/chart" uri="{C3380CC4-5D6E-409C-BE32-E72D297353CC}">
              <c16:uniqueId val="{00000008-0945-4CC2-9142-B2E28A280C9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Komunitas Lokal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DA-4CFA-9F20-39CF3E2FE57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DA-4CFA-9F20-39CF3E2FE57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ADA-4CFA-9F20-39CF3E2FE57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ADA-4CFA-9F20-39CF3E2FE57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ADA-4CFA-9F20-39CF3E2FE57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inEnd"/>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Banjar</c:v>
                </c:pt>
                <c:pt idx="1">
                  <c:v>Sekehe teruna/teruni</c:v>
                </c:pt>
                <c:pt idx="2">
                  <c:v>Sekehe Gong</c:v>
                </c:pt>
                <c:pt idx="3">
                  <c:v>Tidak Ada</c:v>
                </c:pt>
                <c:pt idx="4">
                  <c:v>Himpunan Mahasiswa</c:v>
                </c:pt>
              </c:strCache>
            </c:strRef>
          </c:cat>
          <c:val>
            <c:numRef>
              <c:f>Sheet1!$B$2:$B$6</c:f>
              <c:numCache>
                <c:formatCode>General</c:formatCode>
                <c:ptCount val="5"/>
                <c:pt idx="0">
                  <c:v>7</c:v>
                </c:pt>
                <c:pt idx="1">
                  <c:v>9</c:v>
                </c:pt>
                <c:pt idx="2">
                  <c:v>1</c:v>
                </c:pt>
                <c:pt idx="3">
                  <c:v>6</c:v>
                </c:pt>
                <c:pt idx="4">
                  <c:v>1</c:v>
                </c:pt>
              </c:numCache>
            </c:numRef>
          </c:val>
          <c:extLst>
            <c:ext xmlns:c16="http://schemas.microsoft.com/office/drawing/2014/chart" uri="{C3380CC4-5D6E-409C-BE32-E72D297353CC}">
              <c16:uniqueId val="{0000000A-3ADA-4CFA-9F20-39CF3E2FE57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Men</b:Tag>
    <b:SourceType>InternetSite</b:SourceType>
    <b:Guid>{6E2EA77B-5A80-4E8F-96B6-9A67A9167392}</b:Guid>
    <b:InternetSiteTitle>astalog</b:InternetSiteTitle>
    <b:URL>https://www.astalog.com/3157/mengapa-bali-disebut-pulau-dewata.htm</b:URL>
    <b:Year>2013</b:Year>
    <b:RefOrder>1</b:RefOrder>
  </b:Source>
  <b:Source>
    <b:Tag>Arm07</b:Tag>
    <b:SourceType>JournalArticle</b:SourceType>
    <b:Guid>{F1847F3C-196F-4AD9-AE61-45D93522BEA9}</b:Guid>
    <b:Author>
      <b:Author>
        <b:NameList>
          <b:Person>
            <b:Last>Amborowati</b:Last>
            <b:First>Armadyah</b:First>
          </b:Person>
        </b:NameList>
      </b:Author>
    </b:Author>
    <b:Title>MODEL ONTOLOGI UNTUK INFORMASI JADWAL KERETA API MENGGUNAKAN PROTÉGÉ</b:Title>
    <b:JournalName>Seminar Nasional Aplikasi Teknologi Informasi 2007 (SNATI 2007)</b:JournalName>
    <b:Year>2007</b:Year>
    <b:Pages>9-12</b:Pages>
    <b:RefOrder>3</b:RefOrder>
  </b:Source>
  <b:Source>
    <b:Tag>Azh06</b:Tag>
    <b:SourceType>JournalArticle</b:SourceType>
    <b:Guid>{307BC89A-ED1F-4875-B170-49E78240CB36}</b:Guid>
    <b:Author>
      <b:Author>
        <b:NameList>
          <b:Person>
            <b:Last>Azhari</b:Last>
          </b:Person>
          <b:Person>
            <b:Last>Sholichah</b:Last>
            <b:First>Minurita</b:First>
          </b:Person>
        </b:NameList>
      </b:Author>
    </b:Author>
    <b:Title>MODEL ONTOLOGI UNTUK INFORMASI JADWAL PENERBANGAN MENGGUNAKAN PROTÉGÉ </b:Title>
    <b:JournalName>Jurnal Informatika Volume 7</b:JournalName>
    <b:Year>2006</b:Year>
    <b:Pages>67-76</b:Pages>
    <b:RefOrder>4</b:RefOrder>
  </b:Source>
  <b:Source>
    <b:Tag>Gri14</b:Tag>
    <b:SourceType>Book</b:SourceType>
    <b:Guid>{BD3776EE-B1B8-4C7B-BC3F-51FB663E8C7F}</b:Guid>
    <b:Author>
      <b:Author>
        <b:NameList>
          <b:Person>
            <b:Last>Antoniou</b:Last>
            <b:First>Grigoris</b:First>
          </b:Person>
          <b:Person>
            <b:Last>Harmelen</b:Last>
            <b:First>Frank</b:First>
            <b:Middle>van</b:Middle>
          </b:Person>
        </b:NameList>
      </b:Author>
    </b:Author>
    <b:Title>A Semantic Web Primer</b:Title>
    <b:Year>2014</b:Year>
    <b:City>London</b:City>
    <b:Publisher>The MIT Press</b:Publisher>
    <b:RefOrder>5</b:RefOrder>
  </b:Source>
  <b:Source>
    <b:Tag>Mar97</b:Tag>
    <b:SourceType>JournalArticle</b:SourceType>
    <b:Guid>{A115BA55-170B-4A80-8178-DF0A2B1E8B47}</b:Guid>
    <b:Author>
      <b:Author>
        <b:NameList>
          <b:Person>
            <b:Last>Fernandez</b:Last>
            <b:First>Mariano</b:First>
          </b:Person>
          <b:Person>
            <b:Last>Gomez-Perez</b:Last>
            <b:First>Asuncion</b:First>
          </b:Person>
          <b:Person>
            <b:Last>Juristo</b:Last>
            <b:First>Natalia</b:First>
          </b:Person>
        </b:NameList>
      </b:Author>
    </b:Author>
    <b:Title>METHONTOLOGY : From Ontological Art Towards Ontological Engineering</b:Title>
    <b:Year>1997</b:Year>
    <b:RefOrder>6</b:RefOrder>
  </b:Source>
  <b:Source>
    <b:Tag>Cok1811</b:Tag>
    <b:SourceType>JournalArticle</b:SourceType>
    <b:Guid>{8C49C36A-D305-4047-BE86-B75BEB721452}</b:Guid>
    <b:Author>
      <b:Author>
        <b:NameList>
          <b:Person>
            <b:Last>Pramartha</b:Last>
            <b:First>Cokorda</b:First>
            <b:Middle>Rai Adi</b:Middle>
          </b:Person>
          <b:Person>
            <b:Last>Davis</b:Last>
            <b:First>Joseph</b:First>
            <b:Middle>G</b:Middle>
          </b:Person>
          <b:Person>
            <b:Last>Kuan</b:Last>
            <b:First>Kevin</b:First>
            <b:Middle>K Y</b:Middle>
          </b:Person>
        </b:NameList>
      </b:Author>
    </b:Author>
    <b:Title>A Semantically-Enriched Digital Portal for the Digital Preservation of Cultural Heritage with Community Participation</b:Title>
    <b:Year>2018</b:Year>
    <b:RefOrder>7</b:RefOrder>
  </b:Source>
  <b:Source>
    <b:Tag>Cok18</b:Tag>
    <b:SourceType>JournalArticle</b:SourceType>
    <b:Guid>{AC8B99BA-5641-4745-8C2F-16280BC53FBA}</b:Guid>
    <b:Author>
      <b:Author>
        <b:NameList>
          <b:Person>
            <b:Last>Pramartha</b:Last>
            <b:First>Cokorda</b:First>
          </b:Person>
        </b:NameList>
      </b:Author>
    </b:Author>
    <b:Title>Assembly the Semantic Cultural Heritage Knowledge</b:Title>
    <b:JournalName>Jurnal Ilmu Komputer</b:JournalName>
    <b:Year>2018</b:Year>
    <b:RefOrder>8</b:RefOrder>
  </b:Source>
  <b:Source>
    <b:Tag>Sye10</b:Tag>
    <b:SourceType>JournalArticle</b:SourceType>
    <b:Guid>{0E9CEA94-CA95-476D-AEAB-DCAF1577E7C5}</b:Guid>
    <b:Author>
      <b:Author>
        <b:NameList>
          <b:Person>
            <b:Last>Nasir</b:Last>
            <b:First>Syerina</b:First>
            <b:Middle>Azlin Md</b:Middle>
          </b:Person>
          <b:Person>
            <b:Last>Noor</b:Last>
            <b:First>Nor</b:First>
            <b:Middle>Laila Md</b:Middle>
          </b:Person>
        </b:NameList>
      </b:Author>
    </b:Author>
    <b:Title>Integrating Ontology-based Approach in Knowledge Management System (KMS): Construction of Batik Heritage Ontology</b:Title>
    <b:JournalName>International Conference on Science and Social Research (CSSR 2010)</b:JournalName>
    <b:Year>2010</b:Year>
    <b:RefOrder>9</b:RefOrder>
  </b:Source>
  <b:Source>
    <b:Tag>Nur13</b:Tag>
    <b:SourceType>JournalArticle</b:SourceType>
    <b:Guid>{8DB69AAE-B12A-49AE-95B2-BB8324E7AA50}</b:Guid>
    <b:Title>Ontologi</b:Title>
    <b:Year>2013</b:Year>
    <b:Pages>16</b:Pages>
    <b:JournalName>Mesin Pencari Berbasis Semantic Search Dengan Metode KMP (Knuth Morris Pratt) Pada Ensiklopedi Masjid Bersejarah Di Indonesia</b:JournalName>
    <b:Author>
      <b:Author>
        <b:NameList>
          <b:Person>
            <b:Last>Sari</b:Last>
            <b:First>Nur</b:First>
            <b:Middle>Khodijah Purna</b:Middle>
          </b:Person>
        </b:NameList>
      </b:Author>
    </b:Author>
    <b:RefOrder>10</b:RefOrder>
  </b:Source>
  <b:Source>
    <b:Tag>IWa</b:Tag>
    <b:SourceType>JournalArticle</b:SourceType>
    <b:Guid>{0C3FF5FD-79AC-4E06-A7F1-75DE482B0906}</b:Guid>
    <b:Author>
      <b:Author>
        <b:NameList>
          <b:Person>
            <b:Last>Wicaksana</b:Last>
            <b:First>I</b:First>
            <b:Middle>Wayan Simri</b:Middle>
          </b:Person>
          <b:Person>
            <b:Last>Banowosari</b:Last>
            <b:First>Lintang</b:First>
            <b:Middle>Y.</b:Middle>
          </b:Person>
          <b:Person>
            <b:Last>Triyantio</b:Last>
            <b:First>Kris</b:First>
          </b:Person>
        </b:NameList>
      </b:Author>
    </b:Author>
    <b:Title>Ontology</b:Title>
    <b:JournalName>PENGUJIAN TOOL ONTOLOGY</b:JournalName>
    <b:Pages>2</b:Pages>
    <b:Year>2006</b:Year>
    <b:RefOrder>11</b:RefOrder>
  </b:Source>
  <b:Source>
    <b:Tag>Gaš09</b:Tag>
    <b:SourceType>BookSection</b:SourceType>
    <b:Guid>{02898936-3CF3-4742-AACC-A756AC1A8C9D}</b:Guid>
    <b:Title>The Semantic Web</b:Title>
    <b:Year>2009</b:Year>
    <b:Publisher>Springer-Verlag Berlin Heidelberg</b:Publisher>
    <b:Author>
      <b:Author>
        <b:NameList>
          <b:Person>
            <b:Last>Gašević</b:Last>
            <b:First>Dragan,</b:First>
            <b:Middle>Djurić, Dragan, Devedžić, Vladan</b:Middle>
          </b:Person>
        </b:NameList>
      </b:Author>
    </b:Author>
    <b:BookTitle>Model Driven Engineering and Ontology Development</b:BookTitle>
    <b:Pages>81</b:Pages>
    <b:RefOrder>12</b:RefOrder>
  </b:Source>
  <b:Source>
    <b:Tag>Atm12</b:Tag>
    <b:SourceType>JournalArticle</b:SourceType>
    <b:Guid>{81A66929-380F-42E2-B4FB-68D2602E9584}</b:Guid>
    <b:Author>
      <b:Author>
        <b:NameList>
          <b:Person>
            <b:Last>Nugroho</b:Last>
            <b:First>Atmoko</b:First>
          </b:Person>
        </b:NameList>
      </b:Author>
    </b:Author>
    <b:Title>MEMBANGUN ONTOLOGI JURNAL MENGGUNAKAN PROTEGE (Build Journal Of Use Protege Ontology)</b:Title>
    <b:JournalName>JURNAL TRANSFORMATIKA, Volume 10, No.1, Juli 2012</b:JournalName>
    <b:Year>2012</b:Year>
    <b:RefOrder>13</b:RefOrder>
  </b:Source>
  <b:Source>
    <b:Tag>Arn18</b:Tag>
    <b:SourceType>JournalArticle</b:SourceType>
    <b:Guid>{76B8D724-0973-475D-B9D2-CCE6D45499A9}</b:Guid>
    <b:Author>
      <b:Author>
        <b:NameList>
          <b:Person>
            <b:Last>Sinaga</b:Last>
            <b:First>Arnaldo</b:First>
            <b:Middle>Marulitua</b:Middle>
          </b:Person>
          <b:Person>
            <b:Last>Sipahutar</b:Last>
            <b:First>Rini</b:First>
            <b:Middle>Juliana</b:Middle>
          </b:Person>
          <b:Person>
            <b:Last>Hutasoit</b:Last>
            <b:First>Dian</b:First>
            <b:Middle>Ira Putri</b:Middle>
          </b:Person>
        </b:NameList>
      </b:Author>
    </b:Author>
    <b:Title>Penerapan Ontology Web Language Pada Domain Ulos Batak Toba</b:Title>
    <b:JournalName>Jurnal Teknologi Informasi dan Ilmu Komputer</b:JournalName>
    <b:Year>2018</b:Year>
    <b:RefOrder>14</b:RefOrder>
  </b:Source>
  <b:Source>
    <b:Tag>YuL14</b:Tag>
    <b:SourceType>BookSection</b:SourceType>
    <b:Guid>{7ED3AD2D-38D6-4431-919A-964DADB4FACD}</b:Guid>
    <b:Title>Chapter 6 SPARQL: Querying the Semantic Web</b:Title>
    <b:Year>2014</b:Year>
    <b:Pages>265</b:Pages>
    <b:Publisher>Springer-Verlag Berlin Heidelberg</b:Publisher>
    <b:Author>
      <b:Author>
        <b:NameList>
          <b:Person>
            <b:Last>Yu</b:Last>
            <b:First>Liyang</b:First>
          </b:Person>
        </b:NameList>
      </b:Author>
      <b:BookAuthor>
        <b:NameList>
          <b:Person>
            <b:Last>Yu</b:Last>
            <b:First>Liyang</b:First>
          </b:Person>
        </b:NameList>
      </b:BookAuthor>
    </b:Author>
    <b:BookTitle>A Developer’s Guide to the Semantic Web</b:BookTitle>
    <b:RefOrder>15</b:RefOrder>
  </b:Source>
  <b:Source>
    <b:Tag>Les03</b:Tag>
    <b:SourceType>BookSection</b:SourceType>
    <b:Guid>{C2664668-C1A3-41D6-BF03-2FBD3A2AE370}</b:Guid>
    <b:Title>Theoretical Models in IS Research and the Technology Acceptance Model (TAM) </b:Title>
    <b:Year>2003</b:Year>
    <b:Pages>20</b:Pages>
    <b:BookTitle>Technologies &amp; Methodologies for Evaluating Information Technology in Business </b:BookTitle>
    <b:City>USA</b:City>
    <b:Publisher>Idea Group Publishing</b:Publisher>
    <b:Author>
      <b:Author>
        <b:NameList>
          <b:Person>
            <b:Last>Leong</b:Last>
            <b:First>Leslie</b:First>
          </b:Person>
        </b:NameList>
      </b:Author>
      <b:BookAuthor>
        <b:NameList>
          <b:Person>
            <b:Last>Davis</b:Last>
            <b:First>Charles</b:First>
            <b:Middle>K</b:Middle>
          </b:Person>
        </b:NameList>
      </b:BookAuthor>
    </b:Author>
    <b:RefOrder>16</b:RefOrder>
  </b:Source>
  <b:Source>
    <b:Tag>Fre89</b:Tag>
    <b:SourceType>JournalArticle</b:SourceType>
    <b:Guid>{B17FBD27-C84C-482E-ABB2-B572AC6DE08E}</b:Guid>
    <b:Title>Perceived Usefulness, Perceived Ease of Use, and User Acceptance of Information Technology</b:Title>
    <b:Year>1989</b:Year>
    <b:Author>
      <b:Author>
        <b:NameList>
          <b:Person>
            <b:Last>Davis</b:Last>
            <b:First>Fred</b:First>
            <b:Middle>D.</b:Middle>
          </b:Person>
        </b:NameList>
      </b:Author>
    </b:Author>
    <b:RefOrder>17</b:RefOrder>
  </b:Source>
  <b:Source>
    <b:Tag>Ari19</b:Tag>
    <b:SourceType>JournalArticle</b:SourceType>
    <b:Guid>{3896882A-DD4F-4BBF-AEFA-D5CB945FCC36}</b:Guid>
    <b:Title>DISEASE ENGINEERING BASED DIAGNOSIS APPLICATION USING SEMANTIC ONTOLOGY</b:Title>
    <b:Year>2019</b:Year>
    <b:Author>
      <b:Author>
        <b:NameList>
          <b:Person>
            <b:Last>Maziddah</b:Last>
            <b:First>Aris</b:First>
          </b:Person>
        </b:NameList>
      </b:Author>
    </b:Author>
    <b:Pages>6-9</b:Pages>
    <b:RefOrder>18</b:RefOrder>
  </b:Source>
  <b:Source>
    <b:Tag>NiK17</b:Tag>
    <b:SourceType>ConferenceProceedings</b:SourceType>
    <b:Guid>{94D60DD6-ED88-441F-9370-1BA5EF109875}</b:Guid>
    <b:Title>Konservasi Puri Smarapura di Klungkung, Bali</b:Title>
    <b:Year>2017</b:Year>
    <b:Pages>297</b:Pages>
    <b:Author>
      <b:Author>
        <b:NameList>
          <b:Person>
            <b:Last>Agusintadewi</b:Last>
            <b:First>Ni</b:First>
            <b:Middle>Ketut</b:Middle>
          </b:Person>
        </b:NameList>
      </b:Author>
    </b:Author>
    <b:ConferenceName>Prosiding Seminar Heritage IPLBI</b:ConferenceName>
    <b:RefOrder>2</b:RefOrder>
  </b:Source>
</b:Sources>
</file>

<file path=customXml/itemProps1.xml><?xml version="1.0" encoding="utf-8"?>
<ds:datastoreItem xmlns:ds="http://schemas.openxmlformats.org/officeDocument/2006/customXml" ds:itemID="{71A17077-ED89-4331-83AA-9F4289847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103</Pages>
  <Words>20094</Words>
  <Characters>114538</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dc:creator>
  <cp:keywords/>
  <dc:description/>
  <cp:lastModifiedBy>Made Wardana</cp:lastModifiedBy>
  <cp:revision>11</cp:revision>
  <cp:lastPrinted>2020-03-14T06:48:00Z</cp:lastPrinted>
  <dcterms:created xsi:type="dcterms:W3CDTF">2020-06-11T11:06:00Z</dcterms:created>
  <dcterms:modified xsi:type="dcterms:W3CDTF">2020-06-11T13:38:00Z</dcterms:modified>
</cp:coreProperties>
</file>